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74F29" w14:textId="77777777" w:rsidR="00C5591A" w:rsidRPr="00992C7C" w:rsidRDefault="00C5591A" w:rsidP="00E15661">
      <w:pPr>
        <w:jc w:val="center"/>
        <w:rPr>
          <w:rFonts w:ascii="Arial" w:hAnsi="Arial" w:cs="Arial"/>
          <w:color w:val="800080"/>
          <w:sz w:val="24"/>
          <w:szCs w:val="24"/>
        </w:rPr>
      </w:pPr>
      <w:r w:rsidRPr="00992C7C">
        <w:rPr>
          <w:rFonts w:ascii="Arial" w:hAnsi="Arial" w:cs="Arial"/>
          <w:b/>
          <w:noProof/>
          <w:color w:val="000000"/>
          <w:sz w:val="24"/>
          <w:szCs w:val="24"/>
          <w:lang w:eastAsia="pt-PT"/>
        </w:rPr>
        <w:drawing>
          <wp:inline distT="0" distB="0" distL="0" distR="0" wp14:anchorId="79C58FF7" wp14:editId="2B30E57A">
            <wp:extent cx="4913194" cy="6864334"/>
            <wp:effectExtent l="0" t="0" r="1905" b="0"/>
            <wp:docPr id="6" name="Imagem 6" descr="insignia_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ignia_lar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36962" cy="6897541"/>
                    </a:xfrm>
                    <a:prstGeom prst="rect">
                      <a:avLst/>
                    </a:prstGeom>
                    <a:noFill/>
                    <a:ln>
                      <a:noFill/>
                    </a:ln>
                  </pic:spPr>
                </pic:pic>
              </a:graphicData>
            </a:graphic>
          </wp:inline>
        </w:drawing>
      </w:r>
    </w:p>
    <w:p w14:paraId="5FA43E8C" w14:textId="77777777" w:rsidR="00C5591A" w:rsidRPr="00992C7C" w:rsidRDefault="00C5591A" w:rsidP="00B918BA">
      <w:pPr>
        <w:rPr>
          <w:rFonts w:ascii="Arial" w:hAnsi="Arial" w:cs="Arial"/>
          <w:color w:val="FF0000"/>
          <w:sz w:val="24"/>
          <w:szCs w:val="24"/>
        </w:rPr>
      </w:pPr>
    </w:p>
    <w:p w14:paraId="5C5138F1" w14:textId="71DB32B5" w:rsidR="005E77F7" w:rsidRPr="00992C7C" w:rsidRDefault="005E77F7" w:rsidP="00C5591A">
      <w:pPr>
        <w:spacing w:after="0" w:line="360" w:lineRule="auto"/>
        <w:jc w:val="center"/>
        <w:rPr>
          <w:rFonts w:ascii="Arial" w:hAnsi="Arial" w:cs="Arial"/>
          <w:b/>
          <w:bCs/>
          <w:sz w:val="24"/>
          <w:szCs w:val="24"/>
        </w:rPr>
      </w:pPr>
      <w:r w:rsidRPr="00992C7C">
        <w:rPr>
          <w:rFonts w:ascii="Arial" w:hAnsi="Arial" w:cs="Arial"/>
          <w:b/>
          <w:bCs/>
          <w:sz w:val="24"/>
          <w:szCs w:val="24"/>
        </w:rPr>
        <w:t>PRO</w:t>
      </w:r>
      <w:r w:rsidR="008E37A8">
        <w:rPr>
          <w:rFonts w:ascii="Arial" w:hAnsi="Arial" w:cs="Arial"/>
          <w:b/>
          <w:bCs/>
          <w:sz w:val="24"/>
          <w:szCs w:val="24"/>
        </w:rPr>
        <w:t>JECTO</w:t>
      </w:r>
      <w:r w:rsidRPr="00992C7C">
        <w:rPr>
          <w:rFonts w:ascii="Arial" w:hAnsi="Arial" w:cs="Arial"/>
          <w:b/>
          <w:bCs/>
          <w:sz w:val="24"/>
          <w:szCs w:val="24"/>
        </w:rPr>
        <w:t xml:space="preserve"> DE DECRETO EXECUTIVO </w:t>
      </w:r>
    </w:p>
    <w:p w14:paraId="45F24685" w14:textId="0DA38DD7" w:rsidR="00C5591A" w:rsidRPr="00992C7C" w:rsidRDefault="005E77F7" w:rsidP="00C5591A">
      <w:pPr>
        <w:spacing w:after="0" w:line="360" w:lineRule="auto"/>
        <w:jc w:val="center"/>
        <w:rPr>
          <w:rFonts w:ascii="Arial" w:hAnsi="Arial" w:cs="Arial"/>
          <w:b/>
          <w:sz w:val="24"/>
          <w:szCs w:val="24"/>
        </w:rPr>
      </w:pPr>
      <w:r w:rsidRPr="00992C7C">
        <w:rPr>
          <w:rFonts w:ascii="Arial" w:hAnsi="Arial" w:cs="Arial"/>
          <w:b/>
          <w:bCs/>
          <w:sz w:val="24"/>
          <w:szCs w:val="24"/>
        </w:rPr>
        <w:t xml:space="preserve">QUE </w:t>
      </w:r>
      <w:r w:rsidR="00190A46" w:rsidRPr="00992C7C">
        <w:rPr>
          <w:rFonts w:ascii="Arial" w:hAnsi="Arial" w:cs="Arial"/>
          <w:b/>
          <w:bCs/>
          <w:sz w:val="24"/>
          <w:szCs w:val="24"/>
        </w:rPr>
        <w:t>DEFINE</w:t>
      </w:r>
      <w:r w:rsidRPr="00992C7C">
        <w:rPr>
          <w:rFonts w:ascii="Arial" w:hAnsi="Arial" w:cs="Arial"/>
          <w:b/>
          <w:bCs/>
          <w:sz w:val="24"/>
          <w:szCs w:val="24"/>
        </w:rPr>
        <w:t xml:space="preserve"> A ESTRUTURA DE DADOS DE </w:t>
      </w:r>
      <w:r w:rsidRPr="00992C7C">
        <w:rPr>
          <w:rFonts w:ascii="Arial" w:hAnsi="Arial" w:cs="Arial"/>
          <w:b/>
          <w:bCs/>
          <w:i/>
          <w:iCs/>
          <w:sz w:val="24"/>
          <w:szCs w:val="24"/>
        </w:rPr>
        <w:t>SOFTWARE</w:t>
      </w:r>
      <w:r w:rsidRPr="00992C7C">
        <w:rPr>
          <w:rFonts w:ascii="Arial" w:hAnsi="Arial" w:cs="Arial"/>
          <w:b/>
          <w:bCs/>
          <w:sz w:val="24"/>
          <w:szCs w:val="24"/>
        </w:rPr>
        <w:t>, MODELO DE FACTURAÇÃO ELECTRÓNICA</w:t>
      </w:r>
      <w:r w:rsidR="000E19B9">
        <w:rPr>
          <w:rFonts w:ascii="Arial" w:hAnsi="Arial" w:cs="Arial"/>
          <w:b/>
          <w:bCs/>
          <w:sz w:val="24"/>
          <w:szCs w:val="24"/>
        </w:rPr>
        <w:t>,</w:t>
      </w:r>
      <w:r w:rsidRPr="00992C7C">
        <w:rPr>
          <w:rFonts w:ascii="Arial" w:hAnsi="Arial" w:cs="Arial"/>
          <w:b/>
          <w:bCs/>
          <w:sz w:val="24"/>
          <w:szCs w:val="24"/>
        </w:rPr>
        <w:t xml:space="preserve"> ESPECIFICAÇÕES TÉCNICAS E PROCEDIMENT</w:t>
      </w:r>
      <w:r w:rsidR="0031753A">
        <w:rPr>
          <w:rFonts w:ascii="Arial" w:hAnsi="Arial" w:cs="Arial"/>
          <w:b/>
          <w:bCs/>
          <w:sz w:val="24"/>
          <w:szCs w:val="24"/>
        </w:rPr>
        <w:t>AIS</w:t>
      </w:r>
    </w:p>
    <w:p w14:paraId="2BC72ABA" w14:textId="77777777" w:rsidR="00B918BA" w:rsidRPr="00992C7C" w:rsidRDefault="00B918BA" w:rsidP="00B918BA">
      <w:pPr>
        <w:jc w:val="center"/>
        <w:rPr>
          <w:rFonts w:ascii="Arial" w:hAnsi="Arial" w:cs="Arial"/>
          <w:b/>
          <w:sz w:val="24"/>
          <w:szCs w:val="24"/>
        </w:rPr>
      </w:pPr>
    </w:p>
    <w:p w14:paraId="4FC830E5" w14:textId="6EAA4B3E" w:rsidR="000E45EC" w:rsidRPr="00992C7C" w:rsidRDefault="000E45EC" w:rsidP="000E45EC">
      <w:pPr>
        <w:jc w:val="center"/>
        <w:rPr>
          <w:rFonts w:ascii="Arial" w:hAnsi="Arial" w:cs="Arial"/>
          <w:b/>
          <w:sz w:val="24"/>
          <w:szCs w:val="24"/>
        </w:rPr>
      </w:pPr>
    </w:p>
    <w:p w14:paraId="120CA6C3" w14:textId="77777777" w:rsidR="00190A46" w:rsidRPr="00992C7C" w:rsidRDefault="00190A46" w:rsidP="00190A46">
      <w:pPr>
        <w:spacing w:line="276" w:lineRule="auto"/>
        <w:jc w:val="center"/>
        <w:rPr>
          <w:rFonts w:ascii="Arial" w:eastAsia="Calibri" w:hAnsi="Arial" w:cs="Arial"/>
          <w:b/>
          <w:sz w:val="24"/>
          <w:szCs w:val="24"/>
        </w:rPr>
      </w:pPr>
      <w:r w:rsidRPr="00992C7C">
        <w:rPr>
          <w:rFonts w:ascii="Arial" w:eastAsia="Calibri" w:hAnsi="Arial" w:cs="Arial"/>
          <w:b/>
          <w:sz w:val="24"/>
          <w:szCs w:val="24"/>
        </w:rPr>
        <w:lastRenderedPageBreak/>
        <w:t>RELATÓRIO DE FUNDAMENTAÇÃO</w:t>
      </w:r>
    </w:p>
    <w:p w14:paraId="0A66347A" w14:textId="77777777" w:rsidR="00190A46" w:rsidRPr="00992C7C" w:rsidRDefault="00190A46" w:rsidP="00190A46">
      <w:pPr>
        <w:spacing w:line="276" w:lineRule="auto"/>
        <w:jc w:val="center"/>
        <w:rPr>
          <w:rFonts w:ascii="Arial" w:eastAsia="Calibri" w:hAnsi="Arial" w:cs="Arial"/>
          <w:b/>
          <w:sz w:val="24"/>
          <w:szCs w:val="24"/>
        </w:rPr>
      </w:pPr>
    </w:p>
    <w:p w14:paraId="0DF7D130" w14:textId="77777777" w:rsidR="00190A46" w:rsidRDefault="00190A46" w:rsidP="003F3EDE">
      <w:pPr>
        <w:pStyle w:val="PargrafodaLista"/>
        <w:numPr>
          <w:ilvl w:val="0"/>
          <w:numId w:val="27"/>
        </w:numPr>
        <w:suppressAutoHyphens/>
        <w:autoSpaceDN w:val="0"/>
        <w:spacing w:before="120" w:after="120" w:line="276" w:lineRule="auto"/>
        <w:ind w:left="567" w:hanging="567"/>
        <w:contextualSpacing w:val="0"/>
        <w:jc w:val="both"/>
        <w:rPr>
          <w:rFonts w:ascii="Arial" w:eastAsia="Calibri" w:hAnsi="Arial" w:cs="Arial"/>
          <w:b/>
          <w:sz w:val="24"/>
          <w:szCs w:val="24"/>
        </w:rPr>
      </w:pPr>
      <w:r w:rsidRPr="00992C7C">
        <w:rPr>
          <w:rFonts w:ascii="Arial" w:eastAsia="Calibri" w:hAnsi="Arial" w:cs="Arial"/>
          <w:b/>
          <w:sz w:val="24"/>
          <w:szCs w:val="24"/>
        </w:rPr>
        <w:t>ENQUADRAMENTO</w:t>
      </w:r>
    </w:p>
    <w:p w14:paraId="7196D272" w14:textId="77777777" w:rsidR="0059690D" w:rsidRPr="0059690D" w:rsidRDefault="0059690D" w:rsidP="0059690D">
      <w:pPr>
        <w:pStyle w:val="PargrafodaLista"/>
        <w:suppressAutoHyphens/>
        <w:autoSpaceDN w:val="0"/>
        <w:spacing w:before="120" w:after="120" w:line="276" w:lineRule="auto"/>
        <w:ind w:left="567"/>
        <w:contextualSpacing w:val="0"/>
        <w:jc w:val="both"/>
        <w:rPr>
          <w:rFonts w:ascii="Arial" w:eastAsia="Calibri" w:hAnsi="Arial" w:cs="Arial"/>
          <w:b/>
          <w:sz w:val="12"/>
          <w:szCs w:val="12"/>
        </w:rPr>
      </w:pPr>
    </w:p>
    <w:p w14:paraId="737FD1E3" w14:textId="6081FCAB" w:rsidR="00190A46" w:rsidRDefault="00394985" w:rsidP="0086600C">
      <w:pPr>
        <w:pStyle w:val="Corpodetexto"/>
        <w:tabs>
          <w:tab w:val="left" w:pos="426"/>
        </w:tabs>
        <w:spacing w:before="120" w:after="120" w:line="276" w:lineRule="auto"/>
        <w:ind w:left="0"/>
        <w:jc w:val="both"/>
        <w:rPr>
          <w:rFonts w:eastAsia="Arial Unicode MS" w:cs="Arial"/>
          <w:sz w:val="24"/>
          <w:szCs w:val="24"/>
          <w:lang w:val="pt-PT"/>
        </w:rPr>
      </w:pPr>
      <w:r>
        <w:rPr>
          <w:rFonts w:eastAsia="Arial Unicode MS" w:cs="Arial"/>
          <w:sz w:val="24"/>
          <w:szCs w:val="24"/>
          <w:lang w:val="pt-PT"/>
        </w:rPr>
        <w:t xml:space="preserve">A implementação da Facturação Electrónica, por força do Decreto Presidencial n.º__/25, </w:t>
      </w:r>
      <w:proofErr w:type="spellStart"/>
      <w:r>
        <w:rPr>
          <w:rFonts w:eastAsia="Arial Unicode MS" w:cs="Arial"/>
          <w:sz w:val="24"/>
          <w:szCs w:val="24"/>
          <w:lang w:val="pt-PT"/>
        </w:rPr>
        <w:t>de__de</w:t>
      </w:r>
      <w:proofErr w:type="spellEnd"/>
      <w:r>
        <w:rPr>
          <w:rFonts w:eastAsia="Arial Unicode MS" w:cs="Arial"/>
          <w:sz w:val="24"/>
          <w:szCs w:val="24"/>
          <w:lang w:val="pt-PT"/>
        </w:rPr>
        <w:t>_________, é um marco bastante importante das iniciativas do Executivo no âmbito da melhoria contínua do Sistema Tributário Angolano.</w:t>
      </w:r>
    </w:p>
    <w:p w14:paraId="14799E1F" w14:textId="77777777" w:rsidR="0059690D" w:rsidRPr="0059690D" w:rsidRDefault="0059690D" w:rsidP="0086600C">
      <w:pPr>
        <w:pStyle w:val="Corpodetexto"/>
        <w:tabs>
          <w:tab w:val="left" w:pos="426"/>
        </w:tabs>
        <w:spacing w:before="120" w:after="120" w:line="276" w:lineRule="auto"/>
        <w:ind w:left="0"/>
        <w:jc w:val="both"/>
        <w:rPr>
          <w:rFonts w:eastAsia="Arial Unicode MS" w:cs="Arial"/>
          <w:sz w:val="12"/>
          <w:szCs w:val="12"/>
          <w:lang w:val="pt-PT"/>
        </w:rPr>
      </w:pPr>
    </w:p>
    <w:p w14:paraId="70C36E73" w14:textId="7B985A8F" w:rsidR="00394985" w:rsidRDefault="00394985" w:rsidP="0086600C">
      <w:pPr>
        <w:pStyle w:val="Corpodetexto"/>
        <w:tabs>
          <w:tab w:val="left" w:pos="426"/>
        </w:tabs>
        <w:spacing w:before="120" w:after="120" w:line="276" w:lineRule="auto"/>
        <w:ind w:left="0"/>
        <w:jc w:val="both"/>
        <w:rPr>
          <w:rFonts w:eastAsia="Arial Unicode MS" w:cs="Arial"/>
          <w:sz w:val="24"/>
          <w:szCs w:val="24"/>
          <w:lang w:val="pt-PT"/>
        </w:rPr>
      </w:pPr>
      <w:r>
        <w:rPr>
          <w:rFonts w:eastAsia="Arial Unicode MS" w:cs="Arial"/>
          <w:sz w:val="24"/>
          <w:szCs w:val="24"/>
          <w:lang w:val="pt-PT"/>
        </w:rPr>
        <w:t xml:space="preserve">Traçado o regime geral da Facturação Electrónica pelo diploma </w:t>
      </w:r>
      <w:r w:rsidR="00DF7045">
        <w:rPr>
          <w:rFonts w:eastAsia="Arial Unicode MS" w:cs="Arial"/>
          <w:sz w:val="24"/>
          <w:szCs w:val="24"/>
          <w:lang w:val="pt-PT"/>
        </w:rPr>
        <w:t xml:space="preserve">supra </w:t>
      </w:r>
      <w:r>
        <w:rPr>
          <w:rFonts w:eastAsia="Arial Unicode MS" w:cs="Arial"/>
          <w:sz w:val="24"/>
          <w:szCs w:val="24"/>
          <w:lang w:val="pt-PT"/>
        </w:rPr>
        <w:t>referenciado, urge, pois, criarem-se as condições técnicas</w:t>
      </w:r>
      <w:r w:rsidR="00DF7045">
        <w:rPr>
          <w:rFonts w:eastAsia="Arial Unicode MS" w:cs="Arial"/>
          <w:sz w:val="24"/>
          <w:szCs w:val="24"/>
          <w:lang w:val="pt-PT"/>
        </w:rPr>
        <w:t xml:space="preserve"> relativas à estrutura de dados de </w:t>
      </w:r>
      <w:r w:rsidR="00DF7045">
        <w:rPr>
          <w:rFonts w:eastAsia="Arial Unicode MS" w:cs="Arial"/>
          <w:i/>
          <w:iCs/>
          <w:sz w:val="24"/>
          <w:szCs w:val="24"/>
          <w:lang w:val="pt-PT"/>
        </w:rPr>
        <w:t>software</w:t>
      </w:r>
      <w:r w:rsidR="00DF7045">
        <w:rPr>
          <w:rFonts w:eastAsia="Arial Unicode MS" w:cs="Arial"/>
          <w:sz w:val="24"/>
          <w:szCs w:val="24"/>
          <w:lang w:val="pt-PT"/>
        </w:rPr>
        <w:t>, a definição do próprio modelo de facturação electrónica, bem como as suas especificações técnicas e procedimentais.</w:t>
      </w:r>
      <w:r>
        <w:rPr>
          <w:rFonts w:eastAsia="Arial Unicode MS" w:cs="Arial"/>
          <w:sz w:val="24"/>
          <w:szCs w:val="24"/>
          <w:lang w:val="pt-PT"/>
        </w:rPr>
        <w:t xml:space="preserve"> </w:t>
      </w:r>
    </w:p>
    <w:p w14:paraId="05AD56C5" w14:textId="77777777" w:rsidR="00190A46" w:rsidRPr="0059690D" w:rsidRDefault="00190A46" w:rsidP="0086600C">
      <w:pPr>
        <w:pStyle w:val="Corpodetexto"/>
        <w:tabs>
          <w:tab w:val="left" w:pos="426"/>
        </w:tabs>
        <w:spacing w:before="120" w:after="120" w:line="276" w:lineRule="auto"/>
        <w:jc w:val="both"/>
        <w:rPr>
          <w:rFonts w:eastAsia="Arial Unicode MS" w:cs="Arial"/>
          <w:sz w:val="12"/>
          <w:szCs w:val="12"/>
          <w:lang w:val="pt-PT"/>
        </w:rPr>
      </w:pPr>
    </w:p>
    <w:p w14:paraId="5EA049B2" w14:textId="23702538" w:rsidR="00DF7045" w:rsidRPr="0031753A" w:rsidRDefault="0031753A" w:rsidP="0031753A">
      <w:pPr>
        <w:pStyle w:val="Corpodetexto"/>
        <w:widowControl/>
        <w:tabs>
          <w:tab w:val="left" w:pos="567"/>
        </w:tabs>
        <w:suppressAutoHyphens/>
        <w:autoSpaceDN w:val="0"/>
        <w:spacing w:before="120" w:after="120" w:line="276" w:lineRule="auto"/>
        <w:ind w:left="0"/>
        <w:jc w:val="both"/>
        <w:rPr>
          <w:rFonts w:eastAsia="Arial Unicode MS" w:cs="Arial"/>
          <w:b/>
          <w:sz w:val="24"/>
          <w:szCs w:val="24"/>
          <w:lang w:val="pt-PT"/>
        </w:rPr>
      </w:pPr>
      <w:r>
        <w:rPr>
          <w:rFonts w:eastAsia="Arial Unicode MS" w:cs="Arial"/>
          <w:bCs/>
          <w:sz w:val="24"/>
          <w:szCs w:val="24"/>
          <w:lang w:val="pt-PT"/>
        </w:rPr>
        <w:t xml:space="preserve">O </w:t>
      </w:r>
      <w:r w:rsidR="00593BCA" w:rsidRPr="003037C1">
        <w:rPr>
          <w:rFonts w:cs="Arial"/>
          <w:sz w:val="24"/>
          <w:szCs w:val="24"/>
          <w:lang w:val="pt-PT"/>
          <w:rPrChange w:id="0" w:author="Nuno Alves Antonio Chaves" w:date="2025-03-05T15:24:00Z" w16du:dateUtc="2025-03-05T14:24:00Z">
            <w:rPr>
              <w:rFonts w:cs="Arial"/>
              <w:sz w:val="24"/>
              <w:szCs w:val="24"/>
            </w:rPr>
          </w:rPrChange>
        </w:rPr>
        <w:t>presente pro</w:t>
      </w:r>
      <w:r w:rsidRPr="003037C1">
        <w:rPr>
          <w:rFonts w:cs="Arial"/>
          <w:sz w:val="24"/>
          <w:szCs w:val="24"/>
          <w:lang w:val="pt-PT"/>
          <w:rPrChange w:id="1" w:author="Nuno Alves Antonio Chaves" w:date="2025-03-05T15:24:00Z" w16du:dateUtc="2025-03-05T14:24:00Z">
            <w:rPr>
              <w:rFonts w:cs="Arial"/>
              <w:sz w:val="24"/>
              <w:szCs w:val="24"/>
            </w:rPr>
          </w:rPrChange>
        </w:rPr>
        <w:t>jecto</w:t>
      </w:r>
      <w:r w:rsidR="00593BCA" w:rsidRPr="003037C1">
        <w:rPr>
          <w:rFonts w:cs="Arial"/>
          <w:sz w:val="24"/>
          <w:szCs w:val="24"/>
          <w:lang w:val="pt-PT"/>
          <w:rPrChange w:id="2" w:author="Nuno Alves Antonio Chaves" w:date="2025-03-05T15:24:00Z" w16du:dateUtc="2025-03-05T14:24:00Z">
            <w:rPr>
              <w:rFonts w:cs="Arial"/>
              <w:sz w:val="24"/>
              <w:szCs w:val="24"/>
            </w:rPr>
          </w:rPrChange>
        </w:rPr>
        <w:t xml:space="preserve"> visa concretizar</w:t>
      </w:r>
      <w:r w:rsidRPr="003037C1">
        <w:rPr>
          <w:rFonts w:cs="Arial"/>
          <w:sz w:val="24"/>
          <w:szCs w:val="24"/>
          <w:lang w:val="pt-PT"/>
          <w:rPrChange w:id="3" w:author="Nuno Alves Antonio Chaves" w:date="2025-03-05T15:24:00Z" w16du:dateUtc="2025-03-05T14:24:00Z">
            <w:rPr>
              <w:rFonts w:cs="Arial"/>
              <w:sz w:val="24"/>
              <w:szCs w:val="24"/>
            </w:rPr>
          </w:rPrChange>
        </w:rPr>
        <w:t>, com efeito,</w:t>
      </w:r>
      <w:r w:rsidR="00593BCA" w:rsidRPr="003037C1">
        <w:rPr>
          <w:rFonts w:cs="Arial"/>
          <w:sz w:val="24"/>
          <w:szCs w:val="24"/>
          <w:lang w:val="pt-PT"/>
          <w:rPrChange w:id="4" w:author="Nuno Alves Antonio Chaves" w:date="2025-03-05T15:24:00Z" w16du:dateUtc="2025-03-05T14:24:00Z">
            <w:rPr>
              <w:rFonts w:cs="Arial"/>
              <w:sz w:val="24"/>
              <w:szCs w:val="24"/>
            </w:rPr>
          </w:rPrChange>
        </w:rPr>
        <w:t xml:space="preserve"> o Regime Jurídico das Facturas,</w:t>
      </w:r>
      <w:r w:rsidR="00DF7045" w:rsidRPr="003037C1">
        <w:rPr>
          <w:rFonts w:cs="Arial"/>
          <w:sz w:val="24"/>
          <w:szCs w:val="24"/>
          <w:lang w:val="pt-PT"/>
          <w:rPrChange w:id="5" w:author="Nuno Alves Antonio Chaves" w:date="2025-03-05T15:24:00Z" w16du:dateUtc="2025-03-05T14:24:00Z">
            <w:rPr>
              <w:rFonts w:cs="Arial"/>
              <w:sz w:val="24"/>
              <w:szCs w:val="24"/>
            </w:rPr>
          </w:rPrChange>
        </w:rPr>
        <w:t xml:space="preserve"> mediante:</w:t>
      </w:r>
    </w:p>
    <w:p w14:paraId="6AE42769" w14:textId="77777777" w:rsidR="0059690D" w:rsidRPr="0059690D" w:rsidRDefault="0059690D" w:rsidP="0086600C">
      <w:pPr>
        <w:spacing w:after="120" w:line="276" w:lineRule="auto"/>
        <w:jc w:val="both"/>
        <w:rPr>
          <w:rFonts w:ascii="Arial" w:hAnsi="Arial" w:cs="Arial"/>
          <w:sz w:val="12"/>
          <w:szCs w:val="12"/>
        </w:rPr>
      </w:pPr>
    </w:p>
    <w:p w14:paraId="382957F8" w14:textId="2520A9E0" w:rsidR="00DF7045" w:rsidRPr="0059690D" w:rsidRDefault="00DF7045" w:rsidP="003F3EDE">
      <w:pPr>
        <w:pStyle w:val="PargrafodaLista"/>
        <w:numPr>
          <w:ilvl w:val="0"/>
          <w:numId w:val="28"/>
        </w:numPr>
        <w:spacing w:after="120" w:line="276" w:lineRule="auto"/>
        <w:jc w:val="both"/>
        <w:rPr>
          <w:rFonts w:ascii="Arial" w:hAnsi="Arial" w:cs="Arial"/>
          <w:bCs/>
          <w:sz w:val="24"/>
          <w:szCs w:val="24"/>
        </w:rPr>
      </w:pPr>
      <w:r>
        <w:rPr>
          <w:rFonts w:ascii="Arial" w:hAnsi="Arial" w:cs="Arial"/>
          <w:sz w:val="24"/>
          <w:szCs w:val="24"/>
        </w:rPr>
        <w:t xml:space="preserve">Definição da estrutura de dados do </w:t>
      </w:r>
      <w:r>
        <w:rPr>
          <w:rFonts w:ascii="Arial" w:hAnsi="Arial" w:cs="Arial"/>
          <w:i/>
          <w:iCs/>
          <w:sz w:val="24"/>
          <w:szCs w:val="24"/>
        </w:rPr>
        <w:t xml:space="preserve">software </w:t>
      </w:r>
      <w:r>
        <w:rPr>
          <w:rFonts w:ascii="Arial" w:hAnsi="Arial" w:cs="Arial"/>
          <w:sz w:val="24"/>
          <w:szCs w:val="24"/>
        </w:rPr>
        <w:t>que irá suportar a Facturação Electrónica;</w:t>
      </w:r>
    </w:p>
    <w:p w14:paraId="2A7DAB43" w14:textId="77777777" w:rsidR="0059690D" w:rsidRPr="0059690D" w:rsidRDefault="0059690D" w:rsidP="0059690D">
      <w:pPr>
        <w:pStyle w:val="PargrafodaLista"/>
        <w:spacing w:after="120" w:line="276" w:lineRule="auto"/>
        <w:ind w:left="784"/>
        <w:jc w:val="both"/>
        <w:rPr>
          <w:rFonts w:ascii="Arial" w:hAnsi="Arial" w:cs="Arial"/>
          <w:bCs/>
          <w:sz w:val="12"/>
          <w:szCs w:val="12"/>
        </w:rPr>
      </w:pPr>
    </w:p>
    <w:p w14:paraId="1C670829" w14:textId="77777777" w:rsidR="00DF7045" w:rsidRPr="0059690D" w:rsidRDefault="00DF7045" w:rsidP="003F3EDE">
      <w:pPr>
        <w:pStyle w:val="PargrafodaLista"/>
        <w:numPr>
          <w:ilvl w:val="0"/>
          <w:numId w:val="28"/>
        </w:numPr>
        <w:spacing w:after="120" w:line="276" w:lineRule="auto"/>
        <w:jc w:val="both"/>
        <w:rPr>
          <w:rFonts w:ascii="Arial" w:hAnsi="Arial" w:cs="Arial"/>
          <w:bCs/>
          <w:sz w:val="24"/>
          <w:szCs w:val="24"/>
        </w:rPr>
      </w:pPr>
      <w:r>
        <w:rPr>
          <w:rFonts w:ascii="Arial" w:hAnsi="Arial" w:cs="Arial"/>
          <w:sz w:val="24"/>
          <w:szCs w:val="24"/>
        </w:rPr>
        <w:t>Definição do modelo de Facturação Electrónica;</w:t>
      </w:r>
    </w:p>
    <w:p w14:paraId="22C007D9" w14:textId="77777777" w:rsidR="0059690D" w:rsidRPr="0059690D" w:rsidRDefault="0059690D" w:rsidP="0059690D">
      <w:pPr>
        <w:pStyle w:val="PargrafodaLista"/>
        <w:rPr>
          <w:rFonts w:ascii="Arial" w:hAnsi="Arial" w:cs="Arial"/>
          <w:bCs/>
          <w:sz w:val="12"/>
          <w:szCs w:val="12"/>
        </w:rPr>
      </w:pPr>
    </w:p>
    <w:p w14:paraId="1D468A49" w14:textId="77777777" w:rsidR="00DF7045" w:rsidRPr="0059690D" w:rsidRDefault="00DF7045" w:rsidP="003F3EDE">
      <w:pPr>
        <w:pStyle w:val="PargrafodaLista"/>
        <w:numPr>
          <w:ilvl w:val="0"/>
          <w:numId w:val="28"/>
        </w:numPr>
        <w:spacing w:after="120" w:line="276" w:lineRule="auto"/>
        <w:jc w:val="both"/>
        <w:rPr>
          <w:rFonts w:ascii="Arial" w:hAnsi="Arial" w:cs="Arial"/>
          <w:bCs/>
          <w:sz w:val="24"/>
          <w:szCs w:val="24"/>
        </w:rPr>
      </w:pPr>
      <w:r>
        <w:rPr>
          <w:rFonts w:ascii="Arial" w:hAnsi="Arial" w:cs="Arial"/>
          <w:sz w:val="24"/>
          <w:szCs w:val="24"/>
        </w:rPr>
        <w:t>Definição das especificações técnicas;</w:t>
      </w:r>
    </w:p>
    <w:p w14:paraId="5707C6E7" w14:textId="77777777" w:rsidR="0059690D" w:rsidRPr="0059690D" w:rsidRDefault="0059690D" w:rsidP="0059690D">
      <w:pPr>
        <w:pStyle w:val="PargrafodaLista"/>
        <w:rPr>
          <w:rFonts w:ascii="Arial" w:hAnsi="Arial" w:cs="Arial"/>
          <w:bCs/>
          <w:sz w:val="12"/>
          <w:szCs w:val="12"/>
        </w:rPr>
      </w:pPr>
    </w:p>
    <w:p w14:paraId="0BB47BD1" w14:textId="0B077477" w:rsidR="00190A46" w:rsidRPr="00DF7045" w:rsidRDefault="00DF7045" w:rsidP="003F3EDE">
      <w:pPr>
        <w:pStyle w:val="PargrafodaLista"/>
        <w:numPr>
          <w:ilvl w:val="0"/>
          <w:numId w:val="28"/>
        </w:numPr>
        <w:spacing w:after="120" w:line="276" w:lineRule="auto"/>
        <w:jc w:val="both"/>
        <w:rPr>
          <w:rFonts w:ascii="Arial" w:hAnsi="Arial" w:cs="Arial"/>
          <w:bCs/>
          <w:sz w:val="24"/>
          <w:szCs w:val="24"/>
        </w:rPr>
      </w:pPr>
      <w:r>
        <w:rPr>
          <w:rFonts w:ascii="Arial" w:hAnsi="Arial" w:cs="Arial"/>
          <w:sz w:val="24"/>
          <w:szCs w:val="24"/>
        </w:rPr>
        <w:t>Definição das especificações procedimentais.</w:t>
      </w:r>
    </w:p>
    <w:p w14:paraId="25FEC56A" w14:textId="77777777" w:rsidR="00190A46" w:rsidRPr="0059690D" w:rsidRDefault="00190A46" w:rsidP="00190A46">
      <w:pPr>
        <w:pStyle w:val="SemEspaamento"/>
        <w:spacing w:line="276" w:lineRule="auto"/>
        <w:ind w:left="720"/>
        <w:jc w:val="both"/>
        <w:rPr>
          <w:rFonts w:ascii="Arial" w:hAnsi="Arial" w:cs="Arial"/>
          <w:bCs/>
          <w:sz w:val="12"/>
          <w:szCs w:val="12"/>
        </w:rPr>
      </w:pPr>
    </w:p>
    <w:p w14:paraId="39E827BC" w14:textId="77777777" w:rsidR="00190A46" w:rsidRPr="0059690D" w:rsidRDefault="00190A46" w:rsidP="003F3EDE">
      <w:pPr>
        <w:pStyle w:val="Corpodetexto"/>
        <w:widowControl/>
        <w:numPr>
          <w:ilvl w:val="0"/>
          <w:numId w:val="27"/>
        </w:numPr>
        <w:tabs>
          <w:tab w:val="left" w:pos="567"/>
        </w:tabs>
        <w:suppressAutoHyphens/>
        <w:autoSpaceDN w:val="0"/>
        <w:spacing w:before="120" w:after="120" w:line="276" w:lineRule="auto"/>
        <w:ind w:left="567" w:hanging="567"/>
        <w:jc w:val="both"/>
        <w:rPr>
          <w:rFonts w:cs="Arial"/>
          <w:sz w:val="24"/>
          <w:szCs w:val="24"/>
          <w:lang w:val="pt-PT"/>
        </w:rPr>
      </w:pPr>
      <w:r w:rsidRPr="00992C7C">
        <w:rPr>
          <w:rFonts w:eastAsia="Arial Unicode MS" w:cs="Arial"/>
          <w:b/>
          <w:sz w:val="24"/>
          <w:szCs w:val="24"/>
          <w:lang w:val="pt-PT"/>
        </w:rPr>
        <w:t>SUMÁRIO A PUBLICAR EM DIÁRIO DA REPÚBLICA</w:t>
      </w:r>
    </w:p>
    <w:p w14:paraId="43648928" w14:textId="77777777" w:rsidR="0059690D" w:rsidRPr="0059690D" w:rsidRDefault="0059690D" w:rsidP="0059690D">
      <w:pPr>
        <w:pStyle w:val="Corpodetexto"/>
        <w:widowControl/>
        <w:tabs>
          <w:tab w:val="left" w:pos="567"/>
        </w:tabs>
        <w:suppressAutoHyphens/>
        <w:autoSpaceDN w:val="0"/>
        <w:spacing w:before="120" w:after="120" w:line="276" w:lineRule="auto"/>
        <w:ind w:left="567"/>
        <w:jc w:val="both"/>
        <w:rPr>
          <w:rFonts w:cs="Arial"/>
          <w:sz w:val="12"/>
          <w:szCs w:val="12"/>
          <w:lang w:val="pt-PT"/>
        </w:rPr>
      </w:pPr>
    </w:p>
    <w:p w14:paraId="1A4921EE" w14:textId="77777777" w:rsidR="00190A46" w:rsidRPr="00992C7C" w:rsidRDefault="00190A46" w:rsidP="0086600C">
      <w:pPr>
        <w:pStyle w:val="Corpodetexto"/>
        <w:tabs>
          <w:tab w:val="left" w:pos="426"/>
        </w:tabs>
        <w:spacing w:before="120" w:after="120" w:line="276" w:lineRule="auto"/>
        <w:ind w:left="0"/>
        <w:jc w:val="both"/>
        <w:rPr>
          <w:rFonts w:cs="Arial"/>
          <w:sz w:val="24"/>
          <w:szCs w:val="24"/>
          <w:lang w:val="pt-PT"/>
        </w:rPr>
      </w:pPr>
      <w:r w:rsidRPr="00992C7C">
        <w:rPr>
          <w:rFonts w:eastAsia="Arial Unicode MS" w:cs="Arial"/>
          <w:sz w:val="24"/>
          <w:szCs w:val="24"/>
          <w:lang w:val="pt-PT"/>
        </w:rPr>
        <w:t>Eis o sumário que deverá constar da I Série do Diário da República:</w:t>
      </w:r>
    </w:p>
    <w:p w14:paraId="12814916" w14:textId="57184555" w:rsidR="00992C7C" w:rsidRPr="00992C7C" w:rsidRDefault="00190A46" w:rsidP="0086600C">
      <w:pPr>
        <w:pStyle w:val="Corpodetexto"/>
        <w:tabs>
          <w:tab w:val="left" w:pos="426"/>
        </w:tabs>
        <w:spacing w:before="120" w:after="120" w:line="276" w:lineRule="auto"/>
        <w:ind w:left="0"/>
        <w:jc w:val="both"/>
        <w:rPr>
          <w:rFonts w:eastAsia="Arial Unicode MS" w:cs="Arial"/>
          <w:b/>
          <w:bCs/>
          <w:i/>
          <w:sz w:val="24"/>
          <w:szCs w:val="24"/>
          <w:lang w:val="pt-PT"/>
        </w:rPr>
      </w:pPr>
      <w:r w:rsidRPr="00992C7C">
        <w:rPr>
          <w:rFonts w:eastAsia="Arial Unicode MS" w:cs="Arial"/>
          <w:sz w:val="24"/>
          <w:szCs w:val="24"/>
          <w:lang w:val="pt-PT"/>
        </w:rPr>
        <w:t>«</w:t>
      </w:r>
      <w:r w:rsidRPr="00992C7C">
        <w:rPr>
          <w:rFonts w:eastAsia="Arial Unicode MS" w:cs="Arial"/>
          <w:b/>
          <w:bCs/>
          <w:i/>
          <w:sz w:val="24"/>
          <w:szCs w:val="24"/>
          <w:lang w:val="pt-PT"/>
        </w:rPr>
        <w:t>Decreto Executivo n.º__ /2</w:t>
      </w:r>
      <w:r w:rsidR="00992C7C" w:rsidRPr="00992C7C">
        <w:rPr>
          <w:rFonts w:eastAsia="Arial Unicode MS" w:cs="Arial"/>
          <w:b/>
          <w:bCs/>
          <w:i/>
          <w:sz w:val="24"/>
          <w:szCs w:val="24"/>
          <w:lang w:val="pt-PT"/>
        </w:rPr>
        <w:t>5</w:t>
      </w:r>
      <w:r w:rsidR="00460157">
        <w:rPr>
          <w:rFonts w:eastAsia="Arial Unicode MS" w:cs="Arial"/>
          <w:b/>
          <w:bCs/>
          <w:i/>
          <w:sz w:val="24"/>
          <w:szCs w:val="24"/>
          <w:lang w:val="pt-PT"/>
        </w:rPr>
        <w:t>:</w:t>
      </w:r>
    </w:p>
    <w:p w14:paraId="02A757A5" w14:textId="57876124" w:rsidR="00190A46" w:rsidRPr="00992C7C" w:rsidRDefault="00992C7C" w:rsidP="003037C1">
      <w:pPr>
        <w:pStyle w:val="Corpodetexto"/>
        <w:tabs>
          <w:tab w:val="left" w:pos="426"/>
        </w:tabs>
        <w:spacing w:before="120" w:after="120" w:line="360" w:lineRule="auto"/>
        <w:ind w:left="0"/>
        <w:jc w:val="both"/>
        <w:rPr>
          <w:rFonts w:eastAsia="Arial Unicode MS" w:cs="Arial"/>
          <w:sz w:val="24"/>
          <w:szCs w:val="24"/>
          <w:lang w:val="pt-PT"/>
        </w:rPr>
        <w:pPrChange w:id="6" w:author="Nuno Alves Antonio Chaves" w:date="2025-03-05T15:26:00Z" w16du:dateUtc="2025-03-05T14:26:00Z">
          <w:pPr>
            <w:pStyle w:val="Corpodetexto"/>
            <w:tabs>
              <w:tab w:val="left" w:pos="426"/>
            </w:tabs>
            <w:spacing w:before="120" w:after="120" w:line="276" w:lineRule="auto"/>
            <w:ind w:left="0"/>
            <w:jc w:val="both"/>
          </w:pPr>
        </w:pPrChange>
      </w:pPr>
      <w:r w:rsidRPr="00992C7C">
        <w:rPr>
          <w:rFonts w:eastAsia="Arial Unicode MS" w:cs="Arial"/>
          <w:i/>
          <w:sz w:val="24"/>
          <w:szCs w:val="24"/>
          <w:lang w:val="pt-PT"/>
        </w:rPr>
        <w:t>Define a estrutura de dados de software, modelo de facturação electrónica</w:t>
      </w:r>
      <w:r w:rsidR="0031753A">
        <w:rPr>
          <w:rFonts w:eastAsia="Arial Unicode MS" w:cs="Arial"/>
          <w:i/>
          <w:sz w:val="24"/>
          <w:szCs w:val="24"/>
          <w:lang w:val="pt-PT"/>
        </w:rPr>
        <w:t>,</w:t>
      </w:r>
      <w:r w:rsidRPr="00992C7C">
        <w:rPr>
          <w:rFonts w:eastAsia="Arial Unicode MS" w:cs="Arial"/>
          <w:i/>
          <w:sz w:val="24"/>
          <w:szCs w:val="24"/>
          <w:lang w:val="pt-PT"/>
        </w:rPr>
        <w:t xml:space="preserve"> especificações técnicas e procediment</w:t>
      </w:r>
      <w:r w:rsidR="0031753A">
        <w:rPr>
          <w:rFonts w:eastAsia="Arial Unicode MS" w:cs="Arial"/>
          <w:i/>
          <w:sz w:val="24"/>
          <w:szCs w:val="24"/>
          <w:lang w:val="pt-PT"/>
        </w:rPr>
        <w:t>ais</w:t>
      </w:r>
      <w:r w:rsidRPr="00992C7C">
        <w:rPr>
          <w:rFonts w:eastAsia="Arial Unicode MS" w:cs="Arial"/>
          <w:i/>
          <w:sz w:val="24"/>
          <w:szCs w:val="24"/>
          <w:lang w:val="pt-PT"/>
        </w:rPr>
        <w:t xml:space="preserve">. – Revoga o Decreto Executivo n.º </w:t>
      </w:r>
      <w:r w:rsidRPr="00992C7C">
        <w:rPr>
          <w:rFonts w:cs="Arial"/>
          <w:i/>
          <w:iCs/>
          <w:sz w:val="24"/>
          <w:szCs w:val="24"/>
          <w:lang w:val="pt-PT"/>
        </w:rPr>
        <w:t>317/20, de 14 de Dezembro</w:t>
      </w:r>
      <w:r w:rsidR="00190A46" w:rsidRPr="00992C7C">
        <w:rPr>
          <w:rFonts w:eastAsia="Arial Unicode MS" w:cs="Arial"/>
          <w:sz w:val="24"/>
          <w:szCs w:val="24"/>
          <w:lang w:val="pt-PT"/>
        </w:rPr>
        <w:t>».</w:t>
      </w:r>
    </w:p>
    <w:p w14:paraId="68DA008C" w14:textId="7F3EC716" w:rsidR="00190A46" w:rsidRPr="0059690D" w:rsidRDefault="00593BCA" w:rsidP="0086600C">
      <w:pPr>
        <w:pStyle w:val="Corpodetexto"/>
        <w:tabs>
          <w:tab w:val="left" w:pos="426"/>
        </w:tabs>
        <w:spacing w:before="120" w:after="120" w:line="276" w:lineRule="auto"/>
        <w:jc w:val="both"/>
        <w:rPr>
          <w:rFonts w:cs="Arial"/>
          <w:sz w:val="12"/>
          <w:szCs w:val="12"/>
          <w:lang w:val="pt-PT"/>
        </w:rPr>
      </w:pPr>
      <w:r>
        <w:rPr>
          <w:rFonts w:cs="Arial"/>
          <w:sz w:val="24"/>
          <w:szCs w:val="24"/>
          <w:lang w:val="pt-PT"/>
        </w:rPr>
        <w:tab/>
      </w:r>
    </w:p>
    <w:p w14:paraId="0E53F021" w14:textId="18B3D931" w:rsidR="00190A46" w:rsidRPr="0059690D" w:rsidRDefault="00190A46" w:rsidP="003F3EDE">
      <w:pPr>
        <w:pStyle w:val="Corpodetexto"/>
        <w:widowControl/>
        <w:numPr>
          <w:ilvl w:val="0"/>
          <w:numId w:val="27"/>
        </w:numPr>
        <w:tabs>
          <w:tab w:val="left" w:pos="567"/>
        </w:tabs>
        <w:suppressAutoHyphens/>
        <w:autoSpaceDN w:val="0"/>
        <w:spacing w:before="120" w:after="120" w:line="276" w:lineRule="auto"/>
        <w:ind w:left="567" w:hanging="567"/>
        <w:jc w:val="both"/>
        <w:rPr>
          <w:rFonts w:cs="Arial"/>
          <w:sz w:val="24"/>
          <w:szCs w:val="24"/>
          <w:lang w:val="pt-PT"/>
        </w:rPr>
      </w:pPr>
      <w:r w:rsidRPr="00992C7C">
        <w:rPr>
          <w:rFonts w:eastAsia="Arial Unicode MS" w:cs="Arial"/>
          <w:b/>
          <w:sz w:val="24"/>
          <w:szCs w:val="24"/>
          <w:lang w:val="pt-PT"/>
        </w:rPr>
        <w:t>NECESSIDADE DA FORMA PROPOSTA PARA O DIPLOMA</w:t>
      </w:r>
    </w:p>
    <w:p w14:paraId="164EF73E" w14:textId="77777777" w:rsidR="0059690D" w:rsidRPr="0059690D" w:rsidRDefault="0059690D" w:rsidP="0059690D">
      <w:pPr>
        <w:pStyle w:val="Corpodetexto"/>
        <w:widowControl/>
        <w:tabs>
          <w:tab w:val="left" w:pos="567"/>
        </w:tabs>
        <w:suppressAutoHyphens/>
        <w:autoSpaceDN w:val="0"/>
        <w:spacing w:before="120" w:after="120" w:line="276" w:lineRule="auto"/>
        <w:ind w:left="567"/>
        <w:jc w:val="both"/>
        <w:rPr>
          <w:rFonts w:cs="Arial"/>
          <w:sz w:val="12"/>
          <w:szCs w:val="12"/>
          <w:lang w:val="pt-PT"/>
        </w:rPr>
      </w:pPr>
    </w:p>
    <w:p w14:paraId="452FD05E" w14:textId="6B02BE64" w:rsidR="00190A46" w:rsidRPr="00992C7C" w:rsidRDefault="00190A46" w:rsidP="003037C1">
      <w:pPr>
        <w:pStyle w:val="Corpodetexto"/>
        <w:tabs>
          <w:tab w:val="left" w:pos="426"/>
        </w:tabs>
        <w:spacing w:before="120" w:after="120" w:line="360" w:lineRule="auto"/>
        <w:ind w:left="0"/>
        <w:jc w:val="both"/>
        <w:rPr>
          <w:rFonts w:cs="Arial"/>
          <w:sz w:val="24"/>
          <w:szCs w:val="24"/>
          <w:lang w:val="pt-PT"/>
        </w:rPr>
        <w:pPrChange w:id="7" w:author="Nuno Alves Antonio Chaves" w:date="2025-03-05T15:26:00Z" w16du:dateUtc="2025-03-05T14:26:00Z">
          <w:pPr>
            <w:pStyle w:val="Corpodetexto"/>
            <w:tabs>
              <w:tab w:val="left" w:pos="426"/>
            </w:tabs>
            <w:spacing w:before="120" w:after="120" w:line="276" w:lineRule="auto"/>
            <w:ind w:left="0"/>
            <w:jc w:val="both"/>
          </w:pPr>
        </w:pPrChange>
      </w:pPr>
      <w:r w:rsidRPr="00992C7C">
        <w:rPr>
          <w:rFonts w:eastAsia="Arial Unicode MS" w:cs="Arial"/>
          <w:sz w:val="24"/>
          <w:szCs w:val="24"/>
          <w:lang w:val="pt-PT"/>
        </w:rPr>
        <w:t>A presente proposta adopta a forma de Decreto Executivo, nos termos do artigo 137.º da Constituição da República de Angola</w:t>
      </w:r>
      <w:r w:rsidR="00C464B7">
        <w:rPr>
          <w:rFonts w:eastAsia="Arial Unicode MS" w:cs="Arial"/>
          <w:sz w:val="24"/>
          <w:szCs w:val="24"/>
          <w:lang w:val="pt-PT"/>
        </w:rPr>
        <w:t xml:space="preserve"> e do artigo 36.º do Regime Jurídico das Facturas, aprovado pelo Decreto Presidencial n.º__/25, </w:t>
      </w:r>
      <w:proofErr w:type="spellStart"/>
      <w:r w:rsidR="00C464B7">
        <w:rPr>
          <w:rFonts w:eastAsia="Arial Unicode MS" w:cs="Arial"/>
          <w:sz w:val="24"/>
          <w:szCs w:val="24"/>
          <w:lang w:val="pt-PT"/>
        </w:rPr>
        <w:t>de___de</w:t>
      </w:r>
      <w:proofErr w:type="spellEnd"/>
      <w:r w:rsidR="00C464B7">
        <w:rPr>
          <w:rFonts w:eastAsia="Arial Unicode MS" w:cs="Arial"/>
          <w:sz w:val="24"/>
          <w:szCs w:val="24"/>
          <w:lang w:val="pt-PT"/>
        </w:rPr>
        <w:t>_________</w:t>
      </w:r>
      <w:r w:rsidRPr="00992C7C">
        <w:rPr>
          <w:rFonts w:eastAsia="Arial Unicode MS" w:cs="Arial"/>
          <w:sz w:val="24"/>
          <w:szCs w:val="24"/>
          <w:lang w:val="pt-PT"/>
        </w:rPr>
        <w:t xml:space="preserve">. </w:t>
      </w:r>
    </w:p>
    <w:p w14:paraId="565990B2" w14:textId="77777777" w:rsidR="00190A46" w:rsidRDefault="00190A46" w:rsidP="0086600C">
      <w:pPr>
        <w:pStyle w:val="Corpodetexto"/>
        <w:tabs>
          <w:tab w:val="left" w:pos="426"/>
        </w:tabs>
        <w:spacing w:before="120" w:after="120" w:line="276" w:lineRule="auto"/>
        <w:jc w:val="both"/>
        <w:rPr>
          <w:ins w:id="8" w:author="Nuno Alves Antonio Chaves" w:date="2025-03-05T15:27:00Z" w16du:dateUtc="2025-03-05T14:27:00Z"/>
          <w:rFonts w:eastAsia="Arial Unicode MS" w:cs="Arial"/>
          <w:sz w:val="12"/>
          <w:szCs w:val="12"/>
          <w:lang w:val="pt-PT"/>
        </w:rPr>
      </w:pPr>
    </w:p>
    <w:p w14:paraId="2ACF9A49" w14:textId="77777777" w:rsidR="003037C1" w:rsidRPr="0059690D" w:rsidRDefault="003037C1" w:rsidP="0086600C">
      <w:pPr>
        <w:pStyle w:val="Corpodetexto"/>
        <w:tabs>
          <w:tab w:val="left" w:pos="426"/>
        </w:tabs>
        <w:spacing w:before="120" w:after="120" w:line="276" w:lineRule="auto"/>
        <w:jc w:val="both"/>
        <w:rPr>
          <w:rFonts w:eastAsia="Arial Unicode MS" w:cs="Arial"/>
          <w:sz w:val="12"/>
          <w:szCs w:val="12"/>
          <w:lang w:val="pt-PT"/>
        </w:rPr>
      </w:pPr>
    </w:p>
    <w:p w14:paraId="4510E1BE" w14:textId="77777777" w:rsidR="00190A46" w:rsidRPr="0059690D" w:rsidRDefault="00190A46" w:rsidP="003F3EDE">
      <w:pPr>
        <w:pStyle w:val="Corpodetexto"/>
        <w:widowControl/>
        <w:numPr>
          <w:ilvl w:val="0"/>
          <w:numId w:val="27"/>
        </w:numPr>
        <w:tabs>
          <w:tab w:val="left" w:pos="567"/>
        </w:tabs>
        <w:suppressAutoHyphens/>
        <w:autoSpaceDN w:val="0"/>
        <w:spacing w:before="120" w:after="120" w:line="276" w:lineRule="auto"/>
        <w:ind w:left="567" w:hanging="567"/>
        <w:jc w:val="both"/>
        <w:rPr>
          <w:rFonts w:cs="Arial"/>
          <w:sz w:val="24"/>
          <w:szCs w:val="24"/>
          <w:lang w:val="pt-PT"/>
        </w:rPr>
      </w:pPr>
      <w:r w:rsidRPr="00992C7C">
        <w:rPr>
          <w:rFonts w:eastAsia="Arial Unicode MS" w:cs="Arial"/>
          <w:b/>
          <w:sz w:val="24"/>
          <w:szCs w:val="24"/>
          <w:lang w:val="pt-PT"/>
        </w:rPr>
        <w:t>NORMAS A REVOGAR</w:t>
      </w:r>
    </w:p>
    <w:p w14:paraId="50A8ABB3" w14:textId="77777777" w:rsidR="0059690D" w:rsidRPr="0059690D" w:rsidRDefault="0059690D" w:rsidP="0059690D">
      <w:pPr>
        <w:pStyle w:val="Corpodetexto"/>
        <w:widowControl/>
        <w:tabs>
          <w:tab w:val="left" w:pos="567"/>
        </w:tabs>
        <w:suppressAutoHyphens/>
        <w:autoSpaceDN w:val="0"/>
        <w:spacing w:before="120" w:after="120" w:line="276" w:lineRule="auto"/>
        <w:ind w:left="0"/>
        <w:jc w:val="both"/>
        <w:rPr>
          <w:rFonts w:cs="Arial"/>
          <w:sz w:val="12"/>
          <w:szCs w:val="12"/>
          <w:lang w:val="pt-PT"/>
        </w:rPr>
      </w:pPr>
    </w:p>
    <w:p w14:paraId="33B11123" w14:textId="2CD79A23" w:rsidR="00190A46" w:rsidRPr="00992C7C" w:rsidRDefault="00992C7C" w:rsidP="003037C1">
      <w:pPr>
        <w:pStyle w:val="Corpodetexto"/>
        <w:tabs>
          <w:tab w:val="left" w:pos="426"/>
        </w:tabs>
        <w:spacing w:before="120" w:after="120" w:line="360" w:lineRule="auto"/>
        <w:ind w:left="0"/>
        <w:jc w:val="both"/>
        <w:rPr>
          <w:rFonts w:cs="Arial"/>
          <w:sz w:val="24"/>
          <w:szCs w:val="24"/>
          <w:lang w:val="pt-PT"/>
        </w:rPr>
        <w:pPrChange w:id="9" w:author="Nuno Alves Antonio Chaves" w:date="2025-03-05T15:27:00Z" w16du:dateUtc="2025-03-05T14:27:00Z">
          <w:pPr>
            <w:pStyle w:val="Corpodetexto"/>
            <w:tabs>
              <w:tab w:val="left" w:pos="426"/>
            </w:tabs>
            <w:spacing w:before="120" w:after="120" w:line="276" w:lineRule="auto"/>
            <w:ind w:left="0"/>
            <w:jc w:val="both"/>
          </w:pPr>
        </w:pPrChange>
      </w:pPr>
      <w:r w:rsidRPr="00992C7C">
        <w:rPr>
          <w:rFonts w:eastAsia="Arial Unicode MS" w:cs="Arial"/>
          <w:sz w:val="24"/>
          <w:szCs w:val="24"/>
          <w:lang w:val="pt-PT"/>
        </w:rPr>
        <w:t xml:space="preserve">Com a presente proposta será revogado o </w:t>
      </w:r>
      <w:r w:rsidRPr="00992C7C">
        <w:rPr>
          <w:rFonts w:cs="Arial"/>
          <w:sz w:val="24"/>
          <w:szCs w:val="24"/>
          <w:lang w:val="pt-PT"/>
        </w:rPr>
        <w:t xml:space="preserve">Decreto Executivo n.º 317/20, de 14 </w:t>
      </w:r>
      <w:r w:rsidRPr="00992C7C">
        <w:rPr>
          <w:rFonts w:cs="Arial"/>
          <w:sz w:val="24"/>
          <w:szCs w:val="24"/>
          <w:lang w:val="pt-PT"/>
        </w:rPr>
        <w:lastRenderedPageBreak/>
        <w:t xml:space="preserve">de </w:t>
      </w:r>
      <w:proofErr w:type="gramStart"/>
      <w:r w:rsidRPr="00992C7C">
        <w:rPr>
          <w:rFonts w:cs="Arial"/>
          <w:sz w:val="24"/>
          <w:szCs w:val="24"/>
          <w:lang w:val="pt-PT"/>
        </w:rPr>
        <w:t>Dezembro</w:t>
      </w:r>
      <w:proofErr w:type="gramEnd"/>
      <w:r w:rsidR="00E6391E">
        <w:rPr>
          <w:rFonts w:cs="Arial"/>
          <w:sz w:val="24"/>
          <w:szCs w:val="24"/>
          <w:lang w:val="pt-PT"/>
        </w:rPr>
        <w:t xml:space="preserve">, </w:t>
      </w:r>
      <w:r w:rsidR="00E6391E" w:rsidRPr="003037C1">
        <w:rPr>
          <w:rFonts w:cs="Arial"/>
          <w:sz w:val="24"/>
          <w:szCs w:val="24"/>
          <w:lang w:val="pt-PT"/>
          <w:rPrChange w:id="10" w:author="Nuno Alves Antonio Chaves" w:date="2025-03-05T15:24:00Z" w16du:dateUtc="2025-03-05T14:24:00Z">
            <w:rPr>
              <w:rFonts w:cs="Arial"/>
              <w:sz w:val="24"/>
              <w:szCs w:val="24"/>
            </w:rPr>
          </w:rPrChange>
        </w:rPr>
        <w:t>que altera o Anexo da Estrutura de Dados do Regime Jurídico de Submissão Electrónica dos Elementos Contabilísticos dos Contribuintes, aprovado pelo Decreto Presidencial n.º 312/18, de 21 de Dezembro</w:t>
      </w:r>
      <w:r w:rsidR="00190A46" w:rsidRPr="00992C7C">
        <w:rPr>
          <w:rFonts w:eastAsia="Arial Unicode MS" w:cs="Arial"/>
          <w:sz w:val="24"/>
          <w:szCs w:val="24"/>
          <w:lang w:val="pt-PT"/>
        </w:rPr>
        <w:t>.</w:t>
      </w:r>
    </w:p>
    <w:p w14:paraId="2AEB40C3" w14:textId="77777777" w:rsidR="00190A46" w:rsidRPr="0059690D" w:rsidRDefault="00190A46" w:rsidP="0086600C">
      <w:pPr>
        <w:pStyle w:val="Corpodetexto"/>
        <w:tabs>
          <w:tab w:val="left" w:pos="426"/>
        </w:tabs>
        <w:spacing w:before="120" w:after="120" w:line="276" w:lineRule="auto"/>
        <w:jc w:val="both"/>
        <w:rPr>
          <w:rFonts w:eastAsia="Arial Unicode MS" w:cs="Arial"/>
          <w:sz w:val="12"/>
          <w:szCs w:val="12"/>
          <w:lang w:val="pt-PT"/>
        </w:rPr>
      </w:pPr>
    </w:p>
    <w:p w14:paraId="1E203289" w14:textId="77777777" w:rsidR="00190A46" w:rsidRDefault="00190A46" w:rsidP="003F3EDE">
      <w:pPr>
        <w:pStyle w:val="Corpodetexto"/>
        <w:widowControl/>
        <w:numPr>
          <w:ilvl w:val="0"/>
          <w:numId w:val="27"/>
        </w:numPr>
        <w:tabs>
          <w:tab w:val="left" w:pos="567"/>
        </w:tabs>
        <w:suppressAutoHyphens/>
        <w:autoSpaceDN w:val="0"/>
        <w:spacing w:before="120" w:after="120" w:line="276" w:lineRule="auto"/>
        <w:ind w:left="567" w:hanging="567"/>
        <w:jc w:val="both"/>
        <w:rPr>
          <w:rFonts w:eastAsia="Arial Unicode MS" w:cs="Arial"/>
          <w:b/>
          <w:sz w:val="24"/>
          <w:szCs w:val="24"/>
          <w:lang w:val="pt-PT"/>
        </w:rPr>
      </w:pPr>
      <w:r w:rsidRPr="00992C7C">
        <w:rPr>
          <w:rFonts w:eastAsia="Arial Unicode MS" w:cs="Arial"/>
          <w:b/>
          <w:sz w:val="24"/>
          <w:szCs w:val="24"/>
          <w:lang w:val="pt-PT"/>
        </w:rPr>
        <w:t>NOTA PARA A COMUNICAÇÃO SOCIAL</w:t>
      </w:r>
    </w:p>
    <w:p w14:paraId="4AC46138" w14:textId="77777777" w:rsidR="0059690D" w:rsidRPr="0059690D" w:rsidRDefault="0059690D" w:rsidP="0059690D">
      <w:pPr>
        <w:pStyle w:val="Corpodetexto"/>
        <w:widowControl/>
        <w:tabs>
          <w:tab w:val="left" w:pos="567"/>
        </w:tabs>
        <w:suppressAutoHyphens/>
        <w:autoSpaceDN w:val="0"/>
        <w:spacing w:before="120" w:after="120" w:line="276" w:lineRule="auto"/>
        <w:ind w:left="567"/>
        <w:jc w:val="both"/>
        <w:rPr>
          <w:rFonts w:eastAsia="Arial Unicode MS" w:cs="Arial"/>
          <w:b/>
          <w:sz w:val="12"/>
          <w:szCs w:val="12"/>
          <w:lang w:val="pt-PT"/>
        </w:rPr>
      </w:pPr>
    </w:p>
    <w:p w14:paraId="543F865D" w14:textId="77777777" w:rsidR="00190A46" w:rsidRPr="00992C7C" w:rsidRDefault="00190A46" w:rsidP="0086600C">
      <w:pPr>
        <w:pStyle w:val="Corpodetexto"/>
        <w:tabs>
          <w:tab w:val="left" w:pos="426"/>
        </w:tabs>
        <w:spacing w:before="120" w:after="120" w:line="276" w:lineRule="auto"/>
        <w:ind w:left="0"/>
        <w:jc w:val="both"/>
        <w:rPr>
          <w:rFonts w:cs="Arial"/>
          <w:sz w:val="24"/>
          <w:szCs w:val="24"/>
          <w:lang w:val="pt-PT"/>
        </w:rPr>
      </w:pPr>
      <w:r w:rsidRPr="00992C7C">
        <w:rPr>
          <w:rFonts w:eastAsia="Arial Unicode MS" w:cs="Arial"/>
          <w:sz w:val="24"/>
          <w:szCs w:val="24"/>
          <w:lang w:val="pt-PT"/>
        </w:rPr>
        <w:t>Eis a nota que se sugere para os órgãos de comunicação social:</w:t>
      </w:r>
    </w:p>
    <w:p w14:paraId="24127A66" w14:textId="3C36EE2A" w:rsidR="00190A46" w:rsidRPr="00992C7C" w:rsidRDefault="00190A46" w:rsidP="003037C1">
      <w:pPr>
        <w:pStyle w:val="Corpodetexto"/>
        <w:tabs>
          <w:tab w:val="left" w:pos="426"/>
        </w:tabs>
        <w:spacing w:before="120" w:after="120" w:line="360" w:lineRule="auto"/>
        <w:ind w:left="0"/>
        <w:jc w:val="both"/>
        <w:rPr>
          <w:rFonts w:cs="Arial"/>
          <w:i/>
          <w:sz w:val="24"/>
          <w:szCs w:val="24"/>
          <w:lang w:val="pt-PT"/>
        </w:rPr>
        <w:pPrChange w:id="11" w:author="Nuno Alves Antonio Chaves" w:date="2025-03-05T15:27:00Z" w16du:dateUtc="2025-03-05T14:27:00Z">
          <w:pPr>
            <w:pStyle w:val="Corpodetexto"/>
            <w:tabs>
              <w:tab w:val="left" w:pos="426"/>
            </w:tabs>
            <w:spacing w:before="120" w:after="120" w:line="276" w:lineRule="auto"/>
            <w:ind w:left="0"/>
            <w:jc w:val="both"/>
          </w:pPr>
        </w:pPrChange>
      </w:pPr>
      <w:r w:rsidRPr="00992C7C">
        <w:rPr>
          <w:rFonts w:cs="Arial"/>
          <w:i/>
          <w:sz w:val="24"/>
          <w:szCs w:val="24"/>
          <w:lang w:val="pt-PT"/>
        </w:rPr>
        <w:t>«</w:t>
      </w:r>
      <w:r w:rsidR="002D6E0C" w:rsidRPr="00992C7C">
        <w:rPr>
          <w:rFonts w:cs="Arial"/>
          <w:i/>
          <w:sz w:val="24"/>
          <w:szCs w:val="24"/>
          <w:lang w:val="pt-PT"/>
        </w:rPr>
        <w:t>A</w:t>
      </w:r>
      <w:r w:rsidRPr="00992C7C">
        <w:rPr>
          <w:rFonts w:cs="Arial"/>
          <w:i/>
          <w:sz w:val="24"/>
          <w:szCs w:val="24"/>
          <w:lang w:val="pt-PT"/>
        </w:rPr>
        <w:t xml:space="preserve"> Ministr</w:t>
      </w:r>
      <w:r w:rsidR="002D6E0C" w:rsidRPr="00992C7C">
        <w:rPr>
          <w:rFonts w:cs="Arial"/>
          <w:i/>
          <w:sz w:val="24"/>
          <w:szCs w:val="24"/>
          <w:lang w:val="pt-PT"/>
        </w:rPr>
        <w:t>a das</w:t>
      </w:r>
      <w:r w:rsidRPr="00992C7C">
        <w:rPr>
          <w:rFonts w:cs="Arial"/>
          <w:i/>
          <w:sz w:val="24"/>
          <w:szCs w:val="24"/>
          <w:lang w:val="pt-PT"/>
        </w:rPr>
        <w:t xml:space="preserve"> Finanças a</w:t>
      </w:r>
      <w:r w:rsidR="002D6E0C" w:rsidRPr="00992C7C">
        <w:rPr>
          <w:rFonts w:cs="Arial"/>
          <w:i/>
          <w:sz w:val="24"/>
          <w:szCs w:val="24"/>
          <w:lang w:val="pt-PT"/>
        </w:rPr>
        <w:t>ssinou e mandou publicar o Decreto Executivo que define a estrutura de dados de software, modelo de facturação electrónica e respectivas especificações técnicas e procedimentais</w:t>
      </w:r>
      <w:r w:rsidR="00C464B7">
        <w:rPr>
          <w:rFonts w:cs="Arial"/>
          <w:i/>
          <w:sz w:val="24"/>
          <w:szCs w:val="24"/>
          <w:lang w:val="pt-PT"/>
        </w:rPr>
        <w:t xml:space="preserve">, diploma que complementa o Regime Jurídico das Facturas, aprovado pelo Decreto Presidencial n.º__/25, </w:t>
      </w:r>
      <w:proofErr w:type="spellStart"/>
      <w:r w:rsidR="00C464B7">
        <w:rPr>
          <w:rFonts w:cs="Arial"/>
          <w:i/>
          <w:sz w:val="24"/>
          <w:szCs w:val="24"/>
          <w:lang w:val="pt-PT"/>
        </w:rPr>
        <w:t>de___de</w:t>
      </w:r>
      <w:proofErr w:type="spellEnd"/>
      <w:r w:rsidR="00C464B7">
        <w:rPr>
          <w:rFonts w:cs="Arial"/>
          <w:i/>
          <w:sz w:val="24"/>
          <w:szCs w:val="24"/>
          <w:lang w:val="pt-PT"/>
        </w:rPr>
        <w:t>________</w:t>
      </w:r>
      <w:r w:rsidRPr="00992C7C">
        <w:rPr>
          <w:rFonts w:cs="Arial"/>
          <w:i/>
          <w:sz w:val="24"/>
          <w:szCs w:val="24"/>
          <w:lang w:val="pt-PT"/>
        </w:rPr>
        <w:t>».</w:t>
      </w:r>
    </w:p>
    <w:p w14:paraId="16157C17" w14:textId="77777777" w:rsidR="007B310B" w:rsidRPr="00992C7C" w:rsidRDefault="007B310B" w:rsidP="000E45EC">
      <w:pPr>
        <w:jc w:val="center"/>
        <w:rPr>
          <w:rFonts w:ascii="Arial" w:hAnsi="Arial" w:cs="Arial"/>
          <w:b/>
          <w:sz w:val="24"/>
          <w:szCs w:val="24"/>
        </w:rPr>
      </w:pPr>
    </w:p>
    <w:p w14:paraId="1ED8EDBF" w14:textId="77777777" w:rsidR="000E45EC" w:rsidRDefault="000E45EC" w:rsidP="0000147E">
      <w:pPr>
        <w:widowControl w:val="0"/>
        <w:tabs>
          <w:tab w:val="left" w:pos="6248"/>
        </w:tabs>
        <w:autoSpaceDE w:val="0"/>
        <w:autoSpaceDN w:val="0"/>
        <w:adjustRightInd w:val="0"/>
        <w:spacing w:after="0" w:line="360" w:lineRule="auto"/>
        <w:rPr>
          <w:rFonts w:ascii="Arial" w:hAnsi="Arial" w:cs="Arial"/>
          <w:b/>
          <w:sz w:val="24"/>
          <w:szCs w:val="24"/>
        </w:rPr>
      </w:pPr>
    </w:p>
    <w:p w14:paraId="59823284"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02A475B2"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1B76D8DB"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338743A6"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5CE8AE53"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41C0C08C"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2BEED275"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726DDDF8"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451306B4"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21E415A0"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18C7C16C"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2F400FDB"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53916D79"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5D3C1D6F"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101193CF"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3D556E61"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51825FFD"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1341D4DA" w14:textId="30D13BB3" w:rsidR="00E6391E" w:rsidDel="003037C1" w:rsidRDefault="00E6391E" w:rsidP="0000147E">
      <w:pPr>
        <w:widowControl w:val="0"/>
        <w:tabs>
          <w:tab w:val="left" w:pos="6248"/>
        </w:tabs>
        <w:autoSpaceDE w:val="0"/>
        <w:autoSpaceDN w:val="0"/>
        <w:adjustRightInd w:val="0"/>
        <w:spacing w:after="0" w:line="360" w:lineRule="auto"/>
        <w:rPr>
          <w:del w:id="12" w:author="Nuno Alves Antonio Chaves" w:date="2025-03-05T15:27:00Z" w16du:dateUtc="2025-03-05T14:27:00Z"/>
          <w:rFonts w:ascii="Arial" w:hAnsi="Arial" w:cs="Arial"/>
          <w:b/>
          <w:sz w:val="24"/>
          <w:szCs w:val="24"/>
        </w:rPr>
      </w:pPr>
    </w:p>
    <w:p w14:paraId="26510252" w14:textId="2BC27412" w:rsidR="00562B2A" w:rsidDel="003037C1" w:rsidRDefault="00562B2A" w:rsidP="0000147E">
      <w:pPr>
        <w:widowControl w:val="0"/>
        <w:tabs>
          <w:tab w:val="left" w:pos="6248"/>
        </w:tabs>
        <w:autoSpaceDE w:val="0"/>
        <w:autoSpaceDN w:val="0"/>
        <w:adjustRightInd w:val="0"/>
        <w:spacing w:after="0" w:line="360" w:lineRule="auto"/>
        <w:rPr>
          <w:del w:id="13" w:author="Nuno Alves Antonio Chaves" w:date="2025-03-05T15:27:00Z" w16du:dateUtc="2025-03-05T14:27:00Z"/>
          <w:rFonts w:ascii="Arial" w:hAnsi="Arial" w:cs="Arial"/>
          <w:b/>
          <w:sz w:val="24"/>
          <w:szCs w:val="24"/>
        </w:rPr>
      </w:pPr>
    </w:p>
    <w:p w14:paraId="0D292238" w14:textId="72999C73" w:rsidR="00562B2A" w:rsidDel="003037C1" w:rsidRDefault="00562B2A" w:rsidP="0000147E">
      <w:pPr>
        <w:widowControl w:val="0"/>
        <w:tabs>
          <w:tab w:val="left" w:pos="6248"/>
        </w:tabs>
        <w:autoSpaceDE w:val="0"/>
        <w:autoSpaceDN w:val="0"/>
        <w:adjustRightInd w:val="0"/>
        <w:spacing w:after="0" w:line="360" w:lineRule="auto"/>
        <w:rPr>
          <w:del w:id="14" w:author="Nuno Alves Antonio Chaves" w:date="2025-03-05T15:27:00Z" w16du:dateUtc="2025-03-05T14:27:00Z"/>
          <w:rFonts w:ascii="Arial" w:hAnsi="Arial" w:cs="Arial"/>
          <w:b/>
          <w:sz w:val="24"/>
          <w:szCs w:val="24"/>
        </w:rPr>
      </w:pPr>
    </w:p>
    <w:p w14:paraId="271DBA83" w14:textId="24D2E52A" w:rsidR="00562B2A" w:rsidDel="003037C1" w:rsidRDefault="00562B2A" w:rsidP="0000147E">
      <w:pPr>
        <w:widowControl w:val="0"/>
        <w:tabs>
          <w:tab w:val="left" w:pos="6248"/>
        </w:tabs>
        <w:autoSpaceDE w:val="0"/>
        <w:autoSpaceDN w:val="0"/>
        <w:adjustRightInd w:val="0"/>
        <w:spacing w:after="0" w:line="360" w:lineRule="auto"/>
        <w:rPr>
          <w:del w:id="15" w:author="Nuno Alves Antonio Chaves" w:date="2025-03-05T15:27:00Z" w16du:dateUtc="2025-03-05T14:27:00Z"/>
          <w:rFonts w:ascii="Arial" w:hAnsi="Arial" w:cs="Arial"/>
          <w:b/>
          <w:sz w:val="24"/>
          <w:szCs w:val="24"/>
        </w:rPr>
      </w:pPr>
    </w:p>
    <w:p w14:paraId="3326310E" w14:textId="0A27D93F" w:rsidR="00562B2A" w:rsidDel="003037C1" w:rsidRDefault="00562B2A" w:rsidP="0000147E">
      <w:pPr>
        <w:widowControl w:val="0"/>
        <w:tabs>
          <w:tab w:val="left" w:pos="6248"/>
        </w:tabs>
        <w:autoSpaceDE w:val="0"/>
        <w:autoSpaceDN w:val="0"/>
        <w:adjustRightInd w:val="0"/>
        <w:spacing w:after="0" w:line="360" w:lineRule="auto"/>
        <w:rPr>
          <w:del w:id="16" w:author="Nuno Alves Antonio Chaves" w:date="2025-03-05T15:27:00Z" w16du:dateUtc="2025-03-05T14:27:00Z"/>
          <w:rFonts w:ascii="Arial" w:hAnsi="Arial" w:cs="Arial"/>
          <w:b/>
          <w:sz w:val="24"/>
          <w:szCs w:val="24"/>
        </w:rPr>
      </w:pPr>
    </w:p>
    <w:p w14:paraId="7FD87286" w14:textId="387232D2" w:rsidR="00562B2A" w:rsidDel="003037C1" w:rsidRDefault="00562B2A" w:rsidP="0000147E">
      <w:pPr>
        <w:widowControl w:val="0"/>
        <w:tabs>
          <w:tab w:val="left" w:pos="6248"/>
        </w:tabs>
        <w:autoSpaceDE w:val="0"/>
        <w:autoSpaceDN w:val="0"/>
        <w:adjustRightInd w:val="0"/>
        <w:spacing w:after="0" w:line="360" w:lineRule="auto"/>
        <w:rPr>
          <w:del w:id="17" w:author="Nuno Alves Antonio Chaves" w:date="2025-03-05T15:27:00Z" w16du:dateUtc="2025-03-05T14:27:00Z"/>
          <w:rFonts w:ascii="Arial" w:hAnsi="Arial" w:cs="Arial"/>
          <w:b/>
          <w:sz w:val="24"/>
          <w:szCs w:val="24"/>
        </w:rPr>
      </w:pPr>
    </w:p>
    <w:p w14:paraId="3A0AA733" w14:textId="55B1C079" w:rsidR="00190A46" w:rsidRPr="00992C7C" w:rsidRDefault="00190A46" w:rsidP="00190A46">
      <w:pPr>
        <w:spacing w:after="200" w:line="276" w:lineRule="auto"/>
        <w:jc w:val="center"/>
        <w:rPr>
          <w:rFonts w:ascii="Arial" w:hAnsi="Arial" w:cs="Arial"/>
          <w:b/>
          <w:sz w:val="24"/>
          <w:szCs w:val="24"/>
        </w:rPr>
      </w:pPr>
      <w:r w:rsidRPr="00992C7C">
        <w:rPr>
          <w:rFonts w:ascii="Arial" w:hAnsi="Arial" w:cs="Arial"/>
          <w:b/>
          <w:sz w:val="24"/>
          <w:szCs w:val="24"/>
        </w:rPr>
        <w:t>Decreto Executivo n.º ____/25</w:t>
      </w:r>
    </w:p>
    <w:p w14:paraId="45BD13B6" w14:textId="77777777" w:rsidR="00190A46" w:rsidRPr="00992C7C" w:rsidRDefault="00190A46" w:rsidP="00190A46">
      <w:pPr>
        <w:spacing w:line="276" w:lineRule="auto"/>
        <w:jc w:val="center"/>
        <w:rPr>
          <w:rFonts w:ascii="Arial" w:hAnsi="Arial" w:cs="Arial"/>
          <w:b/>
          <w:sz w:val="24"/>
          <w:szCs w:val="24"/>
        </w:rPr>
      </w:pPr>
      <w:r w:rsidRPr="00992C7C">
        <w:rPr>
          <w:rFonts w:ascii="Arial" w:hAnsi="Arial" w:cs="Arial"/>
          <w:b/>
          <w:sz w:val="24"/>
          <w:szCs w:val="24"/>
        </w:rPr>
        <w:t xml:space="preserve">de ___ </w:t>
      </w:r>
      <w:proofErr w:type="spellStart"/>
      <w:r w:rsidRPr="00992C7C">
        <w:rPr>
          <w:rFonts w:ascii="Arial" w:hAnsi="Arial" w:cs="Arial"/>
          <w:b/>
          <w:sz w:val="24"/>
          <w:szCs w:val="24"/>
        </w:rPr>
        <w:t>de</w:t>
      </w:r>
      <w:proofErr w:type="spellEnd"/>
      <w:r w:rsidRPr="00992C7C">
        <w:rPr>
          <w:rFonts w:ascii="Arial" w:hAnsi="Arial" w:cs="Arial"/>
          <w:b/>
          <w:sz w:val="24"/>
          <w:szCs w:val="24"/>
        </w:rPr>
        <w:t xml:space="preserve"> _________</w:t>
      </w:r>
    </w:p>
    <w:p w14:paraId="01AA1233" w14:textId="77777777" w:rsidR="00190A46" w:rsidRPr="0059690D" w:rsidRDefault="00190A46" w:rsidP="00190A46">
      <w:pPr>
        <w:widowControl w:val="0"/>
        <w:wordWrap w:val="0"/>
        <w:spacing w:line="276" w:lineRule="auto"/>
        <w:jc w:val="both"/>
        <w:rPr>
          <w:rFonts w:ascii="Arial" w:hAnsi="Arial" w:cs="Arial"/>
          <w:spacing w:val="5"/>
          <w:sz w:val="12"/>
          <w:szCs w:val="12"/>
        </w:rPr>
      </w:pPr>
    </w:p>
    <w:p w14:paraId="225E04C2" w14:textId="6E98184B" w:rsidR="00190A46" w:rsidRDefault="00EA5467" w:rsidP="003037C1">
      <w:pPr>
        <w:tabs>
          <w:tab w:val="left" w:pos="5415"/>
        </w:tabs>
        <w:spacing w:before="120" w:after="120" w:line="360" w:lineRule="auto"/>
        <w:jc w:val="both"/>
        <w:rPr>
          <w:rFonts w:ascii="Arial" w:hAnsi="Arial" w:cs="Arial"/>
          <w:sz w:val="24"/>
          <w:szCs w:val="24"/>
        </w:rPr>
        <w:pPrChange w:id="18" w:author="Nuno Alves Antonio Chaves" w:date="2025-03-05T15:25:00Z" w16du:dateUtc="2025-03-05T14:25:00Z">
          <w:pPr>
            <w:tabs>
              <w:tab w:val="left" w:pos="5415"/>
            </w:tabs>
            <w:spacing w:before="120" w:after="120" w:line="276" w:lineRule="auto"/>
            <w:jc w:val="both"/>
          </w:pPr>
        </w:pPrChange>
      </w:pPr>
      <w:r w:rsidRPr="00992C7C">
        <w:rPr>
          <w:rFonts w:ascii="Arial" w:hAnsi="Arial" w:cs="Arial"/>
          <w:sz w:val="24"/>
          <w:szCs w:val="24"/>
        </w:rPr>
        <w:t xml:space="preserve">Considerando que por força do Decreto Presidencial n.º___/25, </w:t>
      </w:r>
      <w:proofErr w:type="spellStart"/>
      <w:r w:rsidRPr="00992C7C">
        <w:rPr>
          <w:rFonts w:ascii="Arial" w:hAnsi="Arial" w:cs="Arial"/>
          <w:sz w:val="24"/>
          <w:szCs w:val="24"/>
        </w:rPr>
        <w:t>de____de</w:t>
      </w:r>
      <w:proofErr w:type="spellEnd"/>
      <w:r w:rsidRPr="00992C7C">
        <w:rPr>
          <w:rFonts w:ascii="Arial" w:hAnsi="Arial" w:cs="Arial"/>
          <w:sz w:val="24"/>
          <w:szCs w:val="24"/>
        </w:rPr>
        <w:t>_______, foi aprovado o Regime Jurídico das Facturas, diploma que institui a facturação electrónica nas operações comerciais</w:t>
      </w:r>
      <w:r w:rsidR="0086600C" w:rsidRPr="00992C7C">
        <w:rPr>
          <w:rFonts w:ascii="Arial" w:hAnsi="Arial" w:cs="Arial"/>
          <w:sz w:val="24"/>
          <w:szCs w:val="24"/>
        </w:rPr>
        <w:t xml:space="preserve"> entre </w:t>
      </w:r>
      <w:r w:rsidRPr="00992C7C">
        <w:rPr>
          <w:rFonts w:ascii="Arial" w:hAnsi="Arial" w:cs="Arial"/>
          <w:sz w:val="24"/>
          <w:szCs w:val="24"/>
        </w:rPr>
        <w:t>os agentes económicos</w:t>
      </w:r>
      <w:r w:rsidR="0086600C" w:rsidRPr="00992C7C">
        <w:rPr>
          <w:rFonts w:ascii="Arial" w:hAnsi="Arial" w:cs="Arial"/>
          <w:sz w:val="24"/>
          <w:szCs w:val="24"/>
        </w:rPr>
        <w:t xml:space="preserve"> e estes e os consumidores finais</w:t>
      </w:r>
      <w:r w:rsidRPr="00992C7C">
        <w:rPr>
          <w:rFonts w:ascii="Arial" w:hAnsi="Arial" w:cs="Arial"/>
          <w:sz w:val="24"/>
          <w:szCs w:val="24"/>
        </w:rPr>
        <w:t>;</w:t>
      </w:r>
    </w:p>
    <w:p w14:paraId="27149406" w14:textId="77777777" w:rsidR="0059690D" w:rsidRPr="0059690D" w:rsidRDefault="0059690D" w:rsidP="00190A46">
      <w:pPr>
        <w:tabs>
          <w:tab w:val="left" w:pos="5415"/>
        </w:tabs>
        <w:spacing w:before="120" w:after="120" w:line="276" w:lineRule="auto"/>
        <w:jc w:val="both"/>
        <w:rPr>
          <w:rFonts w:ascii="Arial" w:hAnsi="Arial" w:cs="Arial"/>
          <w:sz w:val="12"/>
          <w:szCs w:val="12"/>
        </w:rPr>
      </w:pPr>
    </w:p>
    <w:p w14:paraId="0ED4BFCC" w14:textId="7558C8D8" w:rsidR="00EA5467" w:rsidRDefault="0086600C" w:rsidP="003037C1">
      <w:pPr>
        <w:tabs>
          <w:tab w:val="left" w:pos="5415"/>
        </w:tabs>
        <w:spacing w:before="120" w:after="120" w:line="360" w:lineRule="auto"/>
        <w:jc w:val="both"/>
        <w:rPr>
          <w:rFonts w:ascii="Arial" w:hAnsi="Arial" w:cs="Arial"/>
          <w:sz w:val="24"/>
          <w:szCs w:val="24"/>
        </w:rPr>
        <w:pPrChange w:id="19" w:author="Nuno Alves Antonio Chaves" w:date="2025-03-05T15:25:00Z" w16du:dateUtc="2025-03-05T14:25:00Z">
          <w:pPr>
            <w:tabs>
              <w:tab w:val="left" w:pos="5415"/>
            </w:tabs>
            <w:spacing w:before="120" w:after="120" w:line="276" w:lineRule="auto"/>
            <w:jc w:val="both"/>
          </w:pPr>
        </w:pPrChange>
      </w:pPr>
      <w:r w:rsidRPr="00992C7C">
        <w:rPr>
          <w:rFonts w:ascii="Arial" w:hAnsi="Arial" w:cs="Arial"/>
          <w:sz w:val="24"/>
          <w:szCs w:val="24"/>
        </w:rPr>
        <w:t xml:space="preserve">Havendo a necessidade de definição da estrutura de dados de </w:t>
      </w:r>
      <w:r w:rsidRPr="00992C7C">
        <w:rPr>
          <w:rFonts w:ascii="Arial" w:hAnsi="Arial" w:cs="Arial"/>
          <w:i/>
          <w:iCs/>
          <w:sz w:val="24"/>
          <w:szCs w:val="24"/>
        </w:rPr>
        <w:t xml:space="preserve">software </w:t>
      </w:r>
      <w:r w:rsidRPr="00992C7C">
        <w:rPr>
          <w:rFonts w:ascii="Arial" w:hAnsi="Arial" w:cs="Arial"/>
          <w:sz w:val="24"/>
          <w:szCs w:val="24"/>
        </w:rPr>
        <w:t>e do modelo da facturação electrónica, bem como das demais especificações técnicas e procedimentais do sistema de facturação electrónica;</w:t>
      </w:r>
    </w:p>
    <w:p w14:paraId="45350E48" w14:textId="77777777" w:rsidR="0059690D" w:rsidRPr="0059690D" w:rsidRDefault="0059690D" w:rsidP="0086600C">
      <w:pPr>
        <w:tabs>
          <w:tab w:val="left" w:pos="5415"/>
        </w:tabs>
        <w:spacing w:before="120" w:after="120" w:line="276" w:lineRule="auto"/>
        <w:jc w:val="both"/>
        <w:rPr>
          <w:rFonts w:ascii="Arial" w:hAnsi="Arial" w:cs="Arial"/>
          <w:sz w:val="12"/>
          <w:szCs w:val="12"/>
        </w:rPr>
      </w:pPr>
    </w:p>
    <w:p w14:paraId="635A73BD" w14:textId="7783AE02" w:rsidR="00190A46" w:rsidRPr="00992C7C" w:rsidRDefault="00190A46" w:rsidP="003037C1">
      <w:pPr>
        <w:widowControl w:val="0"/>
        <w:tabs>
          <w:tab w:val="left" w:pos="0"/>
        </w:tabs>
        <w:autoSpaceDE w:val="0"/>
        <w:autoSpaceDN w:val="0"/>
        <w:adjustRightInd w:val="0"/>
        <w:spacing w:after="0" w:line="360" w:lineRule="auto"/>
        <w:jc w:val="both"/>
        <w:rPr>
          <w:rFonts w:ascii="Arial" w:hAnsi="Arial" w:cs="Arial"/>
          <w:b/>
          <w:sz w:val="24"/>
          <w:szCs w:val="24"/>
        </w:rPr>
      </w:pPr>
      <w:r w:rsidRPr="00992C7C">
        <w:rPr>
          <w:rFonts w:ascii="Arial" w:hAnsi="Arial" w:cs="Arial"/>
          <w:sz w:val="24"/>
          <w:szCs w:val="24"/>
        </w:rPr>
        <w:t xml:space="preserve">Em conformidade com os poderes delegados pelo Presidente da República, nos termos do artigo 137.º da Constituição da República de Angola, e de acordo com o </w:t>
      </w:r>
      <w:r w:rsidR="00392409" w:rsidRPr="00992C7C">
        <w:rPr>
          <w:rFonts w:ascii="Arial" w:hAnsi="Arial" w:cs="Arial"/>
          <w:sz w:val="24"/>
          <w:szCs w:val="24"/>
        </w:rPr>
        <w:t xml:space="preserve">artigo </w:t>
      </w:r>
      <w:r w:rsidR="00EA5467" w:rsidRPr="00992C7C">
        <w:rPr>
          <w:rFonts w:ascii="Arial" w:hAnsi="Arial" w:cs="Arial"/>
          <w:sz w:val="24"/>
          <w:szCs w:val="24"/>
        </w:rPr>
        <w:t xml:space="preserve">36.º do </w:t>
      </w:r>
      <w:r w:rsidR="009C15F0" w:rsidRPr="00992C7C">
        <w:rPr>
          <w:rFonts w:ascii="Arial" w:hAnsi="Arial" w:cs="Arial"/>
          <w:sz w:val="24"/>
          <w:szCs w:val="24"/>
        </w:rPr>
        <w:t xml:space="preserve">Regime Jurídico das Facturas, aprovado pelo </w:t>
      </w:r>
      <w:r w:rsidRPr="00992C7C">
        <w:rPr>
          <w:rFonts w:ascii="Arial" w:hAnsi="Arial" w:cs="Arial"/>
          <w:sz w:val="24"/>
          <w:szCs w:val="24"/>
        </w:rPr>
        <w:t xml:space="preserve">Decreto Presidencial n.º </w:t>
      </w:r>
      <w:r w:rsidR="009C15F0" w:rsidRPr="00992C7C">
        <w:rPr>
          <w:rFonts w:ascii="Arial" w:hAnsi="Arial" w:cs="Arial"/>
          <w:sz w:val="24"/>
          <w:szCs w:val="24"/>
        </w:rPr>
        <w:t>XX</w:t>
      </w:r>
      <w:r w:rsidRPr="00992C7C">
        <w:rPr>
          <w:rFonts w:ascii="Arial" w:hAnsi="Arial" w:cs="Arial"/>
          <w:sz w:val="24"/>
          <w:szCs w:val="24"/>
        </w:rPr>
        <w:t>/2</w:t>
      </w:r>
      <w:r w:rsidR="009C15F0" w:rsidRPr="00992C7C">
        <w:rPr>
          <w:rFonts w:ascii="Arial" w:hAnsi="Arial" w:cs="Arial"/>
          <w:sz w:val="24"/>
          <w:szCs w:val="24"/>
        </w:rPr>
        <w:t>5</w:t>
      </w:r>
      <w:r w:rsidRPr="00992C7C">
        <w:rPr>
          <w:rFonts w:ascii="Arial" w:hAnsi="Arial" w:cs="Arial"/>
          <w:sz w:val="24"/>
          <w:szCs w:val="24"/>
        </w:rPr>
        <w:t xml:space="preserve">, de </w:t>
      </w:r>
      <w:r w:rsidR="009C15F0" w:rsidRPr="00992C7C">
        <w:rPr>
          <w:rFonts w:ascii="Arial" w:hAnsi="Arial" w:cs="Arial"/>
          <w:sz w:val="24"/>
          <w:szCs w:val="24"/>
        </w:rPr>
        <w:t>X de XXX</w:t>
      </w:r>
      <w:r w:rsidRPr="00992C7C">
        <w:rPr>
          <w:rFonts w:ascii="Arial" w:hAnsi="Arial" w:cs="Arial"/>
          <w:sz w:val="24"/>
          <w:szCs w:val="24"/>
        </w:rPr>
        <w:t>, determin</w:t>
      </w:r>
      <w:r w:rsidR="009C15F0" w:rsidRPr="00992C7C">
        <w:rPr>
          <w:rFonts w:ascii="Arial" w:hAnsi="Arial" w:cs="Arial"/>
          <w:sz w:val="24"/>
          <w:szCs w:val="24"/>
        </w:rPr>
        <w:t>o</w:t>
      </w:r>
      <w:r w:rsidRPr="00992C7C">
        <w:rPr>
          <w:rFonts w:ascii="Arial" w:hAnsi="Arial" w:cs="Arial"/>
          <w:sz w:val="24"/>
          <w:szCs w:val="24"/>
        </w:rPr>
        <w:t>:</w:t>
      </w:r>
    </w:p>
    <w:p w14:paraId="08EDFEA8" w14:textId="77777777" w:rsidR="00190A46" w:rsidRPr="0059690D" w:rsidRDefault="00190A46" w:rsidP="00220872">
      <w:pPr>
        <w:widowControl w:val="0"/>
        <w:tabs>
          <w:tab w:val="left" w:pos="6248"/>
        </w:tabs>
        <w:autoSpaceDE w:val="0"/>
        <w:autoSpaceDN w:val="0"/>
        <w:adjustRightInd w:val="0"/>
        <w:spacing w:after="0" w:line="360" w:lineRule="auto"/>
        <w:jc w:val="center"/>
        <w:rPr>
          <w:rFonts w:ascii="Arial" w:hAnsi="Arial" w:cs="Arial"/>
          <w:b/>
          <w:sz w:val="12"/>
          <w:szCs w:val="12"/>
        </w:rPr>
      </w:pPr>
    </w:p>
    <w:p w14:paraId="5E154B71" w14:textId="3BF189DD" w:rsidR="00755F71" w:rsidRPr="00992C7C" w:rsidRDefault="00755F71" w:rsidP="00220872">
      <w:pPr>
        <w:widowControl w:val="0"/>
        <w:tabs>
          <w:tab w:val="left" w:pos="6248"/>
        </w:tabs>
        <w:autoSpaceDE w:val="0"/>
        <w:autoSpaceDN w:val="0"/>
        <w:adjustRightInd w:val="0"/>
        <w:spacing w:after="0" w:line="360" w:lineRule="auto"/>
        <w:jc w:val="center"/>
        <w:rPr>
          <w:rFonts w:ascii="Arial" w:hAnsi="Arial" w:cs="Arial"/>
          <w:bCs/>
          <w:sz w:val="24"/>
          <w:szCs w:val="24"/>
        </w:rPr>
      </w:pPr>
      <w:r w:rsidRPr="00992C7C">
        <w:rPr>
          <w:rFonts w:ascii="Arial" w:hAnsi="Arial" w:cs="Arial"/>
          <w:bCs/>
          <w:sz w:val="24"/>
          <w:szCs w:val="24"/>
        </w:rPr>
        <w:t>A</w:t>
      </w:r>
      <w:r w:rsidR="009C15F0" w:rsidRPr="00992C7C">
        <w:rPr>
          <w:rFonts w:ascii="Arial" w:hAnsi="Arial" w:cs="Arial"/>
          <w:bCs/>
          <w:sz w:val="24"/>
          <w:szCs w:val="24"/>
        </w:rPr>
        <w:t>RTIGO</w:t>
      </w:r>
      <w:r w:rsidRPr="00992C7C">
        <w:rPr>
          <w:rFonts w:ascii="Arial" w:hAnsi="Arial" w:cs="Arial"/>
          <w:bCs/>
          <w:sz w:val="24"/>
          <w:szCs w:val="24"/>
        </w:rPr>
        <w:t xml:space="preserve"> 1.º</w:t>
      </w:r>
    </w:p>
    <w:p w14:paraId="71FC0BC9" w14:textId="4C001B95" w:rsidR="00755F71" w:rsidRPr="00992C7C" w:rsidRDefault="00755F71" w:rsidP="00220872">
      <w:pPr>
        <w:widowControl w:val="0"/>
        <w:tabs>
          <w:tab w:val="left" w:pos="6248"/>
        </w:tabs>
        <w:autoSpaceDE w:val="0"/>
        <w:autoSpaceDN w:val="0"/>
        <w:adjustRightInd w:val="0"/>
        <w:spacing w:after="0" w:line="360" w:lineRule="auto"/>
        <w:jc w:val="center"/>
        <w:rPr>
          <w:rFonts w:ascii="Arial" w:hAnsi="Arial" w:cs="Arial"/>
          <w:b/>
          <w:bCs/>
          <w:sz w:val="24"/>
          <w:szCs w:val="24"/>
        </w:rPr>
      </w:pPr>
      <w:r w:rsidRPr="00992C7C">
        <w:rPr>
          <w:rFonts w:ascii="Arial" w:hAnsi="Arial" w:cs="Arial"/>
          <w:b/>
          <w:bCs/>
          <w:sz w:val="24"/>
          <w:szCs w:val="24"/>
        </w:rPr>
        <w:t>(</w:t>
      </w:r>
      <w:r w:rsidR="009C15F0" w:rsidRPr="00992C7C">
        <w:rPr>
          <w:rFonts w:ascii="Arial" w:hAnsi="Arial" w:cs="Arial"/>
          <w:b/>
          <w:bCs/>
          <w:sz w:val="24"/>
          <w:szCs w:val="24"/>
        </w:rPr>
        <w:t>Objecto</w:t>
      </w:r>
      <w:r w:rsidRPr="00992C7C">
        <w:rPr>
          <w:rFonts w:ascii="Arial" w:hAnsi="Arial" w:cs="Arial"/>
          <w:b/>
          <w:bCs/>
          <w:sz w:val="24"/>
          <w:szCs w:val="24"/>
        </w:rPr>
        <w:t>)</w:t>
      </w:r>
    </w:p>
    <w:p w14:paraId="5B4D8B1C" w14:textId="77777777" w:rsidR="00220872" w:rsidRPr="0059690D" w:rsidRDefault="00220872" w:rsidP="00220872">
      <w:pPr>
        <w:widowControl w:val="0"/>
        <w:tabs>
          <w:tab w:val="left" w:pos="6248"/>
        </w:tabs>
        <w:autoSpaceDE w:val="0"/>
        <w:autoSpaceDN w:val="0"/>
        <w:adjustRightInd w:val="0"/>
        <w:spacing w:after="0" w:line="360" w:lineRule="auto"/>
        <w:jc w:val="center"/>
        <w:rPr>
          <w:rFonts w:ascii="Arial" w:hAnsi="Arial" w:cs="Arial"/>
          <w:sz w:val="12"/>
          <w:szCs w:val="12"/>
        </w:rPr>
      </w:pPr>
    </w:p>
    <w:p w14:paraId="6D5D00C6" w14:textId="176AB519" w:rsidR="00755F71" w:rsidRPr="00992C7C" w:rsidRDefault="008853EC" w:rsidP="00554C06">
      <w:pPr>
        <w:widowControl w:val="0"/>
        <w:tabs>
          <w:tab w:val="left" w:pos="6248"/>
        </w:tabs>
        <w:autoSpaceDE w:val="0"/>
        <w:autoSpaceDN w:val="0"/>
        <w:adjustRightInd w:val="0"/>
        <w:spacing w:after="0" w:line="360" w:lineRule="auto"/>
        <w:jc w:val="both"/>
        <w:rPr>
          <w:rFonts w:ascii="Arial" w:hAnsi="Arial" w:cs="Arial"/>
          <w:sz w:val="24"/>
          <w:szCs w:val="24"/>
        </w:rPr>
      </w:pPr>
      <w:r w:rsidRPr="00992C7C">
        <w:rPr>
          <w:rFonts w:ascii="Arial" w:hAnsi="Arial" w:cs="Arial"/>
          <w:sz w:val="24"/>
          <w:szCs w:val="24"/>
        </w:rPr>
        <w:t xml:space="preserve">O presente Diploma define a estrutura de dados de </w:t>
      </w:r>
      <w:r w:rsidRPr="00992C7C">
        <w:rPr>
          <w:rFonts w:ascii="Arial" w:hAnsi="Arial" w:cs="Arial"/>
          <w:i/>
          <w:iCs/>
          <w:sz w:val="24"/>
          <w:szCs w:val="24"/>
        </w:rPr>
        <w:t xml:space="preserve">software, </w:t>
      </w:r>
      <w:r w:rsidRPr="00992C7C">
        <w:rPr>
          <w:rFonts w:ascii="Arial" w:hAnsi="Arial" w:cs="Arial"/>
          <w:sz w:val="24"/>
          <w:szCs w:val="24"/>
        </w:rPr>
        <w:t>modelo de facturação electrónica e respectivas especificações técnicas e procedimentais, para efeitos do disposto no artigo 36.º do Regime Jurídico das Facturas, aprovado pelo Decreto Presidencial n.º X/</w:t>
      </w:r>
      <w:del w:id="20" w:author="Adelino Naquarta Sepalanga Domingos" w:date="2025-02-28T15:37:00Z" w16du:dateUtc="2025-02-28T14:37:00Z">
        <w:r w:rsidRPr="00992C7C" w:rsidDel="00AA64DF">
          <w:rPr>
            <w:rFonts w:ascii="Arial" w:hAnsi="Arial" w:cs="Arial"/>
            <w:sz w:val="24"/>
            <w:szCs w:val="24"/>
          </w:rPr>
          <w:delText>20</w:delText>
        </w:r>
      </w:del>
      <w:r w:rsidRPr="00992C7C">
        <w:rPr>
          <w:rFonts w:ascii="Arial" w:hAnsi="Arial" w:cs="Arial"/>
          <w:sz w:val="24"/>
          <w:szCs w:val="24"/>
        </w:rPr>
        <w:t>25, de X de XXX</w:t>
      </w:r>
      <w:bookmarkStart w:id="21" w:name="_Hlk534639932"/>
      <w:r w:rsidRPr="00992C7C">
        <w:rPr>
          <w:rFonts w:ascii="Arial" w:hAnsi="Arial" w:cs="Arial"/>
          <w:sz w:val="24"/>
          <w:szCs w:val="24"/>
        </w:rPr>
        <w:t>, anexas ao presente Decreto Executivo, que é dele parte integrante</w:t>
      </w:r>
      <w:r w:rsidR="00CA4C84" w:rsidRPr="00992C7C">
        <w:rPr>
          <w:rFonts w:ascii="Arial" w:hAnsi="Arial" w:cs="Arial"/>
          <w:sz w:val="24"/>
          <w:szCs w:val="24"/>
        </w:rPr>
        <w:t xml:space="preserve">. </w:t>
      </w:r>
      <w:bookmarkEnd w:id="21"/>
    </w:p>
    <w:p w14:paraId="23F3955B" w14:textId="77777777" w:rsidR="00755F71" w:rsidRPr="0059690D" w:rsidRDefault="00755F71" w:rsidP="00EC7EBD">
      <w:pPr>
        <w:widowControl w:val="0"/>
        <w:tabs>
          <w:tab w:val="left" w:pos="6248"/>
        </w:tabs>
        <w:autoSpaceDE w:val="0"/>
        <w:autoSpaceDN w:val="0"/>
        <w:adjustRightInd w:val="0"/>
        <w:spacing w:after="0" w:line="360" w:lineRule="auto"/>
        <w:jc w:val="both"/>
        <w:rPr>
          <w:rFonts w:ascii="Arial" w:hAnsi="Arial" w:cs="Arial"/>
          <w:b/>
          <w:sz w:val="12"/>
          <w:szCs w:val="12"/>
        </w:rPr>
      </w:pPr>
    </w:p>
    <w:p w14:paraId="52B58D6A" w14:textId="46DA0BE9" w:rsidR="00755F71" w:rsidRPr="00992C7C" w:rsidRDefault="00755F71" w:rsidP="00220872">
      <w:pPr>
        <w:widowControl w:val="0"/>
        <w:tabs>
          <w:tab w:val="left" w:pos="6248"/>
        </w:tabs>
        <w:autoSpaceDE w:val="0"/>
        <w:autoSpaceDN w:val="0"/>
        <w:adjustRightInd w:val="0"/>
        <w:spacing w:after="0" w:line="360" w:lineRule="auto"/>
        <w:jc w:val="center"/>
        <w:rPr>
          <w:rFonts w:ascii="Arial" w:hAnsi="Arial" w:cs="Arial"/>
          <w:bCs/>
          <w:sz w:val="24"/>
          <w:szCs w:val="24"/>
        </w:rPr>
      </w:pPr>
      <w:r w:rsidRPr="00992C7C">
        <w:rPr>
          <w:rFonts w:ascii="Arial" w:hAnsi="Arial" w:cs="Arial"/>
          <w:bCs/>
          <w:sz w:val="24"/>
          <w:szCs w:val="24"/>
        </w:rPr>
        <w:t>A</w:t>
      </w:r>
      <w:r w:rsidR="009C15F0" w:rsidRPr="00992C7C">
        <w:rPr>
          <w:rFonts w:ascii="Arial" w:hAnsi="Arial" w:cs="Arial"/>
          <w:bCs/>
          <w:sz w:val="24"/>
          <w:szCs w:val="24"/>
        </w:rPr>
        <w:t>RTIGO</w:t>
      </w:r>
      <w:r w:rsidRPr="00992C7C">
        <w:rPr>
          <w:rFonts w:ascii="Arial" w:hAnsi="Arial" w:cs="Arial"/>
          <w:bCs/>
          <w:sz w:val="24"/>
          <w:szCs w:val="24"/>
        </w:rPr>
        <w:t xml:space="preserve"> </w:t>
      </w:r>
      <w:r w:rsidR="009C15F0" w:rsidRPr="00992C7C">
        <w:rPr>
          <w:rFonts w:ascii="Arial" w:hAnsi="Arial" w:cs="Arial"/>
          <w:bCs/>
          <w:sz w:val="24"/>
          <w:szCs w:val="24"/>
        </w:rPr>
        <w:t>2.º</w:t>
      </w:r>
    </w:p>
    <w:p w14:paraId="6D3B77FC" w14:textId="77777777" w:rsidR="00222C83" w:rsidRPr="00992C7C" w:rsidRDefault="00222C83" w:rsidP="00220872">
      <w:pPr>
        <w:widowControl w:val="0"/>
        <w:tabs>
          <w:tab w:val="left" w:pos="6248"/>
        </w:tabs>
        <w:autoSpaceDE w:val="0"/>
        <w:autoSpaceDN w:val="0"/>
        <w:adjustRightInd w:val="0"/>
        <w:spacing w:after="0" w:line="360" w:lineRule="auto"/>
        <w:jc w:val="center"/>
        <w:rPr>
          <w:rFonts w:ascii="Arial" w:hAnsi="Arial" w:cs="Arial"/>
          <w:b/>
          <w:bCs/>
          <w:sz w:val="24"/>
          <w:szCs w:val="24"/>
        </w:rPr>
      </w:pPr>
      <w:r w:rsidRPr="00992C7C">
        <w:rPr>
          <w:rFonts w:ascii="Arial" w:hAnsi="Arial" w:cs="Arial"/>
          <w:b/>
          <w:bCs/>
          <w:sz w:val="24"/>
          <w:szCs w:val="24"/>
        </w:rPr>
        <w:t>(Revogação)</w:t>
      </w:r>
    </w:p>
    <w:p w14:paraId="177A17B9" w14:textId="77777777" w:rsidR="00222C83" w:rsidRPr="0059690D" w:rsidRDefault="00222C83" w:rsidP="00220872">
      <w:pPr>
        <w:widowControl w:val="0"/>
        <w:tabs>
          <w:tab w:val="left" w:pos="6248"/>
        </w:tabs>
        <w:autoSpaceDE w:val="0"/>
        <w:autoSpaceDN w:val="0"/>
        <w:adjustRightInd w:val="0"/>
        <w:spacing w:after="0" w:line="360" w:lineRule="auto"/>
        <w:jc w:val="center"/>
        <w:rPr>
          <w:rFonts w:ascii="Arial" w:hAnsi="Arial" w:cs="Arial"/>
          <w:b/>
          <w:bCs/>
          <w:sz w:val="12"/>
          <w:szCs w:val="12"/>
        </w:rPr>
      </w:pPr>
    </w:p>
    <w:p w14:paraId="1BCFF80D" w14:textId="0734C2A1" w:rsidR="00222C83" w:rsidRPr="00992C7C" w:rsidRDefault="00222C83" w:rsidP="0086600C">
      <w:pPr>
        <w:widowControl w:val="0"/>
        <w:tabs>
          <w:tab w:val="left" w:pos="6248"/>
        </w:tabs>
        <w:autoSpaceDE w:val="0"/>
        <w:autoSpaceDN w:val="0"/>
        <w:adjustRightInd w:val="0"/>
        <w:spacing w:after="0" w:line="360" w:lineRule="auto"/>
        <w:jc w:val="both"/>
        <w:rPr>
          <w:rFonts w:ascii="Arial" w:hAnsi="Arial" w:cs="Arial"/>
          <w:sz w:val="24"/>
          <w:szCs w:val="24"/>
        </w:rPr>
      </w:pPr>
      <w:r w:rsidRPr="00992C7C">
        <w:rPr>
          <w:rFonts w:ascii="Arial" w:hAnsi="Arial" w:cs="Arial"/>
          <w:sz w:val="24"/>
          <w:szCs w:val="24"/>
        </w:rPr>
        <w:t>É revogado o Decreto Executivo n.º 317/20, de 14 de Dezembro</w:t>
      </w:r>
      <w:r w:rsidR="00562B2A">
        <w:rPr>
          <w:rFonts w:ascii="Arial" w:hAnsi="Arial" w:cs="Arial"/>
          <w:sz w:val="24"/>
          <w:szCs w:val="24"/>
        </w:rPr>
        <w:t>, que altera o Anexo da Estrutura de Dados do Regime Jurídico de Submissão Electrónica dos Elementos Contabilísticos dos Contribuintes, aprovado pelo Decreto Presidencial n.º 312/18, de 21 de Dezembro</w:t>
      </w:r>
      <w:r w:rsidRPr="00992C7C">
        <w:rPr>
          <w:rFonts w:ascii="Arial" w:hAnsi="Arial" w:cs="Arial"/>
          <w:sz w:val="24"/>
          <w:szCs w:val="24"/>
        </w:rPr>
        <w:t>.</w:t>
      </w:r>
    </w:p>
    <w:p w14:paraId="2AE7DAE2" w14:textId="77777777" w:rsidR="00222C83" w:rsidRPr="0059690D" w:rsidRDefault="00222C83" w:rsidP="00220872">
      <w:pPr>
        <w:widowControl w:val="0"/>
        <w:tabs>
          <w:tab w:val="left" w:pos="6248"/>
        </w:tabs>
        <w:autoSpaceDE w:val="0"/>
        <w:autoSpaceDN w:val="0"/>
        <w:adjustRightInd w:val="0"/>
        <w:spacing w:after="0" w:line="360" w:lineRule="auto"/>
        <w:jc w:val="center"/>
        <w:rPr>
          <w:rFonts w:ascii="Arial" w:hAnsi="Arial" w:cs="Arial"/>
          <w:b/>
          <w:bCs/>
          <w:sz w:val="12"/>
          <w:szCs w:val="12"/>
        </w:rPr>
      </w:pPr>
    </w:p>
    <w:p w14:paraId="45F589D4" w14:textId="77777777" w:rsidR="003037C1" w:rsidRDefault="003037C1" w:rsidP="00220872">
      <w:pPr>
        <w:widowControl w:val="0"/>
        <w:tabs>
          <w:tab w:val="left" w:pos="6248"/>
        </w:tabs>
        <w:autoSpaceDE w:val="0"/>
        <w:autoSpaceDN w:val="0"/>
        <w:adjustRightInd w:val="0"/>
        <w:spacing w:after="0" w:line="360" w:lineRule="auto"/>
        <w:jc w:val="center"/>
        <w:rPr>
          <w:ins w:id="22" w:author="Nuno Alves Antonio Chaves" w:date="2025-03-05T15:27:00Z" w16du:dateUtc="2025-03-05T14:27:00Z"/>
          <w:rFonts w:ascii="Arial" w:hAnsi="Arial" w:cs="Arial"/>
          <w:sz w:val="24"/>
          <w:szCs w:val="24"/>
        </w:rPr>
      </w:pPr>
    </w:p>
    <w:p w14:paraId="0FA98331" w14:textId="77777777" w:rsidR="003037C1" w:rsidRDefault="003037C1" w:rsidP="00220872">
      <w:pPr>
        <w:widowControl w:val="0"/>
        <w:tabs>
          <w:tab w:val="left" w:pos="6248"/>
        </w:tabs>
        <w:autoSpaceDE w:val="0"/>
        <w:autoSpaceDN w:val="0"/>
        <w:adjustRightInd w:val="0"/>
        <w:spacing w:after="0" w:line="360" w:lineRule="auto"/>
        <w:jc w:val="center"/>
        <w:rPr>
          <w:ins w:id="23" w:author="Nuno Alves Antonio Chaves" w:date="2025-03-05T15:27:00Z" w16du:dateUtc="2025-03-05T14:27:00Z"/>
          <w:rFonts w:ascii="Arial" w:hAnsi="Arial" w:cs="Arial"/>
          <w:sz w:val="24"/>
          <w:szCs w:val="24"/>
        </w:rPr>
      </w:pPr>
    </w:p>
    <w:p w14:paraId="4AE2B78C" w14:textId="77777777" w:rsidR="003037C1" w:rsidRDefault="003037C1" w:rsidP="00220872">
      <w:pPr>
        <w:widowControl w:val="0"/>
        <w:tabs>
          <w:tab w:val="left" w:pos="6248"/>
        </w:tabs>
        <w:autoSpaceDE w:val="0"/>
        <w:autoSpaceDN w:val="0"/>
        <w:adjustRightInd w:val="0"/>
        <w:spacing w:after="0" w:line="360" w:lineRule="auto"/>
        <w:jc w:val="center"/>
        <w:rPr>
          <w:ins w:id="24" w:author="Nuno Alves Antonio Chaves" w:date="2025-03-05T15:27:00Z" w16du:dateUtc="2025-03-05T14:27:00Z"/>
          <w:rFonts w:ascii="Arial" w:hAnsi="Arial" w:cs="Arial"/>
          <w:sz w:val="24"/>
          <w:szCs w:val="24"/>
        </w:rPr>
      </w:pPr>
    </w:p>
    <w:p w14:paraId="4ECF96F1" w14:textId="4A62C9C0" w:rsidR="00222C83" w:rsidRPr="00992C7C" w:rsidRDefault="00222C83" w:rsidP="00220872">
      <w:pPr>
        <w:widowControl w:val="0"/>
        <w:tabs>
          <w:tab w:val="left" w:pos="6248"/>
        </w:tabs>
        <w:autoSpaceDE w:val="0"/>
        <w:autoSpaceDN w:val="0"/>
        <w:adjustRightInd w:val="0"/>
        <w:spacing w:after="0" w:line="360" w:lineRule="auto"/>
        <w:jc w:val="center"/>
        <w:rPr>
          <w:rFonts w:ascii="Arial" w:hAnsi="Arial" w:cs="Arial"/>
          <w:sz w:val="24"/>
          <w:szCs w:val="24"/>
        </w:rPr>
      </w:pPr>
      <w:r w:rsidRPr="00992C7C">
        <w:rPr>
          <w:rFonts w:ascii="Arial" w:hAnsi="Arial" w:cs="Arial"/>
          <w:sz w:val="24"/>
          <w:szCs w:val="24"/>
        </w:rPr>
        <w:t>ARTIGO 3.º</w:t>
      </w:r>
    </w:p>
    <w:p w14:paraId="4FE68B97" w14:textId="74E90814" w:rsidR="00755F71" w:rsidRPr="00992C7C" w:rsidRDefault="00755F71" w:rsidP="00220872">
      <w:pPr>
        <w:widowControl w:val="0"/>
        <w:tabs>
          <w:tab w:val="left" w:pos="6248"/>
        </w:tabs>
        <w:autoSpaceDE w:val="0"/>
        <w:autoSpaceDN w:val="0"/>
        <w:adjustRightInd w:val="0"/>
        <w:spacing w:after="0" w:line="360" w:lineRule="auto"/>
        <w:jc w:val="center"/>
        <w:rPr>
          <w:rFonts w:ascii="Arial" w:hAnsi="Arial" w:cs="Arial"/>
          <w:b/>
          <w:bCs/>
          <w:sz w:val="24"/>
          <w:szCs w:val="24"/>
        </w:rPr>
      </w:pPr>
      <w:r w:rsidRPr="00992C7C">
        <w:rPr>
          <w:rFonts w:ascii="Arial" w:hAnsi="Arial" w:cs="Arial"/>
          <w:b/>
          <w:bCs/>
          <w:sz w:val="24"/>
          <w:szCs w:val="24"/>
        </w:rPr>
        <w:t>(Dúvidas e omissões)</w:t>
      </w:r>
    </w:p>
    <w:p w14:paraId="1CB2E1D3" w14:textId="77777777" w:rsidR="00220872" w:rsidRPr="0059690D" w:rsidRDefault="00220872" w:rsidP="00EC7EBD">
      <w:pPr>
        <w:widowControl w:val="0"/>
        <w:tabs>
          <w:tab w:val="left" w:pos="6248"/>
        </w:tabs>
        <w:autoSpaceDE w:val="0"/>
        <w:autoSpaceDN w:val="0"/>
        <w:adjustRightInd w:val="0"/>
        <w:spacing w:after="0" w:line="360" w:lineRule="auto"/>
        <w:jc w:val="both"/>
        <w:rPr>
          <w:rFonts w:ascii="Arial" w:hAnsi="Arial" w:cs="Arial"/>
          <w:sz w:val="12"/>
          <w:szCs w:val="12"/>
        </w:rPr>
      </w:pPr>
    </w:p>
    <w:p w14:paraId="5A861198" w14:textId="59E23FCE" w:rsidR="00755F71" w:rsidRPr="00992C7C" w:rsidRDefault="00755F71" w:rsidP="00EC7EBD">
      <w:pPr>
        <w:widowControl w:val="0"/>
        <w:tabs>
          <w:tab w:val="left" w:pos="6248"/>
        </w:tabs>
        <w:autoSpaceDE w:val="0"/>
        <w:autoSpaceDN w:val="0"/>
        <w:adjustRightInd w:val="0"/>
        <w:spacing w:after="0" w:line="360" w:lineRule="auto"/>
        <w:jc w:val="both"/>
        <w:rPr>
          <w:rFonts w:ascii="Arial" w:hAnsi="Arial" w:cs="Arial"/>
          <w:sz w:val="24"/>
          <w:szCs w:val="24"/>
        </w:rPr>
      </w:pPr>
      <w:r w:rsidRPr="00992C7C">
        <w:rPr>
          <w:rFonts w:ascii="Arial" w:hAnsi="Arial" w:cs="Arial"/>
          <w:sz w:val="24"/>
          <w:szCs w:val="24"/>
        </w:rPr>
        <w:t xml:space="preserve">As dúvidas e omissões resultantes da interpretação e aplicação do presente </w:t>
      </w:r>
      <w:r w:rsidR="00562B2A">
        <w:rPr>
          <w:rFonts w:ascii="Arial" w:hAnsi="Arial" w:cs="Arial"/>
          <w:sz w:val="24"/>
          <w:szCs w:val="24"/>
        </w:rPr>
        <w:lastRenderedPageBreak/>
        <w:t xml:space="preserve">Diploma </w:t>
      </w:r>
      <w:r w:rsidRPr="00992C7C">
        <w:rPr>
          <w:rFonts w:ascii="Arial" w:hAnsi="Arial" w:cs="Arial"/>
          <w:sz w:val="24"/>
          <w:szCs w:val="24"/>
        </w:rPr>
        <w:t>são resolvidas pel</w:t>
      </w:r>
      <w:r w:rsidR="00562B2A">
        <w:rPr>
          <w:rFonts w:ascii="Arial" w:hAnsi="Arial" w:cs="Arial"/>
          <w:sz w:val="24"/>
          <w:szCs w:val="24"/>
        </w:rPr>
        <w:t>a Ministra das Finanças</w:t>
      </w:r>
      <w:r w:rsidR="003C4E43" w:rsidRPr="00992C7C">
        <w:rPr>
          <w:rFonts w:ascii="Arial" w:hAnsi="Arial" w:cs="Arial"/>
          <w:sz w:val="24"/>
          <w:szCs w:val="24"/>
        </w:rPr>
        <w:t>.</w:t>
      </w:r>
    </w:p>
    <w:p w14:paraId="158E1D98" w14:textId="77777777" w:rsidR="00220872" w:rsidRPr="0059690D" w:rsidRDefault="00220872" w:rsidP="00EC7EBD">
      <w:pPr>
        <w:widowControl w:val="0"/>
        <w:tabs>
          <w:tab w:val="left" w:pos="6248"/>
        </w:tabs>
        <w:autoSpaceDE w:val="0"/>
        <w:autoSpaceDN w:val="0"/>
        <w:adjustRightInd w:val="0"/>
        <w:spacing w:after="0" w:line="360" w:lineRule="auto"/>
        <w:jc w:val="both"/>
        <w:rPr>
          <w:rFonts w:ascii="Arial" w:hAnsi="Arial" w:cs="Arial"/>
          <w:b/>
          <w:sz w:val="12"/>
          <w:szCs w:val="12"/>
        </w:rPr>
      </w:pPr>
    </w:p>
    <w:p w14:paraId="645DEA14" w14:textId="537E39A5" w:rsidR="00755F71" w:rsidRPr="00992C7C" w:rsidRDefault="00755F71" w:rsidP="00220872">
      <w:pPr>
        <w:widowControl w:val="0"/>
        <w:tabs>
          <w:tab w:val="left" w:pos="6248"/>
        </w:tabs>
        <w:autoSpaceDE w:val="0"/>
        <w:autoSpaceDN w:val="0"/>
        <w:adjustRightInd w:val="0"/>
        <w:spacing w:after="0" w:line="360" w:lineRule="auto"/>
        <w:jc w:val="center"/>
        <w:rPr>
          <w:rFonts w:ascii="Arial" w:hAnsi="Arial" w:cs="Arial"/>
          <w:bCs/>
          <w:sz w:val="24"/>
          <w:szCs w:val="24"/>
        </w:rPr>
      </w:pPr>
      <w:r w:rsidRPr="00992C7C">
        <w:rPr>
          <w:rFonts w:ascii="Arial" w:hAnsi="Arial" w:cs="Arial"/>
          <w:bCs/>
          <w:sz w:val="24"/>
          <w:szCs w:val="24"/>
        </w:rPr>
        <w:t>A</w:t>
      </w:r>
      <w:r w:rsidR="00222C83" w:rsidRPr="00992C7C">
        <w:rPr>
          <w:rFonts w:ascii="Arial" w:hAnsi="Arial" w:cs="Arial"/>
          <w:bCs/>
          <w:sz w:val="24"/>
          <w:szCs w:val="24"/>
        </w:rPr>
        <w:t>RTIGO</w:t>
      </w:r>
      <w:r w:rsidRPr="00992C7C">
        <w:rPr>
          <w:rFonts w:ascii="Arial" w:hAnsi="Arial" w:cs="Arial"/>
          <w:bCs/>
          <w:sz w:val="24"/>
          <w:szCs w:val="24"/>
        </w:rPr>
        <w:t xml:space="preserve"> 4.º</w:t>
      </w:r>
    </w:p>
    <w:p w14:paraId="01E9F6C2" w14:textId="77777777" w:rsidR="00755F71" w:rsidRPr="00992C7C" w:rsidRDefault="00755F71" w:rsidP="00220872">
      <w:pPr>
        <w:widowControl w:val="0"/>
        <w:tabs>
          <w:tab w:val="left" w:pos="6248"/>
        </w:tabs>
        <w:autoSpaceDE w:val="0"/>
        <w:autoSpaceDN w:val="0"/>
        <w:adjustRightInd w:val="0"/>
        <w:spacing w:after="0" w:line="360" w:lineRule="auto"/>
        <w:jc w:val="center"/>
        <w:rPr>
          <w:rFonts w:ascii="Arial" w:hAnsi="Arial" w:cs="Arial"/>
          <w:sz w:val="24"/>
          <w:szCs w:val="24"/>
        </w:rPr>
      </w:pPr>
      <w:r w:rsidRPr="00992C7C">
        <w:rPr>
          <w:rFonts w:ascii="Arial" w:hAnsi="Arial" w:cs="Arial"/>
          <w:sz w:val="24"/>
          <w:szCs w:val="24"/>
        </w:rPr>
        <w:t>(</w:t>
      </w:r>
      <w:r w:rsidRPr="00992C7C">
        <w:rPr>
          <w:rFonts w:ascii="Arial" w:hAnsi="Arial" w:cs="Arial"/>
          <w:b/>
          <w:bCs/>
          <w:sz w:val="24"/>
          <w:szCs w:val="24"/>
        </w:rPr>
        <w:t>Entrada em vigor</w:t>
      </w:r>
      <w:r w:rsidRPr="00992C7C">
        <w:rPr>
          <w:rFonts w:ascii="Arial" w:hAnsi="Arial" w:cs="Arial"/>
          <w:sz w:val="24"/>
          <w:szCs w:val="24"/>
        </w:rPr>
        <w:t>)</w:t>
      </w:r>
    </w:p>
    <w:p w14:paraId="0811FDB4" w14:textId="77777777" w:rsidR="00220872" w:rsidRPr="0059690D" w:rsidRDefault="00220872" w:rsidP="00EC7EBD">
      <w:pPr>
        <w:widowControl w:val="0"/>
        <w:tabs>
          <w:tab w:val="left" w:pos="6248"/>
        </w:tabs>
        <w:autoSpaceDE w:val="0"/>
        <w:autoSpaceDN w:val="0"/>
        <w:adjustRightInd w:val="0"/>
        <w:spacing w:after="0" w:line="360" w:lineRule="auto"/>
        <w:jc w:val="both"/>
        <w:rPr>
          <w:rFonts w:ascii="Arial" w:hAnsi="Arial" w:cs="Arial"/>
          <w:sz w:val="12"/>
          <w:szCs w:val="12"/>
        </w:rPr>
      </w:pPr>
    </w:p>
    <w:p w14:paraId="07AC1CC3" w14:textId="4FDD0DAC" w:rsidR="00755F71" w:rsidRPr="00992C7C" w:rsidRDefault="00755F71" w:rsidP="00EC7EBD">
      <w:pPr>
        <w:widowControl w:val="0"/>
        <w:tabs>
          <w:tab w:val="left" w:pos="6248"/>
        </w:tabs>
        <w:autoSpaceDE w:val="0"/>
        <w:autoSpaceDN w:val="0"/>
        <w:adjustRightInd w:val="0"/>
        <w:spacing w:after="0" w:line="360" w:lineRule="auto"/>
        <w:jc w:val="both"/>
        <w:rPr>
          <w:rFonts w:ascii="Arial" w:hAnsi="Arial" w:cs="Arial"/>
          <w:sz w:val="24"/>
          <w:szCs w:val="24"/>
        </w:rPr>
      </w:pPr>
      <w:r w:rsidRPr="00992C7C">
        <w:rPr>
          <w:rFonts w:ascii="Arial" w:hAnsi="Arial" w:cs="Arial"/>
          <w:sz w:val="24"/>
          <w:szCs w:val="24"/>
        </w:rPr>
        <w:t xml:space="preserve">O presente </w:t>
      </w:r>
      <w:r w:rsidR="00222C83" w:rsidRPr="00992C7C">
        <w:rPr>
          <w:rFonts w:ascii="Arial" w:hAnsi="Arial" w:cs="Arial"/>
          <w:sz w:val="24"/>
          <w:szCs w:val="24"/>
        </w:rPr>
        <w:t xml:space="preserve">Decreto Executivo </w:t>
      </w:r>
      <w:r w:rsidRPr="00992C7C">
        <w:rPr>
          <w:rFonts w:ascii="Arial" w:hAnsi="Arial" w:cs="Arial"/>
          <w:sz w:val="24"/>
          <w:szCs w:val="24"/>
        </w:rPr>
        <w:t xml:space="preserve">entra </w:t>
      </w:r>
      <w:r w:rsidR="00A57E48" w:rsidRPr="00992C7C">
        <w:rPr>
          <w:rFonts w:ascii="Arial" w:hAnsi="Arial" w:cs="Arial"/>
          <w:sz w:val="24"/>
          <w:szCs w:val="24"/>
        </w:rPr>
        <w:t>na data da sua publicação.</w:t>
      </w:r>
    </w:p>
    <w:p w14:paraId="70D825BA" w14:textId="77777777" w:rsidR="00755F71" w:rsidRPr="0059690D" w:rsidRDefault="00755F71" w:rsidP="00EC7EBD">
      <w:pPr>
        <w:widowControl w:val="0"/>
        <w:tabs>
          <w:tab w:val="left" w:pos="6248"/>
        </w:tabs>
        <w:autoSpaceDE w:val="0"/>
        <w:autoSpaceDN w:val="0"/>
        <w:adjustRightInd w:val="0"/>
        <w:spacing w:after="0" w:line="360" w:lineRule="auto"/>
        <w:jc w:val="both"/>
        <w:rPr>
          <w:rFonts w:ascii="Arial" w:hAnsi="Arial" w:cs="Arial"/>
          <w:sz w:val="12"/>
          <w:szCs w:val="12"/>
        </w:rPr>
      </w:pPr>
    </w:p>
    <w:p w14:paraId="2F2C4CF1" w14:textId="77777777" w:rsidR="00755F71" w:rsidRPr="00992C7C" w:rsidRDefault="00755F71" w:rsidP="00EC7EBD">
      <w:pPr>
        <w:pStyle w:val="Corpodetexto"/>
        <w:spacing w:line="360" w:lineRule="auto"/>
        <w:ind w:left="0"/>
        <w:jc w:val="both"/>
        <w:rPr>
          <w:rFonts w:cs="Arial"/>
          <w:sz w:val="24"/>
          <w:szCs w:val="24"/>
          <w:lang w:val="pt-PT"/>
        </w:rPr>
      </w:pPr>
      <w:r w:rsidRPr="00992C7C">
        <w:rPr>
          <w:rFonts w:cs="Arial"/>
          <w:sz w:val="24"/>
          <w:szCs w:val="24"/>
          <w:lang w:val="pt-PT"/>
        </w:rPr>
        <w:t>Publique-se.</w:t>
      </w:r>
    </w:p>
    <w:p w14:paraId="51909856" w14:textId="77777777" w:rsidR="00755F71" w:rsidRPr="0059690D" w:rsidRDefault="00755F71" w:rsidP="00EC7EBD">
      <w:pPr>
        <w:pStyle w:val="Corpodetexto"/>
        <w:spacing w:line="360" w:lineRule="auto"/>
        <w:ind w:left="0"/>
        <w:jc w:val="both"/>
        <w:rPr>
          <w:rFonts w:cs="Arial"/>
          <w:sz w:val="12"/>
          <w:szCs w:val="12"/>
          <w:lang w:val="pt-PT"/>
        </w:rPr>
      </w:pPr>
    </w:p>
    <w:p w14:paraId="76EC672C" w14:textId="29321D5E" w:rsidR="00755F71" w:rsidRPr="00992C7C" w:rsidRDefault="00222C83" w:rsidP="00EC7EBD">
      <w:pPr>
        <w:spacing w:after="0" w:line="360" w:lineRule="auto"/>
        <w:jc w:val="both"/>
        <w:rPr>
          <w:rFonts w:ascii="Arial" w:hAnsi="Arial" w:cs="Arial"/>
          <w:sz w:val="24"/>
          <w:szCs w:val="24"/>
        </w:rPr>
      </w:pPr>
      <w:r w:rsidRPr="00992C7C">
        <w:rPr>
          <w:rFonts w:ascii="Arial" w:hAnsi="Arial" w:cs="Arial"/>
          <w:sz w:val="24"/>
          <w:szCs w:val="24"/>
        </w:rPr>
        <w:t>Luanda, X de XXX de 2025.</w:t>
      </w:r>
    </w:p>
    <w:p w14:paraId="7E0158CC" w14:textId="77777777" w:rsidR="00222C83" w:rsidRPr="00992C7C" w:rsidRDefault="00222C83" w:rsidP="00EC7EBD">
      <w:pPr>
        <w:spacing w:after="0" w:line="360" w:lineRule="auto"/>
        <w:jc w:val="both"/>
        <w:rPr>
          <w:rFonts w:ascii="Arial" w:hAnsi="Arial" w:cs="Arial"/>
          <w:sz w:val="24"/>
          <w:szCs w:val="24"/>
        </w:rPr>
      </w:pPr>
    </w:p>
    <w:p w14:paraId="663EE9EF" w14:textId="4CD604A9" w:rsidR="00755F71" w:rsidRPr="00992C7C" w:rsidRDefault="00222C83" w:rsidP="00220872">
      <w:pPr>
        <w:spacing w:after="0" w:line="360" w:lineRule="auto"/>
        <w:jc w:val="center"/>
        <w:rPr>
          <w:rFonts w:ascii="Arial" w:hAnsi="Arial" w:cs="Arial"/>
          <w:b/>
          <w:bCs/>
          <w:sz w:val="24"/>
          <w:szCs w:val="24"/>
        </w:rPr>
      </w:pPr>
      <w:r w:rsidRPr="00992C7C">
        <w:rPr>
          <w:rFonts w:ascii="Arial" w:hAnsi="Arial" w:cs="Arial"/>
          <w:b/>
          <w:bCs/>
          <w:sz w:val="24"/>
          <w:szCs w:val="24"/>
        </w:rPr>
        <w:t xml:space="preserve">A </w:t>
      </w:r>
      <w:r w:rsidR="00A57E48" w:rsidRPr="00992C7C">
        <w:rPr>
          <w:rFonts w:ascii="Arial" w:hAnsi="Arial" w:cs="Arial"/>
          <w:b/>
          <w:bCs/>
          <w:sz w:val="24"/>
          <w:szCs w:val="24"/>
        </w:rPr>
        <w:t>Ministr</w:t>
      </w:r>
      <w:r w:rsidRPr="00992C7C">
        <w:rPr>
          <w:rFonts w:ascii="Arial" w:hAnsi="Arial" w:cs="Arial"/>
          <w:b/>
          <w:bCs/>
          <w:sz w:val="24"/>
          <w:szCs w:val="24"/>
        </w:rPr>
        <w:t>a</w:t>
      </w:r>
      <w:r w:rsidR="00A57E48" w:rsidRPr="00992C7C">
        <w:rPr>
          <w:rFonts w:ascii="Arial" w:hAnsi="Arial" w:cs="Arial"/>
          <w:b/>
          <w:bCs/>
          <w:sz w:val="24"/>
          <w:szCs w:val="24"/>
        </w:rPr>
        <w:t xml:space="preserve"> das Finanças</w:t>
      </w:r>
    </w:p>
    <w:p w14:paraId="66EEC90C" w14:textId="77777777" w:rsidR="00220872" w:rsidRPr="00992C7C" w:rsidRDefault="00220872" w:rsidP="00220872">
      <w:pPr>
        <w:spacing w:after="0" w:line="360" w:lineRule="auto"/>
        <w:jc w:val="center"/>
        <w:rPr>
          <w:rFonts w:ascii="Arial" w:hAnsi="Arial" w:cs="Arial"/>
          <w:smallCaps/>
          <w:sz w:val="24"/>
          <w:szCs w:val="24"/>
        </w:rPr>
      </w:pPr>
    </w:p>
    <w:p w14:paraId="721C038A" w14:textId="77777777" w:rsidR="001F6030" w:rsidRPr="00992C7C" w:rsidRDefault="001F6030" w:rsidP="000E45EC">
      <w:pPr>
        <w:spacing w:after="0" w:line="360" w:lineRule="auto"/>
        <w:jc w:val="center"/>
        <w:rPr>
          <w:rFonts w:ascii="Arial" w:hAnsi="Arial" w:cs="Arial"/>
          <w:b/>
          <w:sz w:val="24"/>
          <w:szCs w:val="24"/>
        </w:rPr>
      </w:pPr>
    </w:p>
    <w:p w14:paraId="76F261EC" w14:textId="77777777" w:rsidR="001F6030" w:rsidRPr="00992C7C" w:rsidRDefault="001F6030" w:rsidP="000E45EC">
      <w:pPr>
        <w:spacing w:after="0" w:line="360" w:lineRule="auto"/>
        <w:jc w:val="center"/>
        <w:rPr>
          <w:rFonts w:ascii="Arial" w:hAnsi="Arial" w:cs="Arial"/>
          <w:b/>
          <w:sz w:val="24"/>
          <w:szCs w:val="24"/>
        </w:rPr>
      </w:pPr>
    </w:p>
    <w:p w14:paraId="15315603" w14:textId="77777777" w:rsidR="00222C83" w:rsidRPr="00992C7C" w:rsidRDefault="00222C83" w:rsidP="000E45EC">
      <w:pPr>
        <w:spacing w:after="0" w:line="360" w:lineRule="auto"/>
        <w:jc w:val="center"/>
        <w:rPr>
          <w:rFonts w:ascii="Arial" w:hAnsi="Arial" w:cs="Arial"/>
          <w:b/>
          <w:sz w:val="24"/>
          <w:szCs w:val="24"/>
        </w:rPr>
      </w:pPr>
    </w:p>
    <w:p w14:paraId="192EEE79" w14:textId="77777777" w:rsidR="00222C83" w:rsidRPr="00992C7C" w:rsidRDefault="00222C83" w:rsidP="000E45EC">
      <w:pPr>
        <w:spacing w:after="0" w:line="360" w:lineRule="auto"/>
        <w:jc w:val="center"/>
        <w:rPr>
          <w:rFonts w:ascii="Arial" w:hAnsi="Arial" w:cs="Arial"/>
          <w:b/>
          <w:sz w:val="24"/>
          <w:szCs w:val="24"/>
        </w:rPr>
      </w:pPr>
    </w:p>
    <w:p w14:paraId="1DB51BB9" w14:textId="77777777" w:rsidR="00222C83" w:rsidRPr="00992C7C" w:rsidRDefault="00222C83" w:rsidP="000E45EC">
      <w:pPr>
        <w:spacing w:after="0" w:line="360" w:lineRule="auto"/>
        <w:jc w:val="center"/>
        <w:rPr>
          <w:rFonts w:ascii="Arial" w:hAnsi="Arial" w:cs="Arial"/>
          <w:b/>
          <w:sz w:val="24"/>
          <w:szCs w:val="24"/>
        </w:rPr>
      </w:pPr>
    </w:p>
    <w:p w14:paraId="16DC86CA" w14:textId="77777777" w:rsidR="00222C83" w:rsidRPr="00992C7C" w:rsidRDefault="00222C83" w:rsidP="000E45EC">
      <w:pPr>
        <w:spacing w:after="0" w:line="360" w:lineRule="auto"/>
        <w:jc w:val="center"/>
        <w:rPr>
          <w:rFonts w:ascii="Arial" w:hAnsi="Arial" w:cs="Arial"/>
          <w:b/>
          <w:sz w:val="24"/>
          <w:szCs w:val="24"/>
        </w:rPr>
      </w:pPr>
    </w:p>
    <w:p w14:paraId="46105DCF" w14:textId="77777777" w:rsidR="00222C83" w:rsidRPr="00992C7C" w:rsidRDefault="00222C83" w:rsidP="000E45EC">
      <w:pPr>
        <w:spacing w:after="0" w:line="360" w:lineRule="auto"/>
        <w:jc w:val="center"/>
        <w:rPr>
          <w:rFonts w:ascii="Arial" w:hAnsi="Arial" w:cs="Arial"/>
          <w:b/>
          <w:sz w:val="24"/>
          <w:szCs w:val="24"/>
        </w:rPr>
      </w:pPr>
    </w:p>
    <w:p w14:paraId="3DD0CA17" w14:textId="77777777" w:rsidR="00222C83" w:rsidRPr="00992C7C" w:rsidRDefault="00222C83" w:rsidP="000E45EC">
      <w:pPr>
        <w:spacing w:after="0" w:line="360" w:lineRule="auto"/>
        <w:jc w:val="center"/>
        <w:rPr>
          <w:rFonts w:ascii="Arial" w:hAnsi="Arial" w:cs="Arial"/>
          <w:b/>
          <w:sz w:val="24"/>
          <w:szCs w:val="24"/>
        </w:rPr>
      </w:pPr>
    </w:p>
    <w:p w14:paraId="386879EB" w14:textId="77777777" w:rsidR="00222C83" w:rsidRPr="00992C7C" w:rsidRDefault="00222C83" w:rsidP="000E45EC">
      <w:pPr>
        <w:spacing w:after="0" w:line="360" w:lineRule="auto"/>
        <w:jc w:val="center"/>
        <w:rPr>
          <w:rFonts w:ascii="Arial" w:hAnsi="Arial" w:cs="Arial"/>
          <w:b/>
          <w:sz w:val="24"/>
          <w:szCs w:val="24"/>
        </w:rPr>
      </w:pPr>
    </w:p>
    <w:p w14:paraId="385431B7" w14:textId="77777777" w:rsidR="00222C83" w:rsidRPr="00992C7C" w:rsidRDefault="00222C83" w:rsidP="000E45EC">
      <w:pPr>
        <w:spacing w:after="0" w:line="360" w:lineRule="auto"/>
        <w:jc w:val="center"/>
        <w:rPr>
          <w:rFonts w:ascii="Arial" w:hAnsi="Arial" w:cs="Arial"/>
          <w:b/>
          <w:sz w:val="24"/>
          <w:szCs w:val="24"/>
        </w:rPr>
      </w:pPr>
    </w:p>
    <w:p w14:paraId="10C37029" w14:textId="77777777" w:rsidR="00222C83" w:rsidRPr="00992C7C" w:rsidRDefault="00222C83" w:rsidP="000E45EC">
      <w:pPr>
        <w:spacing w:after="0" w:line="360" w:lineRule="auto"/>
        <w:jc w:val="center"/>
        <w:rPr>
          <w:rFonts w:ascii="Arial" w:hAnsi="Arial" w:cs="Arial"/>
          <w:b/>
          <w:sz w:val="24"/>
          <w:szCs w:val="24"/>
        </w:rPr>
      </w:pPr>
    </w:p>
    <w:p w14:paraId="7A3B80B8" w14:textId="77777777" w:rsidR="00222C83" w:rsidRPr="00992C7C" w:rsidRDefault="00222C83" w:rsidP="000E45EC">
      <w:pPr>
        <w:spacing w:after="0" w:line="360" w:lineRule="auto"/>
        <w:jc w:val="center"/>
        <w:rPr>
          <w:rFonts w:ascii="Arial" w:hAnsi="Arial" w:cs="Arial"/>
          <w:b/>
          <w:sz w:val="24"/>
          <w:szCs w:val="24"/>
        </w:rPr>
      </w:pPr>
    </w:p>
    <w:p w14:paraId="468AFD83" w14:textId="77777777" w:rsidR="00222C83" w:rsidRPr="00992C7C" w:rsidRDefault="00222C83" w:rsidP="000E45EC">
      <w:pPr>
        <w:spacing w:after="0" w:line="360" w:lineRule="auto"/>
        <w:jc w:val="center"/>
        <w:rPr>
          <w:rFonts w:ascii="Arial" w:hAnsi="Arial" w:cs="Arial"/>
          <w:b/>
          <w:sz w:val="24"/>
          <w:szCs w:val="24"/>
        </w:rPr>
      </w:pPr>
    </w:p>
    <w:p w14:paraId="64E17232" w14:textId="77777777" w:rsidR="00222C83" w:rsidRPr="00992C7C" w:rsidRDefault="00222C83" w:rsidP="000E45EC">
      <w:pPr>
        <w:spacing w:after="0" w:line="360" w:lineRule="auto"/>
        <w:jc w:val="center"/>
        <w:rPr>
          <w:rFonts w:ascii="Arial" w:hAnsi="Arial" w:cs="Arial"/>
          <w:b/>
          <w:sz w:val="24"/>
          <w:szCs w:val="24"/>
        </w:rPr>
      </w:pPr>
    </w:p>
    <w:p w14:paraId="01FFAC79" w14:textId="77777777" w:rsidR="00222C83" w:rsidRPr="00992C7C" w:rsidRDefault="00222C83" w:rsidP="000E45EC">
      <w:pPr>
        <w:spacing w:after="0" w:line="360" w:lineRule="auto"/>
        <w:jc w:val="center"/>
        <w:rPr>
          <w:rFonts w:ascii="Arial" w:hAnsi="Arial" w:cs="Arial"/>
          <w:b/>
          <w:sz w:val="24"/>
          <w:szCs w:val="24"/>
        </w:rPr>
      </w:pPr>
    </w:p>
    <w:p w14:paraId="22B25098" w14:textId="77777777" w:rsidR="00222C83" w:rsidRPr="00992C7C" w:rsidRDefault="00222C83" w:rsidP="000E45EC">
      <w:pPr>
        <w:spacing w:after="0" w:line="360" w:lineRule="auto"/>
        <w:jc w:val="center"/>
        <w:rPr>
          <w:rFonts w:ascii="Arial" w:hAnsi="Arial" w:cs="Arial"/>
          <w:b/>
          <w:sz w:val="24"/>
          <w:szCs w:val="24"/>
        </w:rPr>
      </w:pPr>
    </w:p>
    <w:p w14:paraId="0DF2A442" w14:textId="77777777" w:rsidR="00222C83" w:rsidRPr="00992C7C" w:rsidRDefault="00222C83" w:rsidP="000E45EC">
      <w:pPr>
        <w:spacing w:after="0" w:line="360" w:lineRule="auto"/>
        <w:jc w:val="center"/>
        <w:rPr>
          <w:rFonts w:ascii="Arial" w:hAnsi="Arial" w:cs="Arial"/>
          <w:b/>
          <w:sz w:val="24"/>
          <w:szCs w:val="24"/>
        </w:rPr>
      </w:pPr>
    </w:p>
    <w:p w14:paraId="28CE1EC3" w14:textId="77777777" w:rsidR="00222C83" w:rsidRPr="00992C7C" w:rsidRDefault="00222C83" w:rsidP="000E45EC">
      <w:pPr>
        <w:spacing w:after="0" w:line="360" w:lineRule="auto"/>
        <w:jc w:val="center"/>
        <w:rPr>
          <w:rFonts w:ascii="Arial" w:hAnsi="Arial" w:cs="Arial"/>
          <w:b/>
          <w:sz w:val="24"/>
          <w:szCs w:val="24"/>
        </w:rPr>
      </w:pPr>
    </w:p>
    <w:p w14:paraId="6F1EDC37" w14:textId="77777777" w:rsidR="00222C83" w:rsidRPr="00992C7C" w:rsidRDefault="00222C83" w:rsidP="000E45EC">
      <w:pPr>
        <w:spacing w:after="0" w:line="360" w:lineRule="auto"/>
        <w:jc w:val="center"/>
        <w:rPr>
          <w:rFonts w:ascii="Arial" w:hAnsi="Arial" w:cs="Arial"/>
          <w:b/>
          <w:sz w:val="24"/>
          <w:szCs w:val="24"/>
        </w:rPr>
      </w:pPr>
    </w:p>
    <w:p w14:paraId="4ED7B510" w14:textId="77777777" w:rsidR="00222C83" w:rsidRPr="00992C7C" w:rsidRDefault="00222C83" w:rsidP="000E45EC">
      <w:pPr>
        <w:spacing w:after="0" w:line="360" w:lineRule="auto"/>
        <w:jc w:val="center"/>
        <w:rPr>
          <w:rFonts w:ascii="Arial" w:hAnsi="Arial" w:cs="Arial"/>
          <w:b/>
          <w:sz w:val="24"/>
          <w:szCs w:val="24"/>
        </w:rPr>
      </w:pPr>
    </w:p>
    <w:p w14:paraId="05CC437A" w14:textId="77777777" w:rsidR="00222C83" w:rsidRDefault="00222C83" w:rsidP="000E45EC">
      <w:pPr>
        <w:spacing w:after="0" w:line="360" w:lineRule="auto"/>
        <w:jc w:val="center"/>
        <w:rPr>
          <w:rFonts w:ascii="Arial" w:hAnsi="Arial" w:cs="Arial"/>
          <w:b/>
          <w:sz w:val="24"/>
          <w:szCs w:val="24"/>
        </w:rPr>
      </w:pPr>
    </w:p>
    <w:p w14:paraId="6AA869E8" w14:textId="363B7DB5" w:rsidR="0059690D" w:rsidDel="003037C1" w:rsidRDefault="0059690D" w:rsidP="000E45EC">
      <w:pPr>
        <w:spacing w:after="0" w:line="360" w:lineRule="auto"/>
        <w:jc w:val="center"/>
        <w:rPr>
          <w:del w:id="25" w:author="Nuno Alves Antonio Chaves" w:date="2025-03-05T15:27:00Z" w16du:dateUtc="2025-03-05T14:27:00Z"/>
          <w:rFonts w:ascii="Arial" w:hAnsi="Arial" w:cs="Arial"/>
          <w:b/>
          <w:sz w:val="24"/>
          <w:szCs w:val="24"/>
        </w:rPr>
      </w:pPr>
    </w:p>
    <w:p w14:paraId="7C9913FE" w14:textId="05179A82" w:rsidR="0059690D" w:rsidRPr="00992C7C" w:rsidDel="003037C1" w:rsidRDefault="0059690D" w:rsidP="000E45EC">
      <w:pPr>
        <w:spacing w:after="0" w:line="360" w:lineRule="auto"/>
        <w:jc w:val="center"/>
        <w:rPr>
          <w:del w:id="26" w:author="Nuno Alves Antonio Chaves" w:date="2025-03-05T15:27:00Z" w16du:dateUtc="2025-03-05T14:27:00Z"/>
          <w:rFonts w:ascii="Arial" w:hAnsi="Arial" w:cs="Arial"/>
          <w:b/>
          <w:sz w:val="24"/>
          <w:szCs w:val="24"/>
        </w:rPr>
      </w:pPr>
    </w:p>
    <w:p w14:paraId="11F12A8B" w14:textId="53BA4F75" w:rsidR="00222C83" w:rsidRPr="00992C7C" w:rsidDel="007B5483" w:rsidRDefault="00222C83" w:rsidP="000E45EC">
      <w:pPr>
        <w:spacing w:after="0" w:line="360" w:lineRule="auto"/>
        <w:jc w:val="center"/>
        <w:rPr>
          <w:del w:id="27" w:author="Adelino Naquarta Sepalanga Domingos" w:date="2025-03-05T08:00:00Z" w16du:dateUtc="2025-03-05T07:00:00Z"/>
          <w:rFonts w:ascii="Arial" w:hAnsi="Arial" w:cs="Arial"/>
          <w:b/>
          <w:sz w:val="24"/>
          <w:szCs w:val="24"/>
        </w:rPr>
      </w:pPr>
    </w:p>
    <w:p w14:paraId="3B4FE5C5" w14:textId="37C0B527" w:rsidR="000E45EC" w:rsidRPr="00992C7C" w:rsidRDefault="000E45EC">
      <w:pPr>
        <w:spacing w:after="0" w:line="240" w:lineRule="auto"/>
        <w:jc w:val="center"/>
        <w:rPr>
          <w:rFonts w:ascii="Arial" w:hAnsi="Arial" w:cs="Arial"/>
          <w:sz w:val="24"/>
          <w:szCs w:val="24"/>
        </w:rPr>
        <w:pPrChange w:id="28" w:author="Adelino Naquarta Sepalanga Domingos" w:date="2025-03-05T08:00:00Z" w16du:dateUtc="2025-03-05T07:00:00Z">
          <w:pPr>
            <w:spacing w:after="0" w:line="360" w:lineRule="auto"/>
            <w:jc w:val="center"/>
          </w:pPr>
        </w:pPrChange>
      </w:pPr>
      <w:r w:rsidRPr="00992C7C">
        <w:rPr>
          <w:rFonts w:ascii="Arial" w:hAnsi="Arial" w:cs="Arial"/>
          <w:b/>
          <w:sz w:val="24"/>
          <w:szCs w:val="24"/>
        </w:rPr>
        <w:t>ANEXO I</w:t>
      </w:r>
    </w:p>
    <w:p w14:paraId="4287D3A5" w14:textId="3016125F" w:rsidR="00412FBE" w:rsidRDefault="00412FBE" w:rsidP="007B5483">
      <w:pPr>
        <w:shd w:val="clear" w:color="auto" w:fill="FFFFFF"/>
        <w:spacing w:after="0" w:line="240" w:lineRule="auto"/>
        <w:jc w:val="center"/>
        <w:rPr>
          <w:ins w:id="29" w:author="Adelino Naquarta Sepalanga Domingos" w:date="2025-03-05T08:00:00Z" w16du:dateUtc="2025-03-05T07:00:00Z"/>
          <w:rFonts w:ascii="Arial" w:hAnsi="Arial" w:cs="Arial"/>
          <w:b/>
          <w:sz w:val="24"/>
          <w:szCs w:val="24"/>
        </w:rPr>
      </w:pPr>
      <w:r w:rsidRPr="00992C7C">
        <w:rPr>
          <w:rFonts w:ascii="Arial" w:hAnsi="Arial" w:cs="Arial"/>
          <w:b/>
          <w:sz w:val="24"/>
          <w:szCs w:val="24"/>
        </w:rPr>
        <w:t>Requisitos técnicos</w:t>
      </w:r>
    </w:p>
    <w:p w14:paraId="54A76D5F" w14:textId="77777777" w:rsidR="007B5483" w:rsidRPr="00992C7C" w:rsidRDefault="007B5483">
      <w:pPr>
        <w:shd w:val="clear" w:color="auto" w:fill="FFFFFF"/>
        <w:spacing w:after="0" w:line="240" w:lineRule="auto"/>
        <w:jc w:val="center"/>
        <w:rPr>
          <w:rFonts w:ascii="Arial" w:eastAsia="Times New Roman" w:hAnsi="Arial" w:cs="Arial"/>
          <w:b/>
          <w:sz w:val="24"/>
          <w:szCs w:val="24"/>
          <w:lang w:eastAsia="pt-PT"/>
        </w:rPr>
        <w:pPrChange w:id="30" w:author="Adelino Naquarta Sepalanga Domingos" w:date="2025-03-05T08:00:00Z" w16du:dateUtc="2025-03-05T07:00:00Z">
          <w:pPr>
            <w:shd w:val="clear" w:color="auto" w:fill="FFFFFF"/>
            <w:spacing w:before="100" w:beforeAutospacing="1" w:after="100" w:afterAutospacing="1" w:line="276" w:lineRule="auto"/>
            <w:jc w:val="both"/>
          </w:pPr>
        </w:pPrChange>
      </w:pPr>
    </w:p>
    <w:p w14:paraId="032E90B6" w14:textId="5DB493B6" w:rsidR="000E45EC" w:rsidRPr="00992C7C" w:rsidRDefault="000E45EC" w:rsidP="000E45EC">
      <w:p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Para efeito de validação</w:t>
      </w:r>
      <w:r w:rsidR="00A5726B" w:rsidRPr="00992C7C">
        <w:rPr>
          <w:rFonts w:ascii="Arial" w:eastAsia="Times New Roman" w:hAnsi="Arial" w:cs="Arial"/>
          <w:sz w:val="24"/>
          <w:szCs w:val="24"/>
          <w:lang w:eastAsia="pt-PT"/>
        </w:rPr>
        <w:t>,</w:t>
      </w:r>
      <w:r w:rsidR="00A5726B" w:rsidRPr="00992C7C">
        <w:rPr>
          <w:rFonts w:ascii="Arial" w:hAnsi="Arial" w:cs="Arial"/>
          <w:sz w:val="24"/>
          <w:szCs w:val="24"/>
        </w:rPr>
        <w:t xml:space="preserve"> os sistemas de processamento electrónico de facturação dos contribuintes</w:t>
      </w:r>
      <w:r w:rsidRPr="00992C7C">
        <w:rPr>
          <w:rFonts w:ascii="Arial" w:eastAsia="Times New Roman" w:hAnsi="Arial" w:cs="Arial"/>
          <w:sz w:val="24"/>
          <w:szCs w:val="24"/>
          <w:lang w:eastAsia="pt-PT"/>
        </w:rPr>
        <w:t xml:space="preserve"> </w:t>
      </w:r>
      <w:r w:rsidR="00A5726B" w:rsidRPr="00992C7C">
        <w:rPr>
          <w:rFonts w:ascii="Arial" w:eastAsia="Times New Roman" w:hAnsi="Arial" w:cs="Arial"/>
          <w:sz w:val="24"/>
          <w:szCs w:val="24"/>
          <w:lang w:eastAsia="pt-PT"/>
        </w:rPr>
        <w:t>devem</w:t>
      </w:r>
      <w:r w:rsidRPr="00992C7C">
        <w:rPr>
          <w:rFonts w:ascii="Arial" w:eastAsia="Times New Roman" w:hAnsi="Arial" w:cs="Arial"/>
          <w:sz w:val="24"/>
          <w:szCs w:val="24"/>
          <w:lang w:eastAsia="pt-PT"/>
        </w:rPr>
        <w:t xml:space="preserve"> garantir:</w:t>
      </w:r>
    </w:p>
    <w:p w14:paraId="2C7236F0" w14:textId="47945325" w:rsidR="000E45EC" w:rsidRPr="00992C7C" w:rsidRDefault="000E45EC" w:rsidP="003F3EDE">
      <w:pPr>
        <w:pStyle w:val="PargrafodaLista"/>
        <w:numPr>
          <w:ilvl w:val="0"/>
          <w:numId w:val="2"/>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exportação do ficheiro XML</w:t>
      </w:r>
      <w:r w:rsidR="007915A8">
        <w:rPr>
          <w:rFonts w:ascii="Arial" w:eastAsia="Times New Roman" w:hAnsi="Arial" w:cs="Arial"/>
          <w:sz w:val="24"/>
          <w:szCs w:val="24"/>
          <w:lang w:eastAsia="pt-PT"/>
        </w:rPr>
        <w:t xml:space="preserve"> ou JSON</w:t>
      </w:r>
      <w:r w:rsidRPr="00992C7C">
        <w:rPr>
          <w:rFonts w:ascii="Arial" w:eastAsia="Times New Roman" w:hAnsi="Arial" w:cs="Arial"/>
          <w:sz w:val="24"/>
          <w:szCs w:val="24"/>
          <w:lang w:eastAsia="pt-PT"/>
        </w:rPr>
        <w:t xml:space="preserve"> do SAF-T(AO), em conformidade com o </w:t>
      </w:r>
      <w:r w:rsidRPr="00992C7C">
        <w:rPr>
          <w:rFonts w:ascii="Arial" w:hAnsi="Arial" w:cs="Arial"/>
          <w:sz w:val="24"/>
          <w:szCs w:val="24"/>
        </w:rPr>
        <w:t xml:space="preserve">Decreto Presidencial </w:t>
      </w:r>
      <w:r w:rsidR="005D2FC6" w:rsidRPr="00992C7C">
        <w:rPr>
          <w:rFonts w:ascii="Arial" w:hAnsi="Arial" w:cs="Arial"/>
          <w:sz w:val="24"/>
          <w:szCs w:val="24"/>
        </w:rPr>
        <w:t>n.º 31</w:t>
      </w:r>
      <w:r w:rsidR="00244F72" w:rsidRPr="00992C7C">
        <w:rPr>
          <w:rFonts w:ascii="Arial" w:hAnsi="Arial" w:cs="Arial"/>
          <w:sz w:val="24"/>
          <w:szCs w:val="24"/>
        </w:rPr>
        <w:t>2</w:t>
      </w:r>
      <w:r w:rsidR="005D2FC6" w:rsidRPr="00992C7C">
        <w:rPr>
          <w:rFonts w:ascii="Arial" w:hAnsi="Arial" w:cs="Arial"/>
          <w:sz w:val="24"/>
          <w:szCs w:val="24"/>
        </w:rPr>
        <w:t>/18</w:t>
      </w:r>
      <w:ins w:id="31" w:author="Adelino Naquarta Sepalanga Domingos" w:date="2025-02-28T09:38:00Z" w16du:dateUtc="2025-02-28T08:38:00Z">
        <w:r w:rsidR="00A84C72">
          <w:rPr>
            <w:rFonts w:ascii="Arial" w:hAnsi="Arial" w:cs="Arial"/>
            <w:sz w:val="24"/>
            <w:szCs w:val="24"/>
          </w:rPr>
          <w:t>,</w:t>
        </w:r>
      </w:ins>
      <w:r w:rsidR="005D2FC6" w:rsidRPr="00992C7C">
        <w:rPr>
          <w:rFonts w:ascii="Arial" w:hAnsi="Arial" w:cs="Arial"/>
          <w:sz w:val="24"/>
          <w:szCs w:val="24"/>
        </w:rPr>
        <w:t xml:space="preserve"> de 21 de Dezembro</w:t>
      </w:r>
      <w:r w:rsidRPr="00992C7C">
        <w:rPr>
          <w:rFonts w:ascii="Arial" w:hAnsi="Arial" w:cs="Arial"/>
          <w:sz w:val="24"/>
          <w:szCs w:val="24"/>
        </w:rPr>
        <w:t xml:space="preserve">, e </w:t>
      </w:r>
      <w:r w:rsidRPr="00992C7C">
        <w:rPr>
          <w:rFonts w:ascii="Arial" w:eastAsia="Times New Roman" w:hAnsi="Arial" w:cs="Arial"/>
          <w:sz w:val="24"/>
          <w:szCs w:val="24"/>
          <w:lang w:eastAsia="pt-PT"/>
        </w:rPr>
        <w:t>o respectivo esquema de validação de dados;</w:t>
      </w:r>
    </w:p>
    <w:p w14:paraId="34B25E19"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39D0A572" w14:textId="77777777" w:rsidR="000E45EC" w:rsidRPr="00992C7C" w:rsidRDefault="000E45EC" w:rsidP="003F3EDE">
      <w:pPr>
        <w:pStyle w:val="PargrafodaLista"/>
        <w:numPr>
          <w:ilvl w:val="0"/>
          <w:numId w:val="2"/>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A incorporação de mecanismos que permitam </w:t>
      </w:r>
      <w:r w:rsidRPr="00992C7C">
        <w:rPr>
          <w:rFonts w:ascii="Arial" w:hAnsi="Arial" w:cs="Arial"/>
          <w:sz w:val="24"/>
          <w:szCs w:val="24"/>
        </w:rPr>
        <w:t>identificar a gravação de documentos, através de um algoritmo de cifra assimétrica e de uma chave privada de conhecimento exclusivo dos respectivos fabricantes;</w:t>
      </w:r>
    </w:p>
    <w:p w14:paraId="1467E161"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703E0D58" w14:textId="751B8C78" w:rsidR="000E45EC" w:rsidRPr="00992C7C" w:rsidRDefault="000E45EC" w:rsidP="003F3EDE">
      <w:pPr>
        <w:pStyle w:val="PargrafodaLista"/>
        <w:numPr>
          <w:ilvl w:val="0"/>
          <w:numId w:val="2"/>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Que não dispõem de </w:t>
      </w:r>
      <w:r w:rsidRPr="00992C7C">
        <w:rPr>
          <w:rFonts w:ascii="Arial" w:hAnsi="Arial" w:cs="Arial"/>
          <w:sz w:val="24"/>
          <w:szCs w:val="24"/>
        </w:rPr>
        <w:t>funções e funcionalidade</w:t>
      </w:r>
      <w:r w:rsidR="00F23802" w:rsidRPr="00992C7C">
        <w:rPr>
          <w:rFonts w:ascii="Arial" w:hAnsi="Arial" w:cs="Arial"/>
          <w:sz w:val="24"/>
          <w:szCs w:val="24"/>
        </w:rPr>
        <w:t>s</w:t>
      </w:r>
      <w:r w:rsidRPr="00992C7C">
        <w:rPr>
          <w:rFonts w:ascii="Arial" w:hAnsi="Arial" w:cs="Arial"/>
          <w:sz w:val="24"/>
          <w:szCs w:val="24"/>
        </w:rPr>
        <w:t xml:space="preserve"> que, no local ou remotamente, permitam alterar, de forma directa ou indirecta, a informação de natureza fiscal, sem gerar evidência agregada à informação original;</w:t>
      </w:r>
    </w:p>
    <w:p w14:paraId="1792D146" w14:textId="77777777" w:rsidR="000E45EC" w:rsidRPr="00992C7C" w:rsidRDefault="000E45EC" w:rsidP="000E45EC">
      <w:pPr>
        <w:pStyle w:val="PargrafodaLista"/>
        <w:rPr>
          <w:rFonts w:ascii="Arial" w:eastAsia="Times New Roman" w:hAnsi="Arial" w:cs="Arial"/>
          <w:sz w:val="24"/>
          <w:szCs w:val="24"/>
          <w:lang w:eastAsia="pt-PT"/>
        </w:rPr>
      </w:pPr>
    </w:p>
    <w:p w14:paraId="767317E8" w14:textId="77777777" w:rsidR="000E45EC" w:rsidRDefault="000E45EC" w:rsidP="003F3EDE">
      <w:pPr>
        <w:pStyle w:val="PargrafodaLista"/>
        <w:numPr>
          <w:ilvl w:val="0"/>
          <w:numId w:val="3"/>
        </w:numPr>
        <w:shd w:val="clear" w:color="auto" w:fill="FFFFFF"/>
        <w:spacing w:after="0" w:line="276" w:lineRule="auto"/>
        <w:jc w:val="both"/>
        <w:rPr>
          <w:ins w:id="32" w:author="Adelino Naquarta Sepalanga Domingos" w:date="2025-03-05T06:54:00Z" w16du:dateUtc="2025-03-05T05:54:00Z"/>
          <w:rFonts w:ascii="Arial" w:eastAsia="Times New Roman" w:hAnsi="Arial" w:cs="Arial"/>
          <w:sz w:val="24"/>
          <w:szCs w:val="24"/>
          <w:lang w:eastAsia="pt-PT"/>
        </w:rPr>
      </w:pPr>
      <w:r w:rsidRPr="00992C7C">
        <w:rPr>
          <w:rFonts w:ascii="Arial" w:eastAsia="Times New Roman" w:hAnsi="Arial" w:cs="Arial"/>
          <w:sz w:val="24"/>
          <w:szCs w:val="24"/>
          <w:lang w:eastAsia="pt-PT"/>
        </w:rPr>
        <w:t>Que no processo de criação de documentos emitidos pelos sistemas de processamento electrónico de facturação devem ser observados os seguintes requisitos:</w:t>
      </w:r>
    </w:p>
    <w:p w14:paraId="6275F887" w14:textId="77777777" w:rsidR="009E67D2" w:rsidRPr="00992C7C" w:rsidRDefault="009E67D2">
      <w:pPr>
        <w:pStyle w:val="PargrafodaLista"/>
        <w:shd w:val="clear" w:color="auto" w:fill="FFFFFF"/>
        <w:spacing w:after="0" w:line="276" w:lineRule="auto"/>
        <w:ind w:left="360"/>
        <w:jc w:val="both"/>
        <w:rPr>
          <w:rFonts w:ascii="Arial" w:eastAsia="Times New Roman" w:hAnsi="Arial" w:cs="Arial"/>
          <w:sz w:val="24"/>
          <w:szCs w:val="24"/>
          <w:lang w:eastAsia="pt-PT"/>
        </w:rPr>
        <w:pPrChange w:id="33" w:author="Adelino Naquarta Sepalanga Domingos" w:date="2025-03-05T06:54:00Z" w16du:dateUtc="2025-03-05T05:54:00Z">
          <w:pPr>
            <w:pStyle w:val="PargrafodaLista"/>
            <w:numPr>
              <w:numId w:val="3"/>
            </w:numPr>
            <w:shd w:val="clear" w:color="auto" w:fill="FFFFFF"/>
            <w:spacing w:after="0" w:line="276" w:lineRule="auto"/>
            <w:ind w:left="360" w:hanging="360"/>
            <w:jc w:val="both"/>
          </w:pPr>
        </w:pPrChange>
      </w:pPr>
    </w:p>
    <w:p w14:paraId="3869294D" w14:textId="77777777" w:rsidR="000E45EC" w:rsidRDefault="000E45EC" w:rsidP="003F3EDE">
      <w:pPr>
        <w:pStyle w:val="PargrafodaLista"/>
        <w:numPr>
          <w:ilvl w:val="0"/>
          <w:numId w:val="6"/>
        </w:numPr>
        <w:shd w:val="clear" w:color="auto" w:fill="FFFFFF"/>
        <w:spacing w:after="0" w:line="276" w:lineRule="auto"/>
        <w:jc w:val="both"/>
        <w:rPr>
          <w:ins w:id="34" w:author="Adelino Naquarta Sepalanga Domingos" w:date="2025-03-05T06:54:00Z" w16du:dateUtc="2025-03-05T05:54:00Z"/>
          <w:rFonts w:ascii="Arial" w:eastAsia="Times New Roman" w:hAnsi="Arial" w:cs="Arial"/>
          <w:sz w:val="24"/>
          <w:szCs w:val="24"/>
          <w:lang w:eastAsia="pt-PT"/>
        </w:rPr>
      </w:pPr>
      <w:r w:rsidRPr="00992C7C">
        <w:rPr>
          <w:rFonts w:ascii="Arial" w:eastAsia="Times New Roman" w:hAnsi="Arial" w:cs="Arial"/>
          <w:sz w:val="24"/>
          <w:szCs w:val="24"/>
          <w:lang w:eastAsia="pt-PT"/>
        </w:rPr>
        <w:t>Os referidos sistemas devem assinar quaisquer documentos emitidos com eficácia externa (com excepção dos recibos), nomeadamente:</w:t>
      </w:r>
    </w:p>
    <w:p w14:paraId="2A8171DF" w14:textId="77777777" w:rsidR="009E67D2" w:rsidRPr="00992C7C" w:rsidRDefault="009E67D2">
      <w:pPr>
        <w:pStyle w:val="PargrafodaLista"/>
        <w:shd w:val="clear" w:color="auto" w:fill="FFFFFF"/>
        <w:spacing w:after="0" w:line="276" w:lineRule="auto"/>
        <w:jc w:val="both"/>
        <w:rPr>
          <w:rFonts w:ascii="Arial" w:eastAsia="Times New Roman" w:hAnsi="Arial" w:cs="Arial"/>
          <w:sz w:val="24"/>
          <w:szCs w:val="24"/>
          <w:lang w:eastAsia="pt-PT"/>
        </w:rPr>
        <w:pPrChange w:id="35" w:author="Adelino Naquarta Sepalanga Domingos" w:date="2025-03-05T06:54:00Z" w16du:dateUtc="2025-03-05T05:54:00Z">
          <w:pPr>
            <w:pStyle w:val="PargrafodaLista"/>
            <w:numPr>
              <w:numId w:val="6"/>
            </w:numPr>
            <w:shd w:val="clear" w:color="auto" w:fill="FFFFFF"/>
            <w:spacing w:after="0" w:line="276" w:lineRule="auto"/>
            <w:ind w:hanging="360"/>
            <w:jc w:val="both"/>
          </w:pPr>
        </w:pPrChange>
      </w:pPr>
    </w:p>
    <w:p w14:paraId="356238EE" w14:textId="77777777" w:rsidR="000E45EC" w:rsidRDefault="000E45EC" w:rsidP="003F3EDE">
      <w:pPr>
        <w:pStyle w:val="PargrafodaLista"/>
        <w:numPr>
          <w:ilvl w:val="0"/>
          <w:numId w:val="5"/>
        </w:numPr>
        <w:shd w:val="clear" w:color="auto" w:fill="FFFFFF"/>
        <w:spacing w:after="0" w:line="276" w:lineRule="auto"/>
        <w:jc w:val="both"/>
        <w:rPr>
          <w:ins w:id="36" w:author="Adelino Naquarta Sepalanga Domingos" w:date="2025-03-05T06:55:00Z" w16du:dateUtc="2025-03-05T05:55:00Z"/>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As facturas e documentos </w:t>
      </w:r>
      <w:proofErr w:type="spellStart"/>
      <w:r w:rsidRPr="00992C7C">
        <w:rPr>
          <w:rFonts w:ascii="Arial" w:eastAsia="Times New Roman" w:hAnsi="Arial" w:cs="Arial"/>
          <w:sz w:val="24"/>
          <w:szCs w:val="24"/>
          <w:lang w:eastAsia="pt-PT"/>
        </w:rPr>
        <w:t>rectificativos</w:t>
      </w:r>
      <w:proofErr w:type="spellEnd"/>
      <w:r w:rsidRPr="00992C7C">
        <w:rPr>
          <w:rFonts w:ascii="Arial" w:eastAsia="Times New Roman" w:hAnsi="Arial" w:cs="Arial"/>
          <w:sz w:val="24"/>
          <w:szCs w:val="24"/>
          <w:lang w:eastAsia="pt-PT"/>
        </w:rPr>
        <w:t>;</w:t>
      </w:r>
    </w:p>
    <w:p w14:paraId="63F66117" w14:textId="77777777" w:rsidR="009E67D2" w:rsidRPr="00992C7C" w:rsidRDefault="009E67D2">
      <w:pPr>
        <w:pStyle w:val="PargrafodaLista"/>
        <w:shd w:val="clear" w:color="auto" w:fill="FFFFFF"/>
        <w:spacing w:after="0" w:line="276" w:lineRule="auto"/>
        <w:ind w:left="1068"/>
        <w:jc w:val="both"/>
        <w:rPr>
          <w:rFonts w:ascii="Arial" w:eastAsia="Times New Roman" w:hAnsi="Arial" w:cs="Arial"/>
          <w:sz w:val="24"/>
          <w:szCs w:val="24"/>
          <w:lang w:eastAsia="pt-PT"/>
        </w:rPr>
        <w:pPrChange w:id="37" w:author="Adelino Naquarta Sepalanga Domingos" w:date="2025-03-05T06:55:00Z" w16du:dateUtc="2025-03-05T05:55:00Z">
          <w:pPr>
            <w:pStyle w:val="PargrafodaLista"/>
            <w:numPr>
              <w:numId w:val="5"/>
            </w:numPr>
            <w:shd w:val="clear" w:color="auto" w:fill="FFFFFF"/>
            <w:spacing w:after="0" w:line="276" w:lineRule="auto"/>
            <w:ind w:left="1068" w:hanging="360"/>
            <w:jc w:val="both"/>
          </w:pPr>
        </w:pPrChange>
      </w:pPr>
    </w:p>
    <w:p w14:paraId="142EC0A8" w14:textId="77777777" w:rsidR="000E45EC" w:rsidRDefault="000E45EC" w:rsidP="003F3EDE">
      <w:pPr>
        <w:pStyle w:val="PargrafodaLista"/>
        <w:numPr>
          <w:ilvl w:val="0"/>
          <w:numId w:val="5"/>
        </w:numPr>
        <w:shd w:val="clear" w:color="auto" w:fill="FFFFFF"/>
        <w:spacing w:after="0" w:line="276" w:lineRule="auto"/>
        <w:jc w:val="both"/>
        <w:rPr>
          <w:ins w:id="38" w:author="Adelino Naquarta Sepalanga Domingos" w:date="2025-03-05T06:55:00Z" w16du:dateUtc="2025-03-05T05:55:00Z"/>
          <w:rFonts w:ascii="Arial" w:eastAsia="Times New Roman" w:hAnsi="Arial" w:cs="Arial"/>
          <w:sz w:val="24"/>
          <w:szCs w:val="24"/>
          <w:lang w:eastAsia="pt-PT"/>
        </w:rPr>
      </w:pPr>
      <w:r w:rsidRPr="00992C7C">
        <w:rPr>
          <w:rFonts w:ascii="Arial" w:eastAsia="Times New Roman" w:hAnsi="Arial" w:cs="Arial"/>
          <w:sz w:val="24"/>
          <w:szCs w:val="24"/>
          <w:lang w:eastAsia="pt-PT"/>
        </w:rPr>
        <w:t>As guias de transporte, guias de remessa e quaisquer outros documentos que constituam documento de transporte;</w:t>
      </w:r>
    </w:p>
    <w:p w14:paraId="1DA913DF" w14:textId="77777777" w:rsidR="009E67D2" w:rsidRPr="009E67D2" w:rsidRDefault="009E67D2">
      <w:pPr>
        <w:pStyle w:val="PargrafodaLista"/>
        <w:rPr>
          <w:ins w:id="39" w:author="Adelino Naquarta Sepalanga Domingos" w:date="2025-03-05T06:55:00Z" w16du:dateUtc="2025-03-05T05:55:00Z"/>
          <w:rFonts w:ascii="Arial" w:eastAsia="Times New Roman" w:hAnsi="Arial" w:cs="Arial"/>
          <w:sz w:val="24"/>
          <w:szCs w:val="24"/>
          <w:lang w:eastAsia="pt-PT"/>
          <w:rPrChange w:id="40" w:author="Adelino Naquarta Sepalanga Domingos" w:date="2025-03-05T06:55:00Z" w16du:dateUtc="2025-03-05T05:55:00Z">
            <w:rPr>
              <w:ins w:id="41" w:author="Adelino Naquarta Sepalanga Domingos" w:date="2025-03-05T06:55:00Z" w16du:dateUtc="2025-03-05T05:55:00Z"/>
              <w:lang w:eastAsia="pt-PT"/>
            </w:rPr>
          </w:rPrChange>
        </w:rPr>
        <w:pPrChange w:id="42" w:author="Adelino Naquarta Sepalanga Domingos" w:date="2025-03-05T06:55:00Z" w16du:dateUtc="2025-03-05T05:55:00Z">
          <w:pPr>
            <w:pStyle w:val="PargrafodaLista"/>
            <w:numPr>
              <w:numId w:val="5"/>
            </w:numPr>
            <w:shd w:val="clear" w:color="auto" w:fill="FFFFFF"/>
            <w:spacing w:after="0" w:line="276" w:lineRule="auto"/>
            <w:ind w:left="1068" w:hanging="360"/>
            <w:jc w:val="both"/>
          </w:pPr>
        </w:pPrChange>
      </w:pPr>
    </w:p>
    <w:p w14:paraId="57D190B3" w14:textId="7C501626" w:rsidR="009E67D2" w:rsidRPr="00992C7C" w:rsidDel="009E67D2" w:rsidRDefault="009E67D2" w:rsidP="003F3EDE">
      <w:pPr>
        <w:pStyle w:val="PargrafodaLista"/>
        <w:numPr>
          <w:ilvl w:val="0"/>
          <w:numId w:val="5"/>
        </w:numPr>
        <w:shd w:val="clear" w:color="auto" w:fill="FFFFFF"/>
        <w:spacing w:after="0" w:line="276" w:lineRule="auto"/>
        <w:jc w:val="both"/>
        <w:rPr>
          <w:del w:id="43" w:author="Adelino Naquarta Sepalanga Domingos" w:date="2025-03-05T06:55:00Z" w16du:dateUtc="2025-03-05T05:55:00Z"/>
          <w:rFonts w:ascii="Arial" w:eastAsia="Times New Roman" w:hAnsi="Arial" w:cs="Arial"/>
          <w:sz w:val="24"/>
          <w:szCs w:val="24"/>
          <w:lang w:eastAsia="pt-PT"/>
        </w:rPr>
      </w:pPr>
    </w:p>
    <w:p w14:paraId="60A1975D" w14:textId="77777777" w:rsidR="000E45EC" w:rsidRPr="00992C7C" w:rsidRDefault="000E45EC" w:rsidP="003F3EDE">
      <w:pPr>
        <w:pStyle w:val="PargrafodaLista"/>
        <w:numPr>
          <w:ilvl w:val="0"/>
          <w:numId w:val="5"/>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Quaisquer outros documentos, independentemente da sua designação, susceptíveis de apresentação ao cliente para conferência de entrega de mercadorias ou da prestação de serviços, nomeadamente as designadas consultas de mesa.</w:t>
      </w:r>
    </w:p>
    <w:p w14:paraId="3238BCAD"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45AB1649" w14:textId="0804E350"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A assinatura dos documentos referida na alínea anterior deve obedecer e estar em conformidade com os requisitos definidos no número </w:t>
      </w:r>
      <w:r w:rsidR="003629EC" w:rsidRPr="00AB4E1A">
        <w:rPr>
          <w:rFonts w:ascii="Arial" w:eastAsia="Times New Roman" w:hAnsi="Arial" w:cs="Arial"/>
          <w:sz w:val="24"/>
          <w:szCs w:val="24"/>
          <w:lang w:eastAsia="pt-PT"/>
        </w:rPr>
        <w:t>42</w:t>
      </w:r>
      <w:r w:rsidRPr="00992C7C">
        <w:rPr>
          <w:rFonts w:ascii="Arial" w:eastAsia="Times New Roman" w:hAnsi="Arial" w:cs="Arial"/>
          <w:sz w:val="24"/>
          <w:szCs w:val="24"/>
          <w:lang w:eastAsia="pt-PT"/>
        </w:rPr>
        <w:t xml:space="preserve"> do presente anexo(s);</w:t>
      </w:r>
    </w:p>
    <w:p w14:paraId="4F82B567"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647603D0" w14:textId="77777777"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Quaisquer documentos que não sejam facturas ou documentos rectificativos de factura, devem conter de forma evidente a sua natureza e, se susceptíveis de apresentação ao cliente, incluindo os que devam </w:t>
      </w:r>
      <w:r w:rsidRPr="00992C7C">
        <w:rPr>
          <w:rFonts w:ascii="Arial" w:eastAsia="Times New Roman" w:hAnsi="Arial" w:cs="Arial"/>
          <w:sz w:val="24"/>
          <w:szCs w:val="24"/>
          <w:lang w:eastAsia="pt-PT"/>
        </w:rPr>
        <w:lastRenderedPageBreak/>
        <w:t xml:space="preserve">constar nas tabelas </w:t>
      </w:r>
      <w:r w:rsidRPr="00992C7C">
        <w:rPr>
          <w:rFonts w:ascii="Arial" w:eastAsia="Times New Roman" w:hAnsi="Arial" w:cs="Arial"/>
          <w:i/>
          <w:sz w:val="24"/>
          <w:szCs w:val="24"/>
          <w:lang w:eastAsia="pt-PT"/>
        </w:rPr>
        <w:t>4.2, 4.3 e 4.4 do SAF-T (AO)</w:t>
      </w:r>
      <w:r w:rsidRPr="00992C7C">
        <w:rPr>
          <w:rFonts w:ascii="Arial" w:eastAsia="Times New Roman" w:hAnsi="Arial" w:cs="Arial"/>
          <w:sz w:val="24"/>
          <w:szCs w:val="24"/>
          <w:lang w:eastAsia="pt-PT"/>
        </w:rPr>
        <w:t>, conter a expressão "</w:t>
      </w:r>
      <w:r w:rsidRPr="00992C7C">
        <w:rPr>
          <w:rFonts w:ascii="Arial" w:eastAsia="Times New Roman" w:hAnsi="Arial" w:cs="Arial"/>
          <w:i/>
          <w:sz w:val="24"/>
          <w:szCs w:val="24"/>
          <w:lang w:eastAsia="pt-PT"/>
        </w:rPr>
        <w:t>Este documento não serve de factura</w:t>
      </w:r>
      <w:r w:rsidRPr="00992C7C">
        <w:rPr>
          <w:rFonts w:ascii="Arial" w:eastAsia="Times New Roman" w:hAnsi="Arial" w:cs="Arial"/>
          <w:sz w:val="24"/>
          <w:szCs w:val="24"/>
          <w:lang w:eastAsia="pt-PT"/>
        </w:rPr>
        <w:t>";</w:t>
      </w:r>
    </w:p>
    <w:p w14:paraId="1E7D22C6"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41ABC219" w14:textId="77777777"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As facturas, documentos de movimentação de mercadorias, documentos de conferência de entrega de mercadorias ou de prestação de serviços susceptíveis de apresentação ao cliente, que tiveram origem noutros documentos emitidos, designadamente, facturas, guias de movimentação de mercadorias, consultas de mesa ou outros documentos susceptíveis de apresentação ao cliente, devem conter a identificação desses documentos, na estrutura Referência ao documento de origem (</w:t>
      </w:r>
      <w:proofErr w:type="spellStart"/>
      <w:r w:rsidRPr="00992C7C">
        <w:rPr>
          <w:rFonts w:ascii="Arial" w:eastAsia="Times New Roman" w:hAnsi="Arial" w:cs="Arial"/>
          <w:sz w:val="24"/>
          <w:szCs w:val="24"/>
          <w:lang w:eastAsia="pt-PT"/>
        </w:rPr>
        <w:t>OrderReferences</w:t>
      </w:r>
      <w:proofErr w:type="spellEnd"/>
      <w:r w:rsidRPr="00992C7C">
        <w:rPr>
          <w:rFonts w:ascii="Arial" w:eastAsia="Times New Roman" w:hAnsi="Arial" w:cs="Arial"/>
          <w:sz w:val="24"/>
          <w:szCs w:val="24"/>
          <w:lang w:eastAsia="pt-PT"/>
        </w:rPr>
        <w:t xml:space="preserve">) das tabelas </w:t>
      </w:r>
      <w:r w:rsidRPr="00992C7C">
        <w:rPr>
          <w:rFonts w:ascii="Arial" w:eastAsia="Times New Roman" w:hAnsi="Arial" w:cs="Arial"/>
          <w:i/>
          <w:sz w:val="24"/>
          <w:szCs w:val="24"/>
          <w:lang w:eastAsia="pt-PT"/>
        </w:rPr>
        <w:t>4.1 a 4.3</w:t>
      </w:r>
      <w:r w:rsidRPr="00992C7C">
        <w:rPr>
          <w:rFonts w:ascii="Arial" w:eastAsia="Times New Roman" w:hAnsi="Arial" w:cs="Arial"/>
          <w:sz w:val="24"/>
          <w:szCs w:val="24"/>
          <w:lang w:eastAsia="pt-PT"/>
        </w:rPr>
        <w:t>, consoante o caso;</w:t>
      </w:r>
    </w:p>
    <w:p w14:paraId="75420D73"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020AE2DA" w14:textId="77777777"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Os documentos rectificativos de factura devem conter a identificação do(s) documento(s) rectificado(s) na estrutura Referências a facturas (</w:t>
      </w:r>
      <w:proofErr w:type="spellStart"/>
      <w:r w:rsidRPr="00992C7C">
        <w:rPr>
          <w:rFonts w:ascii="Arial" w:eastAsia="Times New Roman" w:hAnsi="Arial" w:cs="Arial"/>
          <w:sz w:val="24"/>
          <w:szCs w:val="24"/>
          <w:lang w:eastAsia="pt-PT"/>
        </w:rPr>
        <w:t>References</w:t>
      </w:r>
      <w:proofErr w:type="spellEnd"/>
      <w:r w:rsidRPr="00992C7C">
        <w:rPr>
          <w:rFonts w:ascii="Arial" w:eastAsia="Times New Roman" w:hAnsi="Arial" w:cs="Arial"/>
          <w:sz w:val="24"/>
          <w:szCs w:val="24"/>
          <w:lang w:eastAsia="pt-PT"/>
        </w:rPr>
        <w:t>) da tabela 4.1;</w:t>
      </w:r>
    </w:p>
    <w:p w14:paraId="76AD7239"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7703FB47" w14:textId="4CA0535F"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No caso de utilização do programa em modo de formação, os documentos assim emitidos deve</w:t>
      </w:r>
      <w:ins w:id="44" w:author="Adelino Naquarta Sepalanga Domingos" w:date="2025-02-28T09:53:00Z" w16du:dateUtc="2025-02-28T08:53:00Z">
        <w:r w:rsidR="00DF1955">
          <w:rPr>
            <w:rFonts w:ascii="Arial" w:eastAsia="Times New Roman" w:hAnsi="Arial" w:cs="Arial"/>
            <w:sz w:val="24"/>
            <w:szCs w:val="24"/>
            <w:lang w:eastAsia="pt-PT"/>
          </w:rPr>
          <w:t>m</w:t>
        </w:r>
      </w:ins>
      <w:del w:id="45" w:author="Adelino Naquarta Sepalanga Domingos" w:date="2025-02-28T09:53:00Z" w16du:dateUtc="2025-02-28T08:53:00Z">
        <w:r w:rsidRPr="00992C7C" w:rsidDel="00DF1955">
          <w:rPr>
            <w:rFonts w:ascii="Arial" w:eastAsia="Times New Roman" w:hAnsi="Arial" w:cs="Arial"/>
            <w:sz w:val="24"/>
            <w:szCs w:val="24"/>
            <w:lang w:eastAsia="pt-PT"/>
          </w:rPr>
          <w:delText>rão</w:delText>
        </w:r>
      </w:del>
      <w:r w:rsidRPr="00992C7C">
        <w:rPr>
          <w:rFonts w:ascii="Arial" w:eastAsia="Times New Roman" w:hAnsi="Arial" w:cs="Arial"/>
          <w:sz w:val="24"/>
          <w:szCs w:val="24"/>
          <w:lang w:eastAsia="pt-PT"/>
        </w:rPr>
        <w:t xml:space="preserve">, em série específica, indicar sempre no cabeçalho, os dados identificativos da empresa de </w:t>
      </w:r>
      <w:r w:rsidRPr="00042458">
        <w:rPr>
          <w:rFonts w:ascii="Arial" w:eastAsia="Times New Roman" w:hAnsi="Arial" w:cs="Arial"/>
          <w:i/>
          <w:iCs/>
          <w:sz w:val="24"/>
          <w:szCs w:val="24"/>
          <w:lang w:eastAsia="pt-PT"/>
        </w:rPr>
        <w:t>software</w:t>
      </w:r>
      <w:r w:rsidRPr="00992C7C">
        <w:rPr>
          <w:rFonts w:ascii="Arial" w:eastAsia="Times New Roman" w:hAnsi="Arial" w:cs="Arial"/>
          <w:sz w:val="24"/>
          <w:szCs w:val="24"/>
          <w:lang w:eastAsia="pt-PT"/>
        </w:rPr>
        <w:t>, ao invés dos da empresa cliente e t</w:t>
      </w:r>
      <w:ins w:id="46" w:author="Adelino Naquarta Sepalanga Domingos" w:date="2025-02-28T09:54:00Z" w16du:dateUtc="2025-02-28T08:54:00Z">
        <w:r w:rsidR="00DF1955">
          <w:rPr>
            <w:rFonts w:ascii="Arial" w:eastAsia="Times New Roman" w:hAnsi="Arial" w:cs="Arial"/>
            <w:sz w:val="24"/>
            <w:szCs w:val="24"/>
            <w:lang w:eastAsia="pt-PT"/>
          </w:rPr>
          <w:t>êm</w:t>
        </w:r>
      </w:ins>
      <w:del w:id="47" w:author="Adelino Naquarta Sepalanga Domingos" w:date="2025-02-28T09:54:00Z" w16du:dateUtc="2025-02-28T08:54:00Z">
        <w:r w:rsidRPr="00992C7C" w:rsidDel="00DF1955">
          <w:rPr>
            <w:rFonts w:ascii="Arial" w:eastAsia="Times New Roman" w:hAnsi="Arial" w:cs="Arial"/>
            <w:sz w:val="24"/>
            <w:szCs w:val="24"/>
            <w:lang w:eastAsia="pt-PT"/>
          </w:rPr>
          <w:delText>erão</w:delText>
        </w:r>
      </w:del>
      <w:r w:rsidRPr="00992C7C">
        <w:rPr>
          <w:rFonts w:ascii="Arial" w:eastAsia="Times New Roman" w:hAnsi="Arial" w:cs="Arial"/>
          <w:sz w:val="24"/>
          <w:szCs w:val="24"/>
          <w:lang w:eastAsia="pt-PT"/>
        </w:rPr>
        <w:t xml:space="preserve"> ainda de ter impressa a expressão: "Documento emitido para fins de Formação", ainda que impressos em papel timbrado do cliente;</w:t>
      </w:r>
    </w:p>
    <w:p w14:paraId="6ECBCC66"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1B6D5DC4" w14:textId="04A5FCF3"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Todos os tipos de documentos, identificados através das respectivas designações, deve</w:t>
      </w:r>
      <w:ins w:id="48" w:author="Adelino Naquarta Sepalanga Domingos" w:date="2025-02-28T09:54:00Z" w16du:dateUtc="2025-02-28T08:54:00Z">
        <w:r w:rsidR="00DF1955">
          <w:rPr>
            <w:rFonts w:ascii="Arial" w:eastAsia="Times New Roman" w:hAnsi="Arial" w:cs="Arial"/>
            <w:sz w:val="24"/>
            <w:szCs w:val="24"/>
            <w:lang w:eastAsia="pt-PT"/>
          </w:rPr>
          <w:t>m</w:t>
        </w:r>
      </w:ins>
      <w:del w:id="49" w:author="Adelino Naquarta Sepalanga Domingos" w:date="2025-02-28T09:54:00Z" w16du:dateUtc="2025-02-28T08:54:00Z">
        <w:r w:rsidRPr="00992C7C" w:rsidDel="00DF1955">
          <w:rPr>
            <w:rFonts w:ascii="Arial" w:eastAsia="Times New Roman" w:hAnsi="Arial" w:cs="Arial"/>
            <w:sz w:val="24"/>
            <w:szCs w:val="24"/>
            <w:lang w:eastAsia="pt-PT"/>
          </w:rPr>
          <w:delText>rão</w:delText>
        </w:r>
      </w:del>
      <w:r w:rsidRPr="00992C7C">
        <w:rPr>
          <w:rFonts w:ascii="Arial" w:eastAsia="Times New Roman" w:hAnsi="Arial" w:cs="Arial"/>
          <w:sz w:val="24"/>
          <w:szCs w:val="24"/>
          <w:lang w:eastAsia="pt-PT"/>
        </w:rPr>
        <w:t xml:space="preserve"> ser emitidos cronologicamente em uma ou mais séries, convenientemente referenciadas, de acordo com as necessidades comerciais, devendo ser datados e numerados de forma progressiva e contínua, dentro de cada série, por um perío</w:t>
      </w:r>
      <w:r w:rsidR="00352EFA" w:rsidRPr="00992C7C">
        <w:rPr>
          <w:rFonts w:ascii="Arial" w:eastAsia="Times New Roman" w:hAnsi="Arial" w:cs="Arial"/>
          <w:sz w:val="24"/>
          <w:szCs w:val="24"/>
          <w:lang w:eastAsia="pt-PT"/>
        </w:rPr>
        <w:t>do não inferior a um ano fiscal</w:t>
      </w:r>
      <w:r w:rsidRPr="00992C7C">
        <w:rPr>
          <w:rFonts w:ascii="Arial" w:eastAsia="Times New Roman" w:hAnsi="Arial" w:cs="Arial"/>
          <w:sz w:val="24"/>
          <w:szCs w:val="24"/>
          <w:lang w:eastAsia="pt-PT"/>
        </w:rPr>
        <w:t>;</w:t>
      </w:r>
    </w:p>
    <w:p w14:paraId="4DB2F3A8"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653A4A7F" w14:textId="7FE816FD"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Na identificação dos documentos, não devem ser utilizados caracteres que violem o esquema de validação ou possam ser interpretados como operadores de XML. Não pode constar da sequência </w:t>
      </w:r>
      <w:r w:rsidR="00415373" w:rsidRPr="00992C7C">
        <w:rPr>
          <w:rFonts w:ascii="Arial" w:eastAsia="Times New Roman" w:hAnsi="Arial" w:cs="Arial"/>
          <w:sz w:val="24"/>
          <w:szCs w:val="24"/>
          <w:lang w:eastAsia="pt-PT"/>
        </w:rPr>
        <w:t>numérica</w:t>
      </w:r>
      <w:r w:rsidRPr="00992C7C">
        <w:rPr>
          <w:rFonts w:ascii="Arial" w:eastAsia="Times New Roman" w:hAnsi="Arial" w:cs="Arial"/>
          <w:sz w:val="24"/>
          <w:szCs w:val="24"/>
          <w:lang w:eastAsia="pt-PT"/>
        </w:rPr>
        <w:t xml:space="preserve"> qualquer outra informação (como por exemplo, o ano ou o número do terminal informático, etc.) que, a existir, deve</w:t>
      </w:r>
      <w:del w:id="50" w:author="Adelino Naquarta Sepalanga Domingos" w:date="2025-03-05T09:37:00Z" w16du:dateUtc="2025-03-05T08:37:00Z">
        <w:r w:rsidRPr="00992C7C" w:rsidDel="00B45277">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sempre constar da identificação da série;</w:t>
      </w:r>
    </w:p>
    <w:p w14:paraId="0848DB82"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6E19B6E2" w14:textId="77777777"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O código identificador da(s) série(s) deve ser específico de cada um dos estabelecimentos e ou programa(s), e nunca pode ser repetido no mesmo contribuinte, para o mesmo tipo de documento, de modo a identificar univocamente cada documento emitido, mesmo que os documentos sejam emitidos por mais do que um programa de facturação;</w:t>
      </w:r>
    </w:p>
    <w:p w14:paraId="6B89DFD4"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235CBF3B" w14:textId="77777777"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lastRenderedPageBreak/>
        <w:t xml:space="preserve"> Se por uma questão técnica ou operacional, a utilização de uma série for descontinuada, a aplicação deve inibir a sua utilização, não podendo, de forma alguma, apagar qualquer informação relativa à mesma;</w:t>
      </w:r>
    </w:p>
    <w:p w14:paraId="3820ED9C"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624855D5" w14:textId="50BC4B52"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Nenhum documento em estado de preparação ou em pré-visualização pode</w:t>
      </w:r>
      <w:del w:id="51" w:author="Adelino Naquarta Sepalanga Domingos" w:date="2025-03-05T09:34:00Z" w16du:dateUtc="2025-03-05T08:34:00Z">
        <w:r w:rsidRPr="00992C7C" w:rsidDel="00B45277">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impresso em momento anterior à sua finalização e respectiva assinatura;</w:t>
      </w:r>
    </w:p>
    <w:p w14:paraId="0C11B642" w14:textId="77777777" w:rsidR="000E45EC" w:rsidRPr="00992C7C" w:rsidRDefault="000E45EC" w:rsidP="000E45EC">
      <w:pPr>
        <w:pStyle w:val="PargrafodaLista"/>
        <w:rPr>
          <w:rFonts w:ascii="Arial" w:eastAsia="Times New Roman" w:hAnsi="Arial" w:cs="Arial"/>
          <w:sz w:val="24"/>
          <w:szCs w:val="24"/>
          <w:lang w:eastAsia="pt-PT"/>
        </w:rPr>
      </w:pPr>
    </w:p>
    <w:p w14:paraId="1E89A858" w14:textId="0AEE04AF"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A aplicação não pode permitir que num documento já assinado seja alterada qualquer informação fiscalmente relevante, designadamente os campos definidos nas alíneas e) e g) do número </w:t>
      </w:r>
      <w:r w:rsidR="003629EC">
        <w:rPr>
          <w:rFonts w:ascii="Arial" w:eastAsia="Times New Roman" w:hAnsi="Arial" w:cs="Arial"/>
          <w:sz w:val="24"/>
          <w:szCs w:val="24"/>
          <w:lang w:eastAsia="pt-PT"/>
        </w:rPr>
        <w:t>42</w:t>
      </w:r>
      <w:r w:rsidRPr="00992C7C">
        <w:rPr>
          <w:rFonts w:ascii="Arial" w:eastAsia="Times New Roman" w:hAnsi="Arial" w:cs="Arial"/>
          <w:sz w:val="24"/>
          <w:szCs w:val="24"/>
          <w:lang w:eastAsia="pt-PT"/>
        </w:rPr>
        <w:t xml:space="preserve"> do presente anexo.</w:t>
      </w:r>
    </w:p>
    <w:p w14:paraId="220BEB72" w14:textId="77777777" w:rsidR="000E45EC" w:rsidRPr="00992C7C" w:rsidRDefault="000E45EC" w:rsidP="000E45EC">
      <w:pPr>
        <w:pStyle w:val="PargrafodaLista"/>
        <w:shd w:val="clear" w:color="auto" w:fill="FFFFFF"/>
        <w:spacing w:before="100" w:beforeAutospacing="1" w:after="100" w:afterAutospacing="1" w:line="276" w:lineRule="auto"/>
        <w:ind w:left="360"/>
        <w:rPr>
          <w:rFonts w:ascii="Arial" w:eastAsia="Times New Roman" w:hAnsi="Arial" w:cs="Arial"/>
          <w:i/>
          <w:color w:val="FF0000"/>
          <w:sz w:val="24"/>
          <w:szCs w:val="24"/>
          <w:lang w:eastAsia="pt-PT"/>
        </w:rPr>
      </w:pPr>
    </w:p>
    <w:p w14:paraId="3E544616" w14:textId="68C32B60" w:rsidR="000E45EC" w:rsidRDefault="000E45EC" w:rsidP="003F3EDE">
      <w:pPr>
        <w:pStyle w:val="PargrafodaLista"/>
        <w:numPr>
          <w:ilvl w:val="0"/>
          <w:numId w:val="3"/>
        </w:numPr>
        <w:shd w:val="clear" w:color="auto" w:fill="FFFFFF"/>
        <w:spacing w:after="0" w:line="276" w:lineRule="auto"/>
        <w:jc w:val="both"/>
        <w:rPr>
          <w:ins w:id="52" w:author="Adelino Naquarta Sepalanga Domingos" w:date="2025-02-28T10:02:00Z" w16du:dateUtc="2025-02-28T09:02:00Z"/>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Que no processo de assinatura para identificação de documentos os sistemas de </w:t>
      </w:r>
      <w:r w:rsidR="00A56659" w:rsidRPr="00992C7C">
        <w:rPr>
          <w:rFonts w:ascii="Arial" w:eastAsia="Times New Roman" w:hAnsi="Arial" w:cs="Arial"/>
          <w:sz w:val="24"/>
          <w:szCs w:val="24"/>
          <w:lang w:eastAsia="pt-PT"/>
        </w:rPr>
        <w:t>processamento electrónico de facturação devem observar os seguintes requisitos:</w:t>
      </w:r>
      <w:r w:rsidR="00B47AD8" w:rsidRPr="00992C7C">
        <w:rPr>
          <w:rFonts w:ascii="Arial" w:eastAsia="Times New Roman" w:hAnsi="Arial" w:cs="Arial"/>
          <w:sz w:val="24"/>
          <w:szCs w:val="24"/>
          <w:lang w:eastAsia="pt-PT"/>
        </w:rPr>
        <w:t xml:space="preserve"> </w:t>
      </w:r>
    </w:p>
    <w:p w14:paraId="187A696B" w14:textId="77777777" w:rsidR="00FB7159" w:rsidRPr="00992C7C" w:rsidRDefault="00FB7159">
      <w:pPr>
        <w:pStyle w:val="PargrafodaLista"/>
        <w:shd w:val="clear" w:color="auto" w:fill="FFFFFF"/>
        <w:spacing w:after="0" w:line="276" w:lineRule="auto"/>
        <w:ind w:left="360"/>
        <w:jc w:val="both"/>
        <w:rPr>
          <w:rFonts w:ascii="Arial" w:eastAsia="Times New Roman" w:hAnsi="Arial" w:cs="Arial"/>
          <w:sz w:val="24"/>
          <w:szCs w:val="24"/>
          <w:lang w:eastAsia="pt-PT"/>
        </w:rPr>
        <w:pPrChange w:id="53" w:author="Adelino Naquarta Sepalanga Domingos" w:date="2025-02-28T10:02:00Z" w16du:dateUtc="2025-02-28T09:02:00Z">
          <w:pPr>
            <w:pStyle w:val="PargrafodaLista"/>
            <w:numPr>
              <w:numId w:val="3"/>
            </w:numPr>
            <w:shd w:val="clear" w:color="auto" w:fill="FFFFFF"/>
            <w:spacing w:after="0" w:line="276" w:lineRule="auto"/>
            <w:ind w:left="360" w:hanging="360"/>
            <w:jc w:val="both"/>
          </w:pPr>
        </w:pPrChange>
      </w:pPr>
    </w:p>
    <w:p w14:paraId="42119362" w14:textId="160997BD" w:rsidR="000E45EC" w:rsidRPr="00992C7C" w:rsidRDefault="000E45EC" w:rsidP="003F3EDE">
      <w:pPr>
        <w:pStyle w:val="PargrafodaLista"/>
        <w:numPr>
          <w:ilvl w:val="0"/>
          <w:numId w:val="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As facturas ou documentos rectificativos, documentos que acompanhem mercadorias em circulação, valorados ou não, documentos emitidos para conferência, entre outros, deve</w:t>
      </w:r>
      <w:del w:id="54" w:author="Adelino Naquarta Sepalanga Domingos" w:date="2025-02-28T09:58:00Z" w16du:dateUtc="2025-02-28T08:58:00Z">
        <w:r w:rsidRPr="00992C7C" w:rsidDel="00FB7159">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sempre ser gerada uma assinatura através do algoritmo RSA com base na informação relativa ao documento no ponto </w:t>
      </w:r>
      <w:r w:rsidR="003629EC">
        <w:rPr>
          <w:rFonts w:ascii="Arial" w:eastAsia="Times New Roman" w:hAnsi="Arial" w:cs="Arial"/>
          <w:sz w:val="24"/>
          <w:szCs w:val="24"/>
          <w:lang w:eastAsia="pt-PT"/>
        </w:rPr>
        <w:t>42</w:t>
      </w:r>
      <w:r w:rsidRPr="00992C7C">
        <w:rPr>
          <w:rFonts w:ascii="Arial" w:eastAsia="Times New Roman" w:hAnsi="Arial" w:cs="Arial"/>
          <w:sz w:val="24"/>
          <w:szCs w:val="24"/>
          <w:lang w:eastAsia="pt-PT"/>
        </w:rPr>
        <w:t xml:space="preserve"> do presente anexo;</w:t>
      </w:r>
    </w:p>
    <w:p w14:paraId="374FE4D4"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0F0A64C5" w14:textId="1C975427" w:rsidR="000E45EC" w:rsidRPr="00992C7C" w:rsidRDefault="000E45EC" w:rsidP="003F3EDE">
      <w:pPr>
        <w:pStyle w:val="PargrafodaLista"/>
        <w:numPr>
          <w:ilvl w:val="0"/>
          <w:numId w:val="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assinatura referida na alínea anterior deve</w:t>
      </w:r>
      <w:del w:id="55" w:author="Adelino Naquarta Sepalanga Domingos" w:date="2025-02-28T09:59:00Z" w16du:dateUtc="2025-02-28T08:59:00Z">
        <w:r w:rsidRPr="00992C7C" w:rsidDel="00FB7159">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gravada na base de dados do sistema de processamento electrónico de facturação (que não pode estar encriptada e deve ser mantida durante o prazo de arquivo legal), com uma associação directa ao registo integral do documento original;</w:t>
      </w:r>
    </w:p>
    <w:p w14:paraId="1CC8A58C"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5883A661" w14:textId="28958746" w:rsidR="000E45EC" w:rsidRPr="00992C7C" w:rsidRDefault="000E45EC" w:rsidP="003F3EDE">
      <w:pPr>
        <w:pStyle w:val="PargrafodaLista"/>
        <w:numPr>
          <w:ilvl w:val="0"/>
          <w:numId w:val="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Deve</w:t>
      </w:r>
      <w:del w:id="56" w:author="Adelino Naquarta Sepalanga Domingos" w:date="2025-02-28T09:59:00Z" w16du:dateUtc="2025-02-28T08:59:00Z">
        <w:r w:rsidRPr="00992C7C" w:rsidDel="00FB7159">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gravada adicionalmente a versão (números inteiros sequenciais) da chave privada que foi utilizada para gerar a assinatura do respectivo documento, nos termos da alínea f) do número </w:t>
      </w:r>
      <w:r w:rsidR="003629EC">
        <w:rPr>
          <w:rFonts w:ascii="Arial" w:eastAsia="Times New Roman" w:hAnsi="Arial" w:cs="Arial"/>
          <w:sz w:val="24"/>
          <w:szCs w:val="24"/>
          <w:lang w:eastAsia="pt-PT"/>
        </w:rPr>
        <w:t>42</w:t>
      </w:r>
      <w:r w:rsidRPr="00992C7C">
        <w:rPr>
          <w:rFonts w:ascii="Arial" w:eastAsia="Times New Roman" w:hAnsi="Arial" w:cs="Arial"/>
          <w:sz w:val="24"/>
          <w:szCs w:val="24"/>
          <w:lang w:eastAsia="pt-PT"/>
        </w:rPr>
        <w:t xml:space="preserve"> do presente anexo;</w:t>
      </w:r>
    </w:p>
    <w:p w14:paraId="4D92ABC2"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0ED4071F" w14:textId="77777777" w:rsidR="000E45EC" w:rsidRPr="00992C7C" w:rsidRDefault="000E45EC" w:rsidP="003F3EDE">
      <w:pPr>
        <w:pStyle w:val="PargrafodaLista"/>
        <w:numPr>
          <w:ilvl w:val="0"/>
          <w:numId w:val="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mudança do par de chaves utilizado pelo sistema de processamento electrónico de facturação só pode ser realizada pelo fabricante após comunicação à AGT através da Declaração Modelo 8 e respectivo envio “</w:t>
      </w:r>
      <w:r w:rsidRPr="00992C7C">
        <w:rPr>
          <w:rFonts w:ascii="Arial" w:eastAsia="Times New Roman" w:hAnsi="Arial" w:cs="Arial"/>
          <w:i/>
          <w:sz w:val="24"/>
          <w:szCs w:val="24"/>
          <w:lang w:eastAsia="pt-PT"/>
        </w:rPr>
        <w:t>upload</w:t>
      </w:r>
      <w:r w:rsidRPr="00992C7C">
        <w:rPr>
          <w:rFonts w:ascii="Arial" w:eastAsia="Times New Roman" w:hAnsi="Arial" w:cs="Arial"/>
          <w:sz w:val="24"/>
          <w:szCs w:val="24"/>
          <w:lang w:eastAsia="pt-PT"/>
        </w:rPr>
        <w:t>” da respectiva chave pública;</w:t>
      </w:r>
    </w:p>
    <w:p w14:paraId="7721FB56"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6DB41298" w14:textId="5D7C6EFC" w:rsidR="000E45EC" w:rsidRPr="00992C7C" w:rsidRDefault="000E45EC" w:rsidP="003F3EDE">
      <w:pPr>
        <w:pStyle w:val="PargrafodaLista"/>
        <w:numPr>
          <w:ilvl w:val="0"/>
          <w:numId w:val="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Em regra, os documentos são assinados tendo em consideração o </w:t>
      </w:r>
      <w:proofErr w:type="spellStart"/>
      <w:r w:rsidRPr="00992C7C">
        <w:rPr>
          <w:rFonts w:ascii="Arial" w:eastAsia="Times New Roman" w:hAnsi="Arial" w:cs="Arial"/>
          <w:sz w:val="24"/>
          <w:szCs w:val="24"/>
          <w:lang w:eastAsia="pt-PT"/>
        </w:rPr>
        <w:t>Hash</w:t>
      </w:r>
      <w:proofErr w:type="spellEnd"/>
      <w:r w:rsidRPr="00992C7C">
        <w:rPr>
          <w:rFonts w:ascii="Arial" w:eastAsia="Times New Roman" w:hAnsi="Arial" w:cs="Arial"/>
          <w:sz w:val="24"/>
          <w:szCs w:val="24"/>
          <w:lang w:eastAsia="pt-PT"/>
        </w:rPr>
        <w:t xml:space="preserve"> do último documento emitido da mesma série/tipo. No caso da gravação de um primeiro documento de uma série/tipo de documento de facturação, o campo aplicável Chave do documento (</w:t>
      </w:r>
      <w:proofErr w:type="spellStart"/>
      <w:r w:rsidRPr="00992C7C">
        <w:rPr>
          <w:rFonts w:ascii="Arial" w:eastAsia="Times New Roman" w:hAnsi="Arial" w:cs="Arial"/>
          <w:sz w:val="24"/>
          <w:szCs w:val="24"/>
          <w:lang w:eastAsia="pt-PT"/>
        </w:rPr>
        <w:t>Hash</w:t>
      </w:r>
      <w:proofErr w:type="spellEnd"/>
      <w:r w:rsidRPr="00992C7C">
        <w:rPr>
          <w:rFonts w:ascii="Arial" w:eastAsia="Times New Roman" w:hAnsi="Arial" w:cs="Arial"/>
          <w:sz w:val="24"/>
          <w:szCs w:val="24"/>
          <w:lang w:eastAsia="pt-PT"/>
        </w:rPr>
        <w:t>) das tabelas 4.1 a 4.3, deve ser assumido como não preenchido. No caso de utilização de séries plurianuais, no início de cada exercício, o primeiro documento pode</w:t>
      </w:r>
      <w:del w:id="57" w:author="Adelino Naquarta Sepalanga Domingos" w:date="2025-02-28T10:00:00Z" w16du:dateUtc="2025-02-28T09:00:00Z">
        <w:r w:rsidRPr="00992C7C" w:rsidDel="00FB7159">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w:t>
      </w:r>
      <w:r w:rsidRPr="00992C7C">
        <w:rPr>
          <w:rFonts w:ascii="Arial" w:eastAsia="Times New Roman" w:hAnsi="Arial" w:cs="Arial"/>
          <w:sz w:val="24"/>
          <w:szCs w:val="24"/>
          <w:lang w:eastAsia="pt-PT"/>
        </w:rPr>
        <w:lastRenderedPageBreak/>
        <w:t xml:space="preserve">assinado tendo em consideração o </w:t>
      </w:r>
      <w:proofErr w:type="spellStart"/>
      <w:r w:rsidRPr="00992C7C">
        <w:rPr>
          <w:rFonts w:ascii="Arial" w:eastAsia="Times New Roman" w:hAnsi="Arial" w:cs="Arial"/>
          <w:sz w:val="24"/>
          <w:szCs w:val="24"/>
          <w:lang w:eastAsia="pt-PT"/>
        </w:rPr>
        <w:t>Hash</w:t>
      </w:r>
      <w:proofErr w:type="spellEnd"/>
      <w:r w:rsidRPr="00992C7C">
        <w:rPr>
          <w:rFonts w:ascii="Arial" w:eastAsia="Times New Roman" w:hAnsi="Arial" w:cs="Arial"/>
          <w:sz w:val="24"/>
          <w:szCs w:val="24"/>
          <w:lang w:eastAsia="pt-PT"/>
        </w:rPr>
        <w:t xml:space="preserve"> do último documento emitido da mesma série/tipo, no exercício fiscal anterior;</w:t>
      </w:r>
    </w:p>
    <w:p w14:paraId="303A30E7"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4372E61C" w14:textId="77777777" w:rsidR="000E45EC" w:rsidRPr="00992C7C" w:rsidRDefault="000E45EC" w:rsidP="003F3EDE">
      <w:pPr>
        <w:pStyle w:val="PargrafodaLista"/>
        <w:numPr>
          <w:ilvl w:val="0"/>
          <w:numId w:val="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valor a considerar nos campos Total do documento com impostos (</w:t>
      </w:r>
      <w:proofErr w:type="spellStart"/>
      <w:r w:rsidRPr="00992C7C">
        <w:rPr>
          <w:rFonts w:ascii="Arial" w:eastAsia="Times New Roman" w:hAnsi="Arial" w:cs="Arial"/>
          <w:sz w:val="24"/>
          <w:szCs w:val="24"/>
          <w:lang w:eastAsia="pt-PT"/>
        </w:rPr>
        <w:t>GrossTotal</w:t>
      </w:r>
      <w:proofErr w:type="spellEnd"/>
      <w:r w:rsidRPr="00992C7C">
        <w:rPr>
          <w:rFonts w:ascii="Arial" w:eastAsia="Times New Roman" w:hAnsi="Arial" w:cs="Arial"/>
          <w:sz w:val="24"/>
          <w:szCs w:val="24"/>
          <w:lang w:eastAsia="pt-PT"/>
        </w:rPr>
        <w:t>) das tabelas 4.2 e 4.3, para a assinatura dos documentos de movimentação de mercadorias ou documentos de conferência é o que constar na base de dados, independentemente do modelo utilizado na sua impressão, valorado ou não. Na ausência de valor na base de dados, o referido campo deve ser preenchido com "0.00" (sem aspas) e assim considerado aquando da assinatura;</w:t>
      </w:r>
    </w:p>
    <w:p w14:paraId="29F291FF"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59D7A499" w14:textId="121570EE" w:rsidR="000E45EC" w:rsidRPr="00992C7C" w:rsidRDefault="000E45EC" w:rsidP="003F3EDE">
      <w:pPr>
        <w:pStyle w:val="PargrafodaLista"/>
        <w:numPr>
          <w:ilvl w:val="0"/>
          <w:numId w:val="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Caso a emissão do documento seja realizada em moeda estrangeira, o valor a assinar deve ser o contravalor em </w:t>
      </w:r>
      <w:r w:rsidR="00C37CB4" w:rsidRPr="00992C7C">
        <w:rPr>
          <w:rFonts w:ascii="Arial" w:eastAsia="Times New Roman" w:hAnsi="Arial" w:cs="Arial"/>
          <w:sz w:val="24"/>
          <w:szCs w:val="24"/>
          <w:lang w:eastAsia="pt-PT"/>
        </w:rPr>
        <w:t>AOA</w:t>
      </w:r>
      <w:r w:rsidRPr="00992C7C">
        <w:rPr>
          <w:rFonts w:ascii="Arial" w:eastAsia="Times New Roman" w:hAnsi="Arial" w:cs="Arial"/>
          <w:sz w:val="24"/>
          <w:szCs w:val="24"/>
          <w:lang w:eastAsia="pt-PT"/>
        </w:rPr>
        <w:t xml:space="preserve"> uma vez que vai ser este o valor a exportar no ficheiro SAF-T(AO).</w:t>
      </w:r>
    </w:p>
    <w:p w14:paraId="40D26DEE" w14:textId="77777777" w:rsidR="000E45EC" w:rsidRPr="00992C7C" w:rsidRDefault="000E45EC" w:rsidP="000E45EC">
      <w:pPr>
        <w:pStyle w:val="PargrafodaLista"/>
        <w:shd w:val="clear" w:color="auto" w:fill="FFFFFF"/>
        <w:spacing w:before="100" w:beforeAutospacing="1" w:after="100" w:afterAutospacing="1" w:line="276" w:lineRule="auto"/>
        <w:ind w:left="360"/>
        <w:rPr>
          <w:rFonts w:ascii="Arial" w:eastAsia="Times New Roman" w:hAnsi="Arial" w:cs="Arial"/>
          <w:i/>
          <w:color w:val="FF0000"/>
          <w:sz w:val="24"/>
          <w:szCs w:val="24"/>
          <w:lang w:eastAsia="pt-PT"/>
        </w:rPr>
      </w:pPr>
    </w:p>
    <w:p w14:paraId="63D00FF6" w14:textId="77777777" w:rsidR="000E45EC" w:rsidRDefault="000E45EC" w:rsidP="003F3EDE">
      <w:pPr>
        <w:pStyle w:val="PargrafodaLista"/>
        <w:numPr>
          <w:ilvl w:val="0"/>
          <w:numId w:val="3"/>
        </w:numPr>
        <w:shd w:val="clear" w:color="auto" w:fill="FFFFFF"/>
        <w:spacing w:after="0" w:line="276" w:lineRule="auto"/>
        <w:jc w:val="both"/>
        <w:rPr>
          <w:ins w:id="58" w:author="Adelino Naquarta Sepalanga Domingos" w:date="2025-02-28T10:03:00Z" w16du:dateUtc="2025-02-28T09:03:00Z"/>
          <w:rFonts w:ascii="Arial" w:eastAsia="Times New Roman" w:hAnsi="Arial" w:cs="Arial"/>
          <w:sz w:val="24"/>
          <w:szCs w:val="24"/>
          <w:lang w:eastAsia="pt-PT"/>
        </w:rPr>
      </w:pPr>
      <w:r w:rsidRPr="00992C7C">
        <w:rPr>
          <w:rFonts w:ascii="Arial" w:eastAsia="Times New Roman" w:hAnsi="Arial" w:cs="Arial"/>
          <w:sz w:val="24"/>
          <w:szCs w:val="24"/>
          <w:lang w:eastAsia="pt-PT"/>
        </w:rPr>
        <w:t>Que no processo de impressão ou envio electrónico de documentos os sistemas de processamento de facturação devem observar os seguintes requisitos:</w:t>
      </w:r>
    </w:p>
    <w:p w14:paraId="5BF7D52F" w14:textId="77777777" w:rsidR="00FB7159" w:rsidRPr="00992C7C" w:rsidRDefault="00FB7159">
      <w:pPr>
        <w:pStyle w:val="PargrafodaLista"/>
        <w:shd w:val="clear" w:color="auto" w:fill="FFFFFF"/>
        <w:spacing w:after="0" w:line="276" w:lineRule="auto"/>
        <w:ind w:left="360"/>
        <w:jc w:val="both"/>
        <w:rPr>
          <w:rFonts w:ascii="Arial" w:eastAsia="Times New Roman" w:hAnsi="Arial" w:cs="Arial"/>
          <w:sz w:val="24"/>
          <w:szCs w:val="24"/>
          <w:lang w:eastAsia="pt-PT"/>
        </w:rPr>
        <w:pPrChange w:id="59" w:author="Adelino Naquarta Sepalanga Domingos" w:date="2025-02-28T10:03:00Z" w16du:dateUtc="2025-02-28T09:03:00Z">
          <w:pPr>
            <w:pStyle w:val="PargrafodaLista"/>
            <w:numPr>
              <w:numId w:val="3"/>
            </w:numPr>
            <w:shd w:val="clear" w:color="auto" w:fill="FFFFFF"/>
            <w:spacing w:after="0" w:line="276" w:lineRule="auto"/>
            <w:ind w:left="360" w:hanging="360"/>
            <w:jc w:val="both"/>
          </w:pPr>
        </w:pPrChange>
      </w:pPr>
    </w:p>
    <w:p w14:paraId="40013BAA" w14:textId="68CA1999"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Os documentos susceptíveis de assinatura, só pode</w:t>
      </w:r>
      <w:ins w:id="60" w:author="Adelino Naquarta Sepalanga Domingos" w:date="2025-03-05T09:36:00Z" w16du:dateUtc="2025-03-05T08:36:00Z">
        <w:r w:rsidR="00B45277">
          <w:rPr>
            <w:rFonts w:ascii="Arial" w:eastAsia="Times New Roman" w:hAnsi="Arial" w:cs="Arial"/>
            <w:sz w:val="24"/>
            <w:szCs w:val="24"/>
            <w:lang w:eastAsia="pt-PT"/>
          </w:rPr>
          <w:t>m</w:t>
        </w:r>
      </w:ins>
      <w:del w:id="61" w:author="Adelino Naquarta Sepalanga Domingos" w:date="2025-03-05T09:36:00Z" w16du:dateUtc="2025-03-05T08:36:00Z">
        <w:r w:rsidRPr="00992C7C" w:rsidDel="00B45277">
          <w:rPr>
            <w:rFonts w:ascii="Arial" w:eastAsia="Times New Roman" w:hAnsi="Arial" w:cs="Arial"/>
            <w:sz w:val="24"/>
            <w:szCs w:val="24"/>
            <w:lang w:eastAsia="pt-PT"/>
          </w:rPr>
          <w:delText>rão</w:delText>
        </w:r>
      </w:del>
      <w:r w:rsidRPr="00992C7C">
        <w:rPr>
          <w:rFonts w:ascii="Arial" w:eastAsia="Times New Roman" w:hAnsi="Arial" w:cs="Arial"/>
          <w:sz w:val="24"/>
          <w:szCs w:val="24"/>
          <w:lang w:eastAsia="pt-PT"/>
        </w:rPr>
        <w:t xml:space="preserve"> ser impressos depois de devidamente identificados nos termos dos requisitos constantes no número </w:t>
      </w:r>
      <w:r w:rsidR="003629EC">
        <w:rPr>
          <w:rFonts w:ascii="Arial" w:eastAsia="Times New Roman" w:hAnsi="Arial" w:cs="Arial"/>
          <w:sz w:val="24"/>
          <w:szCs w:val="24"/>
          <w:lang w:eastAsia="pt-PT"/>
        </w:rPr>
        <w:t>42</w:t>
      </w:r>
      <w:r w:rsidRPr="00992C7C">
        <w:rPr>
          <w:rFonts w:ascii="Arial" w:eastAsia="Times New Roman" w:hAnsi="Arial" w:cs="Arial"/>
          <w:sz w:val="24"/>
          <w:szCs w:val="24"/>
          <w:lang w:eastAsia="pt-PT"/>
        </w:rPr>
        <w:t xml:space="preserve"> do presente anexo;</w:t>
      </w:r>
    </w:p>
    <w:p w14:paraId="0A5AC6CC"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57893203" w14:textId="77777777"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documento impresso entregue ao cliente ou o documento electrónico enviado deve conter obrigatoriamente quatro caracteres da assinatura [campos Chave do documento (</w:t>
      </w:r>
      <w:proofErr w:type="spellStart"/>
      <w:r w:rsidRPr="00992C7C">
        <w:rPr>
          <w:rFonts w:ascii="Arial" w:eastAsia="Times New Roman" w:hAnsi="Arial" w:cs="Arial"/>
          <w:sz w:val="24"/>
          <w:szCs w:val="24"/>
          <w:lang w:eastAsia="pt-PT"/>
        </w:rPr>
        <w:t>Hash</w:t>
      </w:r>
      <w:proofErr w:type="spellEnd"/>
      <w:r w:rsidRPr="00992C7C">
        <w:rPr>
          <w:rFonts w:ascii="Arial" w:eastAsia="Times New Roman" w:hAnsi="Arial" w:cs="Arial"/>
          <w:sz w:val="24"/>
          <w:szCs w:val="24"/>
          <w:lang w:eastAsia="pt-PT"/>
        </w:rPr>
        <w:t>) das tabelas subordinadas da tabela 4 - Documentos comerciais (</w:t>
      </w:r>
      <w:proofErr w:type="spellStart"/>
      <w:r w:rsidRPr="00992C7C">
        <w:rPr>
          <w:rFonts w:ascii="Arial" w:eastAsia="Times New Roman" w:hAnsi="Arial" w:cs="Arial"/>
          <w:sz w:val="24"/>
          <w:szCs w:val="24"/>
          <w:lang w:eastAsia="pt-PT"/>
        </w:rPr>
        <w:t>SourceDocuments</w:t>
      </w:r>
      <w:proofErr w:type="spellEnd"/>
      <w:r w:rsidRPr="00992C7C">
        <w:rPr>
          <w:rFonts w:ascii="Arial" w:eastAsia="Times New Roman" w:hAnsi="Arial" w:cs="Arial"/>
          <w:sz w:val="24"/>
          <w:szCs w:val="24"/>
          <w:lang w:eastAsia="pt-PT"/>
        </w:rPr>
        <w:t xml:space="preserve">) do SAF-T(AO)] correspondentes às posições 1.ª, 11.ª, 21.ª, e 31.ª e separado por um "-" (hífen) a expressão Processado por programa validado n.º "Número do certificado atribuído pela </w:t>
      </w:r>
      <w:proofErr w:type="gramStart"/>
      <w:r w:rsidRPr="00992C7C">
        <w:rPr>
          <w:rFonts w:ascii="Arial" w:eastAsia="Times New Roman" w:hAnsi="Arial" w:cs="Arial"/>
          <w:sz w:val="24"/>
          <w:szCs w:val="24"/>
          <w:lang w:eastAsia="pt-PT"/>
        </w:rPr>
        <w:t>AGT»/</w:t>
      </w:r>
      <w:proofErr w:type="gramEnd"/>
      <w:r w:rsidRPr="00992C7C">
        <w:rPr>
          <w:rFonts w:ascii="Arial" w:eastAsia="Times New Roman" w:hAnsi="Arial" w:cs="Arial"/>
          <w:sz w:val="24"/>
          <w:szCs w:val="24"/>
          <w:lang w:eastAsia="pt-PT"/>
        </w:rPr>
        <w:t xml:space="preserve">AGT. </w:t>
      </w:r>
    </w:p>
    <w:p w14:paraId="455075E1"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i/>
          <w:sz w:val="24"/>
          <w:szCs w:val="24"/>
          <w:lang w:eastAsia="pt-PT"/>
        </w:rPr>
        <w:t>Exemplo: "</w:t>
      </w:r>
      <w:proofErr w:type="spellStart"/>
      <w:r w:rsidRPr="00992C7C">
        <w:rPr>
          <w:rFonts w:ascii="Arial" w:eastAsia="Times New Roman" w:hAnsi="Arial" w:cs="Arial"/>
          <w:i/>
          <w:sz w:val="24"/>
          <w:szCs w:val="24"/>
          <w:lang w:eastAsia="pt-PT"/>
        </w:rPr>
        <w:t>PbRc</w:t>
      </w:r>
      <w:proofErr w:type="spellEnd"/>
      <w:r w:rsidRPr="00992C7C">
        <w:rPr>
          <w:rFonts w:ascii="Arial" w:eastAsia="Times New Roman" w:hAnsi="Arial" w:cs="Arial"/>
          <w:i/>
          <w:sz w:val="24"/>
          <w:szCs w:val="24"/>
          <w:lang w:eastAsia="pt-PT"/>
        </w:rPr>
        <w:t>-Processado por programa validado n.º 0000/AGT" (sem aspas)</w:t>
      </w:r>
      <w:r w:rsidRPr="00992C7C">
        <w:rPr>
          <w:rFonts w:ascii="Arial" w:eastAsia="Times New Roman" w:hAnsi="Arial" w:cs="Arial"/>
          <w:sz w:val="24"/>
          <w:szCs w:val="24"/>
          <w:lang w:eastAsia="pt-PT"/>
        </w:rPr>
        <w:t>;</w:t>
      </w:r>
    </w:p>
    <w:p w14:paraId="3AC71BF2"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0387D947" w14:textId="77777777"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Qualquer documento emitido pela aplicação validada fiscalmente, impresso ou enviado por via electrónica, não susceptível de ser assinado nos termos do número 5 do presente anexo, nomeadamente os recibos, deve conter impressos obrigatoriamente a expressão - Emitido por programa validado n.º "Número do certificado atribuído pela </w:t>
      </w:r>
      <w:proofErr w:type="gramStart"/>
      <w:r w:rsidRPr="00992C7C">
        <w:rPr>
          <w:rFonts w:ascii="Arial" w:eastAsia="Times New Roman" w:hAnsi="Arial" w:cs="Arial"/>
          <w:sz w:val="24"/>
          <w:szCs w:val="24"/>
          <w:lang w:eastAsia="pt-PT"/>
        </w:rPr>
        <w:t>AGT»/</w:t>
      </w:r>
      <w:proofErr w:type="gramEnd"/>
      <w:r w:rsidRPr="00992C7C">
        <w:rPr>
          <w:rFonts w:ascii="Arial" w:eastAsia="Times New Roman" w:hAnsi="Arial" w:cs="Arial"/>
          <w:sz w:val="24"/>
          <w:szCs w:val="24"/>
          <w:lang w:eastAsia="pt-PT"/>
        </w:rPr>
        <w:t xml:space="preserve">AGT. </w:t>
      </w:r>
      <w:r w:rsidRPr="00992C7C">
        <w:rPr>
          <w:rFonts w:ascii="Arial" w:eastAsia="Times New Roman" w:hAnsi="Arial" w:cs="Arial"/>
          <w:i/>
          <w:sz w:val="24"/>
          <w:szCs w:val="24"/>
          <w:lang w:eastAsia="pt-PT"/>
        </w:rPr>
        <w:t>Exemplo: "Emitido por programa validado n.º 0000/AGT"</w:t>
      </w:r>
      <w:r w:rsidRPr="00992C7C">
        <w:rPr>
          <w:rFonts w:ascii="Arial" w:eastAsia="Times New Roman" w:hAnsi="Arial" w:cs="Arial"/>
          <w:sz w:val="24"/>
          <w:szCs w:val="24"/>
          <w:lang w:eastAsia="pt-PT"/>
        </w:rPr>
        <w:t xml:space="preserve"> (sem aspas);</w:t>
      </w:r>
    </w:p>
    <w:p w14:paraId="0DA71B6A"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5ED361D6" w14:textId="428B17EB"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Os documentos referidos no número 4 deve</w:t>
      </w:r>
      <w:ins w:id="62" w:author="Adelino Naquarta Sepalanga Domingos" w:date="2025-02-28T10:06:00Z" w16du:dateUtc="2025-02-28T09:06:00Z">
        <w:r w:rsidR="00FB7159">
          <w:rPr>
            <w:rFonts w:ascii="Arial" w:eastAsia="Times New Roman" w:hAnsi="Arial" w:cs="Arial"/>
            <w:sz w:val="24"/>
            <w:szCs w:val="24"/>
            <w:lang w:eastAsia="pt-PT"/>
          </w:rPr>
          <w:t>m</w:t>
        </w:r>
      </w:ins>
      <w:del w:id="63" w:author="Adelino Naquarta Sepalanga Domingos" w:date="2025-02-28T10:06:00Z" w16du:dateUtc="2025-02-28T09:06:00Z">
        <w:r w:rsidRPr="00992C7C" w:rsidDel="00FB7159">
          <w:rPr>
            <w:rFonts w:ascii="Arial" w:eastAsia="Times New Roman" w:hAnsi="Arial" w:cs="Arial"/>
            <w:sz w:val="24"/>
            <w:szCs w:val="24"/>
            <w:lang w:eastAsia="pt-PT"/>
          </w:rPr>
          <w:delText>rão</w:delText>
        </w:r>
      </w:del>
      <w:r w:rsidRPr="00992C7C">
        <w:rPr>
          <w:rFonts w:ascii="Arial" w:eastAsia="Times New Roman" w:hAnsi="Arial" w:cs="Arial"/>
          <w:sz w:val="24"/>
          <w:szCs w:val="24"/>
          <w:lang w:eastAsia="pt-PT"/>
        </w:rPr>
        <w:t xml:space="preserve"> na sua impressão conter a data no formato "AAAA-MM-DD" ou "DD-MM-AAAA" (sem aspas);</w:t>
      </w:r>
    </w:p>
    <w:p w14:paraId="6E5D2EA6"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07D38354" w14:textId="73778B76"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Nas facturas emitidas nos termos do Regime Jurídico das Facturas</w:t>
      </w:r>
      <w:del w:id="64" w:author="Adelino Naquarta Sepalanga Domingos" w:date="2025-02-28T10:07:00Z" w16du:dateUtc="2025-02-28T09:07:00Z">
        <w:r w:rsidRPr="00992C7C" w:rsidDel="00FB7159">
          <w:rPr>
            <w:rFonts w:ascii="Arial" w:eastAsia="Times New Roman" w:hAnsi="Arial" w:cs="Arial"/>
            <w:sz w:val="24"/>
            <w:szCs w:val="24"/>
            <w:lang w:eastAsia="pt-PT"/>
          </w:rPr>
          <w:delText xml:space="preserve"> </w:delText>
        </w:r>
        <w:r w:rsidRPr="00DF3110" w:rsidDel="00FB7159">
          <w:rPr>
            <w:rFonts w:ascii="Arial" w:eastAsia="Times New Roman" w:hAnsi="Arial" w:cs="Arial"/>
            <w:strike/>
            <w:sz w:val="24"/>
            <w:szCs w:val="24"/>
            <w:shd w:val="clear" w:color="auto" w:fill="FFFF00"/>
            <w:lang w:eastAsia="pt-PT"/>
          </w:rPr>
          <w:delText>e Documentos Equivalentes</w:delText>
        </w:r>
      </w:del>
      <w:r w:rsidRPr="00992C7C">
        <w:rPr>
          <w:rFonts w:ascii="Arial" w:eastAsia="Times New Roman" w:hAnsi="Arial" w:cs="Arial"/>
          <w:sz w:val="24"/>
          <w:szCs w:val="24"/>
          <w:lang w:eastAsia="pt-PT"/>
        </w:rPr>
        <w:t xml:space="preserve">, entregues a clientes que não facultem a sua </w:t>
      </w:r>
      <w:r w:rsidRPr="00992C7C">
        <w:rPr>
          <w:rFonts w:ascii="Arial" w:eastAsia="Times New Roman" w:hAnsi="Arial" w:cs="Arial"/>
          <w:sz w:val="24"/>
          <w:szCs w:val="24"/>
          <w:lang w:eastAsia="pt-PT"/>
        </w:rPr>
        <w:lastRenderedPageBreak/>
        <w:t>identificação fiscal (consumidores finais), deve</w:t>
      </w:r>
      <w:del w:id="65" w:author="Adelino Naquarta Sepalanga Domingos" w:date="2025-02-28T10:07:00Z" w16du:dateUtc="2025-02-28T09:07:00Z">
        <w:r w:rsidRPr="00992C7C" w:rsidDel="00FB7159">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inutilizada a correspondente linha do NIF do adquirente ou impressa a expressão </w:t>
      </w:r>
      <w:r w:rsidRPr="00992C7C">
        <w:rPr>
          <w:rFonts w:ascii="Arial" w:eastAsia="Times New Roman" w:hAnsi="Arial" w:cs="Arial"/>
          <w:i/>
          <w:sz w:val="24"/>
          <w:szCs w:val="24"/>
          <w:lang w:eastAsia="pt-PT"/>
        </w:rPr>
        <w:t xml:space="preserve">"Consumidor final" </w:t>
      </w:r>
      <w:r w:rsidRPr="00992C7C">
        <w:rPr>
          <w:rFonts w:ascii="Arial" w:eastAsia="Times New Roman" w:hAnsi="Arial" w:cs="Arial"/>
          <w:sz w:val="24"/>
          <w:szCs w:val="24"/>
          <w:lang w:eastAsia="pt-PT"/>
        </w:rPr>
        <w:t>(sem aspas);</w:t>
      </w:r>
    </w:p>
    <w:p w14:paraId="5861EC14"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3FAAAECE" w14:textId="1CEC9CDB"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Os documentos impressos pelo programa de facturação não devem conter valores negativos. Quando necessário, s</w:t>
      </w:r>
      <w:del w:id="66" w:author="Adelino Naquarta Sepalanga Domingos" w:date="2025-02-28T10:18:00Z" w16du:dateUtc="2025-02-28T09:18:00Z">
        <w:r w:rsidRPr="00992C7C" w:rsidDel="0099552D">
          <w:rPr>
            <w:rFonts w:ascii="Arial" w:eastAsia="Times New Roman" w:hAnsi="Arial" w:cs="Arial"/>
            <w:sz w:val="24"/>
            <w:szCs w:val="24"/>
            <w:lang w:eastAsia="pt-PT"/>
          </w:rPr>
          <w:delText>er</w:delText>
        </w:r>
      </w:del>
      <w:r w:rsidRPr="00992C7C">
        <w:rPr>
          <w:rFonts w:ascii="Arial" w:eastAsia="Times New Roman" w:hAnsi="Arial" w:cs="Arial"/>
          <w:sz w:val="24"/>
          <w:szCs w:val="24"/>
          <w:lang w:eastAsia="pt-PT"/>
        </w:rPr>
        <w:t xml:space="preserve">ão utilizados documentos </w:t>
      </w:r>
      <w:proofErr w:type="spellStart"/>
      <w:r w:rsidRPr="00992C7C">
        <w:rPr>
          <w:rFonts w:ascii="Arial" w:eastAsia="Times New Roman" w:hAnsi="Arial" w:cs="Arial"/>
          <w:sz w:val="24"/>
          <w:szCs w:val="24"/>
          <w:lang w:eastAsia="pt-PT"/>
        </w:rPr>
        <w:t>rectificativos</w:t>
      </w:r>
      <w:proofErr w:type="spellEnd"/>
      <w:r w:rsidRPr="00992C7C">
        <w:rPr>
          <w:rFonts w:ascii="Arial" w:eastAsia="Times New Roman" w:hAnsi="Arial" w:cs="Arial"/>
          <w:sz w:val="24"/>
          <w:szCs w:val="24"/>
          <w:lang w:eastAsia="pt-PT"/>
        </w:rPr>
        <w:t xml:space="preserve"> de facturas (notas de débito e notas de crédito,</w:t>
      </w:r>
      <w:r w:rsidRPr="00992C7C">
        <w:rPr>
          <w:rFonts w:ascii="Arial" w:eastAsia="Times New Roman" w:hAnsi="Arial" w:cs="Arial"/>
          <w:color w:val="FF0000"/>
          <w:sz w:val="24"/>
          <w:szCs w:val="24"/>
          <w:lang w:eastAsia="pt-PT"/>
        </w:rPr>
        <w:t xml:space="preserve"> </w:t>
      </w:r>
      <w:r w:rsidRPr="00992C7C">
        <w:rPr>
          <w:rFonts w:ascii="Arial" w:eastAsia="Times New Roman" w:hAnsi="Arial" w:cs="Arial"/>
          <w:sz w:val="24"/>
          <w:szCs w:val="24"/>
          <w:lang w:eastAsia="pt-PT"/>
        </w:rPr>
        <w:t>como documentos de correcção de operações de compra e venda, cuja forma, conteúdo e finalidade devem ser respeitados</w:t>
      </w:r>
      <w:r w:rsidR="00DF3110" w:rsidRPr="001B557C">
        <w:rPr>
          <w:rFonts w:ascii="Arial" w:eastAsia="Times New Roman" w:hAnsi="Arial" w:cs="Arial"/>
          <w:sz w:val="24"/>
          <w:szCs w:val="24"/>
          <w:shd w:val="clear" w:color="auto" w:fill="FFFFFF" w:themeFill="background1"/>
          <w:lang w:eastAsia="pt-PT"/>
          <w:rPrChange w:id="67" w:author="Adelino Naquarta Sepalanga Domingos" w:date="2025-03-05T07:06:00Z" w16du:dateUtc="2025-03-05T06:06:00Z">
            <w:rPr>
              <w:rFonts w:ascii="Arial" w:eastAsia="Times New Roman" w:hAnsi="Arial" w:cs="Arial"/>
              <w:sz w:val="24"/>
              <w:szCs w:val="24"/>
              <w:shd w:val="clear" w:color="auto" w:fill="FFFF00"/>
              <w:lang w:eastAsia="pt-PT"/>
            </w:rPr>
          </w:rPrChange>
        </w:rPr>
        <w:t>)</w:t>
      </w:r>
      <w:r w:rsidRPr="00992C7C">
        <w:rPr>
          <w:rFonts w:ascii="Arial" w:eastAsia="Times New Roman" w:hAnsi="Arial" w:cs="Arial"/>
          <w:sz w:val="24"/>
          <w:szCs w:val="24"/>
          <w:lang w:eastAsia="pt-PT"/>
        </w:rPr>
        <w:t>. Os valores negativos apenas pode</w:t>
      </w:r>
      <w:ins w:id="68" w:author="Adelino Naquarta Sepalanga Domingos" w:date="2025-02-28T10:18:00Z" w16du:dateUtc="2025-02-28T09:18:00Z">
        <w:r w:rsidR="0099552D">
          <w:rPr>
            <w:rFonts w:ascii="Arial" w:eastAsia="Times New Roman" w:hAnsi="Arial" w:cs="Arial"/>
            <w:sz w:val="24"/>
            <w:szCs w:val="24"/>
            <w:lang w:eastAsia="pt-PT"/>
          </w:rPr>
          <w:t>m</w:t>
        </w:r>
      </w:ins>
      <w:del w:id="69" w:author="Adelino Naquarta Sepalanga Domingos" w:date="2025-02-28T10:18:00Z" w16du:dateUtc="2025-02-28T09:18:00Z">
        <w:r w:rsidRPr="00992C7C" w:rsidDel="0099552D">
          <w:rPr>
            <w:rFonts w:ascii="Arial" w:eastAsia="Times New Roman" w:hAnsi="Arial" w:cs="Arial"/>
            <w:sz w:val="24"/>
            <w:szCs w:val="24"/>
            <w:lang w:eastAsia="pt-PT"/>
          </w:rPr>
          <w:delText>rão</w:delText>
        </w:r>
      </w:del>
      <w:r w:rsidRPr="00992C7C">
        <w:rPr>
          <w:rFonts w:ascii="Arial" w:eastAsia="Times New Roman" w:hAnsi="Arial" w:cs="Arial"/>
          <w:sz w:val="24"/>
          <w:szCs w:val="24"/>
          <w:lang w:eastAsia="pt-PT"/>
        </w:rPr>
        <w:t xml:space="preserve"> ser impressos nos casos de anulação de registos que já integram o documento ou para acerto de estimativas nas prestações de serviços continuadas. O valor negativo nunca pode</w:t>
      </w:r>
      <w:del w:id="70" w:author="Adelino Naquarta Sepalanga Domingos" w:date="2025-02-28T10:18:00Z" w16du:dateUtc="2025-02-28T09:18:00Z">
        <w:r w:rsidRPr="00992C7C" w:rsidDel="00B9226F">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superior ao valor positivo da mesma rubrica ou serviço em cada factura. Caso o acerto, por rubrica, seja superior ao valor positivo, estamos perante uma regularização que obriga a emissão da respectiva nota de crédito;</w:t>
      </w:r>
    </w:p>
    <w:p w14:paraId="1200F220"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49556E92" w14:textId="5AD40D1B"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A menção de franquias, valores de garantia ou retenções na fonte devem constar de campos próprios, desenvolvidos para o efeito na aplicação informática, cuja descrição não seja passível de modificação. Estes montantes não </w:t>
      </w:r>
      <w:ins w:id="71" w:author="Adelino Naquarta Sepalanga Domingos" w:date="2025-02-28T10:19:00Z" w16du:dateUtc="2025-02-28T09:19:00Z">
        <w:r w:rsidR="00B9226F">
          <w:rPr>
            <w:rFonts w:ascii="Arial" w:eastAsia="Times New Roman" w:hAnsi="Arial" w:cs="Arial"/>
            <w:sz w:val="24"/>
            <w:szCs w:val="24"/>
            <w:lang w:eastAsia="pt-PT"/>
          </w:rPr>
          <w:t xml:space="preserve">devem </w:t>
        </w:r>
      </w:ins>
      <w:r w:rsidRPr="00992C7C">
        <w:rPr>
          <w:rFonts w:ascii="Arial" w:eastAsia="Times New Roman" w:hAnsi="Arial" w:cs="Arial"/>
          <w:sz w:val="24"/>
          <w:szCs w:val="24"/>
          <w:lang w:eastAsia="pt-PT"/>
        </w:rPr>
        <w:t>ter</w:t>
      </w:r>
      <w:del w:id="72" w:author="Adelino Naquarta Sepalanga Domingos" w:date="2025-02-28T10:20:00Z" w16du:dateUtc="2025-02-28T09:20:00Z">
        <w:r w:rsidRPr="00992C7C" w:rsidDel="00B9226F">
          <w:rPr>
            <w:rFonts w:ascii="Arial" w:eastAsia="Times New Roman" w:hAnsi="Arial" w:cs="Arial"/>
            <w:sz w:val="24"/>
            <w:szCs w:val="24"/>
            <w:lang w:eastAsia="pt-PT"/>
          </w:rPr>
          <w:delText>ão</w:delText>
        </w:r>
      </w:del>
      <w:r w:rsidRPr="00992C7C">
        <w:rPr>
          <w:rFonts w:ascii="Arial" w:eastAsia="Times New Roman" w:hAnsi="Arial" w:cs="Arial"/>
          <w:sz w:val="24"/>
          <w:szCs w:val="24"/>
          <w:lang w:eastAsia="pt-PT"/>
        </w:rPr>
        <w:t xml:space="preserve"> qualquer influência nos totais do documento emitido</w:t>
      </w:r>
      <w:ins w:id="73" w:author="Adelino Naquarta Sepalanga Domingos" w:date="2025-02-28T10:20:00Z" w16du:dateUtc="2025-02-28T09:20:00Z">
        <w:r w:rsidR="00B9226F">
          <w:rPr>
            <w:rFonts w:ascii="Arial" w:eastAsia="Times New Roman" w:hAnsi="Arial" w:cs="Arial"/>
            <w:sz w:val="24"/>
            <w:szCs w:val="24"/>
            <w:lang w:eastAsia="pt-PT"/>
          </w:rPr>
          <w:t>,</w:t>
        </w:r>
      </w:ins>
      <w:r w:rsidRPr="00992C7C">
        <w:rPr>
          <w:rFonts w:ascii="Arial" w:eastAsia="Times New Roman" w:hAnsi="Arial" w:cs="Arial"/>
          <w:sz w:val="24"/>
          <w:szCs w:val="24"/>
          <w:lang w:eastAsia="pt-PT"/>
        </w:rPr>
        <w:t xml:space="preserve"> devendo ser referidos após o apuramento do total do documento com impostos (campo </w:t>
      </w:r>
      <w:proofErr w:type="spellStart"/>
      <w:r w:rsidRPr="00992C7C">
        <w:rPr>
          <w:rFonts w:ascii="Arial" w:eastAsia="Times New Roman" w:hAnsi="Arial" w:cs="Arial"/>
          <w:sz w:val="24"/>
          <w:szCs w:val="24"/>
          <w:lang w:eastAsia="pt-PT"/>
        </w:rPr>
        <w:t>GrossTotal</w:t>
      </w:r>
      <w:proofErr w:type="spellEnd"/>
      <w:r w:rsidRPr="00992C7C">
        <w:rPr>
          <w:rFonts w:ascii="Arial" w:eastAsia="Times New Roman" w:hAnsi="Arial" w:cs="Arial"/>
          <w:sz w:val="24"/>
          <w:szCs w:val="24"/>
          <w:lang w:eastAsia="pt-PT"/>
        </w:rPr>
        <w:t xml:space="preserve"> das tabelas 4.1 a 4.4). Em circunstância alguma podem ser criados tipos de produto ou serviços ou utilizar a tabela de produtos/serviços (</w:t>
      </w:r>
      <w:proofErr w:type="spellStart"/>
      <w:r w:rsidRPr="00992C7C">
        <w:rPr>
          <w:rFonts w:ascii="Arial" w:eastAsia="Times New Roman" w:hAnsi="Arial" w:cs="Arial"/>
          <w:sz w:val="24"/>
          <w:szCs w:val="24"/>
          <w:lang w:eastAsia="pt-PT"/>
        </w:rPr>
        <w:t>Product</w:t>
      </w:r>
      <w:proofErr w:type="spellEnd"/>
      <w:r w:rsidRPr="00992C7C">
        <w:rPr>
          <w:rFonts w:ascii="Arial" w:eastAsia="Times New Roman" w:hAnsi="Arial" w:cs="Arial"/>
          <w:sz w:val="24"/>
          <w:szCs w:val="24"/>
          <w:lang w:eastAsia="pt-PT"/>
        </w:rPr>
        <w:t>) para este fim;</w:t>
      </w:r>
    </w:p>
    <w:p w14:paraId="6D7FB2AD"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56F6764E" w14:textId="5448B3A2"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impressão pelo sistema integrador de documentos nele integrado, deve</w:t>
      </w:r>
      <w:del w:id="74" w:author="Adelino Naquarta Sepalanga Domingos" w:date="2025-02-28T10:20:00Z" w16du:dateUtc="2025-02-28T09:20:00Z">
        <w:r w:rsidRPr="00992C7C" w:rsidDel="00B9226F">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fazer menção desta qualidade, através da expressão "Cópia do documento original" (sem aspas), sem prejuízo de outras que lhe sejam aplicáveis;</w:t>
      </w:r>
    </w:p>
    <w:p w14:paraId="4825780F"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607BBC9A" w14:textId="413C3935" w:rsidR="000E45EC" w:rsidRPr="00992C7C" w:rsidRDefault="000E45EC" w:rsidP="003F3EDE">
      <w:pPr>
        <w:pStyle w:val="PargrafodaLista"/>
        <w:numPr>
          <w:ilvl w:val="0"/>
          <w:numId w:val="8"/>
        </w:numPr>
        <w:shd w:val="clear" w:color="auto" w:fill="FFFFFF"/>
        <w:spacing w:after="0"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Os documentos criados pelo procedimento indicado no número 8 do presente anexo, deve</w:t>
      </w:r>
      <w:ins w:id="75" w:author="Adelino Naquarta Sepalanga Domingos" w:date="2025-02-28T10:21:00Z" w16du:dateUtc="2025-02-28T09:21:00Z">
        <w:r w:rsidR="00B9226F">
          <w:rPr>
            <w:rFonts w:ascii="Arial" w:eastAsia="Times New Roman" w:hAnsi="Arial" w:cs="Arial"/>
            <w:sz w:val="24"/>
            <w:szCs w:val="24"/>
            <w:lang w:eastAsia="pt-PT"/>
          </w:rPr>
          <w:t>m</w:t>
        </w:r>
      </w:ins>
      <w:del w:id="76" w:author="Adelino Naquarta Sepalanga Domingos" w:date="2025-02-28T10:21:00Z" w16du:dateUtc="2025-02-28T09:21:00Z">
        <w:r w:rsidRPr="00992C7C" w:rsidDel="00B9226F">
          <w:rPr>
            <w:rFonts w:ascii="Arial" w:eastAsia="Times New Roman" w:hAnsi="Arial" w:cs="Arial"/>
            <w:sz w:val="24"/>
            <w:szCs w:val="24"/>
            <w:lang w:eastAsia="pt-PT"/>
          </w:rPr>
          <w:delText>rão</w:delText>
        </w:r>
      </w:del>
      <w:r w:rsidRPr="00992C7C">
        <w:rPr>
          <w:rFonts w:ascii="Arial" w:eastAsia="Times New Roman" w:hAnsi="Arial" w:cs="Arial"/>
          <w:sz w:val="24"/>
          <w:szCs w:val="24"/>
          <w:lang w:eastAsia="pt-PT"/>
        </w:rPr>
        <w:t xml:space="preserve"> conter, quando impressos, a expressão - "Cópia do documento original" e separada por hífen os elementos referidos no ponto ii) da alínea e) do número 8 do presente anexo, com excepção do elemento relativo ao </w:t>
      </w:r>
      <w:proofErr w:type="spellStart"/>
      <w:r w:rsidRPr="00992C7C">
        <w:rPr>
          <w:rFonts w:ascii="Arial" w:eastAsia="Times New Roman" w:hAnsi="Arial" w:cs="Arial"/>
          <w:sz w:val="24"/>
          <w:szCs w:val="24"/>
          <w:lang w:eastAsia="pt-PT"/>
        </w:rPr>
        <w:t>HashControl</w:t>
      </w:r>
      <w:proofErr w:type="spellEnd"/>
      <w:r w:rsidRPr="00992C7C">
        <w:rPr>
          <w:rFonts w:ascii="Arial" w:eastAsia="Times New Roman" w:hAnsi="Arial" w:cs="Arial"/>
          <w:sz w:val="24"/>
          <w:szCs w:val="24"/>
          <w:lang w:eastAsia="pt-PT"/>
        </w:rPr>
        <w:t>;</w:t>
      </w:r>
    </w:p>
    <w:p w14:paraId="05FF4208" w14:textId="77777777" w:rsidR="000E45EC" w:rsidRPr="00992C7C" w:rsidRDefault="000E45EC" w:rsidP="000E45EC">
      <w:pPr>
        <w:shd w:val="clear" w:color="auto" w:fill="FFFFFF"/>
        <w:spacing w:after="0" w:line="276" w:lineRule="auto"/>
        <w:ind w:left="360" w:firstLine="348"/>
        <w:jc w:val="both"/>
        <w:rPr>
          <w:rFonts w:ascii="Arial" w:eastAsia="Times New Roman" w:hAnsi="Arial" w:cs="Arial"/>
          <w:i/>
          <w:sz w:val="24"/>
          <w:szCs w:val="24"/>
          <w:lang w:eastAsia="pt-PT"/>
        </w:rPr>
      </w:pPr>
      <w:r w:rsidRPr="00992C7C">
        <w:rPr>
          <w:rFonts w:ascii="Arial" w:eastAsia="Times New Roman" w:hAnsi="Arial" w:cs="Arial"/>
          <w:i/>
          <w:sz w:val="24"/>
          <w:szCs w:val="24"/>
          <w:lang w:eastAsia="pt-PT"/>
        </w:rPr>
        <w:t>Exemplo: Cópia do documento original - FTM abc/089</w:t>
      </w:r>
    </w:p>
    <w:p w14:paraId="2C94D778" w14:textId="77777777" w:rsidR="000E45EC" w:rsidRPr="00992C7C" w:rsidRDefault="000E45EC" w:rsidP="000E45EC">
      <w:pPr>
        <w:shd w:val="clear" w:color="auto" w:fill="FFFFFF"/>
        <w:spacing w:after="0" w:line="276" w:lineRule="auto"/>
        <w:ind w:left="360" w:firstLine="348"/>
        <w:jc w:val="both"/>
        <w:rPr>
          <w:rFonts w:ascii="Arial" w:eastAsia="Times New Roman" w:hAnsi="Arial" w:cs="Arial"/>
          <w:i/>
          <w:sz w:val="24"/>
          <w:szCs w:val="24"/>
          <w:lang w:eastAsia="pt-PT"/>
        </w:rPr>
      </w:pPr>
    </w:p>
    <w:p w14:paraId="651AD0A9" w14:textId="3F8A667D" w:rsidR="000E45EC" w:rsidRPr="00992C7C" w:rsidRDefault="000E45EC" w:rsidP="003F3EDE">
      <w:pPr>
        <w:pStyle w:val="PargrafodaLista"/>
        <w:numPr>
          <w:ilvl w:val="0"/>
          <w:numId w:val="8"/>
        </w:numPr>
        <w:shd w:val="clear" w:color="auto" w:fill="FFFFFF"/>
        <w:spacing w:after="0"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Os documentos criados pelo procedimento indicado no número 9 do presente anexo, deve</w:t>
      </w:r>
      <w:ins w:id="77" w:author="Adelino Naquarta Sepalanga Domingos" w:date="2025-02-28T10:21:00Z" w16du:dateUtc="2025-02-28T09:21:00Z">
        <w:r w:rsidR="00B9226F">
          <w:rPr>
            <w:rFonts w:ascii="Arial" w:eastAsia="Times New Roman" w:hAnsi="Arial" w:cs="Arial"/>
            <w:sz w:val="24"/>
            <w:szCs w:val="24"/>
            <w:lang w:eastAsia="pt-PT"/>
          </w:rPr>
          <w:t>m</w:t>
        </w:r>
      </w:ins>
      <w:del w:id="78" w:author="Adelino Naquarta Sepalanga Domingos" w:date="2025-02-28T10:21:00Z" w16du:dateUtc="2025-02-28T09:21:00Z">
        <w:r w:rsidRPr="00992C7C" w:rsidDel="00B9226F">
          <w:rPr>
            <w:rFonts w:ascii="Arial" w:eastAsia="Times New Roman" w:hAnsi="Arial" w:cs="Arial"/>
            <w:sz w:val="24"/>
            <w:szCs w:val="24"/>
            <w:lang w:eastAsia="pt-PT"/>
          </w:rPr>
          <w:delText>rão</w:delText>
        </w:r>
      </w:del>
      <w:r w:rsidRPr="00992C7C">
        <w:rPr>
          <w:rFonts w:ascii="Arial" w:eastAsia="Times New Roman" w:hAnsi="Arial" w:cs="Arial"/>
          <w:sz w:val="24"/>
          <w:szCs w:val="24"/>
          <w:lang w:eastAsia="pt-PT"/>
        </w:rPr>
        <w:t xml:space="preserve"> conter, quando impressos, a expressão - "Cópia do documento original" e separada por hífen os elementos referidos no respectivo ponto ii) da al</w:t>
      </w:r>
      <w:r w:rsidR="00DF3110">
        <w:rPr>
          <w:rFonts w:ascii="Arial" w:eastAsia="Times New Roman" w:hAnsi="Arial" w:cs="Arial"/>
          <w:sz w:val="24"/>
          <w:szCs w:val="24"/>
          <w:lang w:eastAsia="pt-PT"/>
        </w:rPr>
        <w:t>í</w:t>
      </w:r>
      <w:r w:rsidRPr="00992C7C">
        <w:rPr>
          <w:rFonts w:ascii="Arial" w:eastAsia="Times New Roman" w:hAnsi="Arial" w:cs="Arial"/>
          <w:sz w:val="24"/>
          <w:szCs w:val="24"/>
          <w:lang w:eastAsia="pt-PT"/>
        </w:rPr>
        <w:t>n</w:t>
      </w:r>
      <w:r w:rsidR="00DF3110">
        <w:rPr>
          <w:rFonts w:ascii="Arial" w:eastAsia="Times New Roman" w:hAnsi="Arial" w:cs="Arial"/>
          <w:sz w:val="24"/>
          <w:szCs w:val="24"/>
          <w:lang w:eastAsia="pt-PT"/>
        </w:rPr>
        <w:t>e</w:t>
      </w:r>
      <w:r w:rsidRPr="00992C7C">
        <w:rPr>
          <w:rFonts w:ascii="Arial" w:eastAsia="Times New Roman" w:hAnsi="Arial" w:cs="Arial"/>
          <w:sz w:val="24"/>
          <w:szCs w:val="24"/>
          <w:lang w:eastAsia="pt-PT"/>
        </w:rPr>
        <w:t xml:space="preserve">a e), com excepção do elemento relativo ao </w:t>
      </w:r>
      <w:proofErr w:type="spellStart"/>
      <w:r w:rsidRPr="00992C7C">
        <w:rPr>
          <w:rFonts w:ascii="Arial" w:eastAsia="Times New Roman" w:hAnsi="Arial" w:cs="Arial"/>
          <w:sz w:val="24"/>
          <w:szCs w:val="24"/>
          <w:lang w:eastAsia="pt-PT"/>
        </w:rPr>
        <w:t>HashControl</w:t>
      </w:r>
      <w:proofErr w:type="spellEnd"/>
      <w:r w:rsidRPr="00992C7C">
        <w:rPr>
          <w:rFonts w:ascii="Arial" w:eastAsia="Times New Roman" w:hAnsi="Arial" w:cs="Arial"/>
          <w:sz w:val="24"/>
          <w:szCs w:val="24"/>
          <w:lang w:eastAsia="pt-PT"/>
        </w:rPr>
        <w:t>;</w:t>
      </w:r>
    </w:p>
    <w:p w14:paraId="50C3DAD4" w14:textId="675692B8" w:rsidR="000E45EC" w:rsidRPr="00992C7C" w:rsidRDefault="000E45EC" w:rsidP="000E45EC">
      <w:pPr>
        <w:shd w:val="clear" w:color="auto" w:fill="FFFFFF"/>
        <w:spacing w:after="0" w:line="276" w:lineRule="auto"/>
        <w:ind w:left="360" w:firstLine="348"/>
        <w:jc w:val="both"/>
        <w:rPr>
          <w:rFonts w:ascii="Arial" w:eastAsia="Times New Roman" w:hAnsi="Arial" w:cs="Arial"/>
          <w:i/>
          <w:sz w:val="24"/>
          <w:szCs w:val="24"/>
          <w:lang w:eastAsia="pt-PT"/>
        </w:rPr>
      </w:pPr>
      <w:r w:rsidRPr="00992C7C">
        <w:rPr>
          <w:rFonts w:ascii="Arial" w:eastAsia="Times New Roman" w:hAnsi="Arial" w:cs="Arial"/>
          <w:i/>
          <w:sz w:val="24"/>
          <w:szCs w:val="24"/>
          <w:lang w:eastAsia="pt-PT"/>
        </w:rPr>
        <w:t xml:space="preserve">Exemplo: Cópia do documento original - FTD XY </w:t>
      </w:r>
      <w:r w:rsidR="002545F2" w:rsidRPr="00992C7C">
        <w:rPr>
          <w:rFonts w:ascii="Arial" w:eastAsia="Times New Roman" w:hAnsi="Arial" w:cs="Arial"/>
          <w:i/>
          <w:sz w:val="24"/>
          <w:szCs w:val="24"/>
          <w:lang w:eastAsia="pt-PT"/>
        </w:rPr>
        <w:t>2025</w:t>
      </w:r>
      <w:r w:rsidRPr="00992C7C">
        <w:rPr>
          <w:rFonts w:ascii="Arial" w:eastAsia="Times New Roman" w:hAnsi="Arial" w:cs="Arial"/>
          <w:i/>
          <w:sz w:val="24"/>
          <w:szCs w:val="24"/>
          <w:lang w:eastAsia="pt-PT"/>
        </w:rPr>
        <w:t>B/092</w:t>
      </w:r>
    </w:p>
    <w:p w14:paraId="04AEE564" w14:textId="3B083712"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lastRenderedPageBreak/>
        <w:t xml:space="preserve">Os documentos referidos no número 4 do presente anexo, quando na sua impressão resultar mais do que uma página, devem exibir em todas elas a designação do tipo de documento, a respectiva numeração de acordo com a alínea d) </w:t>
      </w:r>
      <w:del w:id="79" w:author="Adelino Naquarta Sepalanga Domingos" w:date="2025-02-28T10:22:00Z" w16du:dateUtc="2025-02-28T09:22:00Z">
        <w:r w:rsidRPr="00992C7C" w:rsidDel="00B9226F">
          <w:rPr>
            <w:rFonts w:ascii="Arial" w:eastAsia="Times New Roman" w:hAnsi="Arial" w:cs="Arial"/>
            <w:sz w:val="24"/>
            <w:szCs w:val="24"/>
            <w:lang w:eastAsia="pt-PT"/>
          </w:rPr>
          <w:delText>(</w:delText>
        </w:r>
      </w:del>
      <w:r w:rsidRPr="00992C7C">
        <w:rPr>
          <w:rFonts w:ascii="Arial" w:eastAsia="Times New Roman" w:hAnsi="Arial" w:cs="Arial"/>
          <w:sz w:val="24"/>
          <w:szCs w:val="24"/>
          <w:lang w:eastAsia="pt-PT"/>
        </w:rPr>
        <w:t>do presente número</w:t>
      </w:r>
      <w:del w:id="80" w:author="Adelino Naquarta Sepalanga Domingos" w:date="2025-02-28T10:22:00Z" w16du:dateUtc="2025-02-28T09:22:00Z">
        <w:r w:rsidRPr="00992C7C" w:rsidDel="00B9226F">
          <w:rPr>
            <w:rFonts w:ascii="Arial" w:eastAsia="Times New Roman" w:hAnsi="Arial" w:cs="Arial"/>
            <w:sz w:val="24"/>
            <w:szCs w:val="24"/>
            <w:lang w:eastAsia="pt-PT"/>
          </w:rPr>
          <w:delText>)</w:delText>
        </w:r>
      </w:del>
      <w:r w:rsidRPr="00992C7C">
        <w:rPr>
          <w:rFonts w:ascii="Arial" w:eastAsia="Times New Roman" w:hAnsi="Arial" w:cs="Arial"/>
          <w:sz w:val="24"/>
          <w:szCs w:val="24"/>
          <w:lang w:eastAsia="pt-PT"/>
        </w:rPr>
        <w:t>, os valores acumulados (transportados e a transportar), o respectivo n.º de página e o n.º total de páginas. Os apuramentos globais de base tributável, apuramento de impostos e total do documento, quando existirem, devem constar exclusivamente na última página;</w:t>
      </w:r>
    </w:p>
    <w:p w14:paraId="44A2CFCC"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350A8DDE" w14:textId="77777777"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Se para a impressão dos documentos referidos no número 4 do presente anexo</w:t>
      </w:r>
      <w:r w:rsidRPr="00992C7C">
        <w:rPr>
          <w:rFonts w:ascii="Arial" w:eastAsia="Times New Roman" w:hAnsi="Arial" w:cs="Arial"/>
          <w:color w:val="FF0000"/>
          <w:sz w:val="24"/>
          <w:szCs w:val="24"/>
          <w:lang w:eastAsia="pt-PT"/>
        </w:rPr>
        <w:t xml:space="preserve"> </w:t>
      </w:r>
      <w:r w:rsidRPr="00992C7C">
        <w:rPr>
          <w:rFonts w:ascii="Arial" w:eastAsia="Times New Roman" w:hAnsi="Arial" w:cs="Arial"/>
          <w:sz w:val="24"/>
          <w:szCs w:val="24"/>
          <w:lang w:eastAsia="pt-PT"/>
        </w:rPr>
        <w:t>for utilizado papel pré-impresso, a aplicação deve assegurar a impressão de todos os elementos fiscalmente relevantes incluindo as menções obrigatórias, os elementos identificativos do sujeito passivo emitente e a natureza do documento. Não se inclui neste contexto a impressão de logótipos;</w:t>
      </w:r>
    </w:p>
    <w:p w14:paraId="70F13F6F"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721B7198" w14:textId="0001F338"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impressão dos documentos em que a transmissão de bens ou prestação de serviços se encontrem isentos de imposto, deve exibir a expressão legalmente prevista que confere a isenção ou, na sua ausência, o normativo legal aplicável. Caso não conste o motivo de isenção na linha respectiva, deve</w:t>
      </w:r>
      <w:del w:id="81" w:author="Adelino Naquarta Sepalanga Domingos" w:date="2025-02-28T10:23:00Z" w16du:dateUtc="2025-02-28T09:23:00Z">
        <w:r w:rsidRPr="00992C7C" w:rsidDel="00B9226F">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utilizar um qualquer tipo de referenciação que possibilite a associação da linha isenta ao respectivo motivo. O mesmo é válido para associar qualquer taxa de imposto ao respectivo produto/serviço;</w:t>
      </w:r>
    </w:p>
    <w:p w14:paraId="21E1C031"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6C96E7E6" w14:textId="77777777"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impressão de uma 2.ª via de um documento deve preservar o seu conteúdo original, ainda que deva conter qualquer expressão que indique não se tratar de um original. Assim, por exemplo, se o domicílio ou denominação de um cliente for alterado na base de dados, a reimpressão de um documento deve respeitar os domicílio e denominação originais.</w:t>
      </w:r>
    </w:p>
    <w:p w14:paraId="744B430F" w14:textId="77777777" w:rsidR="000E45EC" w:rsidRPr="00992C7C" w:rsidRDefault="000E45EC" w:rsidP="000E45EC">
      <w:pPr>
        <w:pStyle w:val="PargrafodaLista"/>
        <w:rPr>
          <w:rFonts w:ascii="Arial" w:eastAsia="Times New Roman" w:hAnsi="Arial" w:cs="Arial"/>
          <w:sz w:val="24"/>
          <w:szCs w:val="24"/>
          <w:lang w:eastAsia="pt-PT"/>
        </w:rPr>
      </w:pPr>
    </w:p>
    <w:p w14:paraId="065894DB" w14:textId="77777777" w:rsidR="000E45EC" w:rsidRDefault="000E45EC" w:rsidP="003F3EDE">
      <w:pPr>
        <w:pStyle w:val="PargrafodaLista"/>
        <w:numPr>
          <w:ilvl w:val="0"/>
          <w:numId w:val="3"/>
        </w:numPr>
        <w:shd w:val="clear" w:color="auto" w:fill="FFFFFF"/>
        <w:spacing w:after="0" w:line="276" w:lineRule="auto"/>
        <w:jc w:val="both"/>
        <w:rPr>
          <w:ins w:id="82" w:author="Adelino Naquarta Sepalanga Domingos" w:date="2025-02-28T10:24:00Z" w16du:dateUtc="2025-02-28T09:24:00Z"/>
          <w:rFonts w:ascii="Arial" w:eastAsia="Times New Roman" w:hAnsi="Arial" w:cs="Arial"/>
          <w:sz w:val="24"/>
          <w:szCs w:val="24"/>
          <w:lang w:eastAsia="pt-PT"/>
        </w:rPr>
      </w:pPr>
      <w:r w:rsidRPr="00992C7C">
        <w:rPr>
          <w:rFonts w:ascii="Arial" w:eastAsia="Times New Roman" w:hAnsi="Arial" w:cs="Arial"/>
          <w:sz w:val="24"/>
          <w:szCs w:val="24"/>
          <w:lang w:eastAsia="pt-PT"/>
        </w:rPr>
        <w:t>Que no processo de integração de documentos na base de dados do sistema de processamento de facturação, originários de outras aplicações informáticas devem ser observados os seguintes requisitos:</w:t>
      </w:r>
    </w:p>
    <w:p w14:paraId="5315A321" w14:textId="77777777" w:rsidR="00B9226F" w:rsidRPr="00992C7C" w:rsidRDefault="00B9226F">
      <w:pPr>
        <w:pStyle w:val="PargrafodaLista"/>
        <w:shd w:val="clear" w:color="auto" w:fill="FFFFFF"/>
        <w:spacing w:after="0" w:line="276" w:lineRule="auto"/>
        <w:ind w:left="360"/>
        <w:jc w:val="both"/>
        <w:rPr>
          <w:rFonts w:ascii="Arial" w:eastAsia="Times New Roman" w:hAnsi="Arial" w:cs="Arial"/>
          <w:sz w:val="24"/>
          <w:szCs w:val="24"/>
          <w:lang w:eastAsia="pt-PT"/>
        </w:rPr>
        <w:pPrChange w:id="83" w:author="Adelino Naquarta Sepalanga Domingos" w:date="2025-02-28T10:24:00Z" w16du:dateUtc="2025-02-28T09:24:00Z">
          <w:pPr>
            <w:pStyle w:val="PargrafodaLista"/>
            <w:numPr>
              <w:numId w:val="3"/>
            </w:numPr>
            <w:shd w:val="clear" w:color="auto" w:fill="FFFFFF"/>
            <w:spacing w:after="0" w:line="276" w:lineRule="auto"/>
            <w:ind w:left="360" w:hanging="360"/>
            <w:jc w:val="both"/>
          </w:pPr>
        </w:pPrChange>
      </w:pPr>
    </w:p>
    <w:p w14:paraId="0F535986" w14:textId="77777777" w:rsidR="000E45EC" w:rsidRDefault="000E45EC" w:rsidP="003F3EDE">
      <w:pPr>
        <w:pStyle w:val="PargrafodaLista"/>
        <w:numPr>
          <w:ilvl w:val="0"/>
          <w:numId w:val="10"/>
        </w:numPr>
        <w:shd w:val="clear" w:color="auto" w:fill="FFFFFF"/>
        <w:spacing w:before="100" w:beforeAutospacing="1" w:after="100" w:afterAutospacing="1" w:line="276" w:lineRule="auto"/>
        <w:jc w:val="both"/>
        <w:rPr>
          <w:ins w:id="84" w:author="Nuno Alves Antonio Chaves" w:date="2025-03-05T15:24:00Z" w16du:dateUtc="2025-03-05T14:24:00Z"/>
          <w:rFonts w:ascii="Arial" w:eastAsia="Times New Roman" w:hAnsi="Arial" w:cs="Arial"/>
          <w:sz w:val="24"/>
          <w:szCs w:val="24"/>
          <w:lang w:eastAsia="pt-PT"/>
        </w:rPr>
      </w:pPr>
      <w:r w:rsidRPr="00992C7C">
        <w:rPr>
          <w:rFonts w:ascii="Arial" w:eastAsia="Times New Roman" w:hAnsi="Arial" w:cs="Arial"/>
          <w:sz w:val="24"/>
          <w:szCs w:val="24"/>
          <w:lang w:eastAsia="pt-PT"/>
        </w:rPr>
        <w:t>Dada a existência de diversas soluções de facturação para colmatar diferentes necessidades dos contribuintes, nomeadamente a facturação em sistemas descentralizados ou em sistemas móveis (as chamadas soluções de mobilidade), devem ser tidas em conta regras com vista à definição das condições de integração de informação entre diferentes sistemas de facturação.</w:t>
      </w:r>
    </w:p>
    <w:p w14:paraId="473BF937" w14:textId="77777777" w:rsidR="003037C1" w:rsidRPr="00992C7C" w:rsidRDefault="003037C1" w:rsidP="003037C1">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Change w:id="85" w:author="Nuno Alves Antonio Chaves" w:date="2025-03-05T15:24:00Z" w16du:dateUtc="2025-03-05T14:24:00Z">
          <w:pPr>
            <w:pStyle w:val="PargrafodaLista"/>
            <w:numPr>
              <w:numId w:val="10"/>
            </w:numPr>
            <w:shd w:val="clear" w:color="auto" w:fill="FFFFFF"/>
            <w:spacing w:before="100" w:beforeAutospacing="1" w:after="100" w:afterAutospacing="1" w:line="276" w:lineRule="auto"/>
            <w:ind w:hanging="360"/>
            <w:jc w:val="both"/>
          </w:pPr>
        </w:pPrChange>
      </w:pPr>
    </w:p>
    <w:p w14:paraId="0B9E137E"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Nestes termos, a aplicação integradora não deve processar qualquer recálculo ou modificação do conteúdo dos documentos integrados provindos de outros sistemas, respeitando inclusive a identificação única </w:t>
      </w:r>
      <w:r w:rsidRPr="00992C7C">
        <w:rPr>
          <w:rFonts w:ascii="Arial" w:eastAsia="Times New Roman" w:hAnsi="Arial" w:cs="Arial"/>
          <w:sz w:val="24"/>
          <w:szCs w:val="24"/>
          <w:lang w:eastAsia="pt-PT"/>
        </w:rPr>
        <w:lastRenderedPageBreak/>
        <w:t>dos documentos (</w:t>
      </w:r>
      <w:proofErr w:type="spellStart"/>
      <w:r w:rsidRPr="00992C7C">
        <w:rPr>
          <w:rFonts w:ascii="Arial" w:eastAsia="Times New Roman" w:hAnsi="Arial" w:cs="Arial"/>
          <w:sz w:val="24"/>
          <w:szCs w:val="24"/>
          <w:lang w:eastAsia="pt-PT"/>
        </w:rPr>
        <w:t>InvoiceNo</w:t>
      </w:r>
      <w:proofErr w:type="spellEnd"/>
      <w:r w:rsidRPr="00992C7C">
        <w:rPr>
          <w:rFonts w:ascii="Arial" w:eastAsia="Times New Roman" w:hAnsi="Arial" w:cs="Arial"/>
          <w:sz w:val="24"/>
          <w:szCs w:val="24"/>
          <w:lang w:eastAsia="pt-PT"/>
        </w:rPr>
        <w:t xml:space="preserve">, </w:t>
      </w:r>
      <w:proofErr w:type="spellStart"/>
      <w:r w:rsidRPr="00992C7C">
        <w:rPr>
          <w:rFonts w:ascii="Arial" w:eastAsia="Times New Roman" w:hAnsi="Arial" w:cs="Arial"/>
          <w:sz w:val="24"/>
          <w:szCs w:val="24"/>
          <w:lang w:eastAsia="pt-PT"/>
        </w:rPr>
        <w:t>DocumentNumber</w:t>
      </w:r>
      <w:proofErr w:type="spellEnd"/>
      <w:r w:rsidRPr="00992C7C">
        <w:rPr>
          <w:rFonts w:ascii="Arial" w:eastAsia="Times New Roman" w:hAnsi="Arial" w:cs="Arial"/>
          <w:sz w:val="24"/>
          <w:szCs w:val="24"/>
          <w:lang w:eastAsia="pt-PT"/>
        </w:rPr>
        <w:t xml:space="preserve"> ou </w:t>
      </w:r>
      <w:proofErr w:type="spellStart"/>
      <w:r w:rsidRPr="00992C7C">
        <w:rPr>
          <w:rFonts w:ascii="Arial" w:eastAsia="Times New Roman" w:hAnsi="Arial" w:cs="Arial"/>
          <w:sz w:val="24"/>
          <w:szCs w:val="24"/>
          <w:lang w:eastAsia="pt-PT"/>
        </w:rPr>
        <w:t>PaymentRefNo</w:t>
      </w:r>
      <w:proofErr w:type="spellEnd"/>
      <w:r w:rsidRPr="00992C7C">
        <w:rPr>
          <w:rFonts w:ascii="Arial" w:eastAsia="Times New Roman" w:hAnsi="Arial" w:cs="Arial"/>
          <w:sz w:val="24"/>
          <w:szCs w:val="24"/>
          <w:lang w:eastAsia="pt-PT"/>
        </w:rPr>
        <w:t>), com excepção do mencionado nos pontos seguintes.</w:t>
      </w:r>
    </w:p>
    <w:p w14:paraId="4A5E89E3"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27DC9D63" w14:textId="77777777" w:rsidR="000E45EC" w:rsidRPr="00992C7C" w:rsidRDefault="000E45EC" w:rsidP="003F3EDE">
      <w:pPr>
        <w:pStyle w:val="PargrafodaLista"/>
        <w:numPr>
          <w:ilvl w:val="0"/>
          <w:numId w:val="10"/>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assinatura referida no número 5 do presente anexo é, neste caso, da responsabilidade das soluções originais (soluções integradas);</w:t>
      </w:r>
    </w:p>
    <w:p w14:paraId="558EA339"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5C18ADC1" w14:textId="77777777" w:rsidR="000E45EC" w:rsidRPr="00992C7C" w:rsidRDefault="000E45EC" w:rsidP="003F3EDE">
      <w:pPr>
        <w:pStyle w:val="PargrafodaLista"/>
        <w:numPr>
          <w:ilvl w:val="0"/>
          <w:numId w:val="10"/>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Uma determinada série/tipo de documento de facturação, de movimentação de mercadorias ou de qualquer outro documento susceptível de ser entregue ao cliente para conferência de entrega de mercadorias ou de prestação de serviços não pode conter documentos com diferentes origens (exemplo: conter documentos criados no sistema e importados de um sistema externo numa mesma série/tipo de documento de facturação).</w:t>
      </w:r>
    </w:p>
    <w:p w14:paraId="39CE9C1B"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46478D3A" w14:textId="77777777" w:rsidR="000E45EC" w:rsidRDefault="000E45EC" w:rsidP="003F3EDE">
      <w:pPr>
        <w:pStyle w:val="PargrafodaLista"/>
        <w:numPr>
          <w:ilvl w:val="0"/>
          <w:numId w:val="10"/>
        </w:numPr>
        <w:shd w:val="clear" w:color="auto" w:fill="FFFFFF"/>
        <w:spacing w:before="100" w:beforeAutospacing="1" w:after="100" w:afterAutospacing="1" w:line="276" w:lineRule="auto"/>
        <w:jc w:val="both"/>
        <w:rPr>
          <w:ins w:id="86" w:author="Adelino Naquarta Sepalanga Domingos" w:date="2025-03-05T07:12:00Z" w16du:dateUtc="2025-03-05T06:12:00Z"/>
          <w:rFonts w:ascii="Arial" w:eastAsia="Times New Roman" w:hAnsi="Arial" w:cs="Arial"/>
          <w:sz w:val="24"/>
          <w:szCs w:val="24"/>
          <w:lang w:eastAsia="pt-PT"/>
        </w:rPr>
      </w:pPr>
      <w:r w:rsidRPr="00992C7C">
        <w:rPr>
          <w:rFonts w:ascii="Arial" w:eastAsia="Times New Roman" w:hAnsi="Arial" w:cs="Arial"/>
          <w:sz w:val="24"/>
          <w:szCs w:val="24"/>
          <w:lang w:eastAsia="pt-PT"/>
        </w:rPr>
        <w:t>Assim, o sistema central que realiza a integração deve:</w:t>
      </w:r>
    </w:p>
    <w:p w14:paraId="2B2A2956" w14:textId="77777777" w:rsidR="006A7FA2" w:rsidRPr="006A7FA2" w:rsidRDefault="006A7FA2">
      <w:pPr>
        <w:pStyle w:val="PargrafodaLista"/>
        <w:rPr>
          <w:ins w:id="87" w:author="Adelino Naquarta Sepalanga Domingos" w:date="2025-03-05T07:12:00Z" w16du:dateUtc="2025-03-05T06:12:00Z"/>
          <w:rFonts w:ascii="Arial" w:eastAsia="Times New Roman" w:hAnsi="Arial" w:cs="Arial"/>
          <w:sz w:val="24"/>
          <w:szCs w:val="24"/>
          <w:lang w:eastAsia="pt-PT"/>
          <w:rPrChange w:id="88" w:author="Adelino Naquarta Sepalanga Domingos" w:date="2025-03-05T07:12:00Z" w16du:dateUtc="2025-03-05T06:12:00Z">
            <w:rPr>
              <w:ins w:id="89" w:author="Adelino Naquarta Sepalanga Domingos" w:date="2025-03-05T07:12:00Z" w16du:dateUtc="2025-03-05T06:12:00Z"/>
              <w:lang w:eastAsia="pt-PT"/>
            </w:rPr>
          </w:rPrChange>
        </w:rPr>
        <w:pPrChange w:id="90" w:author="Adelino Naquarta Sepalanga Domingos" w:date="2025-03-05T07:12:00Z" w16du:dateUtc="2025-03-05T06:12:00Z">
          <w:pPr>
            <w:pStyle w:val="PargrafodaLista"/>
            <w:numPr>
              <w:numId w:val="10"/>
            </w:numPr>
            <w:shd w:val="clear" w:color="auto" w:fill="FFFFFF"/>
            <w:spacing w:before="100" w:beforeAutospacing="1" w:after="100" w:afterAutospacing="1" w:line="276" w:lineRule="auto"/>
            <w:ind w:hanging="360"/>
            <w:jc w:val="both"/>
          </w:pPr>
        </w:pPrChange>
      </w:pPr>
    </w:p>
    <w:p w14:paraId="6CB65D67" w14:textId="4C54EBA1" w:rsidR="006A7FA2" w:rsidRPr="00992C7C" w:rsidDel="006A7FA2" w:rsidRDefault="006A7FA2" w:rsidP="003F3EDE">
      <w:pPr>
        <w:pStyle w:val="PargrafodaLista"/>
        <w:numPr>
          <w:ilvl w:val="0"/>
          <w:numId w:val="10"/>
        </w:numPr>
        <w:shd w:val="clear" w:color="auto" w:fill="FFFFFF"/>
        <w:spacing w:before="100" w:beforeAutospacing="1" w:after="100" w:afterAutospacing="1" w:line="276" w:lineRule="auto"/>
        <w:jc w:val="both"/>
        <w:rPr>
          <w:del w:id="91" w:author="Adelino Naquarta Sepalanga Domingos" w:date="2025-03-05T07:12:00Z" w16du:dateUtc="2025-03-05T06:12:00Z"/>
          <w:rFonts w:ascii="Arial" w:eastAsia="Times New Roman" w:hAnsi="Arial" w:cs="Arial"/>
          <w:sz w:val="24"/>
          <w:szCs w:val="24"/>
          <w:lang w:eastAsia="pt-PT"/>
        </w:rPr>
      </w:pPr>
    </w:p>
    <w:p w14:paraId="4201C69B" w14:textId="3C774486" w:rsidR="000E45EC" w:rsidRPr="00992C7C" w:rsidRDefault="000E45EC" w:rsidP="003F3EDE">
      <w:pPr>
        <w:pStyle w:val="PargrafodaLista"/>
        <w:numPr>
          <w:ilvl w:val="0"/>
          <w:numId w:val="9"/>
        </w:numPr>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Integrar os documentos provenientes de outros sistemas, </w:t>
      </w:r>
      <w:r w:rsidR="002545F2" w:rsidRPr="00992C7C">
        <w:rPr>
          <w:rFonts w:ascii="Arial" w:eastAsia="Times New Roman" w:hAnsi="Arial" w:cs="Arial"/>
          <w:sz w:val="24"/>
          <w:szCs w:val="24"/>
          <w:lang w:eastAsia="pt-PT"/>
        </w:rPr>
        <w:t>nas séries/tipos de documentos originais, distintas e autónomas</w:t>
      </w:r>
      <w:r w:rsidRPr="00992C7C">
        <w:rPr>
          <w:rFonts w:ascii="Arial" w:eastAsia="Times New Roman" w:hAnsi="Arial" w:cs="Arial"/>
          <w:sz w:val="24"/>
          <w:szCs w:val="24"/>
          <w:lang w:eastAsia="pt-PT"/>
        </w:rPr>
        <w:t xml:space="preserve"> das que utiliza para a emissão própria, nas correspondentes tabelas de documentos comerciais (4.1., 4.2. ou 4.3) sendo os documentos integrados entendidos como cópias do documento original, nessas tabelas;</w:t>
      </w:r>
    </w:p>
    <w:p w14:paraId="592D0EA9" w14:textId="77777777" w:rsidR="000E45EC" w:rsidRPr="00992C7C" w:rsidRDefault="000E45EC" w:rsidP="000E45EC">
      <w:pPr>
        <w:pStyle w:val="PargrafodaLista"/>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p>
    <w:p w14:paraId="309847E1" w14:textId="7B35463D" w:rsidR="000E45EC" w:rsidRPr="00992C7C" w:rsidRDefault="000E45EC" w:rsidP="003F3EDE">
      <w:pPr>
        <w:pStyle w:val="PargrafodaLista"/>
        <w:numPr>
          <w:ilvl w:val="0"/>
          <w:numId w:val="9"/>
        </w:numPr>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Colocar a informação relativa ao campo Chave do documento (</w:t>
      </w:r>
      <w:proofErr w:type="spellStart"/>
      <w:r w:rsidRPr="00992C7C">
        <w:rPr>
          <w:rFonts w:ascii="Arial" w:eastAsia="Times New Roman" w:hAnsi="Arial" w:cs="Arial"/>
          <w:sz w:val="24"/>
          <w:szCs w:val="24"/>
          <w:lang w:eastAsia="pt-PT"/>
        </w:rPr>
        <w:t>Hash</w:t>
      </w:r>
      <w:proofErr w:type="spellEnd"/>
      <w:r w:rsidRPr="00992C7C">
        <w:rPr>
          <w:rFonts w:ascii="Arial" w:eastAsia="Times New Roman" w:hAnsi="Arial" w:cs="Arial"/>
          <w:sz w:val="24"/>
          <w:szCs w:val="24"/>
          <w:lang w:eastAsia="pt-PT"/>
        </w:rPr>
        <w:t xml:space="preserve">) igual à que foi gerada no sistema emissor, nas correspondentes tabelas 4.1 a 4.3 em que é integrado o documento, </w:t>
      </w:r>
      <w:r w:rsidR="00D160FA" w:rsidRPr="00992C7C">
        <w:rPr>
          <w:rFonts w:ascii="Arial" w:eastAsia="Times New Roman" w:hAnsi="Arial" w:cs="Arial"/>
          <w:sz w:val="24"/>
          <w:szCs w:val="24"/>
          <w:lang w:eastAsia="pt-PT"/>
        </w:rPr>
        <w:t>i</w:t>
      </w:r>
      <w:r w:rsidRPr="00992C7C">
        <w:rPr>
          <w:rFonts w:ascii="Arial" w:eastAsia="Times New Roman" w:hAnsi="Arial" w:cs="Arial"/>
          <w:sz w:val="24"/>
          <w:szCs w:val="24"/>
          <w:lang w:eastAsia="pt-PT"/>
        </w:rPr>
        <w:t>sto é, devem ser iguais, no sistema integrador e integrado;</w:t>
      </w:r>
    </w:p>
    <w:p w14:paraId="5D0A5E73" w14:textId="77777777" w:rsidR="000E45EC" w:rsidRPr="00992C7C" w:rsidRDefault="000E45EC" w:rsidP="000E45EC">
      <w:pPr>
        <w:pStyle w:val="PargrafodaLista"/>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p>
    <w:p w14:paraId="71D64834" w14:textId="77777777" w:rsidR="000E45EC" w:rsidRPr="00992C7C" w:rsidRDefault="000E45EC" w:rsidP="003F3EDE">
      <w:pPr>
        <w:pStyle w:val="PargrafodaLista"/>
        <w:numPr>
          <w:ilvl w:val="0"/>
          <w:numId w:val="9"/>
        </w:numPr>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Preencher os campos Origem do documento (</w:t>
      </w:r>
      <w:proofErr w:type="spellStart"/>
      <w:r w:rsidRPr="00992C7C">
        <w:rPr>
          <w:rFonts w:ascii="Arial" w:eastAsia="Times New Roman" w:hAnsi="Arial" w:cs="Arial"/>
          <w:sz w:val="24"/>
          <w:szCs w:val="24"/>
          <w:lang w:eastAsia="pt-PT"/>
        </w:rPr>
        <w:t>SourceBilling</w:t>
      </w:r>
      <w:proofErr w:type="spellEnd"/>
      <w:r w:rsidRPr="00992C7C">
        <w:rPr>
          <w:rFonts w:ascii="Arial" w:eastAsia="Times New Roman" w:hAnsi="Arial" w:cs="Arial"/>
          <w:sz w:val="24"/>
          <w:szCs w:val="24"/>
          <w:lang w:eastAsia="pt-PT"/>
        </w:rPr>
        <w:t>) das tabelas 4.1 a 4.3, consoante o caso, com o valor "I" (sem aspas);</w:t>
      </w:r>
    </w:p>
    <w:p w14:paraId="449CD858" w14:textId="77777777" w:rsidR="000E45EC" w:rsidRPr="00992C7C" w:rsidRDefault="000E45EC" w:rsidP="000E45EC">
      <w:pPr>
        <w:pStyle w:val="PargrafodaLista"/>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p>
    <w:p w14:paraId="50247FB6" w14:textId="77777777" w:rsidR="000E45EC" w:rsidRPr="00992C7C" w:rsidRDefault="000E45EC" w:rsidP="003F3EDE">
      <w:pPr>
        <w:pStyle w:val="PargrafodaLista"/>
        <w:numPr>
          <w:ilvl w:val="0"/>
          <w:numId w:val="9"/>
        </w:numPr>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Preencher o campo Chave de controlo (</w:t>
      </w:r>
      <w:proofErr w:type="spellStart"/>
      <w:r w:rsidRPr="00992C7C">
        <w:rPr>
          <w:rFonts w:ascii="Arial" w:eastAsia="Times New Roman" w:hAnsi="Arial" w:cs="Arial"/>
          <w:sz w:val="24"/>
          <w:szCs w:val="24"/>
          <w:lang w:eastAsia="pt-PT"/>
        </w:rPr>
        <w:t>HashControl</w:t>
      </w:r>
      <w:proofErr w:type="spellEnd"/>
      <w:r w:rsidRPr="00992C7C">
        <w:rPr>
          <w:rFonts w:ascii="Arial" w:eastAsia="Times New Roman" w:hAnsi="Arial" w:cs="Arial"/>
          <w:sz w:val="24"/>
          <w:szCs w:val="24"/>
          <w:lang w:eastAsia="pt-PT"/>
        </w:rPr>
        <w:t>), das tabelas 4.1 a 4.3, consoante o caso, com o número do certificado com o qual o documento foi assinado no sistema original e a respectiva versão da chave;</w:t>
      </w:r>
    </w:p>
    <w:p w14:paraId="2344377F" w14:textId="77777777" w:rsidR="000E45EC" w:rsidRPr="00992C7C" w:rsidRDefault="000E45EC" w:rsidP="000E45EC">
      <w:pPr>
        <w:pStyle w:val="PargrafodaLista"/>
        <w:rPr>
          <w:rFonts w:ascii="Arial" w:eastAsia="Times New Roman" w:hAnsi="Arial" w:cs="Arial"/>
          <w:sz w:val="24"/>
          <w:szCs w:val="24"/>
          <w:lang w:eastAsia="pt-PT"/>
        </w:rPr>
      </w:pPr>
    </w:p>
    <w:p w14:paraId="0B11B677" w14:textId="19A4D020" w:rsidR="000E45EC" w:rsidRPr="00992C7C" w:rsidRDefault="000E45EC" w:rsidP="003F3EDE">
      <w:pPr>
        <w:pStyle w:val="PargrafodaLista"/>
        <w:numPr>
          <w:ilvl w:val="0"/>
          <w:numId w:val="9"/>
        </w:numPr>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formato da informação a registar, nos campos Chave de controlo (</w:t>
      </w:r>
      <w:proofErr w:type="spellStart"/>
      <w:r w:rsidRPr="00992C7C">
        <w:rPr>
          <w:rFonts w:ascii="Arial" w:eastAsia="Times New Roman" w:hAnsi="Arial" w:cs="Arial"/>
          <w:sz w:val="24"/>
          <w:szCs w:val="24"/>
          <w:lang w:eastAsia="pt-PT"/>
        </w:rPr>
        <w:t>HashControl</w:t>
      </w:r>
      <w:proofErr w:type="spellEnd"/>
      <w:r w:rsidRPr="00992C7C">
        <w:rPr>
          <w:rFonts w:ascii="Arial" w:eastAsia="Times New Roman" w:hAnsi="Arial" w:cs="Arial"/>
          <w:sz w:val="24"/>
          <w:szCs w:val="24"/>
          <w:lang w:eastAsia="pt-PT"/>
        </w:rPr>
        <w:t>) das tabelas 4.1 a 4.3, nos termos da alínea anterior, resulta</w:t>
      </w:r>
      <w:del w:id="92" w:author="Adelino Naquarta Sepalanga Domingos" w:date="2025-03-05T09:40:00Z" w16du:dateUtc="2025-03-05T08:40:00Z">
        <w:r w:rsidRPr="00992C7C" w:rsidDel="00B45277">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da concatenação do número do certificado original + um ponto + versão da chave privada utilizada na assinatura original respectivamente dos campos Chave do documento (</w:t>
      </w:r>
      <w:proofErr w:type="spellStart"/>
      <w:r w:rsidRPr="00992C7C">
        <w:rPr>
          <w:rFonts w:ascii="Arial" w:eastAsia="Times New Roman" w:hAnsi="Arial" w:cs="Arial"/>
          <w:sz w:val="24"/>
          <w:szCs w:val="24"/>
          <w:lang w:eastAsia="pt-PT"/>
        </w:rPr>
        <w:t>Hash</w:t>
      </w:r>
      <w:proofErr w:type="spellEnd"/>
      <w:r w:rsidRPr="00992C7C">
        <w:rPr>
          <w:rFonts w:ascii="Arial" w:eastAsia="Times New Roman" w:hAnsi="Arial" w:cs="Arial"/>
          <w:sz w:val="24"/>
          <w:szCs w:val="24"/>
          <w:lang w:eastAsia="pt-PT"/>
        </w:rPr>
        <w:t>) das mencionadas tabelas 4.1 a 4.3;</w:t>
      </w:r>
    </w:p>
    <w:p w14:paraId="4191B6F7" w14:textId="77777777" w:rsidR="000E45EC" w:rsidRPr="00992C7C" w:rsidRDefault="000E45EC" w:rsidP="000E45EC">
      <w:pPr>
        <w:pStyle w:val="PargrafodaLista"/>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p>
    <w:p w14:paraId="0E25035E" w14:textId="02C24BA3" w:rsidR="000E45EC" w:rsidRPr="00992C7C" w:rsidRDefault="000E45EC" w:rsidP="003F3EDE">
      <w:pPr>
        <w:pStyle w:val="PargrafodaLista"/>
        <w:numPr>
          <w:ilvl w:val="0"/>
          <w:numId w:val="9"/>
        </w:numPr>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lastRenderedPageBreak/>
        <w:t>No caso da informação a integrar</w:t>
      </w:r>
      <w:r w:rsidR="00C37CB4" w:rsidRPr="00992C7C">
        <w:rPr>
          <w:rFonts w:ascii="Arial" w:eastAsia="Times New Roman" w:hAnsi="Arial" w:cs="Arial"/>
          <w:sz w:val="24"/>
          <w:szCs w:val="24"/>
          <w:lang w:eastAsia="pt-PT"/>
        </w:rPr>
        <w:t xml:space="preserve"> provir de programa não </w:t>
      </w:r>
      <w:r w:rsidRPr="00992C7C">
        <w:rPr>
          <w:rFonts w:ascii="Arial" w:eastAsia="Times New Roman" w:hAnsi="Arial" w:cs="Arial"/>
          <w:sz w:val="24"/>
          <w:szCs w:val="24"/>
          <w:lang w:eastAsia="pt-PT"/>
        </w:rPr>
        <w:t>validado pela AGT, o valor do campo Chave de controlo (</w:t>
      </w:r>
      <w:proofErr w:type="spellStart"/>
      <w:r w:rsidRPr="00992C7C">
        <w:rPr>
          <w:rFonts w:ascii="Arial" w:eastAsia="Times New Roman" w:hAnsi="Arial" w:cs="Arial"/>
          <w:sz w:val="24"/>
          <w:szCs w:val="24"/>
          <w:lang w:eastAsia="pt-PT"/>
        </w:rPr>
        <w:t>HashControl</w:t>
      </w:r>
      <w:proofErr w:type="spellEnd"/>
      <w:r w:rsidRPr="00992C7C">
        <w:rPr>
          <w:rFonts w:ascii="Arial" w:eastAsia="Times New Roman" w:hAnsi="Arial" w:cs="Arial"/>
          <w:sz w:val="24"/>
          <w:szCs w:val="24"/>
          <w:lang w:eastAsia="pt-PT"/>
        </w:rPr>
        <w:t>) das tabelas 4.1 a 4.3, aplicável ao tipo de informação, deve ser a menção "Não Validado pela AGT" (sem aspas). Já o valor do campo (</w:t>
      </w:r>
      <w:proofErr w:type="spellStart"/>
      <w:r w:rsidRPr="00992C7C">
        <w:rPr>
          <w:rFonts w:ascii="Arial" w:eastAsia="Times New Roman" w:hAnsi="Arial" w:cs="Arial"/>
          <w:sz w:val="24"/>
          <w:szCs w:val="24"/>
          <w:lang w:eastAsia="pt-PT"/>
        </w:rPr>
        <w:t>Hash</w:t>
      </w:r>
      <w:proofErr w:type="spellEnd"/>
      <w:r w:rsidRPr="00992C7C">
        <w:rPr>
          <w:rFonts w:ascii="Arial" w:eastAsia="Times New Roman" w:hAnsi="Arial" w:cs="Arial"/>
          <w:sz w:val="24"/>
          <w:szCs w:val="24"/>
          <w:lang w:eastAsia="pt-PT"/>
        </w:rPr>
        <w:t>) respectivo deve ser "0" (zero). Os documentos nestas condições, não devem ser reimpressos pela aplicação integradora.</w:t>
      </w:r>
    </w:p>
    <w:p w14:paraId="3CFED443" w14:textId="77777777" w:rsidR="000E45EC" w:rsidRPr="00992C7C" w:rsidRDefault="000E45EC" w:rsidP="000E45EC">
      <w:pPr>
        <w:pStyle w:val="PargrafodaLista"/>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p>
    <w:p w14:paraId="1721E123" w14:textId="77777777" w:rsidR="000E45EC" w:rsidRDefault="000E45EC" w:rsidP="003F3EDE">
      <w:pPr>
        <w:pStyle w:val="PargrafodaLista"/>
        <w:numPr>
          <w:ilvl w:val="0"/>
          <w:numId w:val="3"/>
        </w:numPr>
        <w:shd w:val="clear" w:color="auto" w:fill="FFFFFF"/>
        <w:spacing w:after="0" w:line="276" w:lineRule="auto"/>
        <w:jc w:val="both"/>
        <w:rPr>
          <w:ins w:id="93" w:author="Adelino Naquarta Sepalanga Domingos" w:date="2025-02-28T10:28:00Z" w16du:dateUtc="2025-02-28T09:28:00Z"/>
          <w:rFonts w:ascii="Arial" w:eastAsia="Times New Roman" w:hAnsi="Arial" w:cs="Arial"/>
          <w:sz w:val="24"/>
          <w:szCs w:val="24"/>
          <w:lang w:eastAsia="pt-PT"/>
        </w:rPr>
      </w:pPr>
      <w:r w:rsidRPr="00992C7C">
        <w:rPr>
          <w:rFonts w:ascii="Arial" w:eastAsia="Times New Roman" w:hAnsi="Arial" w:cs="Arial"/>
          <w:sz w:val="24"/>
          <w:szCs w:val="24"/>
          <w:lang w:eastAsia="pt-PT"/>
        </w:rPr>
        <w:t>Que no processo de integração de documentos processados manualmente em impressos emitidos em tipografias autorizadas, nos casos de inoperacionalidade dos sistemas de processamento de facturação, devem ser observados os seguintes requisitos:</w:t>
      </w:r>
    </w:p>
    <w:p w14:paraId="1C61296E" w14:textId="77777777" w:rsidR="00B9226F" w:rsidRPr="00992C7C" w:rsidRDefault="00B9226F">
      <w:pPr>
        <w:pStyle w:val="PargrafodaLista"/>
        <w:shd w:val="clear" w:color="auto" w:fill="FFFFFF"/>
        <w:spacing w:after="0" w:line="276" w:lineRule="auto"/>
        <w:ind w:left="360"/>
        <w:jc w:val="both"/>
        <w:rPr>
          <w:rFonts w:ascii="Arial" w:eastAsia="Times New Roman" w:hAnsi="Arial" w:cs="Arial"/>
          <w:sz w:val="24"/>
          <w:szCs w:val="24"/>
          <w:lang w:eastAsia="pt-PT"/>
        </w:rPr>
        <w:pPrChange w:id="94" w:author="Adelino Naquarta Sepalanga Domingos" w:date="2025-02-28T10:28:00Z" w16du:dateUtc="2025-02-28T09:28:00Z">
          <w:pPr>
            <w:pStyle w:val="PargrafodaLista"/>
            <w:numPr>
              <w:numId w:val="3"/>
            </w:numPr>
            <w:shd w:val="clear" w:color="auto" w:fill="FFFFFF"/>
            <w:spacing w:after="0" w:line="276" w:lineRule="auto"/>
            <w:ind w:left="360" w:hanging="360"/>
            <w:jc w:val="both"/>
          </w:pPr>
        </w:pPrChange>
      </w:pPr>
    </w:p>
    <w:p w14:paraId="09C6CA8B" w14:textId="20CCCFDF" w:rsidR="000E45EC" w:rsidRPr="00992C7C" w:rsidRDefault="000E45EC" w:rsidP="003F3EDE">
      <w:pPr>
        <w:pStyle w:val="PargrafodaLista"/>
        <w:numPr>
          <w:ilvl w:val="1"/>
          <w:numId w:val="8"/>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A integração de facturas ou outros documentos rectificativos e documentos de transporte, processados manualmente deve realizar-se no programa </w:t>
      </w:r>
      <w:r w:rsidR="00C37CB4" w:rsidRPr="00992C7C">
        <w:rPr>
          <w:rFonts w:ascii="Arial" w:eastAsia="Times New Roman" w:hAnsi="Arial" w:cs="Arial"/>
          <w:sz w:val="24"/>
          <w:szCs w:val="24"/>
          <w:lang w:eastAsia="pt-PT"/>
        </w:rPr>
        <w:t>validado</w:t>
      </w:r>
      <w:r w:rsidRPr="00992C7C">
        <w:rPr>
          <w:rFonts w:ascii="Arial" w:eastAsia="Times New Roman" w:hAnsi="Arial" w:cs="Arial"/>
          <w:sz w:val="24"/>
          <w:szCs w:val="24"/>
          <w:lang w:eastAsia="pt-PT"/>
        </w:rPr>
        <w:t xml:space="preserve"> em série específica, de periodicidade anual ou superior e com numeração sequencial própria, iniciada no n.º 1;</w:t>
      </w:r>
    </w:p>
    <w:p w14:paraId="2A54ED45"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171F4171" w14:textId="1180488F" w:rsidR="000E45EC" w:rsidRPr="00992C7C" w:rsidRDefault="000E45EC" w:rsidP="003F3EDE">
      <w:pPr>
        <w:pStyle w:val="PargrafodaLista"/>
        <w:numPr>
          <w:ilvl w:val="1"/>
          <w:numId w:val="8"/>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Para este efeito </w:t>
      </w:r>
      <w:ins w:id="95" w:author="Adelino Naquarta Sepalanga Domingos" w:date="2025-03-05T09:40:00Z" w16du:dateUtc="2025-03-05T08:40:00Z">
        <w:r w:rsidR="00B45277">
          <w:rPr>
            <w:rFonts w:ascii="Arial" w:eastAsia="Times New Roman" w:hAnsi="Arial" w:cs="Arial"/>
            <w:sz w:val="24"/>
            <w:szCs w:val="24"/>
            <w:lang w:eastAsia="pt-PT"/>
          </w:rPr>
          <w:t>é</w:t>
        </w:r>
      </w:ins>
      <w:del w:id="96" w:author="Adelino Naquarta Sepalanga Domingos" w:date="2025-03-05T09:40:00Z" w16du:dateUtc="2025-03-05T08:40:00Z">
        <w:r w:rsidRPr="00992C7C" w:rsidDel="00B45277">
          <w:rPr>
            <w:rFonts w:ascii="Arial" w:eastAsia="Times New Roman" w:hAnsi="Arial" w:cs="Arial"/>
            <w:sz w:val="24"/>
            <w:szCs w:val="24"/>
            <w:lang w:eastAsia="pt-PT"/>
          </w:rPr>
          <w:delText>será</w:delText>
        </w:r>
      </w:del>
      <w:r w:rsidRPr="00992C7C">
        <w:rPr>
          <w:rFonts w:ascii="Arial" w:eastAsia="Times New Roman" w:hAnsi="Arial" w:cs="Arial"/>
          <w:sz w:val="24"/>
          <w:szCs w:val="24"/>
          <w:lang w:eastAsia="pt-PT"/>
        </w:rPr>
        <w:t xml:space="preserve"> </w:t>
      </w:r>
      <w:r w:rsidR="00C37CB4" w:rsidRPr="00992C7C">
        <w:rPr>
          <w:rFonts w:ascii="Arial" w:eastAsia="Times New Roman" w:hAnsi="Arial" w:cs="Arial"/>
          <w:sz w:val="24"/>
          <w:szCs w:val="24"/>
          <w:lang w:eastAsia="pt-PT"/>
        </w:rPr>
        <w:t xml:space="preserve">processado um novo documento do </w:t>
      </w:r>
      <w:r w:rsidRPr="00992C7C">
        <w:rPr>
          <w:rFonts w:ascii="Arial" w:eastAsia="Times New Roman" w:hAnsi="Arial" w:cs="Arial"/>
          <w:sz w:val="24"/>
          <w:szCs w:val="24"/>
          <w:lang w:eastAsia="pt-PT"/>
        </w:rPr>
        <w:t xml:space="preserve">mesmo tipo, que recolha todos os elementos do documento manual emitido, com observância dos requisitos definidos no número </w:t>
      </w:r>
      <w:r w:rsidR="003629EC">
        <w:rPr>
          <w:rFonts w:ascii="Arial" w:eastAsia="Times New Roman" w:hAnsi="Arial" w:cs="Arial"/>
          <w:sz w:val="24"/>
          <w:szCs w:val="24"/>
          <w:lang w:eastAsia="pt-PT"/>
        </w:rPr>
        <w:t>42</w:t>
      </w:r>
      <w:r w:rsidRPr="00992C7C">
        <w:rPr>
          <w:rFonts w:ascii="Arial" w:eastAsia="Times New Roman" w:hAnsi="Arial" w:cs="Arial"/>
          <w:sz w:val="24"/>
          <w:szCs w:val="24"/>
          <w:lang w:eastAsia="pt-PT"/>
        </w:rPr>
        <w:t xml:space="preserve"> do presente anexo;</w:t>
      </w:r>
    </w:p>
    <w:p w14:paraId="251E4992"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15F91E63" w14:textId="7EE48591" w:rsidR="000E45EC" w:rsidRPr="00992C7C" w:rsidRDefault="000E45EC" w:rsidP="003F3EDE">
      <w:pPr>
        <w:pStyle w:val="PargrafodaLista"/>
        <w:numPr>
          <w:ilvl w:val="1"/>
          <w:numId w:val="8"/>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Nas séries de recuperação, a data do documento corresponde à data do documento manual sendo de todo o interesse que se criem campos distintos, de preenchimento obrigatório, um para acolher a identificação da série manual e o outro para o número manual, por forma a obviar lapsos na recolha deste tipo de documentos, designadamente, da série. Podem ser criadas tantas séries, quantas as existentes nos documentos manuais ou apenas uma única série</w:t>
      </w:r>
      <w:ins w:id="97" w:author="Adelino Naquarta Sepalanga Domingos" w:date="2025-03-05T07:17:00Z" w16du:dateUtc="2025-03-05T06:17:00Z">
        <w:r w:rsidR="000B6DB3">
          <w:rPr>
            <w:rFonts w:ascii="Arial" w:eastAsia="Times New Roman" w:hAnsi="Arial" w:cs="Arial"/>
            <w:sz w:val="24"/>
            <w:szCs w:val="24"/>
            <w:lang w:eastAsia="pt-PT"/>
          </w:rPr>
          <w:t>;</w:t>
        </w:r>
      </w:ins>
      <w:del w:id="98" w:author="Adelino Naquarta Sepalanga Domingos" w:date="2025-03-05T07:17:00Z" w16du:dateUtc="2025-03-05T06:17:00Z">
        <w:r w:rsidRPr="00992C7C" w:rsidDel="000B6DB3">
          <w:rPr>
            <w:rFonts w:ascii="Arial" w:eastAsia="Times New Roman" w:hAnsi="Arial" w:cs="Arial"/>
            <w:sz w:val="24"/>
            <w:szCs w:val="24"/>
            <w:lang w:eastAsia="pt-PT"/>
          </w:rPr>
          <w:delText>.</w:delText>
        </w:r>
      </w:del>
    </w:p>
    <w:p w14:paraId="110F8639"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1B9CEC69" w14:textId="0100973D" w:rsidR="000E45EC" w:rsidRPr="00992C7C" w:rsidRDefault="000E45EC" w:rsidP="003F3EDE">
      <w:pPr>
        <w:pStyle w:val="PargrafodaLista"/>
        <w:numPr>
          <w:ilvl w:val="1"/>
          <w:numId w:val="8"/>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Preencher o campo Origem do documento (</w:t>
      </w:r>
      <w:proofErr w:type="spellStart"/>
      <w:r w:rsidRPr="00992C7C">
        <w:rPr>
          <w:rFonts w:ascii="Arial" w:eastAsia="Times New Roman" w:hAnsi="Arial" w:cs="Arial"/>
          <w:sz w:val="24"/>
          <w:szCs w:val="24"/>
          <w:lang w:eastAsia="pt-PT"/>
        </w:rPr>
        <w:t>SourceBilling</w:t>
      </w:r>
      <w:proofErr w:type="spellEnd"/>
      <w:r w:rsidRPr="00992C7C">
        <w:rPr>
          <w:rFonts w:ascii="Arial" w:eastAsia="Times New Roman" w:hAnsi="Arial" w:cs="Arial"/>
          <w:sz w:val="24"/>
          <w:szCs w:val="24"/>
          <w:lang w:eastAsia="pt-PT"/>
        </w:rPr>
        <w:t>) das tabelas 4.1 e 4.2, consoante o caso, com o valor "M" (sem aspas)</w:t>
      </w:r>
      <w:ins w:id="99" w:author="Adelino Naquarta Sepalanga Domingos" w:date="2025-03-05T07:18:00Z" w16du:dateUtc="2025-03-05T06:18:00Z">
        <w:r w:rsidR="000B6DB3">
          <w:rPr>
            <w:rFonts w:ascii="Arial" w:eastAsia="Times New Roman" w:hAnsi="Arial" w:cs="Arial"/>
            <w:sz w:val="24"/>
            <w:szCs w:val="24"/>
            <w:lang w:eastAsia="pt-PT"/>
          </w:rPr>
          <w:t>;</w:t>
        </w:r>
      </w:ins>
      <w:del w:id="100" w:author="Adelino Naquarta Sepalanga Domingos" w:date="2025-03-05T07:17:00Z" w16du:dateUtc="2025-03-05T06:17:00Z">
        <w:r w:rsidRPr="00992C7C" w:rsidDel="000B6DB3">
          <w:rPr>
            <w:rFonts w:ascii="Arial" w:eastAsia="Times New Roman" w:hAnsi="Arial" w:cs="Arial"/>
            <w:sz w:val="24"/>
            <w:szCs w:val="24"/>
            <w:lang w:eastAsia="pt-PT"/>
          </w:rPr>
          <w:delText>.</w:delText>
        </w:r>
      </w:del>
    </w:p>
    <w:p w14:paraId="6E26385B"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4B4CEE73" w14:textId="77777777" w:rsidR="000E45EC" w:rsidRPr="00992C7C" w:rsidRDefault="000E45EC" w:rsidP="003F3EDE">
      <w:pPr>
        <w:pStyle w:val="PargrafodaLista"/>
        <w:numPr>
          <w:ilvl w:val="1"/>
          <w:numId w:val="8"/>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Nestes casos, no campo Chave de controlo (</w:t>
      </w:r>
      <w:proofErr w:type="spellStart"/>
      <w:r w:rsidRPr="00992C7C">
        <w:rPr>
          <w:rFonts w:ascii="Arial" w:eastAsia="Times New Roman" w:hAnsi="Arial" w:cs="Arial"/>
          <w:sz w:val="24"/>
          <w:szCs w:val="24"/>
          <w:lang w:eastAsia="pt-PT"/>
        </w:rPr>
        <w:t>HashControl</w:t>
      </w:r>
      <w:proofErr w:type="spellEnd"/>
      <w:r w:rsidRPr="00992C7C">
        <w:rPr>
          <w:rFonts w:ascii="Arial" w:eastAsia="Times New Roman" w:hAnsi="Arial" w:cs="Arial"/>
          <w:sz w:val="24"/>
          <w:szCs w:val="24"/>
          <w:lang w:eastAsia="pt-PT"/>
        </w:rPr>
        <w:t>) das tabelas 4.1 e 4.2, consoante o caso, deve ser aposta a seguinte informação:</w:t>
      </w:r>
    </w:p>
    <w:p w14:paraId="61648120"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67BA902C" w14:textId="77777777" w:rsidR="000E45EC" w:rsidRPr="00992C7C" w:rsidRDefault="000E45EC" w:rsidP="003F3EDE">
      <w:pPr>
        <w:pStyle w:val="PargrafodaLista"/>
        <w:numPr>
          <w:ilvl w:val="0"/>
          <w:numId w:val="20"/>
        </w:numPr>
        <w:shd w:val="clear" w:color="auto" w:fill="FFFFFF"/>
        <w:spacing w:before="100" w:beforeAutospacing="1" w:after="100" w:afterAutospacing="1" w:line="276" w:lineRule="auto"/>
        <w:ind w:left="993" w:hanging="153"/>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Número da versão da chave privada (1,2, etc.) e separado por um "-" (hífen);</w:t>
      </w:r>
    </w:p>
    <w:p w14:paraId="7B39E93B" w14:textId="77777777" w:rsidR="000E45EC" w:rsidRPr="00992C7C" w:rsidRDefault="000E45EC" w:rsidP="000E45EC">
      <w:pPr>
        <w:pStyle w:val="PargrafodaLista"/>
        <w:shd w:val="clear" w:color="auto" w:fill="FFFFFF"/>
        <w:spacing w:before="100" w:beforeAutospacing="1" w:after="100" w:afterAutospacing="1" w:line="276" w:lineRule="auto"/>
        <w:ind w:left="993" w:hanging="153"/>
        <w:jc w:val="both"/>
        <w:rPr>
          <w:rFonts w:ascii="Arial" w:eastAsia="Times New Roman" w:hAnsi="Arial" w:cs="Arial"/>
          <w:sz w:val="24"/>
          <w:szCs w:val="24"/>
          <w:lang w:eastAsia="pt-PT"/>
        </w:rPr>
      </w:pPr>
    </w:p>
    <w:p w14:paraId="77B5894C" w14:textId="77777777" w:rsidR="000E45EC" w:rsidRPr="00992C7C" w:rsidRDefault="000E45EC" w:rsidP="003F3EDE">
      <w:pPr>
        <w:pStyle w:val="PargrafodaLista"/>
        <w:numPr>
          <w:ilvl w:val="0"/>
          <w:numId w:val="20"/>
        </w:numPr>
        <w:shd w:val="clear" w:color="auto" w:fill="FFFFFF"/>
        <w:spacing w:before="100" w:beforeAutospacing="1" w:after="100" w:afterAutospacing="1" w:line="276" w:lineRule="auto"/>
        <w:ind w:left="993" w:hanging="153"/>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Registo sequencial dos seguintes elementos: a sigla constante do campo Tipo do documento (</w:t>
      </w:r>
      <w:proofErr w:type="spellStart"/>
      <w:r w:rsidRPr="00992C7C">
        <w:rPr>
          <w:rFonts w:ascii="Arial" w:eastAsia="Times New Roman" w:hAnsi="Arial" w:cs="Arial"/>
          <w:sz w:val="24"/>
          <w:szCs w:val="24"/>
          <w:lang w:eastAsia="pt-PT"/>
        </w:rPr>
        <w:t>InvoiceType</w:t>
      </w:r>
      <w:proofErr w:type="spellEnd"/>
      <w:r w:rsidRPr="00992C7C">
        <w:rPr>
          <w:rFonts w:ascii="Arial" w:eastAsia="Times New Roman" w:hAnsi="Arial" w:cs="Arial"/>
          <w:sz w:val="24"/>
          <w:szCs w:val="24"/>
          <w:lang w:eastAsia="pt-PT"/>
        </w:rPr>
        <w:t xml:space="preserve"> ou </w:t>
      </w:r>
      <w:proofErr w:type="spellStart"/>
      <w:r w:rsidRPr="00992C7C">
        <w:rPr>
          <w:rFonts w:ascii="Arial" w:eastAsia="Times New Roman" w:hAnsi="Arial" w:cs="Arial"/>
          <w:sz w:val="24"/>
          <w:szCs w:val="24"/>
          <w:lang w:eastAsia="pt-PT"/>
        </w:rPr>
        <w:t>MovementType</w:t>
      </w:r>
      <w:proofErr w:type="spellEnd"/>
      <w:r w:rsidRPr="00992C7C">
        <w:rPr>
          <w:rFonts w:ascii="Arial" w:eastAsia="Times New Roman" w:hAnsi="Arial" w:cs="Arial"/>
          <w:sz w:val="24"/>
          <w:szCs w:val="24"/>
          <w:lang w:eastAsia="pt-PT"/>
        </w:rPr>
        <w:t>), correspondente ao respectivo tipo de documento, seguida da letra M; um espaço; a série do documento manual; o caracter "/"; o número do documento manual.</w:t>
      </w:r>
    </w:p>
    <w:p w14:paraId="0A611509" w14:textId="77777777" w:rsidR="000E45EC" w:rsidRPr="00992C7C" w:rsidRDefault="000E45EC" w:rsidP="000E45EC">
      <w:pPr>
        <w:pStyle w:val="PargrafodaLista"/>
        <w:shd w:val="clear" w:color="auto" w:fill="FFFFFF"/>
        <w:spacing w:before="100" w:beforeAutospacing="1" w:after="100" w:afterAutospacing="1" w:line="276" w:lineRule="auto"/>
        <w:ind w:left="1068"/>
        <w:jc w:val="both"/>
        <w:rPr>
          <w:rFonts w:ascii="Arial" w:eastAsia="Times New Roman" w:hAnsi="Arial" w:cs="Arial"/>
          <w:i/>
          <w:sz w:val="24"/>
          <w:szCs w:val="24"/>
          <w:lang w:eastAsia="pt-PT"/>
        </w:rPr>
      </w:pPr>
      <w:r w:rsidRPr="00992C7C">
        <w:rPr>
          <w:rFonts w:ascii="Arial" w:eastAsia="Times New Roman" w:hAnsi="Arial" w:cs="Arial"/>
          <w:i/>
          <w:sz w:val="24"/>
          <w:szCs w:val="24"/>
          <w:lang w:eastAsia="pt-PT"/>
        </w:rPr>
        <w:t xml:space="preserve">Exemplo: 1-FTM </w:t>
      </w:r>
      <w:proofErr w:type="spellStart"/>
      <w:r w:rsidRPr="00992C7C">
        <w:rPr>
          <w:rFonts w:ascii="Arial" w:eastAsia="Times New Roman" w:hAnsi="Arial" w:cs="Arial"/>
          <w:i/>
          <w:sz w:val="24"/>
          <w:szCs w:val="24"/>
          <w:lang w:eastAsia="pt-PT"/>
        </w:rPr>
        <w:t>ab</w:t>
      </w:r>
      <w:proofErr w:type="spellEnd"/>
      <w:r w:rsidRPr="00992C7C">
        <w:rPr>
          <w:rFonts w:ascii="Arial" w:eastAsia="Times New Roman" w:hAnsi="Arial" w:cs="Arial"/>
          <w:i/>
          <w:sz w:val="24"/>
          <w:szCs w:val="24"/>
          <w:lang w:eastAsia="pt-PT"/>
        </w:rPr>
        <w:t>/0001, sendo "</w:t>
      </w:r>
      <w:proofErr w:type="spellStart"/>
      <w:r w:rsidRPr="00992C7C">
        <w:rPr>
          <w:rFonts w:ascii="Arial" w:eastAsia="Times New Roman" w:hAnsi="Arial" w:cs="Arial"/>
          <w:i/>
          <w:sz w:val="24"/>
          <w:szCs w:val="24"/>
          <w:lang w:eastAsia="pt-PT"/>
        </w:rPr>
        <w:t>ab</w:t>
      </w:r>
      <w:proofErr w:type="spellEnd"/>
      <w:r w:rsidRPr="00992C7C">
        <w:rPr>
          <w:rFonts w:ascii="Arial" w:eastAsia="Times New Roman" w:hAnsi="Arial" w:cs="Arial"/>
          <w:i/>
          <w:sz w:val="24"/>
          <w:szCs w:val="24"/>
          <w:lang w:eastAsia="pt-PT"/>
        </w:rPr>
        <w:t>/0001" a série/número do documento manual.</w:t>
      </w:r>
    </w:p>
    <w:p w14:paraId="4970A773"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01D4D4ED" w14:textId="7BB9E1E3" w:rsidR="000E45EC" w:rsidRPr="00992C7C" w:rsidRDefault="000E45EC" w:rsidP="003F3EDE">
      <w:pPr>
        <w:pStyle w:val="PargrafodaLista"/>
        <w:numPr>
          <w:ilvl w:val="1"/>
          <w:numId w:val="8"/>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Para referenciar um documento manual recolhido na aplicação, deve ser utilizada a série e o n.º do documento manual original, e não a identificação única do documento (</w:t>
      </w:r>
      <w:proofErr w:type="spellStart"/>
      <w:r w:rsidRPr="00992C7C">
        <w:rPr>
          <w:rFonts w:ascii="Arial" w:eastAsia="Times New Roman" w:hAnsi="Arial" w:cs="Arial"/>
          <w:sz w:val="24"/>
          <w:szCs w:val="24"/>
          <w:lang w:eastAsia="pt-PT"/>
        </w:rPr>
        <w:t>InvoiceNo</w:t>
      </w:r>
      <w:proofErr w:type="spellEnd"/>
      <w:r w:rsidRPr="00992C7C">
        <w:rPr>
          <w:rFonts w:ascii="Arial" w:eastAsia="Times New Roman" w:hAnsi="Arial" w:cs="Arial"/>
          <w:sz w:val="24"/>
          <w:szCs w:val="24"/>
          <w:lang w:eastAsia="pt-PT"/>
        </w:rPr>
        <w:t xml:space="preserve"> ou </w:t>
      </w:r>
      <w:proofErr w:type="spellStart"/>
      <w:r w:rsidRPr="00992C7C">
        <w:rPr>
          <w:rFonts w:ascii="Arial" w:eastAsia="Times New Roman" w:hAnsi="Arial" w:cs="Arial"/>
          <w:sz w:val="24"/>
          <w:szCs w:val="24"/>
          <w:lang w:eastAsia="pt-PT"/>
        </w:rPr>
        <w:t>DocumentNumber</w:t>
      </w:r>
      <w:proofErr w:type="spellEnd"/>
      <w:r w:rsidRPr="00992C7C">
        <w:rPr>
          <w:rFonts w:ascii="Arial" w:eastAsia="Times New Roman" w:hAnsi="Arial" w:cs="Arial"/>
          <w:sz w:val="24"/>
          <w:szCs w:val="24"/>
          <w:lang w:eastAsia="pt-PT"/>
        </w:rPr>
        <w:t>) atribuído pela aplicação ao documento recuperado. (Exemplo: A emissão de uma nota de crédito deve referenciar o número da factura original, emitida de modo manual.)</w:t>
      </w:r>
      <w:ins w:id="101" w:author="Adelino Naquarta Sepalanga Domingos" w:date="2025-03-05T07:18:00Z" w16du:dateUtc="2025-03-05T06:18:00Z">
        <w:r w:rsidR="000B6DB3">
          <w:rPr>
            <w:rFonts w:ascii="Arial" w:eastAsia="Times New Roman" w:hAnsi="Arial" w:cs="Arial"/>
            <w:sz w:val="24"/>
            <w:szCs w:val="24"/>
            <w:lang w:eastAsia="pt-PT"/>
          </w:rPr>
          <w:t>;</w:t>
        </w:r>
      </w:ins>
    </w:p>
    <w:p w14:paraId="5CF93C06"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6080874D" w14:textId="2C4EFF78" w:rsidR="000E45EC" w:rsidRPr="00992C7C" w:rsidRDefault="000E45EC" w:rsidP="003F3EDE">
      <w:pPr>
        <w:pStyle w:val="PargrafodaLista"/>
        <w:numPr>
          <w:ilvl w:val="1"/>
          <w:numId w:val="8"/>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Quando houver necessidade de integrar outros tipos de documentos manuais, utilizar-se-ão os campos aplicáveis da tabela que os enquadra, procedendo de maneira idêntica à já referida nos números anteriores.</w:t>
      </w:r>
    </w:p>
    <w:p w14:paraId="3DD36CA4"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72FB96FB" w14:textId="0E6268CB" w:rsidR="000E45EC" w:rsidRDefault="000E45EC" w:rsidP="003F3EDE">
      <w:pPr>
        <w:pStyle w:val="PargrafodaLista"/>
        <w:numPr>
          <w:ilvl w:val="0"/>
          <w:numId w:val="3"/>
        </w:numPr>
        <w:shd w:val="clear" w:color="auto" w:fill="FFFFFF"/>
        <w:spacing w:after="0" w:line="276" w:lineRule="auto"/>
        <w:jc w:val="both"/>
        <w:rPr>
          <w:ins w:id="102" w:author="Adelino Naquarta Sepalanga Domingos" w:date="2025-02-28T10:30:00Z" w16du:dateUtc="2025-02-28T09:30:00Z"/>
          <w:rFonts w:ascii="Arial" w:eastAsia="Times New Roman" w:hAnsi="Arial" w:cs="Arial"/>
          <w:sz w:val="24"/>
          <w:szCs w:val="24"/>
          <w:lang w:eastAsia="pt-PT"/>
        </w:rPr>
      </w:pPr>
      <w:r w:rsidRPr="00992C7C">
        <w:rPr>
          <w:rFonts w:ascii="Arial" w:eastAsia="Times New Roman" w:hAnsi="Arial" w:cs="Arial"/>
          <w:sz w:val="24"/>
          <w:szCs w:val="24"/>
          <w:lang w:eastAsia="pt-PT"/>
        </w:rPr>
        <w:t>Que no processo de integração de documentos através de duplicados que não integram a cópia de segurança (backup), quando houver necessidade de reposição de dados por inoperacionalidade do sistema, devem ser observados os seguintes requisitos:</w:t>
      </w:r>
    </w:p>
    <w:p w14:paraId="09E81F5A" w14:textId="77777777" w:rsidR="00FD145D" w:rsidRPr="00992C7C" w:rsidRDefault="00FD145D">
      <w:pPr>
        <w:pStyle w:val="PargrafodaLista"/>
        <w:shd w:val="clear" w:color="auto" w:fill="FFFFFF"/>
        <w:spacing w:after="0" w:line="276" w:lineRule="auto"/>
        <w:ind w:left="360"/>
        <w:jc w:val="both"/>
        <w:rPr>
          <w:rFonts w:ascii="Arial" w:eastAsia="Times New Roman" w:hAnsi="Arial" w:cs="Arial"/>
          <w:sz w:val="24"/>
          <w:szCs w:val="24"/>
          <w:lang w:eastAsia="pt-PT"/>
        </w:rPr>
        <w:pPrChange w:id="103" w:author="Adelino Naquarta Sepalanga Domingos" w:date="2025-02-28T10:30:00Z" w16du:dateUtc="2025-02-28T09:30:00Z">
          <w:pPr>
            <w:pStyle w:val="PargrafodaLista"/>
            <w:numPr>
              <w:numId w:val="3"/>
            </w:numPr>
            <w:shd w:val="clear" w:color="auto" w:fill="FFFFFF"/>
            <w:spacing w:after="0" w:line="276" w:lineRule="auto"/>
            <w:ind w:left="360" w:hanging="360"/>
            <w:jc w:val="both"/>
          </w:pPr>
        </w:pPrChange>
      </w:pPr>
    </w:p>
    <w:p w14:paraId="38DC1F5C" w14:textId="77777777" w:rsidR="000E45EC" w:rsidRPr="00992C7C" w:rsidRDefault="000E45EC" w:rsidP="003F3EDE">
      <w:pPr>
        <w:pStyle w:val="PargrafodaLista"/>
        <w:numPr>
          <w:ilvl w:val="0"/>
          <w:numId w:val="11"/>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Quando ocorrer uma situação de erro ou anomalia do programa, devem ser encerradas as séries em utilização e criadas novas, para prosseguir com a emissão de documentos, após a reposição da última cópia de segurança efectuada;</w:t>
      </w:r>
    </w:p>
    <w:p w14:paraId="6FABCFC8"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2D4F10D0" w14:textId="77777777" w:rsidR="000E45EC" w:rsidRPr="00992C7C" w:rsidRDefault="000E45EC" w:rsidP="003F3EDE">
      <w:pPr>
        <w:pStyle w:val="PargrafodaLista"/>
        <w:numPr>
          <w:ilvl w:val="0"/>
          <w:numId w:val="11"/>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integração de documentos emitidos que não constam da cópia de segurança reposta, deve realizar-se no programa certificado, através dos duplicados desses documentos, em série específica anual e com numeração sequencial própria, iniciada no n.º 1;</w:t>
      </w:r>
    </w:p>
    <w:p w14:paraId="4D44B76E"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603DD5D2" w14:textId="6087158F" w:rsidR="000E45EC" w:rsidRPr="00992C7C" w:rsidRDefault="000E45EC" w:rsidP="003F3EDE">
      <w:pPr>
        <w:pStyle w:val="PargrafodaLista"/>
        <w:numPr>
          <w:ilvl w:val="0"/>
          <w:numId w:val="11"/>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Para este efeito, </w:t>
      </w:r>
      <w:ins w:id="104" w:author="Adelino Naquarta Sepalanga Domingos" w:date="2025-03-05T09:40:00Z" w16du:dateUtc="2025-03-05T08:40:00Z">
        <w:r w:rsidR="00B45277">
          <w:rPr>
            <w:rFonts w:ascii="Arial" w:eastAsia="Times New Roman" w:hAnsi="Arial" w:cs="Arial"/>
            <w:sz w:val="24"/>
            <w:szCs w:val="24"/>
            <w:lang w:eastAsia="pt-PT"/>
          </w:rPr>
          <w:t>é</w:t>
        </w:r>
      </w:ins>
      <w:del w:id="105" w:author="Adelino Naquarta Sepalanga Domingos" w:date="2025-03-05T09:40:00Z" w16du:dateUtc="2025-03-05T08:40:00Z">
        <w:r w:rsidRPr="00992C7C" w:rsidDel="00B45277">
          <w:rPr>
            <w:rFonts w:ascii="Arial" w:eastAsia="Times New Roman" w:hAnsi="Arial" w:cs="Arial"/>
            <w:sz w:val="24"/>
            <w:szCs w:val="24"/>
            <w:lang w:eastAsia="pt-PT"/>
          </w:rPr>
          <w:delText>será</w:delText>
        </w:r>
      </w:del>
      <w:r w:rsidRPr="00992C7C">
        <w:rPr>
          <w:rFonts w:ascii="Arial" w:eastAsia="Times New Roman" w:hAnsi="Arial" w:cs="Arial"/>
          <w:sz w:val="24"/>
          <w:szCs w:val="24"/>
          <w:lang w:eastAsia="pt-PT"/>
        </w:rPr>
        <w:t xml:space="preserve"> processado um novo documento do mesmo tipo do duplicado que recolha todos os elementos desse documento emitido, com observância dos requisitos definidos no número </w:t>
      </w:r>
      <w:r w:rsidR="003629EC">
        <w:rPr>
          <w:rFonts w:ascii="Arial" w:eastAsia="Times New Roman" w:hAnsi="Arial" w:cs="Arial"/>
          <w:sz w:val="24"/>
          <w:szCs w:val="24"/>
          <w:lang w:eastAsia="pt-PT"/>
        </w:rPr>
        <w:t>42</w:t>
      </w:r>
      <w:r w:rsidRPr="00992C7C">
        <w:rPr>
          <w:rFonts w:ascii="Arial" w:eastAsia="Times New Roman" w:hAnsi="Arial" w:cs="Arial"/>
          <w:sz w:val="24"/>
          <w:szCs w:val="24"/>
          <w:lang w:eastAsia="pt-PT"/>
        </w:rPr>
        <w:t xml:space="preserve"> do presente anexo;</w:t>
      </w:r>
    </w:p>
    <w:p w14:paraId="3F40B17B"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2FE58D82" w14:textId="77777777" w:rsidR="000E45EC" w:rsidRPr="00992C7C" w:rsidRDefault="000E45EC" w:rsidP="003F3EDE">
      <w:pPr>
        <w:pStyle w:val="PargrafodaLista"/>
        <w:numPr>
          <w:ilvl w:val="0"/>
          <w:numId w:val="11"/>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campo Origem do documento (</w:t>
      </w:r>
      <w:proofErr w:type="spellStart"/>
      <w:r w:rsidRPr="00992C7C">
        <w:rPr>
          <w:rFonts w:ascii="Arial" w:eastAsia="Times New Roman" w:hAnsi="Arial" w:cs="Arial"/>
          <w:sz w:val="24"/>
          <w:szCs w:val="24"/>
          <w:lang w:eastAsia="pt-PT"/>
        </w:rPr>
        <w:t>SourceBilling</w:t>
      </w:r>
      <w:proofErr w:type="spellEnd"/>
      <w:r w:rsidRPr="00992C7C">
        <w:rPr>
          <w:rFonts w:ascii="Arial" w:eastAsia="Times New Roman" w:hAnsi="Arial" w:cs="Arial"/>
          <w:sz w:val="24"/>
          <w:szCs w:val="24"/>
          <w:lang w:eastAsia="pt-PT"/>
        </w:rPr>
        <w:t>) das tabelas 4.1 a 4.2, consoante o caso, deve ser preenchido com o valor "M" (sem aspas);</w:t>
      </w:r>
    </w:p>
    <w:p w14:paraId="14727531" w14:textId="77777777" w:rsidR="000E45EC" w:rsidRPr="00992C7C" w:rsidRDefault="000E45EC" w:rsidP="000E45EC">
      <w:pPr>
        <w:pStyle w:val="PargrafodaLista"/>
        <w:rPr>
          <w:rFonts w:ascii="Arial" w:eastAsia="Times New Roman" w:hAnsi="Arial" w:cs="Arial"/>
          <w:sz w:val="24"/>
          <w:szCs w:val="24"/>
          <w:lang w:eastAsia="pt-PT"/>
        </w:rPr>
      </w:pPr>
    </w:p>
    <w:p w14:paraId="06069ECA" w14:textId="77777777" w:rsidR="000E45EC" w:rsidRDefault="000E45EC" w:rsidP="003F3EDE">
      <w:pPr>
        <w:pStyle w:val="PargrafodaLista"/>
        <w:numPr>
          <w:ilvl w:val="0"/>
          <w:numId w:val="11"/>
        </w:numPr>
        <w:shd w:val="clear" w:color="auto" w:fill="FFFFFF"/>
        <w:spacing w:before="100" w:beforeAutospacing="1" w:after="100" w:afterAutospacing="1" w:line="276" w:lineRule="auto"/>
        <w:jc w:val="both"/>
        <w:rPr>
          <w:ins w:id="106" w:author="Adelino Naquarta Sepalanga Domingos" w:date="2025-02-28T10:32:00Z" w16du:dateUtc="2025-02-28T09:32:00Z"/>
          <w:rFonts w:ascii="Arial" w:eastAsia="Times New Roman" w:hAnsi="Arial" w:cs="Arial"/>
          <w:sz w:val="24"/>
          <w:szCs w:val="24"/>
          <w:lang w:eastAsia="pt-PT"/>
        </w:rPr>
      </w:pPr>
      <w:r w:rsidRPr="00992C7C">
        <w:rPr>
          <w:rFonts w:ascii="Arial" w:eastAsia="Times New Roman" w:hAnsi="Arial" w:cs="Arial"/>
          <w:sz w:val="24"/>
          <w:szCs w:val="24"/>
          <w:lang w:eastAsia="pt-PT"/>
        </w:rPr>
        <w:t>Nestes casos, no campo Chave de controlo (</w:t>
      </w:r>
      <w:proofErr w:type="spellStart"/>
      <w:r w:rsidRPr="00992C7C">
        <w:rPr>
          <w:rFonts w:ascii="Arial" w:eastAsia="Times New Roman" w:hAnsi="Arial" w:cs="Arial"/>
          <w:sz w:val="24"/>
          <w:szCs w:val="24"/>
          <w:lang w:eastAsia="pt-PT"/>
        </w:rPr>
        <w:t>HashControl</w:t>
      </w:r>
      <w:proofErr w:type="spellEnd"/>
      <w:r w:rsidRPr="00992C7C">
        <w:rPr>
          <w:rFonts w:ascii="Arial" w:eastAsia="Times New Roman" w:hAnsi="Arial" w:cs="Arial"/>
          <w:sz w:val="24"/>
          <w:szCs w:val="24"/>
          <w:lang w:eastAsia="pt-PT"/>
        </w:rPr>
        <w:t>) das tabelas 4.1 e 4.2, consoante o caso, deve ser aposta a seguinte informação:</w:t>
      </w:r>
    </w:p>
    <w:p w14:paraId="7DBBF2DC" w14:textId="77777777" w:rsidR="00FD145D" w:rsidRPr="00FD145D" w:rsidRDefault="00FD145D">
      <w:pPr>
        <w:pStyle w:val="PargrafodaLista"/>
        <w:rPr>
          <w:ins w:id="107" w:author="Adelino Naquarta Sepalanga Domingos" w:date="2025-02-28T10:32:00Z" w16du:dateUtc="2025-02-28T09:32:00Z"/>
          <w:rFonts w:ascii="Arial" w:eastAsia="Times New Roman" w:hAnsi="Arial" w:cs="Arial"/>
          <w:sz w:val="24"/>
          <w:szCs w:val="24"/>
          <w:lang w:eastAsia="pt-PT"/>
          <w:rPrChange w:id="108" w:author="Adelino Naquarta Sepalanga Domingos" w:date="2025-02-28T10:32:00Z" w16du:dateUtc="2025-02-28T09:32:00Z">
            <w:rPr>
              <w:ins w:id="109" w:author="Adelino Naquarta Sepalanga Domingos" w:date="2025-02-28T10:32:00Z" w16du:dateUtc="2025-02-28T09:32:00Z"/>
              <w:lang w:eastAsia="pt-PT"/>
            </w:rPr>
          </w:rPrChange>
        </w:rPr>
        <w:pPrChange w:id="110" w:author="Adelino Naquarta Sepalanga Domingos" w:date="2025-02-28T10:32:00Z" w16du:dateUtc="2025-02-28T09:32:00Z">
          <w:pPr>
            <w:pStyle w:val="PargrafodaLista"/>
            <w:numPr>
              <w:numId w:val="11"/>
            </w:numPr>
            <w:shd w:val="clear" w:color="auto" w:fill="FFFFFF"/>
            <w:spacing w:before="100" w:beforeAutospacing="1" w:after="100" w:afterAutospacing="1" w:line="276" w:lineRule="auto"/>
            <w:ind w:hanging="360"/>
            <w:jc w:val="both"/>
          </w:pPr>
        </w:pPrChange>
      </w:pPr>
    </w:p>
    <w:p w14:paraId="785F5E92" w14:textId="419C7C14" w:rsidR="00FD145D" w:rsidRPr="00992C7C" w:rsidDel="00FD145D" w:rsidRDefault="00FD145D">
      <w:pPr>
        <w:pStyle w:val="PargrafodaLista"/>
        <w:shd w:val="clear" w:color="auto" w:fill="FFFFFF"/>
        <w:spacing w:before="100" w:beforeAutospacing="1" w:after="100" w:afterAutospacing="1" w:line="276" w:lineRule="auto"/>
        <w:jc w:val="both"/>
        <w:rPr>
          <w:del w:id="111" w:author="Adelino Naquarta Sepalanga Domingos" w:date="2025-02-28T10:32:00Z" w16du:dateUtc="2025-02-28T09:32:00Z"/>
          <w:rFonts w:ascii="Arial" w:eastAsia="Times New Roman" w:hAnsi="Arial" w:cs="Arial"/>
          <w:sz w:val="24"/>
          <w:szCs w:val="24"/>
          <w:lang w:eastAsia="pt-PT"/>
        </w:rPr>
        <w:pPrChange w:id="112" w:author="Adelino Naquarta Sepalanga Domingos" w:date="2025-02-28T10:32:00Z" w16du:dateUtc="2025-02-28T09:32:00Z">
          <w:pPr>
            <w:pStyle w:val="PargrafodaLista"/>
            <w:numPr>
              <w:numId w:val="11"/>
            </w:numPr>
            <w:shd w:val="clear" w:color="auto" w:fill="FFFFFF"/>
            <w:spacing w:before="100" w:beforeAutospacing="1" w:after="100" w:afterAutospacing="1" w:line="276" w:lineRule="auto"/>
            <w:ind w:hanging="360"/>
            <w:jc w:val="both"/>
          </w:pPr>
        </w:pPrChange>
      </w:pPr>
    </w:p>
    <w:p w14:paraId="47065185" w14:textId="77777777" w:rsidR="000E45EC" w:rsidRPr="00992C7C" w:rsidRDefault="000E45EC" w:rsidP="003F3EDE">
      <w:pPr>
        <w:pStyle w:val="PargrafodaLista"/>
        <w:numPr>
          <w:ilvl w:val="0"/>
          <w:numId w:val="21"/>
        </w:numPr>
        <w:shd w:val="clear" w:color="auto" w:fill="FFFFFF"/>
        <w:spacing w:before="100" w:beforeAutospacing="1" w:after="100" w:afterAutospacing="1" w:line="276" w:lineRule="auto"/>
        <w:ind w:left="1134" w:hanging="216"/>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Número da versão da chave privada (1,2, etc.) e separado por um "-" (hífen);</w:t>
      </w:r>
    </w:p>
    <w:p w14:paraId="5872469D" w14:textId="77777777" w:rsidR="000E45EC" w:rsidRPr="00992C7C" w:rsidRDefault="000E45EC" w:rsidP="000E45EC">
      <w:pPr>
        <w:pStyle w:val="PargrafodaLista"/>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p>
    <w:p w14:paraId="330BD312" w14:textId="77777777" w:rsidR="000E45EC" w:rsidRPr="00992C7C" w:rsidRDefault="000E45EC" w:rsidP="003F3EDE">
      <w:pPr>
        <w:pStyle w:val="PargrafodaLista"/>
        <w:numPr>
          <w:ilvl w:val="0"/>
          <w:numId w:val="21"/>
        </w:numPr>
        <w:shd w:val="clear" w:color="auto" w:fill="FFFFFF"/>
        <w:spacing w:after="0" w:line="276" w:lineRule="auto"/>
        <w:ind w:left="1134" w:hanging="216"/>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Registo sequencial dos seguintes elementos: a sigla constante do campo Tipo do documento (</w:t>
      </w:r>
      <w:proofErr w:type="spellStart"/>
      <w:r w:rsidRPr="00992C7C">
        <w:rPr>
          <w:rFonts w:ascii="Arial" w:eastAsia="Times New Roman" w:hAnsi="Arial" w:cs="Arial"/>
          <w:sz w:val="24"/>
          <w:szCs w:val="24"/>
          <w:lang w:eastAsia="pt-PT"/>
        </w:rPr>
        <w:t>InvoiceType</w:t>
      </w:r>
      <w:proofErr w:type="spellEnd"/>
      <w:r w:rsidRPr="00992C7C">
        <w:rPr>
          <w:rFonts w:ascii="Arial" w:eastAsia="Times New Roman" w:hAnsi="Arial" w:cs="Arial"/>
          <w:sz w:val="24"/>
          <w:szCs w:val="24"/>
          <w:lang w:eastAsia="pt-PT"/>
        </w:rPr>
        <w:t xml:space="preserve"> ou </w:t>
      </w:r>
      <w:proofErr w:type="spellStart"/>
      <w:r w:rsidRPr="00992C7C">
        <w:rPr>
          <w:rFonts w:ascii="Arial" w:eastAsia="Times New Roman" w:hAnsi="Arial" w:cs="Arial"/>
          <w:sz w:val="24"/>
          <w:szCs w:val="24"/>
          <w:lang w:eastAsia="pt-PT"/>
        </w:rPr>
        <w:t>MovementType</w:t>
      </w:r>
      <w:proofErr w:type="spellEnd"/>
      <w:r w:rsidRPr="00992C7C">
        <w:rPr>
          <w:rFonts w:ascii="Arial" w:eastAsia="Times New Roman" w:hAnsi="Arial" w:cs="Arial"/>
          <w:sz w:val="24"/>
          <w:szCs w:val="24"/>
          <w:lang w:eastAsia="pt-PT"/>
        </w:rPr>
        <w:t xml:space="preserve"> conforme aplicável), que deve corresponder ao tipo de documento a recuperar </w:t>
      </w:r>
      <w:r w:rsidRPr="00992C7C">
        <w:rPr>
          <w:rFonts w:ascii="Arial" w:eastAsia="Times New Roman" w:hAnsi="Arial" w:cs="Arial"/>
          <w:sz w:val="24"/>
          <w:szCs w:val="24"/>
          <w:lang w:eastAsia="pt-PT"/>
        </w:rPr>
        <w:lastRenderedPageBreak/>
        <w:t>através do duplicado, seguida da letra D; um espaço e a identificação única do documento (</w:t>
      </w:r>
      <w:proofErr w:type="spellStart"/>
      <w:r w:rsidRPr="00992C7C">
        <w:rPr>
          <w:rFonts w:ascii="Arial" w:eastAsia="Times New Roman" w:hAnsi="Arial" w:cs="Arial"/>
          <w:sz w:val="24"/>
          <w:szCs w:val="24"/>
          <w:lang w:eastAsia="pt-PT"/>
        </w:rPr>
        <w:t>InvoiceNo</w:t>
      </w:r>
      <w:proofErr w:type="spellEnd"/>
      <w:r w:rsidRPr="00992C7C">
        <w:rPr>
          <w:rFonts w:ascii="Arial" w:eastAsia="Times New Roman" w:hAnsi="Arial" w:cs="Arial"/>
          <w:sz w:val="24"/>
          <w:szCs w:val="24"/>
          <w:lang w:eastAsia="pt-PT"/>
        </w:rPr>
        <w:t xml:space="preserve"> ou </w:t>
      </w:r>
      <w:proofErr w:type="spellStart"/>
      <w:r w:rsidRPr="00992C7C">
        <w:rPr>
          <w:rFonts w:ascii="Arial" w:eastAsia="Times New Roman" w:hAnsi="Arial" w:cs="Arial"/>
          <w:sz w:val="24"/>
          <w:szCs w:val="24"/>
          <w:lang w:eastAsia="pt-PT"/>
        </w:rPr>
        <w:t>DocumentNumber</w:t>
      </w:r>
      <w:proofErr w:type="spellEnd"/>
      <w:r w:rsidRPr="00992C7C">
        <w:rPr>
          <w:rFonts w:ascii="Arial" w:eastAsia="Times New Roman" w:hAnsi="Arial" w:cs="Arial"/>
          <w:sz w:val="24"/>
          <w:szCs w:val="24"/>
          <w:lang w:eastAsia="pt-PT"/>
        </w:rPr>
        <w:t>, consoante o caso).</w:t>
      </w:r>
    </w:p>
    <w:p w14:paraId="67AD31CD" w14:textId="3567150F" w:rsidR="000E45EC" w:rsidRPr="00992C7C" w:rsidRDefault="000E45EC" w:rsidP="000E45EC">
      <w:pPr>
        <w:shd w:val="clear" w:color="auto" w:fill="FFFFFF"/>
        <w:spacing w:after="0" w:line="276" w:lineRule="auto"/>
        <w:ind w:left="1056" w:firstLine="12"/>
        <w:jc w:val="both"/>
        <w:rPr>
          <w:rFonts w:ascii="Arial" w:eastAsia="Times New Roman" w:hAnsi="Arial" w:cs="Arial"/>
          <w:i/>
          <w:sz w:val="24"/>
          <w:szCs w:val="24"/>
          <w:lang w:eastAsia="pt-PT"/>
        </w:rPr>
      </w:pPr>
      <w:r w:rsidRPr="00992C7C">
        <w:rPr>
          <w:rFonts w:ascii="Arial" w:eastAsia="Times New Roman" w:hAnsi="Arial" w:cs="Arial"/>
          <w:i/>
          <w:sz w:val="24"/>
          <w:szCs w:val="24"/>
          <w:lang w:eastAsia="pt-PT"/>
        </w:rPr>
        <w:t xml:space="preserve">Exemplo: 1-FTD KM </w:t>
      </w:r>
      <w:r w:rsidR="002545F2" w:rsidRPr="00992C7C">
        <w:rPr>
          <w:rFonts w:ascii="Arial" w:eastAsia="Times New Roman" w:hAnsi="Arial" w:cs="Arial"/>
          <w:i/>
          <w:sz w:val="24"/>
          <w:szCs w:val="24"/>
          <w:lang w:eastAsia="pt-PT"/>
        </w:rPr>
        <w:t>2025</w:t>
      </w:r>
      <w:r w:rsidRPr="00992C7C">
        <w:rPr>
          <w:rFonts w:ascii="Arial" w:eastAsia="Times New Roman" w:hAnsi="Arial" w:cs="Arial"/>
          <w:i/>
          <w:sz w:val="24"/>
          <w:szCs w:val="24"/>
          <w:lang w:eastAsia="pt-PT"/>
        </w:rPr>
        <w:t xml:space="preserve">A/0099, sendo "KM </w:t>
      </w:r>
      <w:r w:rsidR="002545F2" w:rsidRPr="00992C7C">
        <w:rPr>
          <w:rFonts w:ascii="Arial" w:eastAsia="Times New Roman" w:hAnsi="Arial" w:cs="Arial"/>
          <w:i/>
          <w:sz w:val="24"/>
          <w:szCs w:val="24"/>
          <w:lang w:eastAsia="pt-PT"/>
        </w:rPr>
        <w:t>2025</w:t>
      </w:r>
      <w:r w:rsidRPr="00992C7C">
        <w:rPr>
          <w:rFonts w:ascii="Arial" w:eastAsia="Times New Roman" w:hAnsi="Arial" w:cs="Arial"/>
          <w:i/>
          <w:sz w:val="24"/>
          <w:szCs w:val="24"/>
          <w:lang w:eastAsia="pt-PT"/>
        </w:rPr>
        <w:t>A/0099" a identificação única do documento integrado.</w:t>
      </w:r>
    </w:p>
    <w:p w14:paraId="7A5C849F" w14:textId="77777777" w:rsidR="000E45EC" w:rsidRPr="00992C7C" w:rsidRDefault="000E45EC" w:rsidP="003F3EDE">
      <w:pPr>
        <w:pStyle w:val="PargrafodaLista"/>
        <w:numPr>
          <w:ilvl w:val="0"/>
          <w:numId w:val="11"/>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Nas séries de recuperação de dados, a data do documento corresponde à do duplicado do documento. É de todo o interesse que se criem campos distintos, de preenchimento obrigatório, para acolher o código interno do tipo de documento, série e n.º do duplicado por forma a evitar lapsos na recolha deste tipo de documentos, designadamente, do código interno do tipo de documento e da série. Poder-se-ão criar tantas séries, quantas as existentes nos duplicados dos documentos, ou apenas uma série única;</w:t>
      </w:r>
    </w:p>
    <w:p w14:paraId="4A58D154"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4C63703C" w14:textId="77777777" w:rsidR="000E45EC" w:rsidRPr="00992C7C" w:rsidRDefault="000E45EC" w:rsidP="003F3EDE">
      <w:pPr>
        <w:pStyle w:val="PargrafodaLista"/>
        <w:numPr>
          <w:ilvl w:val="0"/>
          <w:numId w:val="11"/>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Para referenciar um documento original recolhido na aplicação, deve ser utilizado o código interno do tipo de documento, a série e o n.º do documento original, e não a identificação única do documento (</w:t>
      </w:r>
      <w:proofErr w:type="spellStart"/>
      <w:r w:rsidRPr="00992C7C">
        <w:rPr>
          <w:rFonts w:ascii="Arial" w:eastAsia="Times New Roman" w:hAnsi="Arial" w:cs="Arial"/>
          <w:sz w:val="24"/>
          <w:szCs w:val="24"/>
          <w:lang w:eastAsia="pt-PT"/>
        </w:rPr>
        <w:t>InvoiceNo</w:t>
      </w:r>
      <w:proofErr w:type="spellEnd"/>
      <w:r w:rsidRPr="00992C7C">
        <w:rPr>
          <w:rFonts w:ascii="Arial" w:eastAsia="Times New Roman" w:hAnsi="Arial" w:cs="Arial"/>
          <w:sz w:val="24"/>
          <w:szCs w:val="24"/>
          <w:lang w:eastAsia="pt-PT"/>
        </w:rPr>
        <w:t xml:space="preserve"> ou </w:t>
      </w:r>
      <w:proofErr w:type="spellStart"/>
      <w:r w:rsidRPr="00992C7C">
        <w:rPr>
          <w:rFonts w:ascii="Arial" w:eastAsia="Times New Roman" w:hAnsi="Arial" w:cs="Arial"/>
          <w:sz w:val="24"/>
          <w:szCs w:val="24"/>
          <w:lang w:eastAsia="pt-PT"/>
        </w:rPr>
        <w:t>DocumentNumber</w:t>
      </w:r>
      <w:proofErr w:type="spellEnd"/>
      <w:r w:rsidRPr="00992C7C">
        <w:rPr>
          <w:rFonts w:ascii="Arial" w:eastAsia="Times New Roman" w:hAnsi="Arial" w:cs="Arial"/>
          <w:sz w:val="24"/>
          <w:szCs w:val="24"/>
          <w:lang w:eastAsia="pt-PT"/>
        </w:rPr>
        <w:t>) atribuído pela aplicação ao documento recuperado;</w:t>
      </w:r>
    </w:p>
    <w:p w14:paraId="1DD59D25"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26FA44C6" w14:textId="54A2A2A8" w:rsidR="000E45EC" w:rsidRPr="00992C7C" w:rsidRDefault="000E45EC" w:rsidP="003F3EDE">
      <w:pPr>
        <w:pStyle w:val="PargrafodaLista"/>
        <w:numPr>
          <w:ilvl w:val="0"/>
          <w:numId w:val="11"/>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Quando, houver necessidade de integrar outros duplicados de outros tipos de documentos, utiliza</w:t>
      </w:r>
      <w:ins w:id="113" w:author="Adelino Naquarta Sepalanga Domingos" w:date="2025-02-28T10:34:00Z" w16du:dateUtc="2025-02-28T09:34:00Z">
        <w:r w:rsidR="00FD145D">
          <w:rPr>
            <w:rFonts w:ascii="Arial" w:eastAsia="Times New Roman" w:hAnsi="Arial" w:cs="Arial"/>
            <w:sz w:val="24"/>
            <w:szCs w:val="24"/>
            <w:lang w:eastAsia="pt-PT"/>
          </w:rPr>
          <w:t>m</w:t>
        </w:r>
      </w:ins>
      <w:del w:id="114" w:author="Adelino Naquarta Sepalanga Domingos" w:date="2025-02-28T10:34:00Z" w16du:dateUtc="2025-02-28T09:34:00Z">
        <w:r w:rsidRPr="00992C7C" w:rsidDel="00FD145D">
          <w:rPr>
            <w:rFonts w:ascii="Arial" w:eastAsia="Times New Roman" w:hAnsi="Arial" w:cs="Arial"/>
            <w:sz w:val="24"/>
            <w:szCs w:val="24"/>
            <w:lang w:eastAsia="pt-PT"/>
          </w:rPr>
          <w:delText>r</w:delText>
        </w:r>
      </w:del>
      <w:r w:rsidRPr="00992C7C">
        <w:rPr>
          <w:rFonts w:ascii="Arial" w:eastAsia="Times New Roman" w:hAnsi="Arial" w:cs="Arial"/>
          <w:sz w:val="24"/>
          <w:szCs w:val="24"/>
          <w:lang w:eastAsia="pt-PT"/>
        </w:rPr>
        <w:t>-se</w:t>
      </w:r>
      <w:del w:id="115" w:author="Adelino Naquarta Sepalanga Domingos" w:date="2025-02-28T10:34:00Z" w16du:dateUtc="2025-02-28T09:34:00Z">
        <w:r w:rsidRPr="00992C7C" w:rsidDel="00FD145D">
          <w:rPr>
            <w:rFonts w:ascii="Arial" w:eastAsia="Times New Roman" w:hAnsi="Arial" w:cs="Arial"/>
            <w:sz w:val="24"/>
            <w:szCs w:val="24"/>
            <w:lang w:eastAsia="pt-PT"/>
          </w:rPr>
          <w:delText>-ão</w:delText>
        </w:r>
      </w:del>
      <w:r w:rsidRPr="00992C7C">
        <w:rPr>
          <w:rFonts w:ascii="Arial" w:eastAsia="Times New Roman" w:hAnsi="Arial" w:cs="Arial"/>
          <w:sz w:val="24"/>
          <w:szCs w:val="24"/>
          <w:lang w:eastAsia="pt-PT"/>
        </w:rPr>
        <w:t xml:space="preserve"> os campos aplicáveis e os procedimentos dos números anteriores.</w:t>
      </w:r>
    </w:p>
    <w:p w14:paraId="6A2D1979" w14:textId="77777777" w:rsidR="000E45EC" w:rsidRPr="00992C7C" w:rsidRDefault="000E45EC" w:rsidP="000E45EC">
      <w:pPr>
        <w:pStyle w:val="PargrafodaLista"/>
        <w:ind w:left="360"/>
        <w:rPr>
          <w:rFonts w:ascii="Arial" w:hAnsi="Arial" w:cs="Arial"/>
          <w:sz w:val="24"/>
          <w:szCs w:val="24"/>
        </w:rPr>
      </w:pPr>
    </w:p>
    <w:p w14:paraId="5F3723FA" w14:textId="77777777" w:rsidR="000E45EC" w:rsidRDefault="000E45EC" w:rsidP="003F3EDE">
      <w:pPr>
        <w:pStyle w:val="PargrafodaLista"/>
        <w:numPr>
          <w:ilvl w:val="0"/>
          <w:numId w:val="15"/>
        </w:numPr>
        <w:shd w:val="clear" w:color="auto" w:fill="FFFFFF"/>
        <w:spacing w:before="100" w:beforeAutospacing="1" w:after="100" w:afterAutospacing="1" w:line="276" w:lineRule="auto"/>
        <w:jc w:val="both"/>
        <w:rPr>
          <w:ins w:id="116" w:author="Adelino Naquarta Sepalanga Domingos" w:date="2025-02-28T10:34:00Z" w16du:dateUtc="2025-02-28T09:34:00Z"/>
          <w:rFonts w:ascii="Arial" w:eastAsia="Times New Roman" w:hAnsi="Arial" w:cs="Arial"/>
          <w:sz w:val="24"/>
          <w:szCs w:val="24"/>
          <w:lang w:eastAsia="pt-PT"/>
        </w:rPr>
      </w:pPr>
      <w:r w:rsidRPr="00992C7C">
        <w:rPr>
          <w:rFonts w:ascii="Arial" w:eastAsia="Times New Roman" w:hAnsi="Arial" w:cs="Arial"/>
          <w:sz w:val="24"/>
          <w:szCs w:val="24"/>
          <w:lang w:eastAsia="pt-PT"/>
        </w:rPr>
        <w:t>Que no processo de exportação do ficheiro XML do SAF-T(AO), para além do referido no ponto 1, são respeitadas as seguintes condições:</w:t>
      </w:r>
    </w:p>
    <w:p w14:paraId="6D2F2EEB" w14:textId="77777777" w:rsidR="00FD145D" w:rsidRPr="00992C7C" w:rsidRDefault="00FD145D">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Change w:id="117" w:author="Adelino Naquarta Sepalanga Domingos" w:date="2025-02-28T10:34:00Z" w16du:dateUtc="2025-02-28T09:34:00Z">
          <w:pPr>
            <w:pStyle w:val="PargrafodaLista"/>
            <w:numPr>
              <w:numId w:val="15"/>
            </w:numPr>
            <w:shd w:val="clear" w:color="auto" w:fill="FFFFFF"/>
            <w:spacing w:before="100" w:beforeAutospacing="1" w:after="100" w:afterAutospacing="1" w:line="276" w:lineRule="auto"/>
            <w:ind w:left="360" w:hanging="360"/>
            <w:jc w:val="both"/>
          </w:pPr>
        </w:pPrChange>
      </w:pPr>
    </w:p>
    <w:p w14:paraId="616C12AC" w14:textId="77777777" w:rsidR="000E45EC" w:rsidRPr="00992C7C" w:rsidRDefault="000E45EC" w:rsidP="003F3EDE">
      <w:pPr>
        <w:pStyle w:val="PargrafodaLista"/>
        <w:numPr>
          <w:ilvl w:val="0"/>
          <w:numId w:val="1"/>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No referido ficheiro de dados SAFT-T(AO), devem constar todos os elementos dos índices dos campos definidos como obrigatórios das tabelas aplicáveis ao tipo de ficheiro, bem como, todos os campos que embora não sejam obrigatórios tenham valores na base de dados;</w:t>
      </w:r>
    </w:p>
    <w:p w14:paraId="0A153D0F"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6BD4237E" w14:textId="77777777" w:rsidR="000E45EC" w:rsidRPr="00992C7C" w:rsidRDefault="000E45EC" w:rsidP="003F3EDE">
      <w:pPr>
        <w:pStyle w:val="PargrafodaLista"/>
        <w:numPr>
          <w:ilvl w:val="0"/>
          <w:numId w:val="1"/>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Deve ser respeitada a regra de garantir valores únicos para os elementos indicados nas notas técnicas da estrutura de dados, dentro das tabelas respectivas, de modo a manter a integridade do conteúdo do ficheiro XML de SAF-T(AO). Os elementos referidos nas tabelas de documentos comerciais (4.1 a 4.3) devem existir nas respectivas tabelas mestres (2.2 a 2.5);</w:t>
      </w:r>
    </w:p>
    <w:p w14:paraId="446277B5"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109739FE" w14:textId="44B8BE94" w:rsidR="000E45EC" w:rsidRPr="00992C7C" w:rsidRDefault="000E45EC" w:rsidP="003F3EDE">
      <w:pPr>
        <w:pStyle w:val="PargrafodaLista"/>
        <w:numPr>
          <w:ilvl w:val="0"/>
          <w:numId w:val="1"/>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utilizador não deve</w:t>
      </w:r>
      <w:del w:id="118" w:author="Adelino Naquarta Sepalanga Domingos" w:date="2025-02-28T11:23:00Z" w16du:dateUtc="2025-02-28T10:23:00Z">
        <w:r w:rsidRPr="00992C7C" w:rsidDel="005F44D8">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ter qualquer tipo de possibilidade de definir quais os tipos de documentos ou a informação a registar na base de dados que são susceptíveis de extracção para o ficheiro SAF-T(AO);</w:t>
      </w:r>
    </w:p>
    <w:p w14:paraId="14987395"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3796D859" w14:textId="574CD409" w:rsidR="000E45EC" w:rsidRPr="00992C7C" w:rsidRDefault="000E45EC" w:rsidP="003F3EDE">
      <w:pPr>
        <w:pStyle w:val="PargrafodaLista"/>
        <w:numPr>
          <w:ilvl w:val="0"/>
          <w:numId w:val="1"/>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acima referido ficheiro deve</w:t>
      </w:r>
      <w:del w:id="119" w:author="Adelino Naquarta Sepalanga Domingos" w:date="2025-02-28T11:24:00Z" w16du:dateUtc="2025-02-28T10:24:00Z">
        <w:r w:rsidRPr="00992C7C" w:rsidDel="005F44D8">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conter nos campos das tabelas 4.1 a 4.3, dos documentos comerciais (</w:t>
      </w:r>
      <w:proofErr w:type="spellStart"/>
      <w:r w:rsidRPr="00992C7C">
        <w:rPr>
          <w:rFonts w:ascii="Arial" w:eastAsia="Times New Roman" w:hAnsi="Arial" w:cs="Arial"/>
          <w:sz w:val="24"/>
          <w:szCs w:val="24"/>
          <w:lang w:eastAsia="pt-PT"/>
        </w:rPr>
        <w:t>SourceDocuments</w:t>
      </w:r>
      <w:proofErr w:type="spellEnd"/>
      <w:r w:rsidRPr="00992C7C">
        <w:rPr>
          <w:rFonts w:ascii="Arial" w:eastAsia="Times New Roman" w:hAnsi="Arial" w:cs="Arial"/>
          <w:sz w:val="24"/>
          <w:szCs w:val="24"/>
          <w:lang w:eastAsia="pt-PT"/>
        </w:rPr>
        <w:t>), relativos à Chave do documento (</w:t>
      </w:r>
      <w:proofErr w:type="spellStart"/>
      <w:r w:rsidRPr="00992C7C">
        <w:rPr>
          <w:rFonts w:ascii="Arial" w:eastAsia="Times New Roman" w:hAnsi="Arial" w:cs="Arial"/>
          <w:sz w:val="24"/>
          <w:szCs w:val="24"/>
          <w:lang w:eastAsia="pt-PT"/>
        </w:rPr>
        <w:t>Hash</w:t>
      </w:r>
      <w:proofErr w:type="spellEnd"/>
      <w:r w:rsidRPr="00992C7C">
        <w:rPr>
          <w:rFonts w:ascii="Arial" w:eastAsia="Times New Roman" w:hAnsi="Arial" w:cs="Arial"/>
          <w:sz w:val="24"/>
          <w:szCs w:val="24"/>
          <w:lang w:eastAsia="pt-PT"/>
        </w:rPr>
        <w:t>) e nos relativos à Chave de controlo (</w:t>
      </w:r>
      <w:proofErr w:type="spellStart"/>
      <w:r w:rsidRPr="00992C7C">
        <w:rPr>
          <w:rFonts w:ascii="Arial" w:eastAsia="Times New Roman" w:hAnsi="Arial" w:cs="Arial"/>
          <w:sz w:val="24"/>
          <w:szCs w:val="24"/>
          <w:lang w:eastAsia="pt-PT"/>
        </w:rPr>
        <w:t>HashControl</w:t>
      </w:r>
      <w:proofErr w:type="spellEnd"/>
      <w:r w:rsidRPr="00992C7C">
        <w:rPr>
          <w:rFonts w:ascii="Arial" w:eastAsia="Times New Roman" w:hAnsi="Arial" w:cs="Arial"/>
          <w:sz w:val="24"/>
          <w:szCs w:val="24"/>
          <w:lang w:eastAsia="pt-PT"/>
        </w:rPr>
        <w:t xml:space="preserve">) de </w:t>
      </w:r>
      <w:r w:rsidRPr="00992C7C">
        <w:rPr>
          <w:rFonts w:ascii="Arial" w:eastAsia="Times New Roman" w:hAnsi="Arial" w:cs="Arial"/>
          <w:sz w:val="24"/>
          <w:szCs w:val="24"/>
          <w:lang w:eastAsia="pt-PT"/>
        </w:rPr>
        <w:lastRenderedPageBreak/>
        <w:t>cada estrutura, respectivamente, a assinatura e a versão (números inteiros sequenciais) da chave privada utilizada, ambas gravadas previamente na base de dados, quando se desencadeou o processo de emissão do documento;</w:t>
      </w:r>
    </w:p>
    <w:p w14:paraId="30F6912B"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7E2BF95B" w14:textId="77777777" w:rsidR="000E45EC" w:rsidRPr="00992C7C" w:rsidRDefault="000E45EC" w:rsidP="003F3EDE">
      <w:pPr>
        <w:pStyle w:val="PargrafodaLista"/>
        <w:numPr>
          <w:ilvl w:val="0"/>
          <w:numId w:val="1"/>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No caso de documentos que constem na base de dados, mas que foram originalmente criados num outro sistema, devem estes ser objecto de extracção para o ficheiro XML SAF-T(AO) com os campos Chave do documento (</w:t>
      </w:r>
      <w:proofErr w:type="spellStart"/>
      <w:r w:rsidRPr="00992C7C">
        <w:rPr>
          <w:rFonts w:ascii="Arial" w:eastAsia="Times New Roman" w:hAnsi="Arial" w:cs="Arial"/>
          <w:sz w:val="24"/>
          <w:szCs w:val="24"/>
          <w:lang w:eastAsia="pt-PT"/>
        </w:rPr>
        <w:t>Hash</w:t>
      </w:r>
      <w:proofErr w:type="spellEnd"/>
      <w:r w:rsidRPr="00992C7C">
        <w:rPr>
          <w:rFonts w:ascii="Arial" w:eastAsia="Times New Roman" w:hAnsi="Arial" w:cs="Arial"/>
          <w:sz w:val="24"/>
          <w:szCs w:val="24"/>
          <w:lang w:eastAsia="pt-PT"/>
        </w:rPr>
        <w:t>) e Chave de controlo (</w:t>
      </w:r>
      <w:proofErr w:type="spellStart"/>
      <w:r w:rsidRPr="00992C7C">
        <w:rPr>
          <w:rFonts w:ascii="Arial" w:eastAsia="Times New Roman" w:hAnsi="Arial" w:cs="Arial"/>
          <w:sz w:val="24"/>
          <w:szCs w:val="24"/>
          <w:lang w:eastAsia="pt-PT"/>
        </w:rPr>
        <w:t>HashControl</w:t>
      </w:r>
      <w:proofErr w:type="spellEnd"/>
      <w:r w:rsidRPr="00992C7C">
        <w:rPr>
          <w:rFonts w:ascii="Arial" w:eastAsia="Times New Roman" w:hAnsi="Arial" w:cs="Arial"/>
          <w:sz w:val="24"/>
          <w:szCs w:val="24"/>
          <w:lang w:eastAsia="pt-PT"/>
        </w:rPr>
        <w:t>) das respectivas tabelas 4.1 a 4.3, preenchidos nos termos das alíneas b), c) e d) do número 7 do presente anexo</w:t>
      </w:r>
      <w:r w:rsidRPr="00992C7C">
        <w:rPr>
          <w:rFonts w:ascii="Arial" w:eastAsia="Times New Roman" w:hAnsi="Arial" w:cs="Arial"/>
          <w:color w:val="FF0000"/>
          <w:sz w:val="24"/>
          <w:szCs w:val="24"/>
          <w:lang w:eastAsia="pt-PT"/>
        </w:rPr>
        <w:t xml:space="preserve"> </w:t>
      </w:r>
      <w:r w:rsidRPr="00992C7C">
        <w:rPr>
          <w:rFonts w:ascii="Arial" w:eastAsia="Times New Roman" w:hAnsi="Arial" w:cs="Arial"/>
          <w:sz w:val="24"/>
          <w:szCs w:val="24"/>
          <w:lang w:eastAsia="pt-PT"/>
        </w:rPr>
        <w:t>e, cumulativamente, devem também ser exportados a partir da solução original, com os referidos campos devidamente preenchidos, em conformidade;</w:t>
      </w:r>
    </w:p>
    <w:p w14:paraId="780A16FC"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3620B65C" w14:textId="6770C5F8" w:rsidR="000E45EC" w:rsidRPr="00992C7C" w:rsidRDefault="000E45EC" w:rsidP="003F3EDE">
      <w:pPr>
        <w:pStyle w:val="PargrafodaLista"/>
        <w:numPr>
          <w:ilvl w:val="0"/>
          <w:numId w:val="1"/>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Os valores dos campos Total do documento com impostos (</w:t>
      </w:r>
      <w:proofErr w:type="spellStart"/>
      <w:r w:rsidRPr="00992C7C">
        <w:rPr>
          <w:rFonts w:ascii="Arial" w:eastAsia="Times New Roman" w:hAnsi="Arial" w:cs="Arial"/>
          <w:sz w:val="24"/>
          <w:szCs w:val="24"/>
          <w:lang w:eastAsia="pt-PT"/>
        </w:rPr>
        <w:t>GrossTotal</w:t>
      </w:r>
      <w:proofErr w:type="spellEnd"/>
      <w:r w:rsidRPr="00992C7C">
        <w:rPr>
          <w:rFonts w:ascii="Arial" w:eastAsia="Times New Roman" w:hAnsi="Arial" w:cs="Arial"/>
          <w:sz w:val="24"/>
          <w:szCs w:val="24"/>
          <w:lang w:eastAsia="pt-PT"/>
        </w:rPr>
        <w:t>) das tabelas 4.1 a 4.3, devem ser extraídos com o mesmo valor que foi considerado na assinatura, isto é, arredondado a duas casas decimais</w:t>
      </w:r>
      <w:ins w:id="120" w:author="Adelino Naquarta Sepalanga Domingos" w:date="2025-02-28T11:25:00Z" w16du:dateUtc="2025-02-28T10:25:00Z">
        <w:r w:rsidR="005F44D8">
          <w:rPr>
            <w:rFonts w:ascii="Arial" w:eastAsia="Times New Roman" w:hAnsi="Arial" w:cs="Arial"/>
            <w:sz w:val="24"/>
            <w:szCs w:val="24"/>
            <w:lang w:eastAsia="pt-PT"/>
          </w:rPr>
          <w:t>;</w:t>
        </w:r>
      </w:ins>
      <w:del w:id="121" w:author="Adelino Naquarta Sepalanga Domingos" w:date="2025-02-28T11:25:00Z" w16du:dateUtc="2025-02-28T10:25:00Z">
        <w:r w:rsidRPr="00992C7C" w:rsidDel="005F44D8">
          <w:rPr>
            <w:rFonts w:ascii="Arial" w:eastAsia="Times New Roman" w:hAnsi="Arial" w:cs="Arial"/>
            <w:sz w:val="24"/>
            <w:szCs w:val="24"/>
            <w:lang w:eastAsia="pt-PT"/>
          </w:rPr>
          <w:delText>.</w:delText>
        </w:r>
      </w:del>
    </w:p>
    <w:p w14:paraId="549C6CD1" w14:textId="77777777" w:rsidR="00651341" w:rsidRPr="00992C7C" w:rsidRDefault="00651341" w:rsidP="00651341">
      <w:pPr>
        <w:pStyle w:val="PargrafodaLista"/>
        <w:rPr>
          <w:rFonts w:ascii="Arial" w:eastAsia="Times New Roman" w:hAnsi="Arial" w:cs="Arial"/>
          <w:sz w:val="24"/>
          <w:szCs w:val="24"/>
          <w:lang w:eastAsia="pt-PT"/>
        </w:rPr>
      </w:pPr>
    </w:p>
    <w:p w14:paraId="77BC7D89" w14:textId="57C861AA" w:rsidR="00651341" w:rsidRPr="005F44D8" w:rsidRDefault="00651341" w:rsidP="003F3EDE">
      <w:pPr>
        <w:pStyle w:val="PargrafodaLista"/>
        <w:numPr>
          <w:ilvl w:val="0"/>
          <w:numId w:val="1"/>
        </w:numPr>
        <w:shd w:val="clear" w:color="auto" w:fill="FFFFFF"/>
        <w:spacing w:before="100" w:beforeAutospacing="1" w:after="100" w:afterAutospacing="1" w:line="276" w:lineRule="auto"/>
        <w:jc w:val="both"/>
        <w:rPr>
          <w:rFonts w:ascii="Arial" w:eastAsia="Times New Roman" w:hAnsi="Arial" w:cs="Arial"/>
          <w:sz w:val="24"/>
          <w:szCs w:val="24"/>
          <w:lang w:eastAsia="pt-PT"/>
          <w:rPrChange w:id="122" w:author="Adelino Naquarta Sepalanga Domingos" w:date="2025-02-28T11:25:00Z" w16du:dateUtc="2025-02-28T10:25:00Z">
            <w:rPr>
              <w:rFonts w:ascii="Arial" w:eastAsia="Times New Roman" w:hAnsi="Arial" w:cs="Arial"/>
              <w:sz w:val="24"/>
              <w:szCs w:val="24"/>
              <w:highlight w:val="yellow"/>
              <w:lang w:eastAsia="pt-PT"/>
            </w:rPr>
          </w:rPrChange>
        </w:rPr>
      </w:pPr>
      <w:r w:rsidRPr="005F44D8">
        <w:rPr>
          <w:rFonts w:ascii="Arial" w:eastAsia="Times New Roman" w:hAnsi="Arial" w:cs="Arial"/>
          <w:sz w:val="24"/>
          <w:szCs w:val="24"/>
          <w:lang w:eastAsia="pt-PT"/>
          <w:rPrChange w:id="123" w:author="Adelino Naquarta Sepalanga Domingos" w:date="2025-02-28T11:25:00Z" w16du:dateUtc="2025-02-28T10:25:00Z">
            <w:rPr>
              <w:rFonts w:ascii="Arial" w:eastAsia="Times New Roman" w:hAnsi="Arial" w:cs="Arial"/>
              <w:sz w:val="24"/>
              <w:szCs w:val="24"/>
              <w:highlight w:val="yellow"/>
              <w:lang w:eastAsia="pt-PT"/>
            </w:rPr>
          </w:rPrChange>
        </w:rPr>
        <w:t>O programa deve obrigar a exportação de um novo ficheiro quando existe anulação de um documento</w:t>
      </w:r>
      <w:ins w:id="124" w:author="Adelino Naquarta Sepalanga Domingos" w:date="2025-02-28T11:25:00Z" w16du:dateUtc="2025-02-28T10:25:00Z">
        <w:r w:rsidR="005F44D8">
          <w:rPr>
            <w:rFonts w:ascii="Arial" w:eastAsia="Times New Roman" w:hAnsi="Arial" w:cs="Arial"/>
            <w:sz w:val="24"/>
            <w:szCs w:val="24"/>
            <w:lang w:eastAsia="pt-PT"/>
          </w:rPr>
          <w:t>.</w:t>
        </w:r>
      </w:ins>
    </w:p>
    <w:p w14:paraId="2000C828" w14:textId="77777777" w:rsidR="000E45EC" w:rsidRPr="00992C7C" w:rsidRDefault="000E45EC" w:rsidP="000E45EC">
      <w:pPr>
        <w:pStyle w:val="PargrafodaLista"/>
        <w:rPr>
          <w:rFonts w:ascii="Arial" w:eastAsia="Times New Roman" w:hAnsi="Arial" w:cs="Arial"/>
          <w:sz w:val="24"/>
          <w:szCs w:val="24"/>
          <w:lang w:eastAsia="pt-PT"/>
        </w:rPr>
      </w:pPr>
    </w:p>
    <w:p w14:paraId="590B6D1D" w14:textId="6D81801F" w:rsidR="000E45EC" w:rsidRPr="00992C7C" w:rsidRDefault="000E45EC" w:rsidP="003F3EDE">
      <w:pPr>
        <w:pStyle w:val="PargrafodaLista"/>
        <w:numPr>
          <w:ilvl w:val="0"/>
          <w:numId w:val="1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controlo de acessos ao aplicativo e devem obrigar o utilizador a alterar a palavra</w:t>
      </w:r>
      <w:ins w:id="125" w:author="Adelino Naquarta Sepalanga Domingos" w:date="2025-02-28T11:26:00Z" w16du:dateUtc="2025-02-28T10:26:00Z">
        <w:r w:rsidR="005F44D8">
          <w:rPr>
            <w:rFonts w:ascii="Arial" w:eastAsia="Times New Roman" w:hAnsi="Arial" w:cs="Arial"/>
            <w:sz w:val="24"/>
            <w:szCs w:val="24"/>
            <w:lang w:eastAsia="pt-PT"/>
          </w:rPr>
          <w:t>-</w:t>
        </w:r>
      </w:ins>
      <w:del w:id="126" w:author="Adelino Naquarta Sepalanga Domingos" w:date="2025-02-28T11:26:00Z" w16du:dateUtc="2025-02-28T10:26:00Z">
        <w:r w:rsidRPr="00992C7C" w:rsidDel="005F44D8">
          <w:rPr>
            <w:rFonts w:ascii="Arial" w:eastAsia="Times New Roman" w:hAnsi="Arial" w:cs="Arial"/>
            <w:sz w:val="24"/>
            <w:szCs w:val="24"/>
            <w:lang w:eastAsia="pt-PT"/>
          </w:rPr>
          <w:delText xml:space="preserve"> </w:delText>
        </w:r>
      </w:del>
      <w:r w:rsidRPr="00992C7C">
        <w:rPr>
          <w:rFonts w:ascii="Arial" w:eastAsia="Times New Roman" w:hAnsi="Arial" w:cs="Arial"/>
          <w:sz w:val="24"/>
          <w:szCs w:val="24"/>
          <w:lang w:eastAsia="pt-PT"/>
        </w:rPr>
        <w:t>passe periodicamente. A nova palavra</w:t>
      </w:r>
      <w:ins w:id="127" w:author="Adelino Naquarta Sepalanga Domingos" w:date="2025-02-28T11:26:00Z" w16du:dateUtc="2025-02-28T10:26:00Z">
        <w:r w:rsidR="005F44D8">
          <w:rPr>
            <w:rFonts w:ascii="Arial" w:eastAsia="Times New Roman" w:hAnsi="Arial" w:cs="Arial"/>
            <w:sz w:val="24"/>
            <w:szCs w:val="24"/>
            <w:lang w:eastAsia="pt-PT"/>
          </w:rPr>
          <w:t>-</w:t>
        </w:r>
      </w:ins>
      <w:del w:id="128" w:author="Adelino Naquarta Sepalanga Domingos" w:date="2025-02-28T11:26:00Z" w16du:dateUtc="2025-02-28T10:26:00Z">
        <w:r w:rsidRPr="00992C7C" w:rsidDel="005F44D8">
          <w:rPr>
            <w:rFonts w:ascii="Arial" w:eastAsia="Times New Roman" w:hAnsi="Arial" w:cs="Arial"/>
            <w:sz w:val="24"/>
            <w:szCs w:val="24"/>
            <w:lang w:eastAsia="pt-PT"/>
          </w:rPr>
          <w:delText xml:space="preserve"> </w:delText>
        </w:r>
      </w:del>
      <w:r w:rsidRPr="00992C7C">
        <w:rPr>
          <w:rFonts w:ascii="Arial" w:eastAsia="Times New Roman" w:hAnsi="Arial" w:cs="Arial"/>
          <w:sz w:val="24"/>
          <w:szCs w:val="24"/>
          <w:lang w:eastAsia="pt-PT"/>
        </w:rPr>
        <w:t>passe não pode ser vazia e o administrador não a pode conhecer ou visualizar as palavras</w:t>
      </w:r>
      <w:ins w:id="129" w:author="Adelino Naquarta Sepalanga Domingos" w:date="2025-02-28T11:26:00Z" w16du:dateUtc="2025-02-28T10:26:00Z">
        <w:r w:rsidR="005F44D8">
          <w:rPr>
            <w:rFonts w:ascii="Arial" w:eastAsia="Times New Roman" w:hAnsi="Arial" w:cs="Arial"/>
            <w:sz w:val="24"/>
            <w:szCs w:val="24"/>
            <w:lang w:eastAsia="pt-PT"/>
          </w:rPr>
          <w:t>-</w:t>
        </w:r>
      </w:ins>
      <w:del w:id="130" w:author="Adelino Naquarta Sepalanga Domingos" w:date="2025-02-28T11:26:00Z" w16du:dateUtc="2025-02-28T10:26:00Z">
        <w:r w:rsidRPr="00992C7C" w:rsidDel="005F44D8">
          <w:rPr>
            <w:rFonts w:ascii="Arial" w:eastAsia="Times New Roman" w:hAnsi="Arial" w:cs="Arial"/>
            <w:sz w:val="24"/>
            <w:szCs w:val="24"/>
            <w:lang w:eastAsia="pt-PT"/>
          </w:rPr>
          <w:delText xml:space="preserve"> </w:delText>
        </w:r>
      </w:del>
      <w:r w:rsidRPr="00992C7C">
        <w:rPr>
          <w:rFonts w:ascii="Arial" w:eastAsia="Times New Roman" w:hAnsi="Arial" w:cs="Arial"/>
          <w:sz w:val="24"/>
          <w:szCs w:val="24"/>
          <w:lang w:eastAsia="pt-PT"/>
        </w:rPr>
        <w:t>passe dos utilizadores;</w:t>
      </w:r>
    </w:p>
    <w:p w14:paraId="2665CF6C" w14:textId="77777777" w:rsidR="000E45EC" w:rsidRPr="00992C7C" w:rsidRDefault="000E45EC">
      <w:pPr>
        <w:pStyle w:val="PargrafodaLista"/>
        <w:shd w:val="clear" w:color="auto" w:fill="FFFFFF" w:themeFill="background1"/>
        <w:spacing w:before="100" w:beforeAutospacing="1" w:after="100" w:afterAutospacing="1" w:line="276" w:lineRule="auto"/>
        <w:ind w:left="360"/>
        <w:jc w:val="both"/>
        <w:rPr>
          <w:rFonts w:ascii="Arial" w:eastAsia="Times New Roman" w:hAnsi="Arial" w:cs="Arial"/>
          <w:sz w:val="24"/>
          <w:szCs w:val="24"/>
          <w:lang w:eastAsia="pt-PT"/>
        </w:rPr>
        <w:pPrChange w:id="131" w:author="Adelino Naquarta Sepalanga Domingos" w:date="2025-03-05T07:31:00Z" w16du:dateUtc="2025-03-05T06:31:00Z">
          <w:pPr>
            <w:pStyle w:val="PargrafodaLista"/>
            <w:shd w:val="clear" w:color="auto" w:fill="FFFFFF"/>
            <w:spacing w:before="100" w:beforeAutospacing="1" w:after="100" w:afterAutospacing="1" w:line="276" w:lineRule="auto"/>
            <w:ind w:left="360"/>
            <w:jc w:val="both"/>
          </w:pPr>
        </w:pPrChange>
      </w:pPr>
    </w:p>
    <w:p w14:paraId="2AD32C91" w14:textId="36DD34CD" w:rsidR="000E45EC" w:rsidRPr="003F5B9D" w:rsidRDefault="000E45EC">
      <w:pPr>
        <w:pStyle w:val="PargrafodaLista"/>
        <w:numPr>
          <w:ilvl w:val="0"/>
          <w:numId w:val="17"/>
        </w:numPr>
        <w:shd w:val="clear" w:color="auto" w:fill="FFFFFF" w:themeFill="background1"/>
        <w:spacing w:before="100" w:beforeAutospacing="1" w:after="100" w:afterAutospacing="1" w:line="276" w:lineRule="auto"/>
        <w:jc w:val="both"/>
        <w:rPr>
          <w:rFonts w:ascii="Arial" w:eastAsia="Times New Roman" w:hAnsi="Arial" w:cs="Arial"/>
          <w:sz w:val="24"/>
          <w:szCs w:val="24"/>
          <w:lang w:eastAsia="pt-PT"/>
          <w:rPrChange w:id="132" w:author="Adelino Naquarta Sepalanga Domingos" w:date="2025-03-05T07:31:00Z" w16du:dateUtc="2025-03-05T06:31:00Z">
            <w:rPr>
              <w:rFonts w:ascii="Arial" w:eastAsia="Times New Roman" w:hAnsi="Arial" w:cs="Arial"/>
              <w:sz w:val="24"/>
              <w:szCs w:val="24"/>
              <w:highlight w:val="yellow"/>
              <w:lang w:eastAsia="pt-PT"/>
            </w:rPr>
          </w:rPrChange>
        </w:rPr>
        <w:pPrChange w:id="133" w:author="Adelino Naquarta Sepalanga Domingos" w:date="2025-03-05T07:31:00Z" w16du:dateUtc="2025-03-05T06:31:00Z">
          <w:pPr>
            <w:pStyle w:val="PargrafodaLista"/>
            <w:numPr>
              <w:numId w:val="17"/>
            </w:numPr>
            <w:shd w:val="clear" w:color="auto" w:fill="FFFFFF"/>
            <w:spacing w:before="100" w:beforeAutospacing="1" w:after="100" w:afterAutospacing="1" w:line="276" w:lineRule="auto"/>
            <w:ind w:left="360" w:hanging="360"/>
            <w:jc w:val="both"/>
          </w:pPr>
        </w:pPrChange>
      </w:pPr>
      <w:r w:rsidRPr="003F5B9D">
        <w:rPr>
          <w:rFonts w:ascii="Arial" w:eastAsia="Times New Roman" w:hAnsi="Arial" w:cs="Arial"/>
          <w:sz w:val="24"/>
          <w:szCs w:val="24"/>
          <w:lang w:eastAsia="pt-PT"/>
          <w:rPrChange w:id="134" w:author="Adelino Naquarta Sepalanga Domingos" w:date="2025-03-05T07:31:00Z" w16du:dateUtc="2025-03-05T06:31:00Z">
            <w:rPr>
              <w:rFonts w:ascii="Arial" w:eastAsia="Times New Roman" w:hAnsi="Arial" w:cs="Arial"/>
              <w:sz w:val="24"/>
              <w:szCs w:val="24"/>
              <w:highlight w:val="yellow"/>
              <w:lang w:eastAsia="pt-PT"/>
            </w:rPr>
          </w:rPrChange>
        </w:rPr>
        <w:t xml:space="preserve">A incorporação de uma política de cópias de segurança, </w:t>
      </w:r>
      <w:ins w:id="135" w:author="Adelino Naquarta Sepalanga Domingos" w:date="2025-03-03T12:28:00Z" w16du:dateUtc="2025-03-03T11:28:00Z">
        <w:r w:rsidR="001A4CCA" w:rsidRPr="003F5B9D">
          <w:rPr>
            <w:rFonts w:ascii="Arial" w:eastAsia="Times New Roman" w:hAnsi="Arial" w:cs="Arial"/>
            <w:sz w:val="24"/>
            <w:szCs w:val="24"/>
            <w:lang w:eastAsia="pt-PT"/>
            <w:rPrChange w:id="136" w:author="Adelino Naquarta Sepalanga Domingos" w:date="2025-03-05T07:31:00Z" w16du:dateUtc="2025-03-05T06:31:00Z">
              <w:rPr>
                <w:rFonts w:ascii="Arial" w:eastAsia="Times New Roman" w:hAnsi="Arial" w:cs="Arial"/>
                <w:sz w:val="24"/>
                <w:szCs w:val="24"/>
                <w:highlight w:val="yellow"/>
                <w:lang w:eastAsia="pt-PT"/>
              </w:rPr>
            </w:rPrChange>
          </w:rPr>
          <w:t>com</w:t>
        </w:r>
      </w:ins>
      <w:del w:id="137" w:author="Adelino Naquarta Sepalanga Domingos" w:date="2025-03-03T12:28:00Z" w16du:dateUtc="2025-03-03T11:28:00Z">
        <w:r w:rsidRPr="003F5B9D" w:rsidDel="001A4CCA">
          <w:rPr>
            <w:rFonts w:ascii="Arial" w:eastAsia="Times New Roman" w:hAnsi="Arial" w:cs="Arial"/>
            <w:sz w:val="24"/>
            <w:szCs w:val="24"/>
            <w:lang w:eastAsia="pt-PT"/>
            <w:rPrChange w:id="138" w:author="Adelino Naquarta Sepalanga Domingos" w:date="2025-03-05T07:31:00Z" w16du:dateUtc="2025-03-05T06:31:00Z">
              <w:rPr>
                <w:rFonts w:ascii="Arial" w:eastAsia="Times New Roman" w:hAnsi="Arial" w:cs="Arial"/>
                <w:sz w:val="24"/>
                <w:szCs w:val="24"/>
                <w:highlight w:val="yellow"/>
                <w:lang w:eastAsia="pt-PT"/>
              </w:rPr>
            </w:rPrChange>
          </w:rPr>
          <w:delText>de</w:delText>
        </w:r>
      </w:del>
      <w:r w:rsidRPr="003F5B9D">
        <w:rPr>
          <w:rFonts w:ascii="Arial" w:eastAsia="Times New Roman" w:hAnsi="Arial" w:cs="Arial"/>
          <w:sz w:val="24"/>
          <w:szCs w:val="24"/>
          <w:lang w:eastAsia="pt-PT"/>
          <w:rPrChange w:id="139" w:author="Adelino Naquarta Sepalanga Domingos" w:date="2025-03-05T07:31:00Z" w16du:dateUtc="2025-03-05T06:31:00Z">
            <w:rPr>
              <w:rFonts w:ascii="Arial" w:eastAsia="Times New Roman" w:hAnsi="Arial" w:cs="Arial"/>
              <w:sz w:val="24"/>
              <w:szCs w:val="24"/>
              <w:highlight w:val="yellow"/>
              <w:lang w:eastAsia="pt-PT"/>
            </w:rPr>
          </w:rPrChange>
        </w:rPr>
        <w:t xml:space="preserve"> periodicidade obrigatória</w:t>
      </w:r>
      <w:ins w:id="140" w:author="Adelino Naquarta Sepalanga Domingos" w:date="2025-02-28T14:51:00Z" w16du:dateUtc="2025-02-28T13:51:00Z">
        <w:r w:rsidR="00106D8A" w:rsidRPr="003F5B9D">
          <w:rPr>
            <w:rFonts w:ascii="Arial" w:eastAsia="Times New Roman" w:hAnsi="Arial" w:cs="Arial"/>
            <w:sz w:val="24"/>
            <w:szCs w:val="24"/>
            <w:lang w:eastAsia="pt-PT"/>
            <w:rPrChange w:id="141" w:author="Adelino Naquarta Sepalanga Domingos" w:date="2025-03-05T07:31:00Z" w16du:dateUtc="2025-03-05T06:31:00Z">
              <w:rPr>
                <w:rFonts w:ascii="Arial" w:eastAsia="Times New Roman" w:hAnsi="Arial" w:cs="Arial"/>
                <w:sz w:val="24"/>
                <w:szCs w:val="24"/>
                <w:highlight w:val="yellow"/>
                <w:lang w:eastAsia="pt-PT"/>
              </w:rPr>
            </w:rPrChange>
          </w:rPr>
          <w:t xml:space="preserve"> </w:t>
        </w:r>
      </w:ins>
      <w:del w:id="142" w:author="Adelino Naquarta Sepalanga Domingos" w:date="2025-02-28T14:51:00Z" w16du:dateUtc="2025-02-28T13:51:00Z">
        <w:r w:rsidRPr="003F5B9D" w:rsidDel="00106D8A">
          <w:rPr>
            <w:rFonts w:ascii="Arial" w:eastAsia="Times New Roman" w:hAnsi="Arial" w:cs="Arial"/>
            <w:sz w:val="24"/>
            <w:szCs w:val="24"/>
            <w:lang w:eastAsia="pt-PT"/>
            <w:rPrChange w:id="143" w:author="Adelino Naquarta Sepalanga Domingos" w:date="2025-03-05T07:31:00Z" w16du:dateUtc="2025-03-05T06:31:00Z">
              <w:rPr>
                <w:rFonts w:ascii="Arial" w:eastAsia="Times New Roman" w:hAnsi="Arial" w:cs="Arial"/>
                <w:sz w:val="24"/>
                <w:szCs w:val="24"/>
                <w:highlight w:val="yellow"/>
                <w:lang w:eastAsia="pt-PT"/>
              </w:rPr>
            </w:rPrChange>
          </w:rPr>
          <w:delText>;</w:delText>
        </w:r>
      </w:del>
      <w:ins w:id="144" w:author="Adelino Naquarta Sepalanga Domingos" w:date="2025-02-28T14:51:00Z" w16du:dateUtc="2025-02-28T13:51:00Z">
        <w:r w:rsidR="00106D8A" w:rsidRPr="003F5B9D">
          <w:rPr>
            <w:rFonts w:ascii="Arial" w:eastAsia="Times New Roman" w:hAnsi="Arial" w:cs="Arial"/>
            <w:sz w:val="24"/>
            <w:szCs w:val="24"/>
            <w:lang w:eastAsia="pt-PT"/>
            <w:rPrChange w:id="145" w:author="Adelino Naquarta Sepalanga Domingos" w:date="2025-03-05T07:31:00Z" w16du:dateUtc="2025-03-05T06:31:00Z">
              <w:rPr>
                <w:rFonts w:ascii="Arial" w:eastAsia="Times New Roman" w:hAnsi="Arial" w:cs="Arial"/>
                <w:sz w:val="24"/>
                <w:szCs w:val="24"/>
                <w:highlight w:val="yellow"/>
                <w:lang w:eastAsia="pt-PT"/>
              </w:rPr>
            </w:rPrChange>
          </w:rPr>
          <w:t xml:space="preserve">mínima de 1 </w:t>
        </w:r>
      </w:ins>
      <w:ins w:id="146" w:author="Adelino Naquarta Sepalanga Domingos" w:date="2025-03-03T12:28:00Z" w16du:dateUtc="2025-03-03T11:28:00Z">
        <w:r w:rsidR="001A4CCA" w:rsidRPr="003F5B9D">
          <w:rPr>
            <w:rFonts w:ascii="Arial" w:eastAsia="Times New Roman" w:hAnsi="Arial" w:cs="Arial"/>
            <w:sz w:val="24"/>
            <w:szCs w:val="24"/>
            <w:lang w:eastAsia="pt-PT"/>
            <w:rPrChange w:id="147" w:author="Adelino Naquarta Sepalanga Domingos" w:date="2025-03-05T07:31:00Z" w16du:dateUtc="2025-03-05T06:31:00Z">
              <w:rPr>
                <w:rFonts w:ascii="Arial" w:eastAsia="Times New Roman" w:hAnsi="Arial" w:cs="Arial"/>
                <w:sz w:val="24"/>
                <w:szCs w:val="24"/>
                <w:highlight w:val="yellow"/>
                <w:lang w:eastAsia="pt-PT"/>
              </w:rPr>
            </w:rPrChange>
          </w:rPr>
          <w:t>(</w:t>
        </w:r>
      </w:ins>
      <w:ins w:id="148" w:author="Adelino Naquarta Sepalanga Domingos" w:date="2025-02-28T14:51:00Z" w16du:dateUtc="2025-02-28T13:51:00Z">
        <w:r w:rsidR="00106D8A" w:rsidRPr="003F5B9D">
          <w:rPr>
            <w:rFonts w:ascii="Arial" w:eastAsia="Times New Roman" w:hAnsi="Arial" w:cs="Arial"/>
            <w:sz w:val="24"/>
            <w:szCs w:val="24"/>
            <w:lang w:eastAsia="pt-PT"/>
            <w:rPrChange w:id="149" w:author="Adelino Naquarta Sepalanga Domingos" w:date="2025-03-05T07:31:00Z" w16du:dateUtc="2025-03-05T06:31:00Z">
              <w:rPr>
                <w:rFonts w:ascii="Arial" w:eastAsia="Times New Roman" w:hAnsi="Arial" w:cs="Arial"/>
                <w:sz w:val="24"/>
                <w:szCs w:val="24"/>
                <w:highlight w:val="yellow"/>
                <w:lang w:eastAsia="pt-PT"/>
              </w:rPr>
            </w:rPrChange>
          </w:rPr>
          <w:t>um</w:t>
        </w:r>
      </w:ins>
      <w:ins w:id="150" w:author="Adelino Naquarta Sepalanga Domingos" w:date="2025-03-03T12:28:00Z" w16du:dateUtc="2025-03-03T11:28:00Z">
        <w:r w:rsidR="001A4CCA" w:rsidRPr="003F5B9D">
          <w:rPr>
            <w:rFonts w:ascii="Arial" w:eastAsia="Times New Roman" w:hAnsi="Arial" w:cs="Arial"/>
            <w:sz w:val="24"/>
            <w:szCs w:val="24"/>
            <w:lang w:eastAsia="pt-PT"/>
            <w:rPrChange w:id="151" w:author="Adelino Naquarta Sepalanga Domingos" w:date="2025-03-05T07:31:00Z" w16du:dateUtc="2025-03-05T06:31:00Z">
              <w:rPr>
                <w:rFonts w:ascii="Arial" w:eastAsia="Times New Roman" w:hAnsi="Arial" w:cs="Arial"/>
                <w:sz w:val="24"/>
                <w:szCs w:val="24"/>
                <w:highlight w:val="yellow"/>
                <w:lang w:eastAsia="pt-PT"/>
              </w:rPr>
            </w:rPrChange>
          </w:rPr>
          <w:t>)</w:t>
        </w:r>
      </w:ins>
      <w:ins w:id="152" w:author="Adelino Naquarta Sepalanga Domingos" w:date="2025-02-28T14:51:00Z" w16du:dateUtc="2025-02-28T13:51:00Z">
        <w:r w:rsidR="00106D8A" w:rsidRPr="003F5B9D">
          <w:rPr>
            <w:rFonts w:ascii="Arial" w:eastAsia="Times New Roman" w:hAnsi="Arial" w:cs="Arial"/>
            <w:sz w:val="24"/>
            <w:szCs w:val="24"/>
            <w:lang w:eastAsia="pt-PT"/>
            <w:rPrChange w:id="153" w:author="Adelino Naquarta Sepalanga Domingos" w:date="2025-03-05T07:31:00Z" w16du:dateUtc="2025-03-05T06:31:00Z">
              <w:rPr>
                <w:rFonts w:ascii="Arial" w:eastAsia="Times New Roman" w:hAnsi="Arial" w:cs="Arial"/>
                <w:sz w:val="24"/>
                <w:szCs w:val="24"/>
                <w:highlight w:val="yellow"/>
                <w:lang w:eastAsia="pt-PT"/>
              </w:rPr>
            </w:rPrChange>
          </w:rPr>
          <w:t xml:space="preserve"> mês;</w:t>
        </w:r>
      </w:ins>
    </w:p>
    <w:p w14:paraId="78ADA345" w14:textId="316EDCE2" w:rsidR="00C75444" w:rsidRPr="00992C7C" w:rsidDel="00106D8A" w:rsidRDefault="00651341">
      <w:pPr>
        <w:pStyle w:val="PargrafodaLista"/>
        <w:shd w:val="clear" w:color="auto" w:fill="FFFFFF"/>
        <w:spacing w:before="100" w:beforeAutospacing="1" w:after="100" w:afterAutospacing="1" w:line="276" w:lineRule="auto"/>
        <w:ind w:left="1080"/>
        <w:jc w:val="both"/>
        <w:rPr>
          <w:del w:id="154" w:author="Adelino Naquarta Sepalanga Domingos" w:date="2025-02-28T14:52:00Z" w16du:dateUtc="2025-02-28T13:52:00Z"/>
          <w:rFonts w:ascii="Arial" w:eastAsia="Times New Roman" w:hAnsi="Arial" w:cs="Arial"/>
          <w:sz w:val="24"/>
          <w:szCs w:val="24"/>
          <w:highlight w:val="yellow"/>
          <w:lang w:eastAsia="pt-PT"/>
        </w:rPr>
        <w:pPrChange w:id="155" w:author="Adelino Naquarta Sepalanga Domingos" w:date="2025-02-28T14:51:00Z" w16du:dateUtc="2025-02-28T13:51:00Z">
          <w:pPr>
            <w:pStyle w:val="PargrafodaLista"/>
            <w:numPr>
              <w:numId w:val="23"/>
            </w:numPr>
            <w:shd w:val="clear" w:color="auto" w:fill="FFFFFF"/>
            <w:spacing w:before="100" w:beforeAutospacing="1" w:after="100" w:afterAutospacing="1" w:line="276" w:lineRule="auto"/>
            <w:ind w:left="1080" w:hanging="360"/>
            <w:jc w:val="both"/>
          </w:pPr>
        </w:pPrChange>
      </w:pPr>
      <w:del w:id="156" w:author="Adelino Naquarta Sepalanga Domingos" w:date="2025-02-28T14:51:00Z" w16du:dateUtc="2025-02-28T13:51:00Z">
        <w:r w:rsidRPr="00992C7C" w:rsidDel="00106D8A">
          <w:rPr>
            <w:rFonts w:ascii="Arial" w:eastAsia="Times New Roman" w:hAnsi="Arial" w:cs="Arial"/>
            <w:sz w:val="24"/>
            <w:szCs w:val="24"/>
            <w:highlight w:val="yellow"/>
            <w:lang w:eastAsia="pt-PT"/>
          </w:rPr>
          <w:delText>O período m</w:delText>
        </w:r>
        <w:r w:rsidR="00460157" w:rsidDel="00106D8A">
          <w:rPr>
            <w:rFonts w:ascii="Arial" w:eastAsia="Times New Roman" w:hAnsi="Arial" w:cs="Arial"/>
            <w:sz w:val="24"/>
            <w:szCs w:val="24"/>
            <w:highlight w:val="yellow"/>
            <w:lang w:eastAsia="pt-PT"/>
          </w:rPr>
          <w:delText>í</w:delText>
        </w:r>
        <w:r w:rsidRPr="00992C7C" w:rsidDel="00106D8A">
          <w:rPr>
            <w:rFonts w:ascii="Arial" w:eastAsia="Times New Roman" w:hAnsi="Arial" w:cs="Arial"/>
            <w:sz w:val="24"/>
            <w:szCs w:val="24"/>
            <w:highlight w:val="yellow"/>
            <w:lang w:eastAsia="pt-PT"/>
          </w:rPr>
          <w:delText>ni</w:delText>
        </w:r>
        <w:r w:rsidR="003951DB" w:rsidDel="00106D8A">
          <w:rPr>
            <w:rFonts w:ascii="Arial" w:eastAsia="Times New Roman" w:hAnsi="Arial" w:cs="Arial"/>
            <w:sz w:val="24"/>
            <w:szCs w:val="24"/>
            <w:highlight w:val="yellow"/>
            <w:lang w:eastAsia="pt-PT"/>
          </w:rPr>
          <w:delText>m</w:delText>
        </w:r>
        <w:r w:rsidRPr="00992C7C" w:rsidDel="00106D8A">
          <w:rPr>
            <w:rFonts w:ascii="Arial" w:eastAsia="Times New Roman" w:hAnsi="Arial" w:cs="Arial"/>
            <w:sz w:val="24"/>
            <w:szCs w:val="24"/>
            <w:highlight w:val="yellow"/>
            <w:lang w:eastAsia="pt-PT"/>
          </w:rPr>
          <w:delText>o a que se refere o ponto 12 é de um mês;</w:delText>
        </w:r>
      </w:del>
    </w:p>
    <w:p w14:paraId="02617159" w14:textId="77777777" w:rsidR="000E45EC" w:rsidRPr="00106D8A" w:rsidRDefault="000E45EC">
      <w:pPr>
        <w:pStyle w:val="PargrafodaLista"/>
        <w:shd w:val="clear" w:color="auto" w:fill="FFFFFF"/>
        <w:spacing w:before="100" w:beforeAutospacing="1" w:after="100" w:afterAutospacing="1" w:line="276" w:lineRule="auto"/>
        <w:ind w:left="1080"/>
        <w:jc w:val="both"/>
        <w:rPr>
          <w:lang w:eastAsia="pt-PT"/>
        </w:rPr>
        <w:pPrChange w:id="157" w:author="Adelino Naquarta Sepalanga Domingos" w:date="2025-02-28T14:52:00Z" w16du:dateUtc="2025-02-28T13:52:00Z">
          <w:pPr>
            <w:pStyle w:val="PargrafodaLista"/>
          </w:pPr>
        </w:pPrChange>
      </w:pPr>
    </w:p>
    <w:p w14:paraId="6F461F6C"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controlo da base de dados que utiliza e o registo do número de reposições de cópias de segurança efectuadas;</w:t>
      </w:r>
    </w:p>
    <w:p w14:paraId="70306600" w14:textId="77777777" w:rsidR="000E45EC" w:rsidRPr="00992C7C" w:rsidRDefault="000E45EC" w:rsidP="000E45EC">
      <w:pPr>
        <w:pStyle w:val="PargrafodaLista"/>
        <w:rPr>
          <w:rFonts w:ascii="Arial" w:eastAsia="Times New Roman" w:hAnsi="Arial" w:cs="Arial"/>
          <w:sz w:val="24"/>
          <w:szCs w:val="24"/>
          <w:lang w:eastAsia="pt-PT"/>
        </w:rPr>
      </w:pPr>
    </w:p>
    <w:p w14:paraId="0BC5F0D5"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total protecção da chave privada;</w:t>
      </w:r>
    </w:p>
    <w:p w14:paraId="43B4E555" w14:textId="77777777" w:rsidR="000E45EC" w:rsidRPr="00992C7C" w:rsidRDefault="000E45EC" w:rsidP="000E45EC">
      <w:pPr>
        <w:pStyle w:val="PargrafodaLista"/>
        <w:rPr>
          <w:rFonts w:ascii="Arial" w:eastAsia="Times New Roman" w:hAnsi="Arial" w:cs="Arial"/>
          <w:sz w:val="24"/>
          <w:szCs w:val="24"/>
          <w:lang w:eastAsia="pt-PT"/>
        </w:rPr>
      </w:pPr>
    </w:p>
    <w:p w14:paraId="0DCED270"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numeração sequencial em função da evolução da data e hora de emissão dos documentos;</w:t>
      </w:r>
    </w:p>
    <w:p w14:paraId="526BBD05"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0A3F5AB6" w14:textId="6E6C4C6B"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Que não existe mais d</w:t>
      </w:r>
      <w:ins w:id="158" w:author="Adelino Naquarta Sepalanga Domingos" w:date="2025-02-28T11:28:00Z" w16du:dateUtc="2025-02-28T10:28:00Z">
        <w:r w:rsidR="005F44D8">
          <w:rPr>
            <w:rFonts w:ascii="Arial" w:eastAsia="Times New Roman" w:hAnsi="Arial" w:cs="Arial"/>
            <w:sz w:val="24"/>
            <w:szCs w:val="24"/>
            <w:lang w:eastAsia="pt-PT"/>
          </w:rPr>
          <w:t>o</w:t>
        </w:r>
      </w:ins>
      <w:del w:id="159" w:author="Adelino Naquarta Sepalanga Domingos" w:date="2025-02-28T11:28:00Z" w16du:dateUtc="2025-02-28T10:28:00Z">
        <w:r w:rsidRPr="00992C7C" w:rsidDel="005F44D8">
          <w:rPr>
            <w:rFonts w:ascii="Arial" w:eastAsia="Times New Roman" w:hAnsi="Arial" w:cs="Arial"/>
            <w:sz w:val="24"/>
            <w:szCs w:val="24"/>
            <w:lang w:eastAsia="pt-PT"/>
          </w:rPr>
          <w:delText>e</w:delText>
        </w:r>
      </w:del>
      <w:r w:rsidRPr="00992C7C">
        <w:rPr>
          <w:rFonts w:ascii="Arial" w:eastAsia="Times New Roman" w:hAnsi="Arial" w:cs="Arial"/>
          <w:sz w:val="24"/>
          <w:szCs w:val="24"/>
          <w:lang w:eastAsia="pt-PT"/>
        </w:rPr>
        <w:t xml:space="preserve"> que um documento activo (com os campos Estado actual do documento - </w:t>
      </w:r>
      <w:proofErr w:type="spellStart"/>
      <w:r w:rsidRPr="00992C7C">
        <w:rPr>
          <w:rFonts w:ascii="Arial" w:eastAsia="Times New Roman" w:hAnsi="Arial" w:cs="Arial"/>
          <w:sz w:val="24"/>
          <w:szCs w:val="24"/>
          <w:lang w:eastAsia="pt-PT"/>
        </w:rPr>
        <w:t>InvoiceStatus</w:t>
      </w:r>
      <w:proofErr w:type="spellEnd"/>
      <w:r w:rsidRPr="00992C7C">
        <w:rPr>
          <w:rFonts w:ascii="Arial" w:eastAsia="Times New Roman" w:hAnsi="Arial" w:cs="Arial"/>
          <w:sz w:val="24"/>
          <w:szCs w:val="24"/>
          <w:lang w:eastAsia="pt-PT"/>
        </w:rPr>
        <w:t xml:space="preserve">, </w:t>
      </w:r>
      <w:proofErr w:type="spellStart"/>
      <w:r w:rsidRPr="00992C7C">
        <w:rPr>
          <w:rFonts w:ascii="Arial" w:eastAsia="Times New Roman" w:hAnsi="Arial" w:cs="Arial"/>
          <w:sz w:val="24"/>
          <w:szCs w:val="24"/>
          <w:lang w:eastAsia="pt-PT"/>
        </w:rPr>
        <w:t>MovementStatus</w:t>
      </w:r>
      <w:proofErr w:type="spellEnd"/>
      <w:r w:rsidRPr="00992C7C">
        <w:rPr>
          <w:rFonts w:ascii="Arial" w:eastAsia="Times New Roman" w:hAnsi="Arial" w:cs="Arial"/>
          <w:sz w:val="24"/>
          <w:szCs w:val="24"/>
          <w:lang w:eastAsia="pt-PT"/>
        </w:rPr>
        <w:t xml:space="preserve">, </w:t>
      </w:r>
      <w:proofErr w:type="spellStart"/>
      <w:r w:rsidRPr="00992C7C">
        <w:rPr>
          <w:rFonts w:ascii="Arial" w:eastAsia="Times New Roman" w:hAnsi="Arial" w:cs="Arial"/>
          <w:sz w:val="24"/>
          <w:szCs w:val="24"/>
          <w:lang w:eastAsia="pt-PT"/>
        </w:rPr>
        <w:t>WorkStatus</w:t>
      </w:r>
      <w:proofErr w:type="spellEnd"/>
      <w:r w:rsidRPr="00992C7C">
        <w:rPr>
          <w:rFonts w:ascii="Arial" w:eastAsia="Times New Roman" w:hAnsi="Arial" w:cs="Arial"/>
          <w:sz w:val="24"/>
          <w:szCs w:val="24"/>
          <w:lang w:eastAsia="pt-PT"/>
        </w:rPr>
        <w:t xml:space="preserve"> ou </w:t>
      </w:r>
      <w:proofErr w:type="spellStart"/>
      <w:r w:rsidRPr="00992C7C">
        <w:rPr>
          <w:rFonts w:ascii="Arial" w:eastAsia="Times New Roman" w:hAnsi="Arial" w:cs="Arial"/>
          <w:sz w:val="24"/>
          <w:szCs w:val="24"/>
          <w:lang w:eastAsia="pt-PT"/>
        </w:rPr>
        <w:t>PaymentStatus</w:t>
      </w:r>
      <w:proofErr w:type="spellEnd"/>
      <w:r w:rsidRPr="00992C7C">
        <w:rPr>
          <w:rFonts w:ascii="Arial" w:eastAsia="Times New Roman" w:hAnsi="Arial" w:cs="Arial"/>
          <w:sz w:val="24"/>
          <w:szCs w:val="24"/>
          <w:lang w:eastAsia="pt-PT"/>
        </w:rPr>
        <w:t xml:space="preserve"> - de valor "N") proveniente da recolha do mesmo documento manual ou do procedimento mencionado no número 9 do presente anexo;</w:t>
      </w:r>
    </w:p>
    <w:p w14:paraId="3B87AF31"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5F58B1AE"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utilização, para efeito de cálculos, de valor com mais do que 2 casas decimais para evitar erros de arredondamento;</w:t>
      </w:r>
    </w:p>
    <w:p w14:paraId="68A559F8"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2A795F4E"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Nas soluções de mobilidade, a numeração sequencial, bem como a informação relativa à assinatura dos últimos documentos emitidos por série, após estas terem exportado os dados para a aplicação de integração;</w:t>
      </w:r>
    </w:p>
    <w:p w14:paraId="0D49EF82" w14:textId="77777777" w:rsidR="000E45EC" w:rsidRPr="00992C7C" w:rsidRDefault="000E45EC" w:rsidP="000E45EC">
      <w:pPr>
        <w:pStyle w:val="PargrafodaLista"/>
        <w:rPr>
          <w:rFonts w:ascii="Arial" w:eastAsia="Times New Roman" w:hAnsi="Arial" w:cs="Arial"/>
          <w:sz w:val="24"/>
          <w:szCs w:val="24"/>
          <w:lang w:eastAsia="pt-PT"/>
        </w:rPr>
      </w:pPr>
    </w:p>
    <w:p w14:paraId="6875FC3B"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A exigibilidade ao utilizador do motivo do não apuramento do imposto, quando tal se verificar;</w:t>
      </w:r>
    </w:p>
    <w:p w14:paraId="115A5182"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50F5952F"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O controlo de emissão de notas de crédito parciais, face às quantidades e valores das respectivas facturas a rectificar;</w:t>
      </w:r>
    </w:p>
    <w:p w14:paraId="78690550" w14:textId="77777777" w:rsidR="000E45EC" w:rsidRPr="00992C7C" w:rsidRDefault="000E45EC" w:rsidP="000E45EC">
      <w:pPr>
        <w:pStyle w:val="PargrafodaLista"/>
        <w:rPr>
          <w:rFonts w:ascii="Arial" w:eastAsia="Times New Roman" w:hAnsi="Arial" w:cs="Arial"/>
          <w:sz w:val="24"/>
          <w:szCs w:val="24"/>
          <w:lang w:eastAsia="pt-PT"/>
        </w:rPr>
      </w:pPr>
    </w:p>
    <w:p w14:paraId="6FFDB4B6"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Que quando aplicado descontos, estes, devem estar compreendidos entre 0 e 100</w:t>
      </w:r>
      <w:del w:id="160" w:author="Adelino Naquarta Sepalanga Domingos" w:date="2025-03-05T07:37:00Z" w16du:dateUtc="2025-03-05T06:37:00Z">
        <w:r w:rsidRPr="00992C7C" w:rsidDel="00EC09E5">
          <w:rPr>
            <w:rFonts w:ascii="Arial" w:eastAsia="Times New Roman" w:hAnsi="Arial" w:cs="Arial"/>
            <w:sz w:val="24"/>
            <w:szCs w:val="24"/>
            <w:lang w:eastAsia="pt-PT"/>
          </w:rPr>
          <w:delText xml:space="preserve"> </w:delText>
        </w:r>
      </w:del>
      <w:r w:rsidRPr="00992C7C">
        <w:rPr>
          <w:rFonts w:ascii="Arial" w:eastAsia="Times New Roman" w:hAnsi="Arial" w:cs="Arial"/>
          <w:sz w:val="24"/>
          <w:szCs w:val="24"/>
          <w:lang w:eastAsia="pt-PT"/>
        </w:rPr>
        <w:t>%;</w:t>
      </w:r>
    </w:p>
    <w:p w14:paraId="730AA49F" w14:textId="77777777" w:rsidR="000E45EC" w:rsidRPr="00992C7C" w:rsidRDefault="000E45EC" w:rsidP="000E45EC">
      <w:pPr>
        <w:pStyle w:val="PargrafodaLista"/>
        <w:rPr>
          <w:rFonts w:ascii="Arial" w:eastAsia="Times New Roman" w:hAnsi="Arial" w:cs="Arial"/>
          <w:sz w:val="24"/>
          <w:szCs w:val="24"/>
          <w:lang w:eastAsia="pt-PT"/>
        </w:rPr>
      </w:pPr>
    </w:p>
    <w:p w14:paraId="7A5A675D"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Que a parametrização e desenho dos formulários de impressão dos documentos seja efectuada pelo fabricante do </w:t>
      </w:r>
      <w:r w:rsidRPr="008E7CDD">
        <w:rPr>
          <w:rFonts w:ascii="Arial" w:eastAsia="Times New Roman" w:hAnsi="Arial" w:cs="Arial"/>
          <w:i/>
          <w:iCs/>
          <w:sz w:val="24"/>
          <w:szCs w:val="24"/>
          <w:lang w:eastAsia="pt-PT"/>
        </w:rPr>
        <w:t>software</w:t>
      </w:r>
      <w:r w:rsidRPr="00992C7C">
        <w:rPr>
          <w:rFonts w:ascii="Arial" w:eastAsia="Times New Roman" w:hAnsi="Arial" w:cs="Arial"/>
          <w:sz w:val="24"/>
          <w:szCs w:val="24"/>
          <w:lang w:eastAsia="pt-PT"/>
        </w:rPr>
        <w:t xml:space="preserve"> ou, caso seja facultado ao utilizador a possibilidade de criação de novos tipos de documentos, estes sejam obrigatoriamente validados pelo fabricante através de assinatura digital, ou outro qualquer mecanismo que produza os mesmos efeitos;</w:t>
      </w:r>
    </w:p>
    <w:p w14:paraId="793C4182"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17AA19A1"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O averbamento da data em que os bens foram colocados à disposição do adquirente ou em que os serviços foram prestados, por forma a permitir o correcto preenchimento do campo </w:t>
      </w:r>
      <w:proofErr w:type="spellStart"/>
      <w:r w:rsidRPr="00992C7C">
        <w:rPr>
          <w:rFonts w:ascii="Arial" w:eastAsia="Times New Roman" w:hAnsi="Arial" w:cs="Arial"/>
          <w:sz w:val="24"/>
          <w:szCs w:val="24"/>
          <w:lang w:eastAsia="pt-PT"/>
        </w:rPr>
        <w:t>TaxPointDate</w:t>
      </w:r>
      <w:proofErr w:type="spellEnd"/>
      <w:r w:rsidRPr="00992C7C">
        <w:rPr>
          <w:rFonts w:ascii="Arial" w:eastAsia="Times New Roman" w:hAnsi="Arial" w:cs="Arial"/>
          <w:sz w:val="24"/>
          <w:szCs w:val="24"/>
          <w:lang w:eastAsia="pt-PT"/>
        </w:rPr>
        <w:t>;</w:t>
      </w:r>
    </w:p>
    <w:p w14:paraId="73A603A3" w14:textId="77777777" w:rsidR="000E45EC" w:rsidRPr="00992C7C" w:rsidRDefault="000E45EC" w:rsidP="000E45EC">
      <w:pPr>
        <w:pStyle w:val="PargrafodaLista"/>
        <w:rPr>
          <w:rFonts w:ascii="Arial" w:eastAsia="Times New Roman" w:hAnsi="Arial" w:cs="Arial"/>
          <w:sz w:val="24"/>
          <w:szCs w:val="24"/>
          <w:lang w:eastAsia="pt-PT"/>
        </w:rPr>
      </w:pPr>
    </w:p>
    <w:p w14:paraId="42E66F5D" w14:textId="128A9A4F"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Que o utilizador não possa definir</w:t>
      </w:r>
      <w:ins w:id="161" w:author="Adelino Naquarta Sepalanga Domingos" w:date="2025-02-28T11:39:00Z" w16du:dateUtc="2025-02-28T10:39:00Z">
        <w:r w:rsidR="00884183">
          <w:rPr>
            <w:rFonts w:ascii="Arial" w:eastAsia="Times New Roman" w:hAnsi="Arial" w:cs="Arial"/>
            <w:sz w:val="24"/>
            <w:szCs w:val="24"/>
            <w:lang w:eastAsia="pt-PT"/>
          </w:rPr>
          <w:t xml:space="preserve"> </w:t>
        </w:r>
      </w:ins>
      <w:del w:id="162" w:author="Adelino Naquarta Sepalanga Domingos" w:date="2025-02-28T11:39:00Z" w16du:dateUtc="2025-02-28T10:39:00Z">
        <w:r w:rsidRPr="00992C7C" w:rsidDel="00884183">
          <w:rPr>
            <w:rFonts w:ascii="Arial" w:eastAsia="Times New Roman" w:hAnsi="Arial" w:cs="Arial"/>
            <w:strike/>
            <w:sz w:val="24"/>
            <w:szCs w:val="24"/>
            <w:lang w:eastAsia="pt-PT"/>
          </w:rPr>
          <w:delText xml:space="preserve"> </w:delText>
        </w:r>
      </w:del>
      <w:r w:rsidRPr="00992C7C">
        <w:rPr>
          <w:rFonts w:ascii="Arial" w:eastAsia="Times New Roman" w:hAnsi="Arial" w:cs="Arial"/>
          <w:sz w:val="24"/>
          <w:szCs w:val="24"/>
          <w:lang w:eastAsia="pt-PT"/>
        </w:rPr>
        <w:t>quais os tipos de documentos que são assinados e\ou exportáveis para o ficheiro XML SAF-T(AO);</w:t>
      </w:r>
    </w:p>
    <w:p w14:paraId="1D4B1309" w14:textId="77777777" w:rsidR="000E45EC" w:rsidRPr="00992C7C" w:rsidRDefault="000E45EC" w:rsidP="000E45EC">
      <w:pPr>
        <w:pStyle w:val="PargrafodaLista"/>
        <w:rPr>
          <w:rFonts w:ascii="Arial" w:eastAsia="Times New Roman" w:hAnsi="Arial" w:cs="Arial"/>
          <w:sz w:val="24"/>
          <w:szCs w:val="24"/>
          <w:lang w:eastAsia="pt-PT"/>
        </w:rPr>
      </w:pPr>
    </w:p>
    <w:p w14:paraId="64260859"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Que não é efectuado o reprocessamento de qualquer cálculo sobre documentos recolhidos ou resultantes de integração de outros sistemas;</w:t>
      </w:r>
    </w:p>
    <w:p w14:paraId="221B347F"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08B9B0C6" w14:textId="24EAAD21"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Que o Número de Identificação Fiscal (NIF), constante numa ficha de cliente já existente e com documentos emitidos, não seja alterado. Apenas pode</w:t>
      </w:r>
      <w:del w:id="163" w:author="Adelino Naquarta Sepalanga Domingos" w:date="2025-03-05T09:34:00Z" w16du:dateUtc="2025-03-05T08:34:00Z">
        <w:r w:rsidRPr="00992C7C" w:rsidDel="00B45277">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averbado o NIF em falta, no caso de o campo não estar preenchido, ou estar preenchido com o NIF do cliente genérico "999999999";</w:t>
      </w:r>
    </w:p>
    <w:p w14:paraId="56BF5E17"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0689811C"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Que o nome numa ficha de cliente já existente e com documentos emitidos, mas cujo NIF não foi fornecido, seja alterado. Esta limitação cessa, quando na ficha do cliente for averbado o respectivo NIF;</w:t>
      </w:r>
    </w:p>
    <w:p w14:paraId="642AC019"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5718705F"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Que numa ficha de produto já existente e com documentos emitidos, seja alterada a informação do campo Descrição do produto ou serviço (</w:t>
      </w:r>
      <w:proofErr w:type="spellStart"/>
      <w:r w:rsidRPr="00992C7C">
        <w:rPr>
          <w:rFonts w:ascii="Arial" w:eastAsia="Times New Roman" w:hAnsi="Arial" w:cs="Arial"/>
          <w:sz w:val="24"/>
          <w:szCs w:val="24"/>
          <w:lang w:eastAsia="pt-PT"/>
        </w:rPr>
        <w:t>ProductDescription</w:t>
      </w:r>
      <w:proofErr w:type="spellEnd"/>
      <w:r w:rsidRPr="00992C7C">
        <w:rPr>
          <w:rFonts w:ascii="Arial" w:eastAsia="Times New Roman" w:hAnsi="Arial" w:cs="Arial"/>
          <w:sz w:val="24"/>
          <w:szCs w:val="24"/>
          <w:lang w:eastAsia="pt-PT"/>
        </w:rPr>
        <w:t>) constante na tabela 2.4;</w:t>
      </w:r>
    </w:p>
    <w:p w14:paraId="5F9BDEED"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79C411F2"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lastRenderedPageBreak/>
        <w:t>Que não permite a reutilização de códigos de utilizador (</w:t>
      </w:r>
      <w:proofErr w:type="spellStart"/>
      <w:r w:rsidRPr="00992C7C">
        <w:rPr>
          <w:rFonts w:ascii="Arial" w:eastAsia="Times New Roman" w:hAnsi="Arial" w:cs="Arial"/>
          <w:sz w:val="24"/>
          <w:szCs w:val="24"/>
          <w:lang w:eastAsia="pt-PT"/>
        </w:rPr>
        <w:t>SourceID</w:t>
      </w:r>
      <w:proofErr w:type="spellEnd"/>
      <w:r w:rsidRPr="00992C7C">
        <w:rPr>
          <w:rFonts w:ascii="Arial" w:eastAsia="Times New Roman" w:hAnsi="Arial" w:cs="Arial"/>
          <w:sz w:val="24"/>
          <w:szCs w:val="24"/>
          <w:lang w:eastAsia="pt-PT"/>
        </w:rPr>
        <w:t>) após o respectivo utilizador ter procedido à realização de movimentos fiscalmente relevantes;</w:t>
      </w:r>
    </w:p>
    <w:p w14:paraId="71F167AC"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55232DF0"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Que não permite a criação de notas de crédito relativas a documentos anteriormente anulados ou já totalmente rectificados;</w:t>
      </w:r>
    </w:p>
    <w:p w14:paraId="41A64527"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22B7B167"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Que não permite a anulação de documentos sobre os quais já tenha sido emitido documento rectificativo (nota de crédito ou débito) ainda que parcial, sem a prévia anulação do respectivo documento rectificativo;</w:t>
      </w:r>
    </w:p>
    <w:p w14:paraId="7C1D73C9"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10EFEF24"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Que não permite a aceitação de devoluções em documentos de venda ou transmissões em documentos de rectificação;</w:t>
      </w:r>
    </w:p>
    <w:p w14:paraId="5FB5FB23" w14:textId="77777777" w:rsidR="000E45EC" w:rsidRPr="00992C7C" w:rsidRDefault="000E45EC" w:rsidP="000E45EC">
      <w:pPr>
        <w:pStyle w:val="PargrafodaLista"/>
        <w:rPr>
          <w:rFonts w:ascii="Arial" w:eastAsia="Times New Roman" w:hAnsi="Arial" w:cs="Arial"/>
          <w:sz w:val="24"/>
          <w:szCs w:val="24"/>
          <w:lang w:eastAsia="pt-PT"/>
        </w:rPr>
      </w:pPr>
    </w:p>
    <w:p w14:paraId="63705D5B" w14:textId="77777777" w:rsidR="000E45EC" w:rsidRDefault="000E45EC" w:rsidP="003F3EDE">
      <w:pPr>
        <w:pStyle w:val="PargrafodaLista"/>
        <w:numPr>
          <w:ilvl w:val="0"/>
          <w:numId w:val="17"/>
        </w:numPr>
        <w:shd w:val="clear" w:color="auto" w:fill="FFFFFF"/>
        <w:spacing w:after="0" w:line="276" w:lineRule="auto"/>
        <w:jc w:val="both"/>
        <w:rPr>
          <w:ins w:id="164" w:author="Adelino Naquarta Sepalanga Domingos" w:date="2025-02-28T11:41:00Z" w16du:dateUtc="2025-02-28T10:41:00Z"/>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Os devidos alertas aos utilizadores, nomeadamente:</w:t>
      </w:r>
    </w:p>
    <w:p w14:paraId="358B61B7" w14:textId="77777777" w:rsidR="00884183" w:rsidRPr="00884183" w:rsidRDefault="00884183">
      <w:pPr>
        <w:pStyle w:val="PargrafodaLista"/>
        <w:rPr>
          <w:ins w:id="165" w:author="Adelino Naquarta Sepalanga Domingos" w:date="2025-02-28T11:41:00Z" w16du:dateUtc="2025-02-28T10:41:00Z"/>
          <w:rFonts w:ascii="Arial" w:eastAsia="Times New Roman" w:hAnsi="Arial" w:cs="Arial"/>
          <w:sz w:val="24"/>
          <w:szCs w:val="24"/>
          <w:lang w:eastAsia="pt-PT"/>
          <w:rPrChange w:id="166" w:author="Adelino Naquarta Sepalanga Domingos" w:date="2025-02-28T11:41:00Z" w16du:dateUtc="2025-02-28T10:41:00Z">
            <w:rPr>
              <w:ins w:id="167" w:author="Adelino Naquarta Sepalanga Domingos" w:date="2025-02-28T11:41:00Z" w16du:dateUtc="2025-02-28T10:41:00Z"/>
              <w:lang w:eastAsia="pt-PT"/>
            </w:rPr>
          </w:rPrChange>
        </w:rPr>
        <w:pPrChange w:id="168" w:author="Adelino Naquarta Sepalanga Domingos" w:date="2025-02-28T11:41:00Z" w16du:dateUtc="2025-02-28T10:41:00Z">
          <w:pPr>
            <w:pStyle w:val="PargrafodaLista"/>
            <w:numPr>
              <w:numId w:val="17"/>
            </w:numPr>
            <w:shd w:val="clear" w:color="auto" w:fill="FFFFFF"/>
            <w:spacing w:after="0" w:line="276" w:lineRule="auto"/>
            <w:ind w:left="360" w:hanging="360"/>
            <w:jc w:val="both"/>
          </w:pPr>
        </w:pPrChange>
      </w:pPr>
    </w:p>
    <w:p w14:paraId="0BC23C2E" w14:textId="53D3214D" w:rsidR="00884183" w:rsidRPr="00992C7C" w:rsidDel="00EC09E5" w:rsidRDefault="00884183">
      <w:pPr>
        <w:pStyle w:val="PargrafodaLista"/>
        <w:shd w:val="clear" w:color="auto" w:fill="FFFFFF"/>
        <w:spacing w:after="0" w:line="276" w:lineRule="auto"/>
        <w:ind w:left="360"/>
        <w:jc w:val="both"/>
        <w:rPr>
          <w:del w:id="169" w:author="Adelino Naquarta Sepalanga Domingos" w:date="2025-03-05T07:39:00Z" w16du:dateUtc="2025-03-05T06:39:00Z"/>
          <w:rFonts w:ascii="Arial" w:eastAsia="Times New Roman" w:hAnsi="Arial" w:cs="Arial"/>
          <w:sz w:val="24"/>
          <w:szCs w:val="24"/>
          <w:lang w:eastAsia="pt-PT"/>
        </w:rPr>
        <w:pPrChange w:id="170" w:author="Adelino Naquarta Sepalanga Domingos" w:date="2025-02-28T11:41:00Z" w16du:dateUtc="2025-02-28T10:41:00Z">
          <w:pPr>
            <w:pStyle w:val="PargrafodaLista"/>
            <w:numPr>
              <w:numId w:val="17"/>
            </w:numPr>
            <w:shd w:val="clear" w:color="auto" w:fill="FFFFFF"/>
            <w:spacing w:after="0" w:line="276" w:lineRule="auto"/>
            <w:ind w:left="360" w:hanging="360"/>
            <w:jc w:val="both"/>
          </w:pPr>
        </w:pPrChange>
      </w:pPr>
    </w:p>
    <w:p w14:paraId="68BA5E9F" w14:textId="77777777" w:rsidR="000E45EC" w:rsidRPr="00992C7C" w:rsidRDefault="000E45EC" w:rsidP="003F3EDE">
      <w:pPr>
        <w:pStyle w:val="PargrafodaLista"/>
        <w:numPr>
          <w:ilvl w:val="0"/>
          <w:numId w:val="4"/>
        </w:numPr>
        <w:shd w:val="clear" w:color="auto" w:fill="FFFFFF"/>
        <w:spacing w:after="0"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Se algum dos campos obrigatórios do SAF-T(AO) não for preenchido pelo utilizador, aquando do processamento de documentos;</w:t>
      </w:r>
    </w:p>
    <w:p w14:paraId="50CCEF8C" w14:textId="77777777" w:rsidR="000E45EC" w:rsidRPr="00992C7C" w:rsidRDefault="000E45EC" w:rsidP="000E45EC">
      <w:pPr>
        <w:pStyle w:val="PargrafodaLista"/>
        <w:shd w:val="clear" w:color="auto" w:fill="FFFFFF"/>
        <w:spacing w:after="0" w:line="276" w:lineRule="auto"/>
        <w:jc w:val="both"/>
        <w:rPr>
          <w:rFonts w:ascii="Arial" w:eastAsia="Times New Roman" w:hAnsi="Arial" w:cs="Arial"/>
          <w:sz w:val="24"/>
          <w:szCs w:val="24"/>
          <w:lang w:eastAsia="pt-PT"/>
        </w:rPr>
      </w:pPr>
    </w:p>
    <w:p w14:paraId="610EBC60" w14:textId="0FDC1909" w:rsidR="000E45EC" w:rsidRPr="00992C7C" w:rsidRDefault="000E45EC" w:rsidP="003F3EDE">
      <w:pPr>
        <w:pStyle w:val="PargrafodaLista"/>
        <w:numPr>
          <w:ilvl w:val="0"/>
          <w:numId w:val="4"/>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Quando a emissão do documento possuir data posterior à actual, ou esta é superior à data do sistema. Nesse caso, após essa emissão, não pode</w:t>
      </w:r>
      <w:del w:id="171" w:author="Adelino Naquarta Sepalanga Domingos" w:date="2025-03-05T09:34:00Z" w16du:dateUtc="2025-03-05T08:34:00Z">
        <w:r w:rsidRPr="00992C7C" w:rsidDel="00B45277">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emitido um novo documento com a data actual ou anterior, dentro da mesma série;</w:t>
      </w:r>
    </w:p>
    <w:p w14:paraId="0D5DAC02"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5D9C893D" w14:textId="77777777" w:rsidR="000E45EC" w:rsidRPr="00992C7C" w:rsidRDefault="000E45EC" w:rsidP="003F3EDE">
      <w:pPr>
        <w:pStyle w:val="PargrafodaLista"/>
        <w:numPr>
          <w:ilvl w:val="0"/>
          <w:numId w:val="4"/>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Caso a data e hora de sistema seja inferior à do último documento emitido, deve ser pedida a confirmação, antes da emissão, de que a data e hora de sistema se encontra correcta. Esta validação deve ser feita utilizando a data/hora do </w:t>
      </w:r>
      <w:proofErr w:type="spellStart"/>
      <w:r w:rsidRPr="00992C7C">
        <w:rPr>
          <w:rFonts w:ascii="Arial" w:eastAsia="Times New Roman" w:hAnsi="Arial" w:cs="Arial"/>
          <w:sz w:val="24"/>
          <w:szCs w:val="24"/>
          <w:lang w:eastAsia="pt-PT"/>
        </w:rPr>
        <w:t>SystemEntryDate</w:t>
      </w:r>
      <w:proofErr w:type="spellEnd"/>
      <w:r w:rsidRPr="00992C7C">
        <w:rPr>
          <w:rFonts w:ascii="Arial" w:eastAsia="Times New Roman" w:hAnsi="Arial" w:cs="Arial"/>
          <w:sz w:val="24"/>
          <w:szCs w:val="24"/>
          <w:lang w:eastAsia="pt-PT"/>
        </w:rPr>
        <w:t xml:space="preserve"> de qualquer tipo de documento emitido, independentemente da sua série;</w:t>
      </w:r>
    </w:p>
    <w:p w14:paraId="33ED3AB2" w14:textId="77777777" w:rsidR="00651341" w:rsidRPr="00992C7C" w:rsidRDefault="00651341" w:rsidP="00651341">
      <w:pPr>
        <w:pStyle w:val="PargrafodaLista"/>
        <w:rPr>
          <w:rFonts w:ascii="Arial" w:eastAsia="Times New Roman" w:hAnsi="Arial" w:cs="Arial"/>
          <w:sz w:val="24"/>
          <w:szCs w:val="24"/>
          <w:lang w:eastAsia="pt-PT"/>
        </w:rPr>
      </w:pPr>
    </w:p>
    <w:p w14:paraId="354322B6" w14:textId="247CFE3C" w:rsidR="00C75444" w:rsidRPr="00992C7C" w:rsidRDefault="000E45EC" w:rsidP="003F3EDE">
      <w:pPr>
        <w:pStyle w:val="PargrafodaLista"/>
        <w:numPr>
          <w:ilvl w:val="0"/>
          <w:numId w:val="4"/>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EC09E5">
        <w:rPr>
          <w:rFonts w:ascii="Arial" w:eastAsia="Times New Roman" w:hAnsi="Arial" w:cs="Arial"/>
          <w:sz w:val="24"/>
          <w:szCs w:val="24"/>
          <w:lang w:eastAsia="pt-PT"/>
        </w:rPr>
        <w:t>Outros que os fabricantes de softwares julguem pertinentes e que não</w:t>
      </w:r>
      <w:r w:rsidRPr="00992C7C">
        <w:rPr>
          <w:rFonts w:ascii="Arial" w:eastAsia="Times New Roman" w:hAnsi="Arial" w:cs="Arial"/>
          <w:sz w:val="24"/>
          <w:szCs w:val="24"/>
          <w:lang w:eastAsia="pt-PT"/>
        </w:rPr>
        <w:t xml:space="preserve"> violem a legislação em vigor.</w:t>
      </w:r>
    </w:p>
    <w:p w14:paraId="25CC9A2B" w14:textId="77777777" w:rsidR="00C75444" w:rsidRPr="00992C7C" w:rsidRDefault="00C75444" w:rsidP="00C75444">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345FB9CA" w14:textId="77777777" w:rsidR="003F3EDE"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172" w:author="Adelino Naquarta Sepalanga Domingos" w:date="2025-02-28T11:44:00Z" w16du:dateUtc="2025-02-28T10:44:00Z"/>
          <w:rFonts w:ascii="Arial" w:eastAsia="Times New Roman" w:hAnsi="Arial" w:cs="Arial"/>
          <w:sz w:val="24"/>
          <w:szCs w:val="24"/>
          <w:lang w:eastAsia="pt-PT"/>
          <w:rPrChange w:id="173" w:author="Adelino Naquarta Sepalanga Domingos" w:date="2025-03-05T07:41:00Z" w16du:dateUtc="2025-03-05T06:41:00Z">
            <w:rPr>
              <w:ins w:id="174" w:author="Adelino Naquarta Sepalanga Domingos" w:date="2025-02-28T11:44:00Z" w16du:dateUtc="2025-02-28T10:44:00Z"/>
              <w:rFonts w:ascii="Arial" w:eastAsia="Times New Roman" w:hAnsi="Arial" w:cs="Arial"/>
              <w:sz w:val="24"/>
              <w:szCs w:val="24"/>
              <w:highlight w:val="yellow"/>
              <w:lang w:eastAsia="pt-PT"/>
            </w:rPr>
          </w:rPrChange>
        </w:rPr>
      </w:pPr>
      <w:bookmarkStart w:id="175" w:name="_Hlk187154535"/>
      <w:r w:rsidRPr="00EC09E5">
        <w:rPr>
          <w:rFonts w:ascii="Arial" w:eastAsia="Times New Roman" w:hAnsi="Arial" w:cs="Arial"/>
          <w:sz w:val="24"/>
          <w:szCs w:val="24"/>
          <w:lang w:eastAsia="pt-PT"/>
          <w:rPrChange w:id="176" w:author="Adelino Naquarta Sepalanga Domingos" w:date="2025-03-05T07:41:00Z" w16du:dateUtc="2025-03-05T06:41:00Z">
            <w:rPr>
              <w:rFonts w:ascii="Arial" w:eastAsia="Times New Roman" w:hAnsi="Arial" w:cs="Arial"/>
              <w:sz w:val="24"/>
              <w:szCs w:val="24"/>
              <w:highlight w:val="yellow"/>
              <w:lang w:eastAsia="pt-PT"/>
            </w:rPr>
          </w:rPrChange>
        </w:rPr>
        <w:t xml:space="preserve">Os produtores de </w:t>
      </w:r>
      <w:r w:rsidRPr="00EC09E5">
        <w:rPr>
          <w:rFonts w:ascii="Arial" w:eastAsia="Times New Roman" w:hAnsi="Arial" w:cs="Arial"/>
          <w:i/>
          <w:iCs/>
          <w:sz w:val="24"/>
          <w:szCs w:val="24"/>
          <w:lang w:eastAsia="pt-PT"/>
          <w:rPrChange w:id="177" w:author="Adelino Naquarta Sepalanga Domingos" w:date="2025-03-05T07:41:00Z" w16du:dateUtc="2025-03-05T06:41:00Z">
            <w:rPr>
              <w:rFonts w:ascii="Arial" w:eastAsia="Times New Roman" w:hAnsi="Arial" w:cs="Arial"/>
              <w:i/>
              <w:iCs/>
              <w:sz w:val="24"/>
              <w:szCs w:val="24"/>
              <w:highlight w:val="yellow"/>
              <w:lang w:eastAsia="pt-PT"/>
            </w:rPr>
          </w:rPrChange>
        </w:rPr>
        <w:t>software</w:t>
      </w:r>
      <w:r w:rsidRPr="00EC09E5">
        <w:rPr>
          <w:rFonts w:ascii="Arial" w:eastAsia="Times New Roman" w:hAnsi="Arial" w:cs="Arial"/>
          <w:sz w:val="24"/>
          <w:szCs w:val="24"/>
          <w:lang w:eastAsia="pt-PT"/>
          <w:rPrChange w:id="178" w:author="Adelino Naquarta Sepalanga Domingos" w:date="2025-03-05T07:41:00Z" w16du:dateUtc="2025-03-05T06:41:00Z">
            <w:rPr>
              <w:rFonts w:ascii="Arial" w:eastAsia="Times New Roman" w:hAnsi="Arial" w:cs="Arial"/>
              <w:sz w:val="24"/>
              <w:szCs w:val="24"/>
              <w:highlight w:val="yellow"/>
              <w:lang w:eastAsia="pt-PT"/>
            </w:rPr>
          </w:rPrChange>
        </w:rPr>
        <w:t xml:space="preserve"> devem garantir que os programas enviem um relatório a cada dois meses a informarem que o contribuinte está activo e o montante das vendas;</w:t>
      </w:r>
    </w:p>
    <w:p w14:paraId="2E4CE7F8" w14:textId="77777777" w:rsidR="0029475A" w:rsidRPr="00EC09E5" w:rsidRDefault="0029475A">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Change w:id="179" w:author="Adelino Naquarta Sepalanga Domingos" w:date="2025-03-05T07:41:00Z" w16du:dateUtc="2025-03-05T06:41:00Z">
            <w:rPr>
              <w:rFonts w:ascii="Arial" w:eastAsia="Times New Roman" w:hAnsi="Arial" w:cs="Arial"/>
              <w:sz w:val="24"/>
              <w:szCs w:val="24"/>
              <w:highlight w:val="yellow"/>
              <w:lang w:eastAsia="pt-PT"/>
            </w:rPr>
          </w:rPrChange>
        </w:rPr>
        <w:pPrChange w:id="180" w:author="Adelino Naquarta Sepalanga Domingos" w:date="2025-02-28T11:44:00Z" w16du:dateUtc="2025-02-28T10:44:00Z">
          <w:pPr>
            <w:pStyle w:val="PargrafodaLista"/>
            <w:numPr>
              <w:numId w:val="17"/>
            </w:numPr>
            <w:shd w:val="clear" w:color="auto" w:fill="FFFFFF"/>
            <w:spacing w:before="100" w:beforeAutospacing="1" w:after="100" w:afterAutospacing="1" w:line="276" w:lineRule="auto"/>
            <w:ind w:left="360" w:hanging="360"/>
            <w:jc w:val="both"/>
          </w:pPr>
        </w:pPrChange>
      </w:pPr>
    </w:p>
    <w:p w14:paraId="5C39B3A9" w14:textId="3DDF49F8" w:rsidR="0029475A"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181" w:author="Adelino Naquarta Sepalanga Domingos" w:date="2025-02-28T11:44:00Z" w16du:dateUtc="2025-02-28T10:44:00Z"/>
          <w:rFonts w:ascii="Arial" w:eastAsia="Times New Roman" w:hAnsi="Arial" w:cs="Arial"/>
          <w:sz w:val="24"/>
          <w:szCs w:val="24"/>
          <w:lang w:eastAsia="pt-PT"/>
          <w:rPrChange w:id="182" w:author="Adelino Naquarta Sepalanga Domingos" w:date="2025-03-05T07:41:00Z" w16du:dateUtc="2025-03-05T06:41:00Z">
            <w:rPr>
              <w:ins w:id="183" w:author="Adelino Naquarta Sepalanga Domingos" w:date="2025-02-28T11:44:00Z" w16du:dateUtc="2025-02-28T10:44: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184" w:author="Adelino Naquarta Sepalanga Domingos" w:date="2025-03-05T07:41:00Z" w16du:dateUtc="2025-03-05T06:41:00Z">
            <w:rPr>
              <w:rFonts w:ascii="Arial" w:eastAsia="Times New Roman" w:hAnsi="Arial" w:cs="Arial"/>
              <w:sz w:val="24"/>
              <w:szCs w:val="24"/>
              <w:highlight w:val="yellow"/>
              <w:lang w:eastAsia="pt-PT"/>
            </w:rPr>
          </w:rPrChange>
        </w:rPr>
        <w:t xml:space="preserve">A AGT </w:t>
      </w:r>
      <w:del w:id="185" w:author="Adelino Naquarta Sepalanga Domingos" w:date="2025-02-28T14:53:00Z" w16du:dateUtc="2025-02-28T13:53:00Z">
        <w:r w:rsidRPr="00EC09E5" w:rsidDel="00106D8A">
          <w:rPr>
            <w:rFonts w:ascii="Arial" w:eastAsia="Times New Roman" w:hAnsi="Arial" w:cs="Arial"/>
            <w:sz w:val="24"/>
            <w:szCs w:val="24"/>
            <w:lang w:eastAsia="pt-PT"/>
            <w:rPrChange w:id="186" w:author="Adelino Naquarta Sepalanga Domingos" w:date="2025-03-05T07:41:00Z" w16du:dateUtc="2025-03-05T06:41:00Z">
              <w:rPr>
                <w:rFonts w:ascii="Arial" w:eastAsia="Times New Roman" w:hAnsi="Arial" w:cs="Arial"/>
                <w:sz w:val="24"/>
                <w:szCs w:val="24"/>
                <w:highlight w:val="yellow"/>
                <w:lang w:eastAsia="pt-PT"/>
              </w:rPr>
            </w:rPrChange>
          </w:rPr>
          <w:delText xml:space="preserve">deve </w:delText>
        </w:r>
      </w:del>
      <w:r w:rsidRPr="00EC09E5">
        <w:rPr>
          <w:rFonts w:ascii="Arial" w:eastAsia="Times New Roman" w:hAnsi="Arial" w:cs="Arial"/>
          <w:sz w:val="24"/>
          <w:szCs w:val="24"/>
          <w:lang w:eastAsia="pt-PT"/>
          <w:rPrChange w:id="187" w:author="Adelino Naquarta Sepalanga Domingos" w:date="2025-03-05T07:41:00Z" w16du:dateUtc="2025-03-05T06:41:00Z">
            <w:rPr>
              <w:rFonts w:ascii="Arial" w:eastAsia="Times New Roman" w:hAnsi="Arial" w:cs="Arial"/>
              <w:sz w:val="24"/>
              <w:szCs w:val="24"/>
              <w:highlight w:val="yellow"/>
              <w:lang w:eastAsia="pt-PT"/>
            </w:rPr>
          </w:rPrChange>
        </w:rPr>
        <w:t>autoriza</w:t>
      </w:r>
      <w:del w:id="188" w:author="Adelino Naquarta Sepalanga Domingos" w:date="2025-02-28T14:53:00Z" w16du:dateUtc="2025-02-28T13:53:00Z">
        <w:r w:rsidRPr="00EC09E5" w:rsidDel="00106D8A">
          <w:rPr>
            <w:rFonts w:ascii="Arial" w:eastAsia="Times New Roman" w:hAnsi="Arial" w:cs="Arial"/>
            <w:sz w:val="24"/>
            <w:szCs w:val="24"/>
            <w:lang w:eastAsia="pt-PT"/>
            <w:rPrChange w:id="189" w:author="Adelino Naquarta Sepalanga Domingos" w:date="2025-03-05T07:41:00Z" w16du:dateUtc="2025-03-05T06:41:00Z">
              <w:rPr>
                <w:rFonts w:ascii="Arial" w:eastAsia="Times New Roman" w:hAnsi="Arial" w:cs="Arial"/>
                <w:sz w:val="24"/>
                <w:szCs w:val="24"/>
                <w:highlight w:val="yellow"/>
                <w:lang w:eastAsia="pt-PT"/>
              </w:rPr>
            </w:rPrChange>
          </w:rPr>
          <w:delText>r</w:delText>
        </w:r>
      </w:del>
      <w:r w:rsidRPr="00EC09E5">
        <w:rPr>
          <w:rFonts w:ascii="Arial" w:eastAsia="Times New Roman" w:hAnsi="Arial" w:cs="Arial"/>
          <w:sz w:val="24"/>
          <w:szCs w:val="24"/>
          <w:lang w:eastAsia="pt-PT"/>
          <w:rPrChange w:id="190" w:author="Adelino Naquarta Sepalanga Domingos" w:date="2025-03-05T07:41:00Z" w16du:dateUtc="2025-03-05T06:41:00Z">
            <w:rPr>
              <w:rFonts w:ascii="Arial" w:eastAsia="Times New Roman" w:hAnsi="Arial" w:cs="Arial"/>
              <w:sz w:val="24"/>
              <w:szCs w:val="24"/>
              <w:highlight w:val="yellow"/>
              <w:lang w:eastAsia="pt-PT"/>
            </w:rPr>
          </w:rPrChange>
        </w:rPr>
        <w:t xml:space="preserve"> os </w:t>
      </w:r>
      <w:r w:rsidRPr="00EC09E5">
        <w:rPr>
          <w:rFonts w:ascii="Arial" w:eastAsia="Times New Roman" w:hAnsi="Arial" w:cs="Arial"/>
          <w:i/>
          <w:iCs/>
          <w:sz w:val="24"/>
          <w:szCs w:val="24"/>
          <w:lang w:eastAsia="pt-PT"/>
          <w:rPrChange w:id="191" w:author="Adelino Naquarta Sepalanga Domingos" w:date="2025-03-05T07:41:00Z" w16du:dateUtc="2025-03-05T06:41:00Z">
            <w:rPr>
              <w:rFonts w:ascii="Arial" w:eastAsia="Times New Roman" w:hAnsi="Arial" w:cs="Arial"/>
              <w:i/>
              <w:iCs/>
              <w:sz w:val="24"/>
              <w:szCs w:val="24"/>
              <w:highlight w:val="yellow"/>
              <w:lang w:eastAsia="pt-PT"/>
            </w:rPr>
          </w:rPrChange>
        </w:rPr>
        <w:t>softwares</w:t>
      </w:r>
      <w:r w:rsidRPr="00EC09E5">
        <w:rPr>
          <w:rFonts w:ascii="Arial" w:eastAsia="Times New Roman" w:hAnsi="Arial" w:cs="Arial"/>
          <w:sz w:val="24"/>
          <w:szCs w:val="24"/>
          <w:lang w:eastAsia="pt-PT"/>
          <w:rPrChange w:id="192" w:author="Adelino Naquarta Sepalanga Domingos" w:date="2025-03-05T07:41:00Z" w16du:dateUtc="2025-03-05T06:41:00Z">
            <w:rPr>
              <w:rFonts w:ascii="Arial" w:eastAsia="Times New Roman" w:hAnsi="Arial" w:cs="Arial"/>
              <w:sz w:val="24"/>
              <w:szCs w:val="24"/>
              <w:highlight w:val="yellow"/>
              <w:lang w:eastAsia="pt-PT"/>
            </w:rPr>
          </w:rPrChange>
        </w:rPr>
        <w:t xml:space="preserve"> dos contribuintes a emitirem os documentos fiscalmente relevantes e essa autorização é feita a cada dois meses</w:t>
      </w:r>
      <w:ins w:id="193" w:author="Adelino Naquarta Sepalanga Domingos" w:date="2025-02-28T11:44:00Z" w16du:dateUtc="2025-02-28T10:44:00Z">
        <w:r w:rsidR="0029475A" w:rsidRPr="00EC09E5">
          <w:rPr>
            <w:rFonts w:ascii="Arial" w:eastAsia="Times New Roman" w:hAnsi="Arial" w:cs="Arial"/>
            <w:sz w:val="24"/>
            <w:szCs w:val="24"/>
            <w:lang w:eastAsia="pt-PT"/>
            <w:rPrChange w:id="194" w:author="Adelino Naquarta Sepalanga Domingos" w:date="2025-03-05T07:41:00Z" w16du:dateUtc="2025-03-05T06:41:00Z">
              <w:rPr>
                <w:rFonts w:ascii="Arial" w:eastAsia="Times New Roman" w:hAnsi="Arial" w:cs="Arial"/>
                <w:sz w:val="24"/>
                <w:szCs w:val="24"/>
                <w:highlight w:val="yellow"/>
                <w:lang w:eastAsia="pt-PT"/>
              </w:rPr>
            </w:rPrChange>
          </w:rPr>
          <w:t>;</w:t>
        </w:r>
      </w:ins>
    </w:p>
    <w:p w14:paraId="5767447C" w14:textId="7C4773FD" w:rsidR="003F3EDE" w:rsidRPr="00EC09E5" w:rsidRDefault="003F3EDE">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Change w:id="195" w:author="Adelino Naquarta Sepalanga Domingos" w:date="2025-03-05T07:41:00Z" w16du:dateUtc="2025-03-05T06:41:00Z">
            <w:rPr>
              <w:rFonts w:ascii="Arial" w:eastAsia="Times New Roman" w:hAnsi="Arial" w:cs="Arial"/>
              <w:sz w:val="24"/>
              <w:szCs w:val="24"/>
              <w:highlight w:val="yellow"/>
              <w:lang w:eastAsia="pt-PT"/>
            </w:rPr>
          </w:rPrChange>
        </w:rPr>
        <w:pPrChange w:id="196" w:author="Adelino Naquarta Sepalanga Domingos" w:date="2025-02-28T11:44:00Z" w16du:dateUtc="2025-02-28T10:44:00Z">
          <w:pPr>
            <w:pStyle w:val="PargrafodaLista"/>
            <w:numPr>
              <w:numId w:val="17"/>
            </w:numPr>
            <w:shd w:val="clear" w:color="auto" w:fill="FFFFFF"/>
            <w:spacing w:before="100" w:beforeAutospacing="1" w:after="100" w:afterAutospacing="1" w:line="276" w:lineRule="auto"/>
            <w:ind w:left="360" w:hanging="360"/>
            <w:jc w:val="both"/>
          </w:pPr>
        </w:pPrChange>
      </w:pPr>
      <w:r w:rsidRPr="00992C7C">
        <w:rPr>
          <w:rFonts w:ascii="Arial" w:eastAsia="Times New Roman" w:hAnsi="Arial" w:cs="Arial"/>
          <w:sz w:val="24"/>
          <w:szCs w:val="24"/>
          <w:highlight w:val="yellow"/>
          <w:lang w:eastAsia="pt-PT"/>
        </w:rPr>
        <w:t xml:space="preserve"> </w:t>
      </w:r>
    </w:p>
    <w:p w14:paraId="2FBB3B8A" w14:textId="77777777" w:rsidR="003F3EDE"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197" w:author="Adelino Naquarta Sepalanga Domingos" w:date="2025-02-28T11:44:00Z" w16du:dateUtc="2025-02-28T10:44:00Z"/>
          <w:rFonts w:ascii="Arial" w:eastAsia="Times New Roman" w:hAnsi="Arial" w:cs="Arial"/>
          <w:sz w:val="24"/>
          <w:szCs w:val="24"/>
          <w:lang w:eastAsia="pt-PT"/>
          <w:rPrChange w:id="198" w:author="Adelino Naquarta Sepalanga Domingos" w:date="2025-03-05T07:41:00Z" w16du:dateUtc="2025-03-05T06:41:00Z">
            <w:rPr>
              <w:ins w:id="199" w:author="Adelino Naquarta Sepalanga Domingos" w:date="2025-02-28T11:44:00Z" w16du:dateUtc="2025-02-28T10:44: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00" w:author="Adelino Naquarta Sepalanga Domingos" w:date="2025-03-05T07:41:00Z" w16du:dateUtc="2025-03-05T06:41:00Z">
            <w:rPr>
              <w:rFonts w:ascii="Arial" w:eastAsia="Times New Roman" w:hAnsi="Arial" w:cs="Arial"/>
              <w:sz w:val="24"/>
              <w:szCs w:val="24"/>
              <w:highlight w:val="yellow"/>
              <w:lang w:eastAsia="pt-PT"/>
            </w:rPr>
          </w:rPrChange>
        </w:rPr>
        <w:t>Os programas validados devem ter a capacidade e importar ficheiros SAF-T;</w:t>
      </w:r>
    </w:p>
    <w:p w14:paraId="53169825" w14:textId="77777777" w:rsidR="0029475A" w:rsidRPr="00EC09E5" w:rsidRDefault="0029475A">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Change w:id="201" w:author="Adelino Naquarta Sepalanga Domingos" w:date="2025-03-05T07:41:00Z" w16du:dateUtc="2025-03-05T06:41:00Z">
            <w:rPr>
              <w:rFonts w:ascii="Arial" w:eastAsia="Times New Roman" w:hAnsi="Arial" w:cs="Arial"/>
              <w:sz w:val="24"/>
              <w:szCs w:val="24"/>
              <w:highlight w:val="yellow"/>
              <w:lang w:eastAsia="pt-PT"/>
            </w:rPr>
          </w:rPrChange>
        </w:rPr>
        <w:pPrChange w:id="202" w:author="Adelino Naquarta Sepalanga Domingos" w:date="2025-02-28T11:45:00Z" w16du:dateUtc="2025-02-28T10:45:00Z">
          <w:pPr>
            <w:pStyle w:val="PargrafodaLista"/>
            <w:numPr>
              <w:numId w:val="17"/>
            </w:numPr>
            <w:shd w:val="clear" w:color="auto" w:fill="FFFFFF"/>
            <w:spacing w:before="100" w:beforeAutospacing="1" w:after="100" w:afterAutospacing="1" w:line="276" w:lineRule="auto"/>
            <w:ind w:left="360" w:hanging="360"/>
            <w:jc w:val="both"/>
          </w:pPr>
        </w:pPrChange>
      </w:pPr>
    </w:p>
    <w:p w14:paraId="2B04AC77" w14:textId="77777777" w:rsidR="0029475A"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203" w:author="Adelino Naquarta Sepalanga Domingos" w:date="2025-02-28T11:45:00Z" w16du:dateUtc="2025-02-28T10:45:00Z"/>
          <w:rFonts w:ascii="Arial" w:eastAsia="Times New Roman" w:hAnsi="Arial" w:cs="Arial"/>
          <w:sz w:val="24"/>
          <w:szCs w:val="24"/>
          <w:lang w:eastAsia="pt-PT"/>
          <w:rPrChange w:id="204" w:author="Adelino Naquarta Sepalanga Domingos" w:date="2025-03-05T07:41:00Z" w16du:dateUtc="2025-03-05T06:41:00Z">
            <w:rPr>
              <w:ins w:id="205" w:author="Adelino Naquarta Sepalanga Domingos" w:date="2025-02-28T11:45:00Z" w16du:dateUtc="2025-02-28T10:45: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06" w:author="Adelino Naquarta Sepalanga Domingos" w:date="2025-03-05T07:41:00Z" w16du:dateUtc="2025-03-05T06:41:00Z">
            <w:rPr>
              <w:rFonts w:ascii="Arial" w:eastAsia="Times New Roman" w:hAnsi="Arial" w:cs="Arial"/>
              <w:sz w:val="24"/>
              <w:szCs w:val="24"/>
              <w:highlight w:val="yellow"/>
              <w:lang w:eastAsia="pt-PT"/>
            </w:rPr>
          </w:rPrChange>
        </w:rPr>
        <w:lastRenderedPageBreak/>
        <w:t xml:space="preserve">Os produtores de </w:t>
      </w:r>
      <w:r w:rsidRPr="00EC09E5">
        <w:rPr>
          <w:rFonts w:ascii="Arial" w:eastAsia="Times New Roman" w:hAnsi="Arial" w:cs="Arial"/>
          <w:i/>
          <w:iCs/>
          <w:sz w:val="24"/>
          <w:szCs w:val="24"/>
          <w:lang w:eastAsia="pt-PT"/>
          <w:rPrChange w:id="207" w:author="Adelino Naquarta Sepalanga Domingos" w:date="2025-03-05T07:41:00Z" w16du:dateUtc="2025-03-05T06:41:00Z">
            <w:rPr>
              <w:rFonts w:ascii="Arial" w:eastAsia="Times New Roman" w:hAnsi="Arial" w:cs="Arial"/>
              <w:i/>
              <w:iCs/>
              <w:sz w:val="24"/>
              <w:szCs w:val="24"/>
              <w:highlight w:val="yellow"/>
              <w:lang w:eastAsia="pt-PT"/>
            </w:rPr>
          </w:rPrChange>
        </w:rPr>
        <w:t>software</w:t>
      </w:r>
      <w:r w:rsidRPr="00EC09E5">
        <w:rPr>
          <w:rFonts w:ascii="Arial" w:eastAsia="Times New Roman" w:hAnsi="Arial" w:cs="Arial"/>
          <w:sz w:val="24"/>
          <w:szCs w:val="24"/>
          <w:lang w:eastAsia="pt-PT"/>
          <w:rPrChange w:id="208" w:author="Adelino Naquarta Sepalanga Domingos" w:date="2025-03-05T07:41:00Z" w16du:dateUtc="2025-03-05T06:41:00Z">
            <w:rPr>
              <w:rFonts w:ascii="Arial" w:eastAsia="Times New Roman" w:hAnsi="Arial" w:cs="Arial"/>
              <w:sz w:val="24"/>
              <w:szCs w:val="24"/>
              <w:highlight w:val="yellow"/>
              <w:lang w:eastAsia="pt-PT"/>
            </w:rPr>
          </w:rPrChange>
        </w:rPr>
        <w:t xml:space="preserve"> são obrigados a informar os seus clientes conhecidos</w:t>
      </w:r>
      <w:ins w:id="209" w:author="Adelino Naquarta Sepalanga Domingos" w:date="2025-02-28T11:45:00Z" w16du:dateUtc="2025-02-28T10:45:00Z">
        <w:r w:rsidR="0029475A" w:rsidRPr="00EC09E5">
          <w:rPr>
            <w:rFonts w:ascii="Arial" w:eastAsia="Times New Roman" w:hAnsi="Arial" w:cs="Arial"/>
            <w:sz w:val="24"/>
            <w:szCs w:val="24"/>
            <w:lang w:eastAsia="pt-PT"/>
            <w:rPrChange w:id="210" w:author="Adelino Naquarta Sepalanga Domingos" w:date="2025-03-05T07:41:00Z" w16du:dateUtc="2025-03-05T06:41:00Z">
              <w:rPr>
                <w:rFonts w:ascii="Arial" w:eastAsia="Times New Roman" w:hAnsi="Arial" w:cs="Arial"/>
                <w:sz w:val="24"/>
                <w:szCs w:val="24"/>
                <w:highlight w:val="yellow"/>
                <w:lang w:eastAsia="pt-PT"/>
              </w:rPr>
            </w:rPrChange>
          </w:rPr>
          <w:t>;</w:t>
        </w:r>
      </w:ins>
    </w:p>
    <w:p w14:paraId="3CE7E597" w14:textId="6E96D20A" w:rsidR="003F3EDE" w:rsidRPr="00EC09E5" w:rsidRDefault="003F3EDE">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Change w:id="211" w:author="Adelino Naquarta Sepalanga Domingos" w:date="2025-03-05T07:42:00Z" w16du:dateUtc="2025-03-05T06:42:00Z">
            <w:rPr>
              <w:rFonts w:ascii="Arial" w:eastAsia="Times New Roman" w:hAnsi="Arial" w:cs="Arial"/>
              <w:sz w:val="24"/>
              <w:szCs w:val="24"/>
              <w:highlight w:val="yellow"/>
              <w:lang w:eastAsia="pt-PT"/>
            </w:rPr>
          </w:rPrChange>
        </w:rPr>
        <w:pPrChange w:id="212" w:author="Adelino Naquarta Sepalanga Domingos" w:date="2025-02-28T11:45:00Z" w16du:dateUtc="2025-02-28T10:45:00Z">
          <w:pPr>
            <w:pStyle w:val="PargrafodaLista"/>
            <w:numPr>
              <w:numId w:val="17"/>
            </w:numPr>
            <w:shd w:val="clear" w:color="auto" w:fill="FFFFFF"/>
            <w:spacing w:before="100" w:beforeAutospacing="1" w:after="100" w:afterAutospacing="1" w:line="276" w:lineRule="auto"/>
            <w:ind w:left="360" w:hanging="360"/>
            <w:jc w:val="both"/>
          </w:pPr>
        </w:pPrChange>
      </w:pPr>
      <w:r w:rsidRPr="00992C7C">
        <w:rPr>
          <w:rFonts w:ascii="Arial" w:eastAsia="Times New Roman" w:hAnsi="Arial" w:cs="Arial"/>
          <w:sz w:val="24"/>
          <w:szCs w:val="24"/>
          <w:highlight w:val="yellow"/>
          <w:lang w:eastAsia="pt-PT"/>
        </w:rPr>
        <w:t xml:space="preserve"> </w:t>
      </w:r>
    </w:p>
    <w:p w14:paraId="275F9E22" w14:textId="2A375C86" w:rsidR="003F3EDE"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213" w:author="Adelino Naquarta Sepalanga Domingos" w:date="2025-02-28T11:45:00Z" w16du:dateUtc="2025-02-28T10:45:00Z"/>
          <w:rFonts w:ascii="Arial" w:eastAsia="Times New Roman" w:hAnsi="Arial" w:cs="Arial"/>
          <w:sz w:val="24"/>
          <w:szCs w:val="24"/>
          <w:lang w:eastAsia="pt-PT"/>
          <w:rPrChange w:id="214" w:author="Adelino Naquarta Sepalanga Domingos" w:date="2025-03-05T07:42:00Z" w16du:dateUtc="2025-03-05T06:42:00Z">
            <w:rPr>
              <w:ins w:id="215" w:author="Adelino Naquarta Sepalanga Domingos" w:date="2025-02-28T11:45:00Z" w16du:dateUtc="2025-02-28T10:45: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16" w:author="Adelino Naquarta Sepalanga Domingos" w:date="2025-03-05T07:42:00Z" w16du:dateUtc="2025-03-05T06:42:00Z">
            <w:rPr>
              <w:rFonts w:ascii="Arial" w:eastAsia="Times New Roman" w:hAnsi="Arial" w:cs="Arial"/>
              <w:sz w:val="24"/>
              <w:szCs w:val="24"/>
              <w:highlight w:val="yellow"/>
              <w:lang w:eastAsia="pt-PT"/>
            </w:rPr>
          </w:rPrChange>
        </w:rPr>
        <w:t xml:space="preserve">A AGT </w:t>
      </w:r>
      <w:del w:id="217" w:author="Adelino Naquarta Sepalanga Domingos" w:date="2025-02-28T14:54:00Z" w16du:dateUtc="2025-02-28T13:54:00Z">
        <w:r w:rsidRPr="00EC09E5" w:rsidDel="00106D8A">
          <w:rPr>
            <w:rFonts w:ascii="Arial" w:eastAsia="Times New Roman" w:hAnsi="Arial" w:cs="Arial"/>
            <w:sz w:val="24"/>
            <w:szCs w:val="24"/>
            <w:lang w:eastAsia="pt-PT"/>
            <w:rPrChange w:id="218" w:author="Adelino Naquarta Sepalanga Domingos" w:date="2025-03-05T07:42:00Z" w16du:dateUtc="2025-03-05T06:42:00Z">
              <w:rPr>
                <w:rFonts w:ascii="Arial" w:eastAsia="Times New Roman" w:hAnsi="Arial" w:cs="Arial"/>
                <w:sz w:val="24"/>
                <w:szCs w:val="24"/>
                <w:highlight w:val="yellow"/>
                <w:lang w:eastAsia="pt-PT"/>
              </w:rPr>
            </w:rPrChange>
          </w:rPr>
          <w:delText xml:space="preserve">deve </w:delText>
        </w:r>
      </w:del>
      <w:r w:rsidRPr="00EC09E5">
        <w:rPr>
          <w:rFonts w:ascii="Arial" w:eastAsia="Times New Roman" w:hAnsi="Arial" w:cs="Arial"/>
          <w:sz w:val="24"/>
          <w:szCs w:val="24"/>
          <w:lang w:eastAsia="pt-PT"/>
          <w:rPrChange w:id="219" w:author="Adelino Naquarta Sepalanga Domingos" w:date="2025-03-05T07:42:00Z" w16du:dateUtc="2025-03-05T06:42:00Z">
            <w:rPr>
              <w:rFonts w:ascii="Arial" w:eastAsia="Times New Roman" w:hAnsi="Arial" w:cs="Arial"/>
              <w:sz w:val="24"/>
              <w:szCs w:val="24"/>
              <w:highlight w:val="yellow"/>
              <w:lang w:eastAsia="pt-PT"/>
            </w:rPr>
          </w:rPrChange>
        </w:rPr>
        <w:t>disponibiliza</w:t>
      </w:r>
      <w:del w:id="220" w:author="Adelino Naquarta Sepalanga Domingos" w:date="2025-02-28T14:54:00Z" w16du:dateUtc="2025-02-28T13:54:00Z">
        <w:r w:rsidRPr="00EC09E5" w:rsidDel="00106D8A">
          <w:rPr>
            <w:rFonts w:ascii="Arial" w:eastAsia="Times New Roman" w:hAnsi="Arial" w:cs="Arial"/>
            <w:sz w:val="24"/>
            <w:szCs w:val="24"/>
            <w:lang w:eastAsia="pt-PT"/>
            <w:rPrChange w:id="221" w:author="Adelino Naquarta Sepalanga Domingos" w:date="2025-03-05T07:42:00Z" w16du:dateUtc="2025-03-05T06:42:00Z">
              <w:rPr>
                <w:rFonts w:ascii="Arial" w:eastAsia="Times New Roman" w:hAnsi="Arial" w:cs="Arial"/>
                <w:sz w:val="24"/>
                <w:szCs w:val="24"/>
                <w:highlight w:val="yellow"/>
                <w:lang w:eastAsia="pt-PT"/>
              </w:rPr>
            </w:rPrChange>
          </w:rPr>
          <w:delText>r</w:delText>
        </w:r>
      </w:del>
      <w:r w:rsidRPr="00EC09E5">
        <w:rPr>
          <w:rFonts w:ascii="Arial" w:eastAsia="Times New Roman" w:hAnsi="Arial" w:cs="Arial"/>
          <w:sz w:val="24"/>
          <w:szCs w:val="24"/>
          <w:lang w:eastAsia="pt-PT"/>
          <w:rPrChange w:id="222" w:author="Adelino Naquarta Sepalanga Domingos" w:date="2025-03-05T07:42:00Z" w16du:dateUtc="2025-03-05T06:42:00Z">
            <w:rPr>
              <w:rFonts w:ascii="Arial" w:eastAsia="Times New Roman" w:hAnsi="Arial" w:cs="Arial"/>
              <w:sz w:val="24"/>
              <w:szCs w:val="24"/>
              <w:highlight w:val="yellow"/>
              <w:lang w:eastAsia="pt-PT"/>
            </w:rPr>
          </w:rPrChange>
        </w:rPr>
        <w:t xml:space="preserve"> uma forma de validação do NIF;</w:t>
      </w:r>
    </w:p>
    <w:p w14:paraId="283C5AA1" w14:textId="77777777" w:rsidR="0029475A" w:rsidRPr="00EC09E5" w:rsidRDefault="0029475A">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Change w:id="223" w:author="Adelino Naquarta Sepalanga Domingos" w:date="2025-03-05T07:42:00Z" w16du:dateUtc="2025-03-05T06:42:00Z">
            <w:rPr>
              <w:rFonts w:ascii="Arial" w:eastAsia="Times New Roman" w:hAnsi="Arial" w:cs="Arial"/>
              <w:sz w:val="24"/>
              <w:szCs w:val="24"/>
              <w:highlight w:val="yellow"/>
              <w:lang w:eastAsia="pt-PT"/>
            </w:rPr>
          </w:rPrChange>
        </w:rPr>
        <w:pPrChange w:id="224" w:author="Adelino Naquarta Sepalanga Domingos" w:date="2025-02-28T11:45:00Z" w16du:dateUtc="2025-02-28T10:45:00Z">
          <w:pPr>
            <w:pStyle w:val="PargrafodaLista"/>
            <w:numPr>
              <w:numId w:val="17"/>
            </w:numPr>
            <w:shd w:val="clear" w:color="auto" w:fill="FFFFFF"/>
            <w:spacing w:before="100" w:beforeAutospacing="1" w:after="100" w:afterAutospacing="1" w:line="276" w:lineRule="auto"/>
            <w:ind w:left="360" w:hanging="360"/>
            <w:jc w:val="both"/>
          </w:pPr>
        </w:pPrChange>
      </w:pPr>
    </w:p>
    <w:p w14:paraId="1A4254BF" w14:textId="77777777" w:rsidR="003F3EDE"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225" w:author="Adelino Naquarta Sepalanga Domingos" w:date="2025-02-28T11:45:00Z" w16du:dateUtc="2025-02-28T10:45:00Z"/>
          <w:rFonts w:ascii="Arial" w:eastAsia="Times New Roman" w:hAnsi="Arial" w:cs="Arial"/>
          <w:sz w:val="24"/>
          <w:szCs w:val="24"/>
          <w:lang w:eastAsia="pt-PT"/>
          <w:rPrChange w:id="226" w:author="Adelino Naquarta Sepalanga Domingos" w:date="2025-03-05T07:42:00Z" w16du:dateUtc="2025-03-05T06:42:00Z">
            <w:rPr>
              <w:ins w:id="227" w:author="Adelino Naquarta Sepalanga Domingos" w:date="2025-02-28T11:45:00Z" w16du:dateUtc="2025-02-28T10:45: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28" w:author="Adelino Naquarta Sepalanga Domingos" w:date="2025-03-05T07:42:00Z" w16du:dateUtc="2025-03-05T06:42:00Z">
            <w:rPr>
              <w:rFonts w:ascii="Arial" w:eastAsia="Times New Roman" w:hAnsi="Arial" w:cs="Arial"/>
              <w:sz w:val="24"/>
              <w:szCs w:val="24"/>
              <w:highlight w:val="yellow"/>
              <w:lang w:eastAsia="pt-PT"/>
            </w:rPr>
          </w:rPrChange>
        </w:rPr>
        <w:t xml:space="preserve"> A AGT deve publicar um manual técnico na sua página com toda informação necessária para garantir o envio dos documentos electrónicos;</w:t>
      </w:r>
    </w:p>
    <w:p w14:paraId="1F58337B" w14:textId="77777777" w:rsidR="0029475A" w:rsidRDefault="0029475A">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highlight w:val="yellow"/>
          <w:lang w:eastAsia="pt-PT"/>
        </w:rPr>
        <w:pPrChange w:id="229" w:author="Adelino Naquarta Sepalanga Domingos" w:date="2025-02-28T11:45:00Z" w16du:dateUtc="2025-02-28T10:45:00Z">
          <w:pPr>
            <w:pStyle w:val="PargrafodaLista"/>
            <w:numPr>
              <w:numId w:val="17"/>
            </w:numPr>
            <w:shd w:val="clear" w:color="auto" w:fill="FFFFFF"/>
            <w:spacing w:before="100" w:beforeAutospacing="1" w:after="100" w:afterAutospacing="1" w:line="276" w:lineRule="auto"/>
            <w:ind w:left="360" w:hanging="360"/>
            <w:jc w:val="both"/>
          </w:pPr>
        </w:pPrChange>
      </w:pPr>
    </w:p>
    <w:p w14:paraId="7DB9E76B" w14:textId="2DD6EBA0" w:rsidR="003F3EDE"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230" w:author="Adelino Naquarta Sepalanga Domingos" w:date="2025-02-28T11:46:00Z" w16du:dateUtc="2025-02-28T10:46:00Z"/>
          <w:rFonts w:ascii="Arial" w:eastAsia="Times New Roman" w:hAnsi="Arial" w:cs="Arial"/>
          <w:sz w:val="24"/>
          <w:szCs w:val="24"/>
          <w:lang w:eastAsia="pt-PT"/>
          <w:rPrChange w:id="231" w:author="Adelino Naquarta Sepalanga Domingos" w:date="2025-03-05T07:42:00Z" w16du:dateUtc="2025-03-05T06:42:00Z">
            <w:rPr>
              <w:ins w:id="232" w:author="Adelino Naquarta Sepalanga Domingos" w:date="2025-02-28T11:46:00Z" w16du:dateUtc="2025-02-28T10:46: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33" w:author="Adelino Naquarta Sepalanga Domingos" w:date="2025-03-05T07:42:00Z" w16du:dateUtc="2025-03-05T06:42:00Z">
            <w:rPr>
              <w:rFonts w:ascii="Arial" w:eastAsia="Times New Roman" w:hAnsi="Arial" w:cs="Arial"/>
              <w:sz w:val="24"/>
              <w:szCs w:val="24"/>
              <w:highlight w:val="yellow"/>
              <w:lang w:eastAsia="pt-PT"/>
            </w:rPr>
          </w:rPrChange>
        </w:rPr>
        <w:t xml:space="preserve">As facturas e documentos rectificativos devem conter um </w:t>
      </w:r>
      <w:proofErr w:type="spellStart"/>
      <w:r w:rsidRPr="00EC09E5">
        <w:rPr>
          <w:rFonts w:ascii="Arial" w:eastAsia="Times New Roman" w:hAnsi="Arial" w:cs="Arial"/>
          <w:sz w:val="24"/>
          <w:szCs w:val="24"/>
          <w:lang w:eastAsia="pt-PT"/>
          <w:rPrChange w:id="234" w:author="Adelino Naquarta Sepalanga Domingos" w:date="2025-03-05T07:42:00Z" w16du:dateUtc="2025-03-05T06:42:00Z">
            <w:rPr>
              <w:rFonts w:ascii="Arial" w:eastAsia="Times New Roman" w:hAnsi="Arial" w:cs="Arial"/>
              <w:sz w:val="24"/>
              <w:szCs w:val="24"/>
              <w:highlight w:val="yellow"/>
              <w:lang w:eastAsia="pt-PT"/>
            </w:rPr>
          </w:rPrChange>
        </w:rPr>
        <w:t>QRCode</w:t>
      </w:r>
      <w:proofErr w:type="spellEnd"/>
      <w:r w:rsidRPr="00EC09E5">
        <w:rPr>
          <w:rFonts w:ascii="Arial" w:eastAsia="Times New Roman" w:hAnsi="Arial" w:cs="Arial"/>
          <w:sz w:val="24"/>
          <w:szCs w:val="24"/>
          <w:lang w:eastAsia="pt-PT"/>
          <w:rPrChange w:id="235" w:author="Adelino Naquarta Sepalanga Domingos" w:date="2025-03-05T07:42:00Z" w16du:dateUtc="2025-03-05T06:42:00Z">
            <w:rPr>
              <w:rFonts w:ascii="Arial" w:eastAsia="Times New Roman" w:hAnsi="Arial" w:cs="Arial"/>
              <w:sz w:val="24"/>
              <w:szCs w:val="24"/>
              <w:highlight w:val="yellow"/>
              <w:lang w:eastAsia="pt-PT"/>
            </w:rPr>
          </w:rPrChange>
        </w:rPr>
        <w:t xml:space="preserve"> que permite abrir directamente esses documentos com um dispositivo capaz de ler </w:t>
      </w:r>
      <w:proofErr w:type="spellStart"/>
      <w:r w:rsidRPr="00EC09E5">
        <w:rPr>
          <w:rFonts w:ascii="Arial" w:eastAsia="Times New Roman" w:hAnsi="Arial" w:cs="Arial"/>
          <w:sz w:val="24"/>
          <w:szCs w:val="24"/>
          <w:lang w:eastAsia="pt-PT"/>
          <w:rPrChange w:id="236" w:author="Adelino Naquarta Sepalanga Domingos" w:date="2025-03-05T07:42:00Z" w16du:dateUtc="2025-03-05T06:42:00Z">
            <w:rPr>
              <w:rFonts w:ascii="Arial" w:eastAsia="Times New Roman" w:hAnsi="Arial" w:cs="Arial"/>
              <w:sz w:val="24"/>
              <w:szCs w:val="24"/>
              <w:highlight w:val="yellow"/>
              <w:lang w:eastAsia="pt-PT"/>
            </w:rPr>
          </w:rPrChange>
        </w:rPr>
        <w:t>QRCode</w:t>
      </w:r>
      <w:proofErr w:type="spellEnd"/>
      <w:ins w:id="237" w:author="Adelino Naquarta Sepalanga Domingos" w:date="2025-03-05T07:43:00Z" w16du:dateUtc="2025-03-05T06:43:00Z">
        <w:r w:rsidR="00EC09E5">
          <w:rPr>
            <w:rFonts w:ascii="Arial" w:eastAsia="Times New Roman" w:hAnsi="Arial" w:cs="Arial"/>
            <w:sz w:val="24"/>
            <w:szCs w:val="24"/>
            <w:lang w:eastAsia="pt-PT"/>
          </w:rPr>
          <w:t>;</w:t>
        </w:r>
      </w:ins>
      <w:del w:id="238" w:author="Adelino Naquarta Sepalanga Domingos" w:date="2025-03-05T07:43:00Z" w16du:dateUtc="2025-03-05T06:43:00Z">
        <w:r w:rsidRPr="00EC09E5" w:rsidDel="00EC09E5">
          <w:rPr>
            <w:rFonts w:ascii="Arial" w:eastAsia="Times New Roman" w:hAnsi="Arial" w:cs="Arial"/>
            <w:sz w:val="24"/>
            <w:szCs w:val="24"/>
            <w:lang w:eastAsia="pt-PT"/>
            <w:rPrChange w:id="239" w:author="Adelino Naquarta Sepalanga Domingos" w:date="2025-03-05T07:42:00Z" w16du:dateUtc="2025-03-05T06:42:00Z">
              <w:rPr>
                <w:rFonts w:ascii="Arial" w:eastAsia="Times New Roman" w:hAnsi="Arial" w:cs="Arial"/>
                <w:sz w:val="24"/>
                <w:szCs w:val="24"/>
                <w:highlight w:val="yellow"/>
                <w:lang w:eastAsia="pt-PT"/>
              </w:rPr>
            </w:rPrChange>
          </w:rPr>
          <w:delText>.</w:delText>
        </w:r>
      </w:del>
      <w:r w:rsidRPr="00EC09E5">
        <w:rPr>
          <w:rFonts w:ascii="Arial" w:eastAsia="Times New Roman" w:hAnsi="Arial" w:cs="Arial"/>
          <w:sz w:val="24"/>
          <w:szCs w:val="24"/>
          <w:lang w:eastAsia="pt-PT"/>
          <w:rPrChange w:id="240" w:author="Adelino Naquarta Sepalanga Domingos" w:date="2025-03-05T07:42:00Z" w16du:dateUtc="2025-03-05T06:42:00Z">
            <w:rPr>
              <w:rFonts w:ascii="Arial" w:eastAsia="Times New Roman" w:hAnsi="Arial" w:cs="Arial"/>
              <w:sz w:val="24"/>
              <w:szCs w:val="24"/>
              <w:highlight w:val="yellow"/>
              <w:lang w:eastAsia="pt-PT"/>
            </w:rPr>
          </w:rPrChange>
        </w:rPr>
        <w:t xml:space="preserve"> </w:t>
      </w:r>
    </w:p>
    <w:p w14:paraId="511B4F74" w14:textId="77777777" w:rsidR="0029475A" w:rsidRPr="00EC09E5" w:rsidRDefault="0029475A">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Change w:id="241" w:author="Adelino Naquarta Sepalanga Domingos" w:date="2025-03-05T07:43:00Z" w16du:dateUtc="2025-03-05T06:43:00Z">
            <w:rPr>
              <w:rFonts w:ascii="Arial" w:eastAsia="Times New Roman" w:hAnsi="Arial" w:cs="Arial"/>
              <w:sz w:val="24"/>
              <w:szCs w:val="24"/>
              <w:highlight w:val="yellow"/>
              <w:lang w:eastAsia="pt-PT"/>
            </w:rPr>
          </w:rPrChange>
        </w:rPr>
        <w:pPrChange w:id="242" w:author="Adelino Naquarta Sepalanga Domingos" w:date="2025-02-28T11:46:00Z" w16du:dateUtc="2025-02-28T10:46:00Z">
          <w:pPr>
            <w:pStyle w:val="PargrafodaLista"/>
            <w:numPr>
              <w:numId w:val="17"/>
            </w:numPr>
            <w:shd w:val="clear" w:color="auto" w:fill="FFFFFF"/>
            <w:spacing w:before="100" w:beforeAutospacing="1" w:after="100" w:afterAutospacing="1" w:line="276" w:lineRule="auto"/>
            <w:ind w:left="360" w:hanging="360"/>
            <w:jc w:val="both"/>
          </w:pPr>
        </w:pPrChange>
      </w:pPr>
    </w:p>
    <w:bookmarkEnd w:id="175"/>
    <w:p w14:paraId="5FEFF160" w14:textId="77777777" w:rsidR="003F3EDE"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243" w:author="Adelino Naquarta Sepalanga Domingos" w:date="2025-02-28T11:46:00Z" w16du:dateUtc="2025-02-28T10:46:00Z"/>
          <w:rFonts w:ascii="Arial" w:eastAsia="Times New Roman" w:hAnsi="Arial" w:cs="Arial"/>
          <w:sz w:val="24"/>
          <w:szCs w:val="24"/>
          <w:lang w:eastAsia="pt-PT"/>
          <w:rPrChange w:id="244" w:author="Adelino Naquarta Sepalanga Domingos" w:date="2025-03-05T07:43:00Z" w16du:dateUtc="2025-03-05T06:43:00Z">
            <w:rPr>
              <w:ins w:id="245" w:author="Adelino Naquarta Sepalanga Domingos" w:date="2025-02-28T11:46:00Z" w16du:dateUtc="2025-02-28T10:46: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46" w:author="Adelino Naquarta Sepalanga Domingos" w:date="2025-03-05T07:43:00Z" w16du:dateUtc="2025-03-05T06:43:00Z">
            <w:rPr>
              <w:rFonts w:ascii="Arial" w:eastAsia="Times New Roman" w:hAnsi="Arial" w:cs="Arial"/>
              <w:sz w:val="24"/>
              <w:szCs w:val="24"/>
              <w:highlight w:val="yellow"/>
              <w:lang w:eastAsia="pt-PT"/>
            </w:rPr>
          </w:rPrChange>
        </w:rPr>
        <w:t>Em caso de ataques informáticos, os contribuintes devem seguir os seguintes procedimentos:</w:t>
      </w:r>
    </w:p>
    <w:p w14:paraId="2BF8F023" w14:textId="77777777" w:rsidR="0029475A" w:rsidRPr="00EC09E5" w:rsidRDefault="0029475A">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Change w:id="247" w:author="Adelino Naquarta Sepalanga Domingos" w:date="2025-03-05T07:43:00Z" w16du:dateUtc="2025-03-05T06:43:00Z">
            <w:rPr>
              <w:rFonts w:ascii="Arial" w:eastAsia="Times New Roman" w:hAnsi="Arial" w:cs="Arial"/>
              <w:sz w:val="24"/>
              <w:szCs w:val="24"/>
              <w:highlight w:val="yellow"/>
              <w:lang w:eastAsia="pt-PT"/>
            </w:rPr>
          </w:rPrChange>
        </w:rPr>
        <w:pPrChange w:id="248" w:author="Adelino Naquarta Sepalanga Domingos" w:date="2025-02-28T11:46:00Z" w16du:dateUtc="2025-02-28T10:46:00Z">
          <w:pPr>
            <w:pStyle w:val="PargrafodaLista"/>
            <w:numPr>
              <w:numId w:val="17"/>
            </w:numPr>
            <w:shd w:val="clear" w:color="auto" w:fill="FFFFFF"/>
            <w:spacing w:before="100" w:beforeAutospacing="1" w:after="100" w:afterAutospacing="1" w:line="276" w:lineRule="auto"/>
            <w:ind w:left="360" w:hanging="360"/>
            <w:jc w:val="both"/>
          </w:pPr>
        </w:pPrChange>
      </w:pPr>
    </w:p>
    <w:p w14:paraId="130BD34F" w14:textId="77777777" w:rsidR="003F3EDE" w:rsidRPr="00EC09E5" w:rsidRDefault="003F3EDE" w:rsidP="003F3EDE">
      <w:pPr>
        <w:pStyle w:val="PargrafodaLista"/>
        <w:numPr>
          <w:ilvl w:val="0"/>
          <w:numId w:val="26"/>
        </w:numPr>
        <w:shd w:val="clear" w:color="auto" w:fill="FFFFFF"/>
        <w:spacing w:before="100" w:beforeAutospacing="1" w:after="100" w:afterAutospacing="1" w:line="276" w:lineRule="auto"/>
        <w:jc w:val="both"/>
        <w:rPr>
          <w:ins w:id="249" w:author="Adelino Naquarta Sepalanga Domingos" w:date="2025-02-28T11:46:00Z" w16du:dateUtc="2025-02-28T10:46:00Z"/>
          <w:rFonts w:ascii="Arial" w:eastAsia="Times New Roman" w:hAnsi="Arial" w:cs="Arial"/>
          <w:sz w:val="24"/>
          <w:szCs w:val="24"/>
          <w:lang w:eastAsia="pt-PT"/>
          <w:rPrChange w:id="250" w:author="Adelino Naquarta Sepalanga Domingos" w:date="2025-03-05T07:43:00Z" w16du:dateUtc="2025-03-05T06:43:00Z">
            <w:rPr>
              <w:ins w:id="251" w:author="Adelino Naquarta Sepalanga Domingos" w:date="2025-02-28T11:46:00Z" w16du:dateUtc="2025-02-28T10:46: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52" w:author="Adelino Naquarta Sepalanga Domingos" w:date="2025-03-05T07:43:00Z" w16du:dateUtc="2025-03-05T06:43:00Z">
            <w:rPr>
              <w:rFonts w:ascii="Arial" w:eastAsia="Times New Roman" w:hAnsi="Arial" w:cs="Arial"/>
              <w:sz w:val="24"/>
              <w:szCs w:val="24"/>
              <w:highlight w:val="yellow"/>
              <w:lang w:eastAsia="pt-PT"/>
            </w:rPr>
          </w:rPrChange>
        </w:rPr>
        <w:t>Comunicar o incidente às entidades;</w:t>
      </w:r>
    </w:p>
    <w:p w14:paraId="0489F26C" w14:textId="77777777" w:rsidR="0029475A" w:rsidRPr="00EC09E5" w:rsidRDefault="0029475A">
      <w:pPr>
        <w:pStyle w:val="PargrafodaLista"/>
        <w:shd w:val="clear" w:color="auto" w:fill="FFFFFF"/>
        <w:spacing w:before="100" w:beforeAutospacing="1" w:after="100" w:afterAutospacing="1" w:line="276" w:lineRule="auto"/>
        <w:ind w:left="1080"/>
        <w:jc w:val="both"/>
        <w:rPr>
          <w:rFonts w:ascii="Arial" w:eastAsia="Times New Roman" w:hAnsi="Arial" w:cs="Arial"/>
          <w:sz w:val="24"/>
          <w:szCs w:val="24"/>
          <w:lang w:eastAsia="pt-PT"/>
          <w:rPrChange w:id="253" w:author="Adelino Naquarta Sepalanga Domingos" w:date="2025-03-05T07:43:00Z" w16du:dateUtc="2025-03-05T06:43:00Z">
            <w:rPr>
              <w:rFonts w:ascii="Arial" w:eastAsia="Times New Roman" w:hAnsi="Arial" w:cs="Arial"/>
              <w:sz w:val="24"/>
              <w:szCs w:val="24"/>
              <w:highlight w:val="yellow"/>
              <w:lang w:eastAsia="pt-PT"/>
            </w:rPr>
          </w:rPrChange>
        </w:rPr>
        <w:pPrChange w:id="254" w:author="Adelino Naquarta Sepalanga Domingos" w:date="2025-02-28T11:46:00Z" w16du:dateUtc="2025-02-28T10:46:00Z">
          <w:pPr>
            <w:pStyle w:val="PargrafodaLista"/>
            <w:numPr>
              <w:numId w:val="26"/>
            </w:numPr>
            <w:shd w:val="clear" w:color="auto" w:fill="FFFFFF"/>
            <w:spacing w:before="100" w:beforeAutospacing="1" w:after="100" w:afterAutospacing="1" w:line="276" w:lineRule="auto"/>
            <w:ind w:left="1080" w:hanging="360"/>
            <w:jc w:val="both"/>
          </w:pPr>
        </w:pPrChange>
      </w:pPr>
    </w:p>
    <w:p w14:paraId="47B63299" w14:textId="77777777" w:rsidR="003F3EDE" w:rsidRPr="00EC09E5" w:rsidRDefault="003F3EDE" w:rsidP="003F3EDE">
      <w:pPr>
        <w:pStyle w:val="PargrafodaLista"/>
        <w:numPr>
          <w:ilvl w:val="0"/>
          <w:numId w:val="26"/>
        </w:numPr>
        <w:shd w:val="clear" w:color="auto" w:fill="FFFFFF"/>
        <w:spacing w:before="100" w:beforeAutospacing="1" w:after="100" w:afterAutospacing="1" w:line="276" w:lineRule="auto"/>
        <w:jc w:val="both"/>
        <w:rPr>
          <w:ins w:id="255" w:author="Adelino Naquarta Sepalanga Domingos" w:date="2025-02-28T11:46:00Z" w16du:dateUtc="2025-02-28T10:46:00Z"/>
          <w:rFonts w:ascii="Arial" w:eastAsia="Times New Roman" w:hAnsi="Arial" w:cs="Arial"/>
          <w:sz w:val="24"/>
          <w:szCs w:val="24"/>
          <w:lang w:eastAsia="pt-PT"/>
          <w:rPrChange w:id="256" w:author="Adelino Naquarta Sepalanga Domingos" w:date="2025-03-05T07:43:00Z" w16du:dateUtc="2025-03-05T06:43:00Z">
            <w:rPr>
              <w:ins w:id="257" w:author="Adelino Naquarta Sepalanga Domingos" w:date="2025-02-28T11:46:00Z" w16du:dateUtc="2025-02-28T10:46: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58" w:author="Adelino Naquarta Sepalanga Domingos" w:date="2025-03-05T07:43:00Z" w16du:dateUtc="2025-03-05T06:43:00Z">
            <w:rPr>
              <w:rFonts w:ascii="Arial" w:eastAsia="Times New Roman" w:hAnsi="Arial" w:cs="Arial"/>
              <w:sz w:val="24"/>
              <w:szCs w:val="24"/>
              <w:highlight w:val="yellow"/>
              <w:lang w:eastAsia="pt-PT"/>
            </w:rPr>
          </w:rPrChange>
        </w:rPr>
        <w:t xml:space="preserve">Evitar alterar ou apagar dados, mantendo registos dos </w:t>
      </w:r>
      <w:proofErr w:type="spellStart"/>
      <w:r w:rsidRPr="00EC09E5">
        <w:rPr>
          <w:rFonts w:ascii="Arial" w:eastAsia="Times New Roman" w:hAnsi="Arial" w:cs="Arial"/>
          <w:i/>
          <w:iCs/>
          <w:sz w:val="24"/>
          <w:szCs w:val="24"/>
          <w:lang w:eastAsia="pt-PT"/>
          <w:rPrChange w:id="259" w:author="Adelino Naquarta Sepalanga Domingos" w:date="2025-03-05T07:43:00Z" w16du:dateUtc="2025-03-05T06:43:00Z">
            <w:rPr>
              <w:rFonts w:ascii="Arial" w:eastAsia="Times New Roman" w:hAnsi="Arial" w:cs="Arial"/>
              <w:i/>
              <w:iCs/>
              <w:sz w:val="24"/>
              <w:szCs w:val="24"/>
              <w:highlight w:val="yellow"/>
              <w:lang w:eastAsia="pt-PT"/>
            </w:rPr>
          </w:rPrChange>
        </w:rPr>
        <w:t>logs</w:t>
      </w:r>
      <w:proofErr w:type="spellEnd"/>
      <w:r w:rsidRPr="00EC09E5">
        <w:rPr>
          <w:rFonts w:ascii="Arial" w:eastAsia="Times New Roman" w:hAnsi="Arial" w:cs="Arial"/>
          <w:sz w:val="24"/>
          <w:szCs w:val="24"/>
          <w:lang w:eastAsia="pt-PT"/>
          <w:rPrChange w:id="260" w:author="Adelino Naquarta Sepalanga Domingos" w:date="2025-03-05T07:43:00Z" w16du:dateUtc="2025-03-05T06:43:00Z">
            <w:rPr>
              <w:rFonts w:ascii="Arial" w:eastAsia="Times New Roman" w:hAnsi="Arial" w:cs="Arial"/>
              <w:sz w:val="24"/>
              <w:szCs w:val="24"/>
              <w:highlight w:val="yellow"/>
              <w:lang w:eastAsia="pt-PT"/>
            </w:rPr>
          </w:rPrChange>
        </w:rPr>
        <w:t xml:space="preserve"> de sistema e eventuais mensagens relacionadas ao ataque para investigação forense;</w:t>
      </w:r>
    </w:p>
    <w:p w14:paraId="3779524E" w14:textId="77777777" w:rsidR="0029475A" w:rsidRPr="00EC09E5" w:rsidRDefault="0029475A">
      <w:pPr>
        <w:pStyle w:val="PargrafodaLista"/>
        <w:shd w:val="clear" w:color="auto" w:fill="FFFFFF"/>
        <w:spacing w:before="100" w:beforeAutospacing="1" w:after="100" w:afterAutospacing="1" w:line="276" w:lineRule="auto"/>
        <w:ind w:left="1080"/>
        <w:jc w:val="both"/>
        <w:rPr>
          <w:rFonts w:ascii="Arial" w:eastAsia="Times New Roman" w:hAnsi="Arial" w:cs="Arial"/>
          <w:sz w:val="24"/>
          <w:szCs w:val="24"/>
          <w:lang w:eastAsia="pt-PT"/>
          <w:rPrChange w:id="261" w:author="Adelino Naquarta Sepalanga Domingos" w:date="2025-03-05T07:43:00Z" w16du:dateUtc="2025-03-05T06:43:00Z">
            <w:rPr>
              <w:rFonts w:ascii="Arial" w:eastAsia="Times New Roman" w:hAnsi="Arial" w:cs="Arial"/>
              <w:sz w:val="24"/>
              <w:szCs w:val="24"/>
              <w:highlight w:val="yellow"/>
              <w:lang w:eastAsia="pt-PT"/>
            </w:rPr>
          </w:rPrChange>
        </w:rPr>
        <w:pPrChange w:id="262" w:author="Adelino Naquarta Sepalanga Domingos" w:date="2025-02-28T11:46:00Z" w16du:dateUtc="2025-02-28T10:46:00Z">
          <w:pPr>
            <w:pStyle w:val="PargrafodaLista"/>
            <w:numPr>
              <w:numId w:val="26"/>
            </w:numPr>
            <w:shd w:val="clear" w:color="auto" w:fill="FFFFFF"/>
            <w:spacing w:before="100" w:beforeAutospacing="1" w:after="100" w:afterAutospacing="1" w:line="276" w:lineRule="auto"/>
            <w:ind w:left="1080" w:hanging="360"/>
            <w:jc w:val="both"/>
          </w:pPr>
        </w:pPrChange>
      </w:pPr>
    </w:p>
    <w:p w14:paraId="33BFFA90" w14:textId="77777777" w:rsidR="003F3EDE" w:rsidRPr="00EC09E5" w:rsidRDefault="003F3EDE" w:rsidP="003F3EDE">
      <w:pPr>
        <w:pStyle w:val="PargrafodaLista"/>
        <w:numPr>
          <w:ilvl w:val="0"/>
          <w:numId w:val="26"/>
        </w:numPr>
        <w:shd w:val="clear" w:color="auto" w:fill="FFFFFF"/>
        <w:spacing w:before="100" w:beforeAutospacing="1" w:after="100" w:afterAutospacing="1" w:line="276" w:lineRule="auto"/>
        <w:jc w:val="both"/>
        <w:rPr>
          <w:ins w:id="263" w:author="Adelino Naquarta Sepalanga Domingos" w:date="2025-02-28T11:46:00Z" w16du:dateUtc="2025-02-28T10:46:00Z"/>
          <w:rFonts w:ascii="Arial" w:eastAsia="Times New Roman" w:hAnsi="Arial" w:cs="Arial"/>
          <w:sz w:val="24"/>
          <w:szCs w:val="24"/>
          <w:lang w:eastAsia="pt-PT"/>
          <w:rPrChange w:id="264" w:author="Adelino Naquarta Sepalanga Domingos" w:date="2025-03-05T07:43:00Z" w16du:dateUtc="2025-03-05T06:43:00Z">
            <w:rPr>
              <w:ins w:id="265" w:author="Adelino Naquarta Sepalanga Domingos" w:date="2025-02-28T11:46:00Z" w16du:dateUtc="2025-02-28T10:46: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66" w:author="Adelino Naquarta Sepalanga Domingos" w:date="2025-03-05T07:43:00Z" w16du:dateUtc="2025-03-05T06:43:00Z">
            <w:rPr>
              <w:rFonts w:ascii="Arial" w:eastAsia="Times New Roman" w:hAnsi="Arial" w:cs="Arial"/>
              <w:sz w:val="24"/>
              <w:szCs w:val="24"/>
              <w:highlight w:val="yellow"/>
              <w:lang w:eastAsia="pt-PT"/>
            </w:rPr>
          </w:rPrChange>
        </w:rPr>
        <w:t>Realizar uma análise detalhada para identificar possíveis perdas ou alterações de dados, e comparar com cópias de segurança;</w:t>
      </w:r>
    </w:p>
    <w:p w14:paraId="53B40E4D" w14:textId="77777777" w:rsidR="0029475A" w:rsidRPr="00EC09E5" w:rsidRDefault="0029475A">
      <w:pPr>
        <w:pStyle w:val="PargrafodaLista"/>
        <w:shd w:val="clear" w:color="auto" w:fill="FFFFFF"/>
        <w:spacing w:before="100" w:beforeAutospacing="1" w:after="100" w:afterAutospacing="1" w:line="276" w:lineRule="auto"/>
        <w:ind w:left="1080"/>
        <w:jc w:val="both"/>
        <w:rPr>
          <w:rFonts w:ascii="Arial" w:eastAsia="Times New Roman" w:hAnsi="Arial" w:cs="Arial"/>
          <w:sz w:val="24"/>
          <w:szCs w:val="24"/>
          <w:lang w:eastAsia="pt-PT"/>
          <w:rPrChange w:id="267" w:author="Adelino Naquarta Sepalanga Domingos" w:date="2025-03-05T07:43:00Z" w16du:dateUtc="2025-03-05T06:43:00Z">
            <w:rPr>
              <w:rFonts w:ascii="Arial" w:eastAsia="Times New Roman" w:hAnsi="Arial" w:cs="Arial"/>
              <w:sz w:val="24"/>
              <w:szCs w:val="24"/>
              <w:highlight w:val="yellow"/>
              <w:lang w:eastAsia="pt-PT"/>
            </w:rPr>
          </w:rPrChange>
        </w:rPr>
        <w:pPrChange w:id="268" w:author="Adelino Naquarta Sepalanga Domingos" w:date="2025-02-28T11:46:00Z" w16du:dateUtc="2025-02-28T10:46:00Z">
          <w:pPr>
            <w:pStyle w:val="PargrafodaLista"/>
            <w:numPr>
              <w:numId w:val="26"/>
            </w:numPr>
            <w:shd w:val="clear" w:color="auto" w:fill="FFFFFF"/>
            <w:spacing w:before="100" w:beforeAutospacing="1" w:after="100" w:afterAutospacing="1" w:line="276" w:lineRule="auto"/>
            <w:ind w:left="1080" w:hanging="360"/>
            <w:jc w:val="both"/>
          </w:pPr>
        </w:pPrChange>
      </w:pPr>
    </w:p>
    <w:p w14:paraId="66FC3E20" w14:textId="7D4FC9CF" w:rsidR="003F3EDE" w:rsidRPr="00EC09E5" w:rsidRDefault="003F3EDE" w:rsidP="003F3EDE">
      <w:pPr>
        <w:pStyle w:val="PargrafodaLista"/>
        <w:numPr>
          <w:ilvl w:val="0"/>
          <w:numId w:val="26"/>
        </w:numPr>
        <w:shd w:val="clear" w:color="auto" w:fill="FFFFFF"/>
        <w:spacing w:before="100" w:beforeAutospacing="1" w:after="100" w:afterAutospacing="1" w:line="276" w:lineRule="auto"/>
        <w:jc w:val="both"/>
        <w:rPr>
          <w:ins w:id="269" w:author="Adelino Naquarta Sepalanga Domingos" w:date="2025-02-28T11:47:00Z" w16du:dateUtc="2025-02-28T10:47:00Z"/>
          <w:rFonts w:ascii="Arial" w:eastAsia="Times New Roman" w:hAnsi="Arial" w:cs="Arial"/>
          <w:sz w:val="24"/>
          <w:szCs w:val="24"/>
          <w:lang w:eastAsia="pt-PT"/>
          <w:rPrChange w:id="270" w:author="Adelino Naquarta Sepalanga Domingos" w:date="2025-03-05T07:43:00Z" w16du:dateUtc="2025-03-05T06:43:00Z">
            <w:rPr>
              <w:ins w:id="271" w:author="Adelino Naquarta Sepalanga Domingos" w:date="2025-02-28T11:47:00Z" w16du:dateUtc="2025-02-28T10:47: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72" w:author="Adelino Naquarta Sepalanga Domingos" w:date="2025-03-05T07:43:00Z" w16du:dateUtc="2025-03-05T06:43:00Z">
            <w:rPr>
              <w:rFonts w:ascii="Arial" w:eastAsia="Times New Roman" w:hAnsi="Arial" w:cs="Arial"/>
              <w:sz w:val="24"/>
              <w:szCs w:val="24"/>
              <w:highlight w:val="yellow"/>
              <w:lang w:eastAsia="pt-PT"/>
            </w:rPr>
          </w:rPrChange>
        </w:rPr>
        <w:t xml:space="preserve">Outros que os fabricantes de </w:t>
      </w:r>
      <w:r w:rsidRPr="00EC09E5">
        <w:rPr>
          <w:rFonts w:ascii="Arial" w:eastAsia="Times New Roman" w:hAnsi="Arial" w:cs="Arial"/>
          <w:i/>
          <w:iCs/>
          <w:sz w:val="24"/>
          <w:szCs w:val="24"/>
          <w:lang w:eastAsia="pt-PT"/>
          <w:rPrChange w:id="273" w:author="Adelino Naquarta Sepalanga Domingos" w:date="2025-03-05T07:43:00Z" w16du:dateUtc="2025-03-05T06:43:00Z">
            <w:rPr>
              <w:rFonts w:ascii="Arial" w:eastAsia="Times New Roman" w:hAnsi="Arial" w:cs="Arial"/>
              <w:i/>
              <w:iCs/>
              <w:sz w:val="24"/>
              <w:szCs w:val="24"/>
              <w:highlight w:val="yellow"/>
              <w:lang w:eastAsia="pt-PT"/>
            </w:rPr>
          </w:rPrChange>
        </w:rPr>
        <w:t>softwares</w:t>
      </w:r>
      <w:r w:rsidRPr="00EC09E5">
        <w:rPr>
          <w:rFonts w:ascii="Arial" w:eastAsia="Times New Roman" w:hAnsi="Arial" w:cs="Arial"/>
          <w:sz w:val="24"/>
          <w:szCs w:val="24"/>
          <w:lang w:eastAsia="pt-PT"/>
          <w:rPrChange w:id="274" w:author="Adelino Naquarta Sepalanga Domingos" w:date="2025-03-05T07:43:00Z" w16du:dateUtc="2025-03-05T06:43:00Z">
            <w:rPr>
              <w:rFonts w:ascii="Arial" w:eastAsia="Times New Roman" w:hAnsi="Arial" w:cs="Arial"/>
              <w:sz w:val="24"/>
              <w:szCs w:val="24"/>
              <w:highlight w:val="yellow"/>
              <w:lang w:eastAsia="pt-PT"/>
            </w:rPr>
          </w:rPrChange>
        </w:rPr>
        <w:t xml:space="preserve"> julg</w:t>
      </w:r>
      <w:ins w:id="275" w:author="Adelino Naquarta Sepalanga Domingos" w:date="2025-02-28T14:57:00Z" w16du:dateUtc="2025-02-28T13:57:00Z">
        <w:r w:rsidR="00106D8A" w:rsidRPr="00EC09E5">
          <w:rPr>
            <w:rFonts w:ascii="Arial" w:eastAsia="Times New Roman" w:hAnsi="Arial" w:cs="Arial"/>
            <w:sz w:val="24"/>
            <w:szCs w:val="24"/>
            <w:lang w:eastAsia="pt-PT"/>
            <w:rPrChange w:id="276" w:author="Adelino Naquarta Sepalanga Domingos" w:date="2025-03-05T07:43:00Z" w16du:dateUtc="2025-03-05T06:43:00Z">
              <w:rPr>
                <w:rFonts w:ascii="Arial" w:eastAsia="Times New Roman" w:hAnsi="Arial" w:cs="Arial"/>
                <w:sz w:val="24"/>
                <w:szCs w:val="24"/>
                <w:highlight w:val="yellow"/>
                <w:lang w:eastAsia="pt-PT"/>
              </w:rPr>
            </w:rPrChange>
          </w:rPr>
          <w:t>arem</w:t>
        </w:r>
      </w:ins>
      <w:del w:id="277" w:author="Adelino Naquarta Sepalanga Domingos" w:date="2025-02-28T14:57:00Z" w16du:dateUtc="2025-02-28T13:57:00Z">
        <w:r w:rsidRPr="00EC09E5" w:rsidDel="00106D8A">
          <w:rPr>
            <w:rFonts w:ascii="Arial" w:eastAsia="Times New Roman" w:hAnsi="Arial" w:cs="Arial"/>
            <w:sz w:val="24"/>
            <w:szCs w:val="24"/>
            <w:lang w:eastAsia="pt-PT"/>
            <w:rPrChange w:id="278" w:author="Adelino Naquarta Sepalanga Domingos" w:date="2025-03-05T07:43:00Z" w16du:dateUtc="2025-03-05T06:43:00Z">
              <w:rPr>
                <w:rFonts w:ascii="Arial" w:eastAsia="Times New Roman" w:hAnsi="Arial" w:cs="Arial"/>
                <w:sz w:val="24"/>
                <w:szCs w:val="24"/>
                <w:highlight w:val="yellow"/>
                <w:lang w:eastAsia="pt-PT"/>
              </w:rPr>
            </w:rPrChange>
          </w:rPr>
          <w:delText>uem</w:delText>
        </w:r>
      </w:del>
      <w:r w:rsidRPr="00EC09E5">
        <w:rPr>
          <w:rFonts w:ascii="Arial" w:eastAsia="Times New Roman" w:hAnsi="Arial" w:cs="Arial"/>
          <w:sz w:val="24"/>
          <w:szCs w:val="24"/>
          <w:lang w:eastAsia="pt-PT"/>
          <w:rPrChange w:id="279" w:author="Adelino Naquarta Sepalanga Domingos" w:date="2025-03-05T07:43:00Z" w16du:dateUtc="2025-03-05T06:43:00Z">
            <w:rPr>
              <w:rFonts w:ascii="Arial" w:eastAsia="Times New Roman" w:hAnsi="Arial" w:cs="Arial"/>
              <w:sz w:val="24"/>
              <w:szCs w:val="24"/>
              <w:highlight w:val="yellow"/>
              <w:lang w:eastAsia="pt-PT"/>
            </w:rPr>
          </w:rPrChange>
        </w:rPr>
        <w:t xml:space="preserve"> pertinentes e que não violem a legislação em vigor.</w:t>
      </w:r>
    </w:p>
    <w:p w14:paraId="48836A11" w14:textId="77777777" w:rsidR="0029475A" w:rsidRPr="00992C7C" w:rsidRDefault="0029475A">
      <w:pPr>
        <w:pStyle w:val="PargrafodaLista"/>
        <w:shd w:val="clear" w:color="auto" w:fill="FFFFFF"/>
        <w:spacing w:before="100" w:beforeAutospacing="1" w:after="100" w:afterAutospacing="1" w:line="276" w:lineRule="auto"/>
        <w:ind w:left="1080"/>
        <w:jc w:val="both"/>
        <w:rPr>
          <w:rFonts w:ascii="Arial" w:eastAsia="Times New Roman" w:hAnsi="Arial" w:cs="Arial"/>
          <w:sz w:val="24"/>
          <w:szCs w:val="24"/>
          <w:highlight w:val="yellow"/>
          <w:lang w:eastAsia="pt-PT"/>
        </w:rPr>
        <w:pPrChange w:id="280" w:author="Adelino Naquarta Sepalanga Domingos" w:date="2025-02-28T11:47:00Z" w16du:dateUtc="2025-02-28T10:47:00Z">
          <w:pPr>
            <w:pStyle w:val="PargrafodaLista"/>
            <w:numPr>
              <w:numId w:val="26"/>
            </w:numPr>
            <w:shd w:val="clear" w:color="auto" w:fill="FFFFFF"/>
            <w:spacing w:before="100" w:beforeAutospacing="1" w:after="100" w:afterAutospacing="1" w:line="276" w:lineRule="auto"/>
            <w:ind w:left="1080" w:hanging="360"/>
            <w:jc w:val="both"/>
          </w:pPr>
        </w:pPrChange>
      </w:pPr>
    </w:p>
    <w:p w14:paraId="474AA894" w14:textId="77777777" w:rsidR="000E45EC" w:rsidRDefault="000E45EC" w:rsidP="003F3EDE">
      <w:pPr>
        <w:pStyle w:val="PargrafodaLista"/>
        <w:numPr>
          <w:ilvl w:val="0"/>
          <w:numId w:val="17"/>
        </w:numPr>
        <w:shd w:val="clear" w:color="auto" w:fill="FFFFFF"/>
        <w:spacing w:after="0" w:line="276" w:lineRule="auto"/>
        <w:jc w:val="both"/>
        <w:rPr>
          <w:ins w:id="281" w:author="Adelino Naquarta Sepalanga Domingos" w:date="2025-02-28T11:47:00Z" w16du:dateUtc="2025-02-28T10:47:00Z"/>
          <w:rFonts w:ascii="Arial" w:eastAsia="Times New Roman" w:hAnsi="Arial" w:cs="Arial"/>
          <w:sz w:val="24"/>
          <w:szCs w:val="24"/>
          <w:lang w:eastAsia="pt-PT"/>
        </w:rPr>
      </w:pPr>
      <w:r w:rsidRPr="00992C7C">
        <w:rPr>
          <w:rFonts w:ascii="Arial" w:eastAsia="Times New Roman" w:hAnsi="Arial" w:cs="Arial"/>
          <w:sz w:val="24"/>
          <w:szCs w:val="24"/>
          <w:lang w:eastAsia="pt-PT"/>
        </w:rPr>
        <w:t>Os seguintes requisitos técnicos a que se refere o ponto 2 do presente anexo:</w:t>
      </w:r>
    </w:p>
    <w:p w14:paraId="31FAC946" w14:textId="77777777" w:rsidR="0029475A" w:rsidRPr="00992C7C" w:rsidRDefault="0029475A">
      <w:pPr>
        <w:pStyle w:val="PargrafodaLista"/>
        <w:shd w:val="clear" w:color="auto" w:fill="FFFFFF"/>
        <w:spacing w:after="0" w:line="276" w:lineRule="auto"/>
        <w:ind w:left="360"/>
        <w:jc w:val="both"/>
        <w:rPr>
          <w:rFonts w:ascii="Arial" w:eastAsia="Times New Roman" w:hAnsi="Arial" w:cs="Arial"/>
          <w:sz w:val="24"/>
          <w:szCs w:val="24"/>
          <w:lang w:eastAsia="pt-PT"/>
        </w:rPr>
        <w:pPrChange w:id="282" w:author="Adelino Naquarta Sepalanga Domingos" w:date="2025-02-28T11:47:00Z" w16du:dateUtc="2025-02-28T10:47:00Z">
          <w:pPr>
            <w:pStyle w:val="PargrafodaLista"/>
            <w:numPr>
              <w:numId w:val="17"/>
            </w:numPr>
            <w:shd w:val="clear" w:color="auto" w:fill="FFFFFF"/>
            <w:spacing w:after="0" w:line="276" w:lineRule="auto"/>
            <w:ind w:left="360" w:hanging="360"/>
            <w:jc w:val="both"/>
          </w:pPr>
        </w:pPrChange>
      </w:pPr>
    </w:p>
    <w:p w14:paraId="16320C89" w14:textId="77777777" w:rsidR="000E45EC" w:rsidRPr="00992C7C" w:rsidRDefault="000E45EC" w:rsidP="003F3EDE">
      <w:pPr>
        <w:pStyle w:val="PargrafodaLista"/>
        <w:numPr>
          <w:ilvl w:val="0"/>
          <w:numId w:val="12"/>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Deve ser utilizado o algoritmo RSA (algoritmo de criptografia de dados que usa o sistema de chaves assimétricas, chave pública e chave privada);</w:t>
      </w:r>
    </w:p>
    <w:p w14:paraId="1917A449"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3B06470E" w14:textId="77777777" w:rsidR="000E45EC" w:rsidRPr="00992C7C" w:rsidRDefault="000E45EC" w:rsidP="003F3EDE">
      <w:pPr>
        <w:pStyle w:val="PargrafodaLista"/>
        <w:numPr>
          <w:ilvl w:val="0"/>
          <w:numId w:val="12"/>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chave pública a fornecer juntamente com a declaração modelo 8 deve resultar da sua extracção a partir da chave privada, em formato PEM - base 64 e deve ser criado o respectivo ficheiro com a extensão".</w:t>
      </w:r>
      <w:proofErr w:type="spellStart"/>
      <w:r w:rsidRPr="00992C7C">
        <w:rPr>
          <w:rFonts w:ascii="Arial" w:eastAsia="Times New Roman" w:hAnsi="Arial" w:cs="Arial"/>
          <w:sz w:val="24"/>
          <w:szCs w:val="24"/>
          <w:lang w:eastAsia="pt-PT"/>
        </w:rPr>
        <w:t>txt</w:t>
      </w:r>
      <w:proofErr w:type="spellEnd"/>
      <w:r w:rsidRPr="00992C7C">
        <w:rPr>
          <w:rFonts w:ascii="Arial" w:eastAsia="Times New Roman" w:hAnsi="Arial" w:cs="Arial"/>
          <w:sz w:val="24"/>
          <w:szCs w:val="24"/>
          <w:lang w:eastAsia="pt-PT"/>
        </w:rPr>
        <w:t>";</w:t>
      </w:r>
    </w:p>
    <w:p w14:paraId="7AE0C950"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1C97EB1D" w14:textId="385D6FEB" w:rsidR="000E45EC" w:rsidRPr="00992C7C" w:rsidRDefault="000E45EC" w:rsidP="003F3EDE">
      <w:pPr>
        <w:pStyle w:val="PargrafodaLista"/>
        <w:numPr>
          <w:ilvl w:val="0"/>
          <w:numId w:val="12"/>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4.3 - O fabricante de </w:t>
      </w:r>
      <w:r w:rsidRPr="00D86F2D">
        <w:rPr>
          <w:rFonts w:ascii="Arial" w:eastAsia="Times New Roman" w:hAnsi="Arial" w:cs="Arial"/>
          <w:i/>
          <w:iCs/>
          <w:sz w:val="24"/>
          <w:szCs w:val="24"/>
          <w:lang w:eastAsia="pt-PT"/>
        </w:rPr>
        <w:t>software</w:t>
      </w:r>
      <w:r w:rsidRPr="00992C7C">
        <w:rPr>
          <w:rFonts w:ascii="Arial" w:eastAsia="Times New Roman" w:hAnsi="Arial" w:cs="Arial"/>
          <w:sz w:val="24"/>
          <w:szCs w:val="24"/>
          <w:lang w:eastAsia="pt-PT"/>
        </w:rPr>
        <w:t xml:space="preserve"> deve</w:t>
      </w:r>
      <w:del w:id="283" w:author="Adelino Naquarta Sepalanga Domingos" w:date="2025-03-05T09:37:00Z" w16du:dateUtc="2025-03-05T08:37:00Z">
        <w:r w:rsidRPr="00992C7C" w:rsidDel="00B45277">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assegurar que a chave privada utilizada para a criação da assinatura que é do seu exclusivo conhecimento e deve</w:t>
      </w:r>
      <w:del w:id="284" w:author="Adelino Naquarta Sepalanga Domingos" w:date="2025-03-05T09:37:00Z" w16du:dateUtc="2025-03-05T08:37:00Z">
        <w:r w:rsidRPr="00992C7C" w:rsidDel="00B45277">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estar devidamente protegida no </w:t>
      </w:r>
      <w:r w:rsidRPr="00FE424C">
        <w:rPr>
          <w:rFonts w:ascii="Arial" w:eastAsia="Times New Roman" w:hAnsi="Arial" w:cs="Arial"/>
          <w:i/>
          <w:iCs/>
          <w:sz w:val="24"/>
          <w:szCs w:val="24"/>
          <w:lang w:eastAsia="pt-PT"/>
        </w:rPr>
        <w:t>software</w:t>
      </w:r>
      <w:r w:rsidRPr="00992C7C">
        <w:rPr>
          <w:rFonts w:ascii="Arial" w:eastAsia="Times New Roman" w:hAnsi="Arial" w:cs="Arial"/>
          <w:sz w:val="24"/>
          <w:szCs w:val="24"/>
          <w:lang w:eastAsia="pt-PT"/>
        </w:rPr>
        <w:t>;</w:t>
      </w:r>
    </w:p>
    <w:p w14:paraId="0B23847D"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6C9E77CA" w14:textId="18B9EB0D" w:rsidR="000E45EC" w:rsidRPr="00992C7C" w:rsidRDefault="000E45EC" w:rsidP="003F3EDE">
      <w:pPr>
        <w:pStyle w:val="PargrafodaLista"/>
        <w:numPr>
          <w:ilvl w:val="0"/>
          <w:numId w:val="12"/>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4.4 - O texto a assinar relativo ao documento deve</w:t>
      </w:r>
      <w:del w:id="285" w:author="Adelino Naquarta Sepalanga Domingos" w:date="2025-02-28T11:48:00Z" w16du:dateUtc="2025-02-28T10:48:00Z">
        <w:r w:rsidRPr="00992C7C" w:rsidDel="0029475A">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conter os dados concatenados no formato indicado nas notas técnicas para cada campo, separados por ";" (Ponto e vírgula);</w:t>
      </w:r>
    </w:p>
    <w:p w14:paraId="16666C0F" w14:textId="77777777" w:rsidR="000E45EC" w:rsidRPr="00992C7C" w:rsidRDefault="000E45EC" w:rsidP="000E45EC">
      <w:pPr>
        <w:pStyle w:val="PargrafodaLista"/>
        <w:rPr>
          <w:rFonts w:ascii="Arial" w:eastAsia="Times New Roman" w:hAnsi="Arial" w:cs="Arial"/>
          <w:sz w:val="24"/>
          <w:szCs w:val="24"/>
          <w:lang w:eastAsia="pt-PT"/>
        </w:rPr>
      </w:pPr>
    </w:p>
    <w:p w14:paraId="724C2FAC" w14:textId="2782E03D" w:rsidR="000E45EC" w:rsidRDefault="000E45EC" w:rsidP="003F3EDE">
      <w:pPr>
        <w:pStyle w:val="PargrafodaLista"/>
        <w:numPr>
          <w:ilvl w:val="0"/>
          <w:numId w:val="12"/>
        </w:numPr>
        <w:shd w:val="clear" w:color="auto" w:fill="FFFFFF"/>
        <w:spacing w:after="0" w:line="276" w:lineRule="auto"/>
        <w:jc w:val="both"/>
        <w:rPr>
          <w:ins w:id="286" w:author="Adelino Naquarta Sepalanga Domingos" w:date="2025-02-28T11:48:00Z" w16du:dateUtc="2025-02-28T10:48:00Z"/>
          <w:rFonts w:ascii="Arial" w:eastAsia="Times New Roman" w:hAnsi="Arial" w:cs="Arial"/>
          <w:sz w:val="24"/>
          <w:szCs w:val="24"/>
          <w:lang w:eastAsia="pt-PT"/>
        </w:rPr>
      </w:pPr>
      <w:r w:rsidRPr="00992C7C">
        <w:rPr>
          <w:rFonts w:ascii="Arial" w:eastAsia="Times New Roman" w:hAnsi="Arial" w:cs="Arial"/>
          <w:sz w:val="24"/>
          <w:szCs w:val="24"/>
          <w:lang w:eastAsia="pt-PT"/>
        </w:rPr>
        <w:lastRenderedPageBreak/>
        <w:t>Os documentos emitidos e englobados na tabela 4.1 - Documentos comerciais a clientes (</w:t>
      </w:r>
      <w:proofErr w:type="spellStart"/>
      <w:r w:rsidRPr="00992C7C">
        <w:rPr>
          <w:rFonts w:ascii="Arial" w:eastAsia="Times New Roman" w:hAnsi="Arial" w:cs="Arial"/>
          <w:sz w:val="24"/>
          <w:szCs w:val="24"/>
          <w:lang w:eastAsia="pt-PT"/>
        </w:rPr>
        <w:t>SalesInvoices</w:t>
      </w:r>
      <w:proofErr w:type="spellEnd"/>
      <w:r w:rsidRPr="00992C7C">
        <w:rPr>
          <w:rFonts w:ascii="Arial" w:eastAsia="Times New Roman" w:hAnsi="Arial" w:cs="Arial"/>
          <w:sz w:val="24"/>
          <w:szCs w:val="24"/>
          <w:lang w:eastAsia="pt-PT"/>
        </w:rPr>
        <w:t>) referidos no campo Tipo de documento (</w:t>
      </w:r>
      <w:proofErr w:type="spellStart"/>
      <w:r w:rsidRPr="00992C7C">
        <w:rPr>
          <w:rFonts w:ascii="Arial" w:eastAsia="Times New Roman" w:hAnsi="Arial" w:cs="Arial"/>
          <w:sz w:val="24"/>
          <w:szCs w:val="24"/>
          <w:lang w:eastAsia="pt-PT"/>
        </w:rPr>
        <w:t>InvoiceType</w:t>
      </w:r>
      <w:proofErr w:type="spellEnd"/>
      <w:r w:rsidRPr="00992C7C">
        <w:rPr>
          <w:rFonts w:ascii="Arial" w:eastAsia="Times New Roman" w:hAnsi="Arial" w:cs="Arial"/>
          <w:sz w:val="24"/>
          <w:szCs w:val="24"/>
          <w:lang w:eastAsia="pt-PT"/>
        </w:rPr>
        <w:t xml:space="preserve">), </w:t>
      </w:r>
      <w:r w:rsidR="00D537C6" w:rsidRPr="00992C7C">
        <w:rPr>
          <w:rFonts w:ascii="Arial" w:eastAsia="Times New Roman" w:hAnsi="Arial" w:cs="Arial"/>
          <w:sz w:val="24"/>
          <w:szCs w:val="24"/>
          <w:lang w:eastAsia="pt-PT"/>
        </w:rPr>
        <w:t>devem usar</w:t>
      </w:r>
      <w:r w:rsidRPr="00992C7C">
        <w:rPr>
          <w:rFonts w:ascii="Arial" w:eastAsia="Times New Roman" w:hAnsi="Arial" w:cs="Arial"/>
          <w:sz w:val="24"/>
          <w:szCs w:val="24"/>
          <w:lang w:eastAsia="pt-PT"/>
        </w:rPr>
        <w:t xml:space="preserve"> (para a assinatura dos respectivos documentos) os seguintes campos:</w:t>
      </w:r>
    </w:p>
    <w:p w14:paraId="25C3DAC0" w14:textId="77777777" w:rsidR="0029475A" w:rsidRPr="0029475A" w:rsidRDefault="0029475A">
      <w:pPr>
        <w:pStyle w:val="PargrafodaLista"/>
        <w:rPr>
          <w:ins w:id="287" w:author="Adelino Naquarta Sepalanga Domingos" w:date="2025-02-28T11:48:00Z" w16du:dateUtc="2025-02-28T10:48:00Z"/>
          <w:rFonts w:ascii="Arial" w:eastAsia="Times New Roman" w:hAnsi="Arial" w:cs="Arial"/>
          <w:sz w:val="24"/>
          <w:szCs w:val="24"/>
          <w:lang w:eastAsia="pt-PT"/>
          <w:rPrChange w:id="288" w:author="Adelino Naquarta Sepalanga Domingos" w:date="2025-02-28T11:48:00Z" w16du:dateUtc="2025-02-28T10:48:00Z">
            <w:rPr>
              <w:ins w:id="289" w:author="Adelino Naquarta Sepalanga Domingos" w:date="2025-02-28T11:48:00Z" w16du:dateUtc="2025-02-28T10:48:00Z"/>
              <w:lang w:eastAsia="pt-PT"/>
            </w:rPr>
          </w:rPrChange>
        </w:rPr>
        <w:pPrChange w:id="290" w:author="Adelino Naquarta Sepalanga Domingos" w:date="2025-02-28T11:48:00Z" w16du:dateUtc="2025-02-28T10:48:00Z">
          <w:pPr>
            <w:pStyle w:val="PargrafodaLista"/>
            <w:numPr>
              <w:numId w:val="12"/>
            </w:numPr>
            <w:shd w:val="clear" w:color="auto" w:fill="FFFFFF"/>
            <w:spacing w:after="0" w:line="276" w:lineRule="auto"/>
            <w:ind w:hanging="360"/>
            <w:jc w:val="both"/>
          </w:pPr>
        </w:pPrChange>
      </w:pPr>
    </w:p>
    <w:p w14:paraId="75FA7E15" w14:textId="2EDA7B3F" w:rsidR="0029475A" w:rsidRPr="00992C7C" w:rsidDel="0029475A" w:rsidRDefault="0029475A">
      <w:pPr>
        <w:pStyle w:val="PargrafodaLista"/>
        <w:shd w:val="clear" w:color="auto" w:fill="FFFFFF"/>
        <w:spacing w:after="0" w:line="276" w:lineRule="auto"/>
        <w:jc w:val="both"/>
        <w:rPr>
          <w:del w:id="291" w:author="Adelino Naquarta Sepalanga Domingos" w:date="2025-02-28T11:48:00Z" w16du:dateUtc="2025-02-28T10:48:00Z"/>
          <w:rFonts w:ascii="Arial" w:eastAsia="Times New Roman" w:hAnsi="Arial" w:cs="Arial"/>
          <w:sz w:val="24"/>
          <w:szCs w:val="24"/>
          <w:lang w:eastAsia="pt-PT"/>
        </w:rPr>
        <w:pPrChange w:id="292" w:author="Adelino Naquarta Sepalanga Domingos" w:date="2025-02-28T11:48:00Z" w16du:dateUtc="2025-02-28T10:48:00Z">
          <w:pPr>
            <w:pStyle w:val="PargrafodaLista"/>
            <w:numPr>
              <w:numId w:val="12"/>
            </w:numPr>
            <w:shd w:val="clear" w:color="auto" w:fill="FFFFFF"/>
            <w:spacing w:after="0" w:line="276" w:lineRule="auto"/>
            <w:ind w:hanging="360"/>
            <w:jc w:val="both"/>
          </w:pPr>
        </w:pPrChange>
      </w:pPr>
    </w:p>
    <w:p w14:paraId="6FCDCA79" w14:textId="77777777" w:rsidR="000E45EC" w:rsidRPr="00992C7C" w:rsidRDefault="000E45EC">
      <w:pPr>
        <w:pStyle w:val="Default"/>
        <w:numPr>
          <w:ilvl w:val="0"/>
          <w:numId w:val="18"/>
        </w:numPr>
        <w:spacing w:line="276" w:lineRule="auto"/>
        <w:ind w:left="993" w:hanging="75"/>
        <w:jc w:val="both"/>
        <w:pPrChange w:id="293" w:author="Adelino Naquarta Sepalanga Domingos" w:date="2025-02-28T11:49:00Z" w16du:dateUtc="2025-02-28T10:49:00Z">
          <w:pPr>
            <w:pStyle w:val="Default"/>
            <w:numPr>
              <w:numId w:val="18"/>
            </w:numPr>
            <w:spacing w:line="276" w:lineRule="auto"/>
            <w:ind w:left="993" w:hanging="75"/>
          </w:pPr>
        </w:pPrChange>
      </w:pPr>
      <w:r w:rsidRPr="00992C7C">
        <w:t xml:space="preserve">A data de criação do documento de venda [campo </w:t>
      </w:r>
      <w:r w:rsidRPr="00992C7C">
        <w:rPr>
          <w:color w:val="auto"/>
        </w:rPr>
        <w:t xml:space="preserve">4.1.4.7 </w:t>
      </w:r>
      <w:r w:rsidRPr="00992C7C">
        <w:t>- data do documento de venda (</w:t>
      </w:r>
      <w:proofErr w:type="spellStart"/>
      <w:r w:rsidRPr="00992C7C">
        <w:t>InvoiceDate</w:t>
      </w:r>
      <w:proofErr w:type="spellEnd"/>
      <w:r w:rsidRPr="00992C7C">
        <w:t xml:space="preserve">) do SAF-T (AO)]; </w:t>
      </w:r>
    </w:p>
    <w:p w14:paraId="44DD80DD" w14:textId="77777777" w:rsidR="000E45EC" w:rsidRPr="00992C7C" w:rsidRDefault="000E45EC" w:rsidP="000E45EC">
      <w:pPr>
        <w:pStyle w:val="PargrafodaLista"/>
        <w:spacing w:line="240" w:lineRule="auto"/>
        <w:ind w:left="993" w:hanging="75"/>
        <w:rPr>
          <w:rFonts w:ascii="Arial" w:hAnsi="Arial" w:cs="Arial"/>
          <w:sz w:val="24"/>
          <w:szCs w:val="24"/>
        </w:rPr>
      </w:pPr>
    </w:p>
    <w:p w14:paraId="00A57056" w14:textId="77777777" w:rsidR="000E45EC" w:rsidRPr="00992C7C" w:rsidRDefault="000E45EC">
      <w:pPr>
        <w:pStyle w:val="PargrafodaLista"/>
        <w:numPr>
          <w:ilvl w:val="0"/>
          <w:numId w:val="18"/>
        </w:numPr>
        <w:spacing w:line="276" w:lineRule="auto"/>
        <w:ind w:left="993" w:hanging="75"/>
        <w:jc w:val="both"/>
        <w:rPr>
          <w:rFonts w:ascii="Arial" w:hAnsi="Arial" w:cs="Arial"/>
          <w:sz w:val="24"/>
          <w:szCs w:val="24"/>
        </w:rPr>
        <w:pPrChange w:id="294" w:author="Adelino Naquarta Sepalanga Domingos" w:date="2025-02-28T11:49:00Z" w16du:dateUtc="2025-02-28T10:49:00Z">
          <w:pPr>
            <w:pStyle w:val="PargrafodaLista"/>
            <w:numPr>
              <w:numId w:val="18"/>
            </w:numPr>
            <w:spacing w:line="276" w:lineRule="auto"/>
            <w:ind w:left="993" w:hanging="75"/>
          </w:pPr>
        </w:pPrChange>
      </w:pPr>
      <w:r w:rsidRPr="00992C7C">
        <w:rPr>
          <w:rFonts w:ascii="Arial" w:hAnsi="Arial" w:cs="Arial"/>
          <w:sz w:val="24"/>
          <w:szCs w:val="24"/>
        </w:rPr>
        <w:t>A data e hora da criação do documento de venda [campo 4.1.4.12 - data de gravação do documento (</w:t>
      </w:r>
      <w:proofErr w:type="spellStart"/>
      <w:r w:rsidRPr="00992C7C">
        <w:rPr>
          <w:rFonts w:ascii="Arial" w:hAnsi="Arial" w:cs="Arial"/>
          <w:sz w:val="24"/>
          <w:szCs w:val="24"/>
        </w:rPr>
        <w:t>SystemEntryDate</w:t>
      </w:r>
      <w:proofErr w:type="spellEnd"/>
      <w:r w:rsidRPr="00992C7C">
        <w:rPr>
          <w:rFonts w:ascii="Arial" w:hAnsi="Arial" w:cs="Arial"/>
          <w:sz w:val="24"/>
          <w:szCs w:val="24"/>
        </w:rPr>
        <w:t>) do SAF-T (AO)];</w:t>
      </w:r>
    </w:p>
    <w:p w14:paraId="65D342BF" w14:textId="77777777" w:rsidR="000E45EC" w:rsidRPr="00992C7C" w:rsidRDefault="000E45EC">
      <w:pPr>
        <w:pStyle w:val="Default"/>
        <w:numPr>
          <w:ilvl w:val="0"/>
          <w:numId w:val="18"/>
        </w:numPr>
        <w:spacing w:line="276" w:lineRule="auto"/>
        <w:ind w:left="993" w:hanging="75"/>
        <w:jc w:val="both"/>
        <w:pPrChange w:id="295" w:author="Adelino Naquarta Sepalanga Domingos" w:date="2025-02-28T11:49:00Z" w16du:dateUtc="2025-02-28T10:49:00Z">
          <w:pPr>
            <w:pStyle w:val="Default"/>
            <w:numPr>
              <w:numId w:val="18"/>
            </w:numPr>
            <w:spacing w:line="276" w:lineRule="auto"/>
            <w:ind w:left="993" w:hanging="75"/>
          </w:pPr>
        </w:pPrChange>
      </w:pPr>
      <w:r w:rsidRPr="00992C7C">
        <w:t xml:space="preserve">O número do documento de venda [campo </w:t>
      </w:r>
      <w:r w:rsidRPr="00992C7C">
        <w:rPr>
          <w:color w:val="auto"/>
        </w:rPr>
        <w:t xml:space="preserve">4.1.4.1 </w:t>
      </w:r>
      <w:r w:rsidRPr="00992C7C">
        <w:t>- identificação única do documento de venda (</w:t>
      </w:r>
      <w:proofErr w:type="spellStart"/>
      <w:r w:rsidRPr="00992C7C">
        <w:t>InvoiceNo</w:t>
      </w:r>
      <w:proofErr w:type="spellEnd"/>
      <w:r w:rsidRPr="00992C7C">
        <w:t>) do SAF-T (</w:t>
      </w:r>
      <w:r w:rsidRPr="00992C7C">
        <w:rPr>
          <w:color w:val="auto"/>
        </w:rPr>
        <w:t>AO</w:t>
      </w:r>
      <w:r w:rsidRPr="00992C7C">
        <w:t xml:space="preserve">)]; </w:t>
      </w:r>
    </w:p>
    <w:p w14:paraId="74B4795E" w14:textId="77777777" w:rsidR="000E45EC" w:rsidRPr="00992C7C" w:rsidRDefault="000E45EC" w:rsidP="000E45EC">
      <w:pPr>
        <w:pStyle w:val="Default"/>
        <w:spacing w:line="276" w:lineRule="auto"/>
        <w:ind w:left="993" w:hanging="75"/>
      </w:pPr>
    </w:p>
    <w:p w14:paraId="4AA10A9A" w14:textId="77777777" w:rsidR="000E45EC" w:rsidRPr="00992C7C" w:rsidRDefault="000E45EC">
      <w:pPr>
        <w:pStyle w:val="Default"/>
        <w:numPr>
          <w:ilvl w:val="0"/>
          <w:numId w:val="18"/>
        </w:numPr>
        <w:spacing w:line="276" w:lineRule="auto"/>
        <w:ind w:left="993" w:hanging="75"/>
        <w:jc w:val="both"/>
        <w:pPrChange w:id="296" w:author="Adelino Naquarta Sepalanga Domingos" w:date="2025-02-28T11:49:00Z" w16du:dateUtc="2025-02-28T10:49:00Z">
          <w:pPr>
            <w:pStyle w:val="Default"/>
            <w:numPr>
              <w:numId w:val="18"/>
            </w:numPr>
            <w:spacing w:line="276" w:lineRule="auto"/>
            <w:ind w:left="993" w:hanging="75"/>
          </w:pPr>
        </w:pPrChange>
      </w:pPr>
      <w:r w:rsidRPr="00992C7C">
        <w:t xml:space="preserve">O valor do documento de venda [campo </w:t>
      </w:r>
      <w:r w:rsidRPr="00992C7C">
        <w:rPr>
          <w:color w:val="auto"/>
        </w:rPr>
        <w:t xml:space="preserve">4.1.4.20.3 - </w:t>
      </w:r>
      <w:r w:rsidRPr="00992C7C">
        <w:t>total do documento com impostos (</w:t>
      </w:r>
      <w:proofErr w:type="spellStart"/>
      <w:r w:rsidRPr="00992C7C">
        <w:t>GrossTotal</w:t>
      </w:r>
      <w:proofErr w:type="spellEnd"/>
      <w:r w:rsidRPr="00992C7C">
        <w:t xml:space="preserve">) do SAF-T (AO)]; </w:t>
      </w:r>
    </w:p>
    <w:p w14:paraId="1F208EBD" w14:textId="77777777" w:rsidR="000E45EC" w:rsidRPr="00992C7C" w:rsidRDefault="000E45EC" w:rsidP="000E45EC">
      <w:pPr>
        <w:pStyle w:val="Default"/>
        <w:spacing w:line="276" w:lineRule="auto"/>
        <w:ind w:left="993" w:hanging="75"/>
      </w:pPr>
    </w:p>
    <w:p w14:paraId="3F10A581" w14:textId="77777777" w:rsidR="000E45EC" w:rsidRPr="00992C7C" w:rsidRDefault="000E45EC">
      <w:pPr>
        <w:pStyle w:val="Default"/>
        <w:numPr>
          <w:ilvl w:val="0"/>
          <w:numId w:val="18"/>
        </w:numPr>
        <w:spacing w:line="276" w:lineRule="auto"/>
        <w:ind w:left="993" w:hanging="75"/>
        <w:jc w:val="both"/>
        <w:pPrChange w:id="297" w:author="Adelino Naquarta Sepalanga Domingos" w:date="2025-02-28T11:49:00Z" w16du:dateUtc="2025-02-28T10:49:00Z">
          <w:pPr>
            <w:pStyle w:val="Default"/>
            <w:numPr>
              <w:numId w:val="18"/>
            </w:numPr>
            <w:spacing w:line="276" w:lineRule="auto"/>
            <w:ind w:left="993" w:hanging="75"/>
          </w:pPr>
        </w:pPrChange>
      </w:pPr>
      <w:r w:rsidRPr="00992C7C">
        <w:t>A assinatura gerada no documento anterior, do mesmo tipo e série de documento [</w:t>
      </w:r>
      <w:r w:rsidRPr="00992C7C">
        <w:rPr>
          <w:color w:val="auto"/>
        </w:rPr>
        <w:t xml:space="preserve">campo 4.1.4.4 </w:t>
      </w:r>
      <w:r w:rsidRPr="00992C7C">
        <w:t>- chave do documento (</w:t>
      </w:r>
      <w:proofErr w:type="spellStart"/>
      <w:r w:rsidRPr="00992C7C">
        <w:t>Hash</w:t>
      </w:r>
      <w:proofErr w:type="spellEnd"/>
      <w:r w:rsidRPr="00992C7C">
        <w:t xml:space="preserve">) do SAF-T (AO)]. </w:t>
      </w:r>
    </w:p>
    <w:p w14:paraId="7CAA0C38" w14:textId="77777777" w:rsidR="000E45EC" w:rsidRPr="00992C7C" w:rsidRDefault="000E45EC" w:rsidP="000E45EC">
      <w:pPr>
        <w:pStyle w:val="PargrafodaLista"/>
        <w:spacing w:line="276" w:lineRule="auto"/>
        <w:rPr>
          <w:rFonts w:ascii="Arial" w:hAnsi="Arial" w:cs="Arial"/>
          <w:sz w:val="24"/>
          <w:szCs w:val="24"/>
        </w:rPr>
      </w:pPr>
    </w:p>
    <w:p w14:paraId="22A3AFB0" w14:textId="77777777" w:rsidR="000E45EC" w:rsidRPr="00992C7C" w:rsidRDefault="000E45EC">
      <w:pPr>
        <w:pStyle w:val="PargrafodaLista"/>
        <w:numPr>
          <w:ilvl w:val="0"/>
          <w:numId w:val="12"/>
        </w:numPr>
        <w:spacing w:line="276" w:lineRule="auto"/>
        <w:jc w:val="both"/>
        <w:rPr>
          <w:rFonts w:ascii="Arial" w:hAnsi="Arial" w:cs="Arial"/>
          <w:sz w:val="24"/>
          <w:szCs w:val="24"/>
        </w:rPr>
        <w:pPrChange w:id="298" w:author="Adelino Naquarta Sepalanga Domingos" w:date="2025-02-28T11:49:00Z" w16du:dateUtc="2025-02-28T10:49:00Z">
          <w:pPr>
            <w:pStyle w:val="PargrafodaLista"/>
            <w:numPr>
              <w:numId w:val="12"/>
            </w:numPr>
            <w:spacing w:line="276" w:lineRule="auto"/>
            <w:ind w:hanging="360"/>
          </w:pPr>
        </w:pPrChange>
      </w:pPr>
      <w:r w:rsidRPr="00992C7C">
        <w:rPr>
          <w:rFonts w:ascii="Arial" w:hAnsi="Arial" w:cs="Arial"/>
          <w:sz w:val="24"/>
          <w:szCs w:val="24"/>
        </w:rPr>
        <w:t>A assinatura resultante do disposto na alínea anterior e a versão da chave privada de encriptação devem ficar guardadas na base de dados do programa de facturação;</w:t>
      </w:r>
    </w:p>
    <w:p w14:paraId="7C97C9C7"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tbl>
      <w:tblPr>
        <w:tblStyle w:val="TabelacomGrelha"/>
        <w:tblW w:w="10206" w:type="dxa"/>
        <w:tblInd w:w="-57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52"/>
        <w:gridCol w:w="4252"/>
        <w:gridCol w:w="3402"/>
      </w:tblGrid>
      <w:tr w:rsidR="000E45EC" w:rsidRPr="00992C7C" w14:paraId="6371BB2F" w14:textId="77777777" w:rsidTr="009719E8">
        <w:tc>
          <w:tcPr>
            <w:tcW w:w="2552" w:type="dxa"/>
          </w:tcPr>
          <w:p w14:paraId="6624C523" w14:textId="77777777" w:rsidR="000E45EC" w:rsidRPr="00992C7C" w:rsidRDefault="000E45EC" w:rsidP="00952F09">
            <w:pPr>
              <w:spacing w:line="276" w:lineRule="auto"/>
              <w:rPr>
                <w:rFonts w:ascii="Arial" w:hAnsi="Arial" w:cs="Arial"/>
                <w:sz w:val="24"/>
                <w:szCs w:val="24"/>
              </w:rPr>
            </w:pPr>
            <w:r w:rsidRPr="00992C7C">
              <w:rPr>
                <w:rFonts w:ascii="Arial" w:hAnsi="Arial" w:cs="Arial"/>
                <w:b/>
                <w:bCs/>
                <w:sz w:val="24"/>
                <w:szCs w:val="24"/>
              </w:rPr>
              <w:t>Campo do SAF-T(AO)</w:t>
            </w:r>
          </w:p>
        </w:tc>
        <w:tc>
          <w:tcPr>
            <w:tcW w:w="4252" w:type="dxa"/>
          </w:tcPr>
          <w:p w14:paraId="2BABB4A5" w14:textId="77777777" w:rsidR="000E45EC" w:rsidRPr="00992C7C" w:rsidRDefault="000E45EC" w:rsidP="00952F09">
            <w:pPr>
              <w:spacing w:line="276" w:lineRule="auto"/>
              <w:rPr>
                <w:rFonts w:ascii="Arial" w:hAnsi="Arial" w:cs="Arial"/>
                <w:sz w:val="24"/>
                <w:szCs w:val="24"/>
              </w:rPr>
            </w:pPr>
            <w:r w:rsidRPr="00992C7C">
              <w:rPr>
                <w:rFonts w:ascii="Arial" w:hAnsi="Arial" w:cs="Arial"/>
                <w:b/>
                <w:bCs/>
                <w:sz w:val="24"/>
                <w:szCs w:val="24"/>
              </w:rPr>
              <w:t>Formato Dados</w:t>
            </w:r>
          </w:p>
        </w:tc>
        <w:tc>
          <w:tcPr>
            <w:tcW w:w="3402" w:type="dxa"/>
          </w:tcPr>
          <w:p w14:paraId="753DEB1D" w14:textId="77777777" w:rsidR="000E45EC" w:rsidRPr="00992C7C" w:rsidRDefault="000E45EC" w:rsidP="00952F09">
            <w:pPr>
              <w:spacing w:line="276" w:lineRule="auto"/>
              <w:rPr>
                <w:rFonts w:ascii="Arial" w:hAnsi="Arial" w:cs="Arial"/>
                <w:sz w:val="24"/>
                <w:szCs w:val="24"/>
              </w:rPr>
            </w:pPr>
            <w:r w:rsidRPr="00992C7C">
              <w:rPr>
                <w:rFonts w:ascii="Arial" w:hAnsi="Arial" w:cs="Arial"/>
                <w:b/>
                <w:bCs/>
                <w:sz w:val="24"/>
                <w:szCs w:val="24"/>
              </w:rPr>
              <w:t>Dados Exemplo</w:t>
            </w:r>
          </w:p>
        </w:tc>
      </w:tr>
      <w:tr w:rsidR="000E45EC" w:rsidRPr="00992C7C" w14:paraId="536B5E40" w14:textId="77777777" w:rsidTr="009719E8">
        <w:tc>
          <w:tcPr>
            <w:tcW w:w="2552" w:type="dxa"/>
          </w:tcPr>
          <w:p w14:paraId="1D26D976" w14:textId="46A3AB8F" w:rsidR="000E45EC" w:rsidRPr="00992C7C" w:rsidRDefault="000E45EC" w:rsidP="00952F09">
            <w:pPr>
              <w:autoSpaceDE w:val="0"/>
              <w:autoSpaceDN w:val="0"/>
              <w:adjustRightInd w:val="0"/>
              <w:spacing w:line="276" w:lineRule="auto"/>
              <w:rPr>
                <w:rFonts w:ascii="Arial" w:hAnsi="Arial" w:cs="Arial"/>
                <w:b/>
                <w:bCs/>
                <w:sz w:val="24"/>
                <w:szCs w:val="24"/>
              </w:rPr>
            </w:pPr>
            <w:proofErr w:type="spellStart"/>
            <w:r w:rsidRPr="00992C7C">
              <w:rPr>
                <w:rFonts w:ascii="Arial" w:hAnsi="Arial" w:cs="Arial"/>
                <w:sz w:val="24"/>
                <w:szCs w:val="24"/>
              </w:rPr>
              <w:t>InvoiceDate</w:t>
            </w:r>
            <w:proofErr w:type="spellEnd"/>
          </w:p>
        </w:tc>
        <w:tc>
          <w:tcPr>
            <w:tcW w:w="4252" w:type="dxa"/>
          </w:tcPr>
          <w:p w14:paraId="7671401B" w14:textId="77777777" w:rsidR="000E45EC" w:rsidRPr="00992C7C" w:rsidRDefault="000E45EC" w:rsidP="00952F09">
            <w:pPr>
              <w:autoSpaceDE w:val="0"/>
              <w:autoSpaceDN w:val="0"/>
              <w:adjustRightInd w:val="0"/>
              <w:spacing w:line="276" w:lineRule="auto"/>
              <w:rPr>
                <w:rFonts w:ascii="Arial" w:hAnsi="Arial" w:cs="Arial"/>
                <w:b/>
                <w:bCs/>
                <w:sz w:val="24"/>
                <w:szCs w:val="24"/>
              </w:rPr>
            </w:pPr>
            <w:r w:rsidRPr="00992C7C">
              <w:rPr>
                <w:rFonts w:ascii="Arial" w:hAnsi="Arial" w:cs="Arial"/>
                <w:sz w:val="24"/>
                <w:szCs w:val="24"/>
              </w:rPr>
              <w:t>AAAA-MM-DD</w:t>
            </w:r>
          </w:p>
        </w:tc>
        <w:tc>
          <w:tcPr>
            <w:tcW w:w="3402" w:type="dxa"/>
          </w:tcPr>
          <w:p w14:paraId="71B54D82" w14:textId="2FE937E6" w:rsidR="000E45EC" w:rsidRPr="00992C7C" w:rsidRDefault="000E45EC" w:rsidP="00952F09">
            <w:pPr>
              <w:autoSpaceDE w:val="0"/>
              <w:autoSpaceDN w:val="0"/>
              <w:adjustRightInd w:val="0"/>
              <w:spacing w:line="276" w:lineRule="auto"/>
              <w:rPr>
                <w:rFonts w:ascii="Arial" w:hAnsi="Arial" w:cs="Arial"/>
                <w:b/>
                <w:bCs/>
                <w:sz w:val="24"/>
                <w:szCs w:val="24"/>
              </w:rPr>
            </w:pPr>
            <w:r w:rsidRPr="00992C7C">
              <w:rPr>
                <w:rFonts w:ascii="Arial" w:hAnsi="Arial" w:cs="Arial"/>
                <w:sz w:val="24"/>
                <w:szCs w:val="24"/>
              </w:rPr>
              <w:t>20</w:t>
            </w:r>
            <w:r w:rsidR="00641B3E" w:rsidRPr="00992C7C">
              <w:rPr>
                <w:rFonts w:ascii="Arial" w:hAnsi="Arial" w:cs="Arial"/>
                <w:sz w:val="24"/>
                <w:szCs w:val="24"/>
              </w:rPr>
              <w:t>25</w:t>
            </w:r>
            <w:r w:rsidRPr="00992C7C">
              <w:rPr>
                <w:rFonts w:ascii="Arial" w:hAnsi="Arial" w:cs="Arial"/>
                <w:sz w:val="24"/>
                <w:szCs w:val="24"/>
              </w:rPr>
              <w:t>-01-01</w:t>
            </w:r>
          </w:p>
        </w:tc>
      </w:tr>
      <w:tr w:rsidR="000E45EC" w:rsidRPr="00992C7C" w14:paraId="64F9E97B" w14:textId="77777777" w:rsidTr="009719E8">
        <w:tc>
          <w:tcPr>
            <w:tcW w:w="2552" w:type="dxa"/>
          </w:tcPr>
          <w:p w14:paraId="590B97FD" w14:textId="77777777" w:rsidR="000E45EC" w:rsidRPr="00992C7C" w:rsidRDefault="000E45EC" w:rsidP="00952F09">
            <w:pPr>
              <w:autoSpaceDE w:val="0"/>
              <w:autoSpaceDN w:val="0"/>
              <w:adjustRightInd w:val="0"/>
              <w:spacing w:line="276" w:lineRule="auto"/>
              <w:rPr>
                <w:rFonts w:ascii="Arial" w:hAnsi="Arial" w:cs="Arial"/>
                <w:b/>
                <w:bCs/>
                <w:sz w:val="24"/>
                <w:szCs w:val="24"/>
              </w:rPr>
            </w:pPr>
            <w:proofErr w:type="spellStart"/>
            <w:r w:rsidRPr="00992C7C">
              <w:rPr>
                <w:rFonts w:ascii="Arial" w:hAnsi="Arial" w:cs="Arial"/>
                <w:sz w:val="24"/>
                <w:szCs w:val="24"/>
              </w:rPr>
              <w:t>SystemEntryDate</w:t>
            </w:r>
            <w:proofErr w:type="spellEnd"/>
          </w:p>
        </w:tc>
        <w:tc>
          <w:tcPr>
            <w:tcW w:w="4252" w:type="dxa"/>
          </w:tcPr>
          <w:p w14:paraId="2CD29D7A" w14:textId="77777777" w:rsidR="000E45EC" w:rsidRPr="003037C1" w:rsidRDefault="000E45EC" w:rsidP="00952F09">
            <w:pPr>
              <w:autoSpaceDE w:val="0"/>
              <w:autoSpaceDN w:val="0"/>
              <w:adjustRightInd w:val="0"/>
              <w:spacing w:line="276" w:lineRule="auto"/>
              <w:rPr>
                <w:rFonts w:ascii="Arial" w:hAnsi="Arial" w:cs="Arial"/>
                <w:b/>
                <w:bCs/>
                <w:sz w:val="24"/>
                <w:szCs w:val="24"/>
                <w:rPrChange w:id="299" w:author="Nuno Alves Antonio Chaves" w:date="2025-03-05T15:21:00Z" w16du:dateUtc="2025-03-05T14:21:00Z">
                  <w:rPr>
                    <w:rFonts w:ascii="Arial" w:hAnsi="Arial" w:cs="Arial"/>
                    <w:b/>
                    <w:bCs/>
                    <w:sz w:val="24"/>
                    <w:szCs w:val="24"/>
                    <w:lang w:val="en-US"/>
                  </w:rPr>
                </w:rPrChange>
              </w:rPr>
            </w:pPr>
            <w:r w:rsidRPr="003037C1">
              <w:rPr>
                <w:rFonts w:ascii="Arial" w:hAnsi="Arial" w:cs="Arial"/>
                <w:sz w:val="24"/>
                <w:szCs w:val="24"/>
                <w:rPrChange w:id="300" w:author="Nuno Alves Antonio Chaves" w:date="2025-03-05T15:21:00Z" w16du:dateUtc="2025-03-05T14:21:00Z">
                  <w:rPr>
                    <w:rFonts w:ascii="Arial" w:hAnsi="Arial" w:cs="Arial"/>
                    <w:sz w:val="24"/>
                    <w:szCs w:val="24"/>
                    <w:lang w:val="en-US"/>
                  </w:rPr>
                </w:rPrChange>
              </w:rPr>
              <w:t>AAAA-MM-DDTHH:</w:t>
            </w:r>
            <w:proofErr w:type="gramStart"/>
            <w:r w:rsidRPr="003037C1">
              <w:rPr>
                <w:rFonts w:ascii="Arial" w:hAnsi="Arial" w:cs="Arial"/>
                <w:sz w:val="24"/>
                <w:szCs w:val="24"/>
                <w:rPrChange w:id="301" w:author="Nuno Alves Antonio Chaves" w:date="2025-03-05T15:21:00Z" w16du:dateUtc="2025-03-05T14:21:00Z">
                  <w:rPr>
                    <w:rFonts w:ascii="Arial" w:hAnsi="Arial" w:cs="Arial"/>
                    <w:sz w:val="24"/>
                    <w:szCs w:val="24"/>
                    <w:lang w:val="en-US"/>
                  </w:rPr>
                </w:rPrChange>
              </w:rPr>
              <w:t>MM:SS</w:t>
            </w:r>
            <w:proofErr w:type="gramEnd"/>
          </w:p>
        </w:tc>
        <w:tc>
          <w:tcPr>
            <w:tcW w:w="3402" w:type="dxa"/>
          </w:tcPr>
          <w:p w14:paraId="26F01F9F" w14:textId="666B677E" w:rsidR="000E45EC" w:rsidRPr="00992C7C" w:rsidRDefault="000E45EC" w:rsidP="00952F09">
            <w:pPr>
              <w:autoSpaceDE w:val="0"/>
              <w:autoSpaceDN w:val="0"/>
              <w:adjustRightInd w:val="0"/>
              <w:spacing w:line="276" w:lineRule="auto"/>
              <w:rPr>
                <w:rFonts w:ascii="Arial" w:hAnsi="Arial" w:cs="Arial"/>
                <w:b/>
                <w:bCs/>
                <w:sz w:val="24"/>
                <w:szCs w:val="24"/>
              </w:rPr>
            </w:pPr>
            <w:r w:rsidRPr="00992C7C">
              <w:rPr>
                <w:rFonts w:ascii="Arial" w:hAnsi="Arial" w:cs="Arial"/>
                <w:sz w:val="24"/>
                <w:szCs w:val="24"/>
              </w:rPr>
              <w:t>20</w:t>
            </w:r>
            <w:r w:rsidR="00641B3E" w:rsidRPr="00992C7C">
              <w:rPr>
                <w:rFonts w:ascii="Arial" w:hAnsi="Arial" w:cs="Arial"/>
                <w:sz w:val="24"/>
                <w:szCs w:val="24"/>
              </w:rPr>
              <w:t>25</w:t>
            </w:r>
            <w:r w:rsidRPr="00992C7C">
              <w:rPr>
                <w:rFonts w:ascii="Arial" w:hAnsi="Arial" w:cs="Arial"/>
                <w:sz w:val="24"/>
                <w:szCs w:val="24"/>
              </w:rPr>
              <w:t>-01-11T11:27:08</w:t>
            </w:r>
          </w:p>
        </w:tc>
      </w:tr>
      <w:tr w:rsidR="000E45EC" w:rsidRPr="00992C7C" w14:paraId="2A29F777" w14:textId="77777777" w:rsidTr="009719E8">
        <w:trPr>
          <w:trHeight w:val="2283"/>
        </w:trPr>
        <w:tc>
          <w:tcPr>
            <w:tcW w:w="2552" w:type="dxa"/>
          </w:tcPr>
          <w:p w14:paraId="627F01E7" w14:textId="77777777" w:rsidR="000E45EC" w:rsidRPr="00992C7C" w:rsidRDefault="000E45EC" w:rsidP="00952F09">
            <w:pPr>
              <w:autoSpaceDE w:val="0"/>
              <w:autoSpaceDN w:val="0"/>
              <w:adjustRightInd w:val="0"/>
              <w:spacing w:line="276" w:lineRule="auto"/>
              <w:rPr>
                <w:rFonts w:ascii="Arial" w:hAnsi="Arial" w:cs="Arial"/>
                <w:b/>
                <w:bCs/>
                <w:sz w:val="24"/>
                <w:szCs w:val="24"/>
              </w:rPr>
            </w:pPr>
            <w:proofErr w:type="spellStart"/>
            <w:r w:rsidRPr="00992C7C">
              <w:rPr>
                <w:rFonts w:ascii="Arial" w:hAnsi="Arial" w:cs="Arial"/>
                <w:sz w:val="24"/>
                <w:szCs w:val="24"/>
              </w:rPr>
              <w:t>InvoiceNo</w:t>
            </w:r>
            <w:proofErr w:type="spellEnd"/>
          </w:p>
        </w:tc>
        <w:tc>
          <w:tcPr>
            <w:tcW w:w="4252" w:type="dxa"/>
          </w:tcPr>
          <w:p w14:paraId="3D78DC2D" w14:textId="77777777" w:rsidR="000E45EC" w:rsidRPr="00992C7C" w:rsidRDefault="000E45EC" w:rsidP="00952F09">
            <w:pPr>
              <w:autoSpaceDE w:val="0"/>
              <w:autoSpaceDN w:val="0"/>
              <w:adjustRightInd w:val="0"/>
              <w:spacing w:line="276" w:lineRule="auto"/>
              <w:rPr>
                <w:rFonts w:ascii="Arial" w:hAnsi="Arial" w:cs="Arial"/>
                <w:sz w:val="24"/>
                <w:szCs w:val="24"/>
              </w:rPr>
            </w:pPr>
            <w:r w:rsidRPr="00992C7C">
              <w:rPr>
                <w:rFonts w:ascii="Arial" w:hAnsi="Arial" w:cs="Arial"/>
                <w:sz w:val="24"/>
                <w:szCs w:val="24"/>
              </w:rPr>
              <w:t>Composto pelo código interno do documento, seguido de um espaço, seguido do identificador da série do documento, seguido de uma barra (/) e de um número sequencial do documento dentro da série.</w:t>
            </w:r>
          </w:p>
          <w:p w14:paraId="60A37B58" w14:textId="77777777" w:rsidR="000E45EC" w:rsidRPr="00992C7C" w:rsidRDefault="000E45EC" w:rsidP="00952F09">
            <w:pPr>
              <w:autoSpaceDE w:val="0"/>
              <w:autoSpaceDN w:val="0"/>
              <w:adjustRightInd w:val="0"/>
              <w:spacing w:line="276" w:lineRule="auto"/>
              <w:rPr>
                <w:rFonts w:ascii="Arial" w:hAnsi="Arial" w:cs="Arial"/>
                <w:b/>
                <w:bCs/>
                <w:sz w:val="24"/>
                <w:szCs w:val="24"/>
              </w:rPr>
            </w:pPr>
            <w:r w:rsidRPr="00992C7C">
              <w:rPr>
                <w:rFonts w:ascii="Arial" w:hAnsi="Arial" w:cs="Arial"/>
                <w:sz w:val="24"/>
                <w:szCs w:val="24"/>
              </w:rPr>
              <w:t>([a-zA-Z0-</w:t>
            </w:r>
            <w:proofErr w:type="gramStart"/>
            <w:r w:rsidRPr="00992C7C">
              <w:rPr>
                <w:rFonts w:ascii="Arial" w:hAnsi="Arial" w:cs="Arial"/>
                <w:sz w:val="24"/>
                <w:szCs w:val="24"/>
              </w:rPr>
              <w:t>9./</w:t>
            </w:r>
            <w:proofErr w:type="gramEnd"/>
            <w:r w:rsidRPr="00992C7C">
              <w:rPr>
                <w:rFonts w:ascii="Arial" w:hAnsi="Arial" w:cs="Arial"/>
                <w:sz w:val="24"/>
                <w:szCs w:val="24"/>
              </w:rPr>
              <w:t>_-])+ ([a-zA-Z0-9]*/[0-9]+)</w:t>
            </w:r>
          </w:p>
        </w:tc>
        <w:tc>
          <w:tcPr>
            <w:tcW w:w="3402" w:type="dxa"/>
          </w:tcPr>
          <w:p w14:paraId="7ABFC65E" w14:textId="22C4DD12" w:rsidR="000E45EC" w:rsidRPr="00992C7C" w:rsidRDefault="000E45EC" w:rsidP="00952F09">
            <w:pPr>
              <w:autoSpaceDE w:val="0"/>
              <w:autoSpaceDN w:val="0"/>
              <w:adjustRightInd w:val="0"/>
              <w:spacing w:line="276" w:lineRule="auto"/>
              <w:rPr>
                <w:rFonts w:ascii="Arial" w:hAnsi="Arial" w:cs="Arial"/>
                <w:b/>
                <w:bCs/>
                <w:sz w:val="24"/>
                <w:szCs w:val="24"/>
              </w:rPr>
            </w:pPr>
            <w:r w:rsidRPr="00992C7C">
              <w:rPr>
                <w:rFonts w:ascii="Arial" w:hAnsi="Arial" w:cs="Arial"/>
                <w:sz w:val="24"/>
                <w:szCs w:val="24"/>
              </w:rPr>
              <w:t>F</w:t>
            </w:r>
            <w:r w:rsidR="00641B3E" w:rsidRPr="00992C7C">
              <w:rPr>
                <w:rFonts w:ascii="Arial" w:hAnsi="Arial" w:cs="Arial"/>
                <w:sz w:val="24"/>
                <w:szCs w:val="24"/>
              </w:rPr>
              <w:t>T</w:t>
            </w:r>
            <w:r w:rsidRPr="00992C7C">
              <w:rPr>
                <w:rFonts w:ascii="Arial" w:hAnsi="Arial" w:cs="Arial"/>
                <w:sz w:val="24"/>
                <w:szCs w:val="24"/>
              </w:rPr>
              <w:t xml:space="preserve"> </w:t>
            </w:r>
            <w:r w:rsidR="00641B3E" w:rsidRPr="00992C7C">
              <w:rPr>
                <w:rFonts w:ascii="Arial" w:hAnsi="Arial" w:cs="Arial"/>
                <w:sz w:val="24"/>
                <w:szCs w:val="24"/>
              </w:rPr>
              <w:t>2025</w:t>
            </w:r>
            <w:r w:rsidRPr="00992C7C">
              <w:rPr>
                <w:rFonts w:ascii="Arial" w:hAnsi="Arial" w:cs="Arial"/>
                <w:sz w:val="24"/>
                <w:szCs w:val="24"/>
              </w:rPr>
              <w:t>/9</w:t>
            </w:r>
          </w:p>
        </w:tc>
      </w:tr>
      <w:tr w:rsidR="000E45EC" w:rsidRPr="00992C7C" w14:paraId="2BDDAEE9" w14:textId="77777777" w:rsidTr="009719E8">
        <w:tc>
          <w:tcPr>
            <w:tcW w:w="2552" w:type="dxa"/>
          </w:tcPr>
          <w:p w14:paraId="270758B0" w14:textId="77777777" w:rsidR="000E45EC" w:rsidRPr="00992C7C" w:rsidRDefault="000E45EC" w:rsidP="00952F09">
            <w:pPr>
              <w:autoSpaceDE w:val="0"/>
              <w:autoSpaceDN w:val="0"/>
              <w:adjustRightInd w:val="0"/>
              <w:spacing w:line="276" w:lineRule="auto"/>
              <w:rPr>
                <w:rFonts w:ascii="Arial" w:hAnsi="Arial" w:cs="Arial"/>
                <w:sz w:val="24"/>
                <w:szCs w:val="24"/>
              </w:rPr>
            </w:pPr>
            <w:proofErr w:type="spellStart"/>
            <w:r w:rsidRPr="00992C7C">
              <w:rPr>
                <w:rFonts w:ascii="Arial" w:hAnsi="Arial" w:cs="Arial"/>
                <w:sz w:val="24"/>
                <w:szCs w:val="24"/>
              </w:rPr>
              <w:t>GrossTotal</w:t>
            </w:r>
            <w:proofErr w:type="spellEnd"/>
          </w:p>
        </w:tc>
        <w:tc>
          <w:tcPr>
            <w:tcW w:w="4252" w:type="dxa"/>
          </w:tcPr>
          <w:p w14:paraId="5FE22436" w14:textId="77777777" w:rsidR="000E45EC" w:rsidRPr="00992C7C" w:rsidRDefault="000E45EC" w:rsidP="00952F09">
            <w:pPr>
              <w:autoSpaceDE w:val="0"/>
              <w:autoSpaceDN w:val="0"/>
              <w:adjustRightInd w:val="0"/>
              <w:spacing w:line="276" w:lineRule="auto"/>
              <w:rPr>
                <w:rFonts w:ascii="Arial" w:hAnsi="Arial" w:cs="Arial"/>
                <w:sz w:val="24"/>
                <w:szCs w:val="24"/>
              </w:rPr>
            </w:pPr>
            <w:r w:rsidRPr="00992C7C">
              <w:rPr>
                <w:rFonts w:ascii="Arial" w:hAnsi="Arial" w:cs="Arial"/>
                <w:sz w:val="24"/>
                <w:szCs w:val="24"/>
              </w:rPr>
              <w:t>Campo numérico com duas casas decimais, separador decimal (ponto) e sem nenhum separador de milhares.</w:t>
            </w:r>
          </w:p>
        </w:tc>
        <w:tc>
          <w:tcPr>
            <w:tcW w:w="3402" w:type="dxa"/>
          </w:tcPr>
          <w:p w14:paraId="01942860" w14:textId="77777777" w:rsidR="000E45EC" w:rsidRPr="00992C7C" w:rsidRDefault="000E45EC" w:rsidP="00952F09">
            <w:pPr>
              <w:autoSpaceDE w:val="0"/>
              <w:autoSpaceDN w:val="0"/>
              <w:adjustRightInd w:val="0"/>
              <w:spacing w:line="276" w:lineRule="auto"/>
              <w:rPr>
                <w:rFonts w:ascii="Arial" w:hAnsi="Arial" w:cs="Arial"/>
                <w:sz w:val="24"/>
                <w:szCs w:val="24"/>
              </w:rPr>
            </w:pPr>
            <w:r w:rsidRPr="00992C7C">
              <w:rPr>
                <w:rFonts w:ascii="Arial" w:hAnsi="Arial" w:cs="Arial"/>
                <w:sz w:val="24"/>
                <w:szCs w:val="24"/>
              </w:rPr>
              <w:t>1200.00</w:t>
            </w:r>
          </w:p>
        </w:tc>
      </w:tr>
      <w:tr w:rsidR="000E45EC" w:rsidRPr="00992C7C" w14:paraId="2E4061BB" w14:textId="77777777" w:rsidTr="009719E8">
        <w:tc>
          <w:tcPr>
            <w:tcW w:w="2552" w:type="dxa"/>
          </w:tcPr>
          <w:p w14:paraId="728BF7C9" w14:textId="77777777" w:rsidR="000E45EC" w:rsidRPr="00992C7C" w:rsidRDefault="000E45EC" w:rsidP="00952F09">
            <w:pPr>
              <w:autoSpaceDE w:val="0"/>
              <w:autoSpaceDN w:val="0"/>
              <w:adjustRightInd w:val="0"/>
              <w:spacing w:line="276" w:lineRule="auto"/>
              <w:rPr>
                <w:rFonts w:ascii="Arial" w:hAnsi="Arial" w:cs="Arial"/>
                <w:sz w:val="24"/>
                <w:szCs w:val="24"/>
              </w:rPr>
            </w:pPr>
            <w:proofErr w:type="spellStart"/>
            <w:r w:rsidRPr="00992C7C">
              <w:rPr>
                <w:rFonts w:ascii="Arial" w:hAnsi="Arial" w:cs="Arial"/>
                <w:sz w:val="24"/>
                <w:szCs w:val="24"/>
              </w:rPr>
              <w:t>Hash</w:t>
            </w:r>
            <w:proofErr w:type="spellEnd"/>
            <w:r w:rsidRPr="00992C7C">
              <w:rPr>
                <w:rFonts w:ascii="Arial" w:hAnsi="Arial" w:cs="Arial"/>
                <w:sz w:val="24"/>
                <w:szCs w:val="24"/>
              </w:rPr>
              <w:t xml:space="preserve">, campo do documento anterior </w:t>
            </w:r>
            <w:r w:rsidRPr="00992C7C">
              <w:rPr>
                <w:rFonts w:ascii="Arial" w:hAnsi="Arial" w:cs="Arial"/>
                <w:sz w:val="24"/>
                <w:szCs w:val="24"/>
              </w:rPr>
              <w:lastRenderedPageBreak/>
              <w:t>na mesma série, vazio quando se tratar do primeiro documento da série ou do exercício)</w:t>
            </w:r>
          </w:p>
        </w:tc>
        <w:tc>
          <w:tcPr>
            <w:tcW w:w="4252" w:type="dxa"/>
          </w:tcPr>
          <w:p w14:paraId="7EADC8DF" w14:textId="77777777" w:rsidR="000E45EC" w:rsidRPr="003D78C4" w:rsidRDefault="000E45EC" w:rsidP="00952F09">
            <w:pPr>
              <w:autoSpaceDE w:val="0"/>
              <w:autoSpaceDN w:val="0"/>
              <w:adjustRightInd w:val="0"/>
              <w:spacing w:line="276" w:lineRule="auto"/>
              <w:rPr>
                <w:rFonts w:ascii="Arial" w:hAnsi="Arial" w:cs="Arial"/>
                <w:color w:val="FF0000"/>
                <w:sz w:val="24"/>
                <w:szCs w:val="24"/>
              </w:rPr>
            </w:pPr>
            <w:r w:rsidRPr="00EC09E5">
              <w:rPr>
                <w:rFonts w:ascii="Arial" w:hAnsi="Arial" w:cs="Arial"/>
                <w:sz w:val="24"/>
                <w:szCs w:val="24"/>
                <w:rPrChange w:id="302" w:author="Adelino Naquarta Sepalanga Domingos" w:date="2025-03-05T07:47:00Z" w16du:dateUtc="2025-03-05T06:47:00Z">
                  <w:rPr>
                    <w:rFonts w:ascii="Arial" w:hAnsi="Arial" w:cs="Arial"/>
                    <w:color w:val="FF0000"/>
                    <w:sz w:val="24"/>
                    <w:szCs w:val="24"/>
                  </w:rPr>
                </w:rPrChange>
              </w:rPr>
              <w:lastRenderedPageBreak/>
              <w:t>Base-64</w:t>
            </w:r>
          </w:p>
        </w:tc>
        <w:tc>
          <w:tcPr>
            <w:tcW w:w="3402" w:type="dxa"/>
          </w:tcPr>
          <w:p w14:paraId="6C001C5A"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mYJEv4iGwLcnQbRD7</w:t>
            </w:r>
          </w:p>
          <w:p w14:paraId="5B4CA6F3"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dPs2uD1mX08XjXIKc</w:t>
            </w:r>
          </w:p>
          <w:p w14:paraId="26AD94AA"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lastRenderedPageBreak/>
              <w:t>Gg3GEHmwMhmmGY</w:t>
            </w:r>
          </w:p>
          <w:p w14:paraId="6C2D162C" w14:textId="77777777" w:rsidR="000E45EC" w:rsidRPr="00992C7C" w:rsidRDefault="000E45EC" w:rsidP="009719E8">
            <w:pPr>
              <w:autoSpaceDE w:val="0"/>
              <w:autoSpaceDN w:val="0"/>
              <w:adjustRightInd w:val="0"/>
              <w:spacing w:line="276" w:lineRule="auto"/>
              <w:rPr>
                <w:rFonts w:ascii="Arial" w:hAnsi="Arial" w:cs="Arial"/>
                <w:sz w:val="24"/>
                <w:szCs w:val="24"/>
              </w:rPr>
            </w:pPr>
            <w:proofErr w:type="spellStart"/>
            <w:r w:rsidRPr="00992C7C">
              <w:rPr>
                <w:rFonts w:ascii="Arial" w:hAnsi="Arial" w:cs="Arial"/>
                <w:sz w:val="24"/>
                <w:szCs w:val="24"/>
              </w:rPr>
              <w:t>usffIJjTdSITLX+uujTwz</w:t>
            </w:r>
            <w:proofErr w:type="spellEnd"/>
          </w:p>
          <w:p w14:paraId="18B87CB7" w14:textId="77777777" w:rsidR="000E45EC" w:rsidRPr="00992C7C" w:rsidRDefault="000E45EC" w:rsidP="009719E8">
            <w:pPr>
              <w:autoSpaceDE w:val="0"/>
              <w:autoSpaceDN w:val="0"/>
              <w:adjustRightInd w:val="0"/>
              <w:spacing w:line="276" w:lineRule="auto"/>
              <w:rPr>
                <w:rFonts w:ascii="Arial" w:hAnsi="Arial" w:cs="Arial"/>
                <w:sz w:val="24"/>
                <w:szCs w:val="24"/>
              </w:rPr>
            </w:pPr>
            <w:proofErr w:type="spellStart"/>
            <w:r w:rsidRPr="00992C7C">
              <w:rPr>
                <w:rFonts w:ascii="Arial" w:hAnsi="Arial" w:cs="Arial"/>
                <w:sz w:val="24"/>
                <w:szCs w:val="24"/>
              </w:rPr>
              <w:t>qmL</w:t>
            </w:r>
            <w:proofErr w:type="spellEnd"/>
            <w:r w:rsidRPr="00992C7C">
              <w:rPr>
                <w:rFonts w:ascii="Arial" w:hAnsi="Arial" w:cs="Arial"/>
                <w:sz w:val="24"/>
                <w:szCs w:val="24"/>
              </w:rPr>
              <w:t>/U5nvt6S9s8ijN3L</w:t>
            </w:r>
          </w:p>
          <w:p w14:paraId="78952D27"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wkJXsiEpt099e1MET/J</w:t>
            </w:r>
          </w:p>
          <w:p w14:paraId="0DF2259C"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8y3+Y1bN+K+YPJQiV</w:t>
            </w:r>
          </w:p>
          <w:p w14:paraId="1D998FA4"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mlQS0fXETsOPo8SwU</w:t>
            </w:r>
          </w:p>
          <w:p w14:paraId="2728425F"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ZdBALt0vTo1VhUZKej</w:t>
            </w:r>
          </w:p>
          <w:p w14:paraId="4E870E67" w14:textId="77777777" w:rsidR="000E45EC" w:rsidRPr="00992C7C" w:rsidRDefault="000E45EC" w:rsidP="00952F09">
            <w:pPr>
              <w:autoSpaceDE w:val="0"/>
              <w:autoSpaceDN w:val="0"/>
              <w:adjustRightInd w:val="0"/>
              <w:spacing w:line="276" w:lineRule="auto"/>
              <w:rPr>
                <w:rFonts w:ascii="Arial" w:hAnsi="Arial" w:cs="Arial"/>
                <w:sz w:val="24"/>
                <w:szCs w:val="24"/>
              </w:rPr>
            </w:pPr>
            <w:r w:rsidRPr="00992C7C">
              <w:rPr>
                <w:rFonts w:ascii="Arial" w:hAnsi="Arial" w:cs="Arial"/>
                <w:sz w:val="24"/>
                <w:szCs w:val="24"/>
              </w:rPr>
              <w:t>ACcjEYJ9G6nI=</w:t>
            </w:r>
          </w:p>
        </w:tc>
      </w:tr>
    </w:tbl>
    <w:p w14:paraId="50E8E005" w14:textId="77777777" w:rsidR="00F349D9" w:rsidRPr="00992C7C" w:rsidRDefault="00F349D9" w:rsidP="000E45EC">
      <w:pPr>
        <w:autoSpaceDE w:val="0"/>
        <w:autoSpaceDN w:val="0"/>
        <w:adjustRightInd w:val="0"/>
        <w:spacing w:after="0" w:line="276" w:lineRule="auto"/>
        <w:ind w:left="709"/>
        <w:rPr>
          <w:rFonts w:ascii="Arial" w:hAnsi="Arial" w:cs="Arial"/>
          <w:i/>
          <w:sz w:val="24"/>
          <w:szCs w:val="24"/>
        </w:rPr>
      </w:pPr>
    </w:p>
    <w:p w14:paraId="76F21461" w14:textId="77777777" w:rsidR="000E45EC" w:rsidRPr="00992C7C" w:rsidRDefault="000E45EC" w:rsidP="000E45EC">
      <w:pPr>
        <w:autoSpaceDE w:val="0"/>
        <w:autoSpaceDN w:val="0"/>
        <w:adjustRightInd w:val="0"/>
        <w:spacing w:after="0" w:line="276" w:lineRule="auto"/>
        <w:ind w:left="709"/>
        <w:rPr>
          <w:rFonts w:ascii="Arial" w:hAnsi="Arial" w:cs="Arial"/>
          <w:i/>
          <w:sz w:val="24"/>
          <w:szCs w:val="24"/>
        </w:rPr>
      </w:pPr>
      <w:r w:rsidRPr="00992C7C">
        <w:rPr>
          <w:rFonts w:ascii="Arial" w:hAnsi="Arial" w:cs="Arial"/>
          <w:i/>
          <w:sz w:val="24"/>
          <w:szCs w:val="24"/>
        </w:rPr>
        <w:t>Exemplo da mensagem a assinar:</w:t>
      </w:r>
    </w:p>
    <w:p w14:paraId="4004B816" w14:textId="195F8F8E" w:rsidR="000E45EC" w:rsidRPr="00992C7C" w:rsidRDefault="000E45EC" w:rsidP="000E45EC">
      <w:pPr>
        <w:autoSpaceDE w:val="0"/>
        <w:autoSpaceDN w:val="0"/>
        <w:adjustRightInd w:val="0"/>
        <w:spacing w:after="0" w:line="276" w:lineRule="auto"/>
        <w:ind w:left="709"/>
        <w:rPr>
          <w:rFonts w:ascii="Arial" w:hAnsi="Arial" w:cs="Arial"/>
          <w:i/>
          <w:sz w:val="24"/>
          <w:szCs w:val="24"/>
        </w:rPr>
      </w:pPr>
      <w:r w:rsidRPr="00992C7C">
        <w:rPr>
          <w:rFonts w:ascii="Arial" w:hAnsi="Arial" w:cs="Arial"/>
          <w:i/>
          <w:sz w:val="24"/>
          <w:szCs w:val="24"/>
        </w:rPr>
        <w:t>20</w:t>
      </w:r>
      <w:r w:rsidR="00641B3E" w:rsidRPr="00992C7C">
        <w:rPr>
          <w:rFonts w:ascii="Arial" w:hAnsi="Arial" w:cs="Arial"/>
          <w:i/>
          <w:sz w:val="24"/>
          <w:szCs w:val="24"/>
        </w:rPr>
        <w:t>25</w:t>
      </w:r>
      <w:r w:rsidRPr="00992C7C">
        <w:rPr>
          <w:rFonts w:ascii="Arial" w:hAnsi="Arial" w:cs="Arial"/>
          <w:i/>
          <w:sz w:val="24"/>
          <w:szCs w:val="24"/>
        </w:rPr>
        <w:t>-01-11;</w:t>
      </w:r>
      <w:r w:rsidR="002545F2" w:rsidRPr="00992C7C">
        <w:rPr>
          <w:rFonts w:ascii="Arial" w:hAnsi="Arial" w:cs="Arial"/>
          <w:i/>
          <w:sz w:val="24"/>
          <w:szCs w:val="24"/>
        </w:rPr>
        <w:t>2025</w:t>
      </w:r>
      <w:r w:rsidRPr="00992C7C">
        <w:rPr>
          <w:rFonts w:ascii="Arial" w:hAnsi="Arial" w:cs="Arial"/>
          <w:i/>
          <w:sz w:val="24"/>
          <w:szCs w:val="24"/>
        </w:rPr>
        <w:t>-01-11T</w:t>
      </w:r>
      <w:proofErr w:type="gramStart"/>
      <w:r w:rsidRPr="00992C7C">
        <w:rPr>
          <w:rFonts w:ascii="Arial" w:hAnsi="Arial" w:cs="Arial"/>
          <w:i/>
          <w:sz w:val="24"/>
          <w:szCs w:val="24"/>
        </w:rPr>
        <w:t>11:27:08;FAC</w:t>
      </w:r>
      <w:proofErr w:type="gramEnd"/>
    </w:p>
    <w:p w14:paraId="1016FEBC" w14:textId="77777777" w:rsidR="000E45EC" w:rsidRPr="00992C7C" w:rsidRDefault="000E45EC" w:rsidP="000E45EC">
      <w:pPr>
        <w:autoSpaceDE w:val="0"/>
        <w:autoSpaceDN w:val="0"/>
        <w:adjustRightInd w:val="0"/>
        <w:spacing w:after="0" w:line="276" w:lineRule="auto"/>
        <w:ind w:left="709"/>
        <w:rPr>
          <w:rFonts w:ascii="Arial" w:hAnsi="Arial" w:cs="Arial"/>
          <w:i/>
          <w:sz w:val="24"/>
          <w:szCs w:val="24"/>
        </w:rPr>
      </w:pPr>
      <w:r w:rsidRPr="00992C7C">
        <w:rPr>
          <w:rFonts w:ascii="Arial" w:hAnsi="Arial" w:cs="Arial"/>
          <w:i/>
          <w:sz w:val="24"/>
          <w:szCs w:val="24"/>
        </w:rPr>
        <w:t>001/9;1200.</w:t>
      </w:r>
      <w:proofErr w:type="gramStart"/>
      <w:r w:rsidRPr="00992C7C">
        <w:rPr>
          <w:rFonts w:ascii="Arial" w:hAnsi="Arial" w:cs="Arial"/>
          <w:i/>
          <w:sz w:val="24"/>
          <w:szCs w:val="24"/>
        </w:rPr>
        <w:t>00;mYJEv</w:t>
      </w:r>
      <w:proofErr w:type="gramEnd"/>
      <w:r w:rsidRPr="00992C7C">
        <w:rPr>
          <w:rFonts w:ascii="Arial" w:hAnsi="Arial" w:cs="Arial"/>
          <w:i/>
          <w:sz w:val="24"/>
          <w:szCs w:val="24"/>
        </w:rPr>
        <w:t>4iGwLcnQbRD7dPs2uD1mX08XjXIKcGg3GEHmwMhmmGYusffIJjTdSITLX+uujTwzqmL/U5nvt6S9s8ijN3LwkJXsiEpt099e1MET/8y3+Y1bN+K+YPJQiVmlQS0fXETsOPo8SwUZdBALt0vTo1VhUZKejACcjEYJG6nI=</w:t>
      </w:r>
    </w:p>
    <w:p w14:paraId="5D37247F" w14:textId="77777777" w:rsidR="000E45EC" w:rsidRPr="00992C7C" w:rsidRDefault="000E45EC" w:rsidP="000E45EC">
      <w:pPr>
        <w:shd w:val="clear" w:color="auto" w:fill="FFFFFF"/>
        <w:spacing w:after="0" w:line="276" w:lineRule="auto"/>
        <w:jc w:val="both"/>
        <w:rPr>
          <w:rFonts w:ascii="Arial" w:eastAsia="Times New Roman" w:hAnsi="Arial" w:cs="Arial"/>
          <w:sz w:val="24"/>
          <w:szCs w:val="24"/>
          <w:lang w:eastAsia="pt-PT"/>
        </w:rPr>
      </w:pPr>
    </w:p>
    <w:p w14:paraId="278010CD" w14:textId="5C8AEB01" w:rsidR="000E45EC" w:rsidRDefault="000E45EC" w:rsidP="003F3EDE">
      <w:pPr>
        <w:pStyle w:val="PargrafodaLista"/>
        <w:numPr>
          <w:ilvl w:val="0"/>
          <w:numId w:val="12"/>
        </w:numPr>
        <w:shd w:val="clear" w:color="auto" w:fill="FFFFFF"/>
        <w:spacing w:after="0" w:line="276" w:lineRule="auto"/>
        <w:jc w:val="both"/>
        <w:rPr>
          <w:ins w:id="303" w:author="Adelino Naquarta Sepalanga Domingos" w:date="2025-02-28T11:51:00Z" w16du:dateUtc="2025-02-28T10:51:00Z"/>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Os documentos emitidos e englobados na tabela </w:t>
      </w:r>
      <w:r w:rsidRPr="00992C7C">
        <w:rPr>
          <w:rFonts w:ascii="Arial" w:eastAsia="Times New Roman" w:hAnsi="Arial" w:cs="Arial"/>
          <w:sz w:val="24"/>
          <w:szCs w:val="24"/>
          <w:u w:val="single"/>
          <w:lang w:eastAsia="pt-PT"/>
        </w:rPr>
        <w:t>4.3 - Documentos de conferência de entrega de mercadorias</w:t>
      </w:r>
      <w:r w:rsidRPr="00992C7C">
        <w:rPr>
          <w:rFonts w:ascii="Arial" w:eastAsia="Times New Roman" w:hAnsi="Arial" w:cs="Arial"/>
          <w:sz w:val="24"/>
          <w:szCs w:val="24"/>
          <w:lang w:eastAsia="pt-PT"/>
        </w:rPr>
        <w:t xml:space="preserve"> ou da prestação de serviços (</w:t>
      </w:r>
      <w:proofErr w:type="spellStart"/>
      <w:r w:rsidRPr="00992C7C">
        <w:rPr>
          <w:rFonts w:ascii="Arial" w:eastAsia="Times New Roman" w:hAnsi="Arial" w:cs="Arial"/>
          <w:sz w:val="24"/>
          <w:szCs w:val="24"/>
          <w:lang w:eastAsia="pt-PT"/>
        </w:rPr>
        <w:t>WorkingDocuments</w:t>
      </w:r>
      <w:proofErr w:type="spellEnd"/>
      <w:r w:rsidRPr="00992C7C">
        <w:rPr>
          <w:rFonts w:ascii="Arial" w:eastAsia="Times New Roman" w:hAnsi="Arial" w:cs="Arial"/>
          <w:sz w:val="24"/>
          <w:szCs w:val="24"/>
          <w:lang w:eastAsia="pt-PT"/>
        </w:rPr>
        <w:t>) referidos no campo Tipo de documento (</w:t>
      </w:r>
      <w:proofErr w:type="spellStart"/>
      <w:r w:rsidRPr="00992C7C">
        <w:rPr>
          <w:rFonts w:ascii="Arial" w:eastAsia="Times New Roman" w:hAnsi="Arial" w:cs="Arial"/>
          <w:sz w:val="24"/>
          <w:szCs w:val="24"/>
          <w:lang w:eastAsia="pt-PT"/>
        </w:rPr>
        <w:t>WorkType</w:t>
      </w:r>
      <w:proofErr w:type="spellEnd"/>
      <w:r w:rsidRPr="00992C7C">
        <w:rPr>
          <w:rFonts w:ascii="Arial" w:eastAsia="Times New Roman" w:hAnsi="Arial" w:cs="Arial"/>
          <w:sz w:val="24"/>
          <w:szCs w:val="24"/>
          <w:lang w:eastAsia="pt-PT"/>
        </w:rPr>
        <w:t xml:space="preserve">), </w:t>
      </w:r>
      <w:r w:rsidR="002545F2" w:rsidRPr="00992C7C">
        <w:rPr>
          <w:rFonts w:ascii="Arial" w:eastAsia="Times New Roman" w:hAnsi="Arial" w:cs="Arial"/>
          <w:sz w:val="24"/>
          <w:szCs w:val="24"/>
          <w:lang w:eastAsia="pt-PT"/>
        </w:rPr>
        <w:t>devem usar</w:t>
      </w:r>
      <w:r w:rsidRPr="00992C7C">
        <w:rPr>
          <w:rFonts w:ascii="Arial" w:eastAsia="Times New Roman" w:hAnsi="Arial" w:cs="Arial"/>
          <w:sz w:val="24"/>
          <w:szCs w:val="24"/>
          <w:lang w:eastAsia="pt-PT"/>
        </w:rPr>
        <w:t xml:space="preserve"> (para a assinatura dos respectivos documentos) os seguintes campos:</w:t>
      </w:r>
    </w:p>
    <w:p w14:paraId="7EFC376C" w14:textId="77777777" w:rsidR="0029475A" w:rsidRPr="00992C7C" w:rsidRDefault="0029475A">
      <w:pPr>
        <w:pStyle w:val="PargrafodaLista"/>
        <w:shd w:val="clear" w:color="auto" w:fill="FFFFFF"/>
        <w:spacing w:after="0" w:line="276" w:lineRule="auto"/>
        <w:jc w:val="both"/>
        <w:rPr>
          <w:rFonts w:ascii="Arial" w:eastAsia="Times New Roman" w:hAnsi="Arial" w:cs="Arial"/>
          <w:sz w:val="24"/>
          <w:szCs w:val="24"/>
          <w:lang w:eastAsia="pt-PT"/>
        </w:rPr>
        <w:pPrChange w:id="304" w:author="Adelino Naquarta Sepalanga Domingos" w:date="2025-02-28T11:51:00Z" w16du:dateUtc="2025-02-28T10:51:00Z">
          <w:pPr>
            <w:pStyle w:val="PargrafodaLista"/>
            <w:numPr>
              <w:numId w:val="12"/>
            </w:numPr>
            <w:shd w:val="clear" w:color="auto" w:fill="FFFFFF"/>
            <w:spacing w:after="0" w:line="276" w:lineRule="auto"/>
            <w:ind w:hanging="360"/>
            <w:jc w:val="both"/>
          </w:pPr>
        </w:pPrChange>
      </w:pPr>
    </w:p>
    <w:p w14:paraId="77115B31" w14:textId="77777777" w:rsidR="000E45EC" w:rsidRDefault="000E45EC" w:rsidP="003F3EDE">
      <w:pPr>
        <w:pStyle w:val="Default"/>
        <w:numPr>
          <w:ilvl w:val="0"/>
          <w:numId w:val="19"/>
        </w:numPr>
        <w:spacing w:line="276" w:lineRule="auto"/>
        <w:ind w:left="993" w:hanging="142"/>
        <w:rPr>
          <w:ins w:id="305" w:author="Adelino Naquarta Sepalanga Domingos" w:date="2025-02-28T11:52:00Z" w16du:dateUtc="2025-02-28T10:52:00Z"/>
        </w:rPr>
      </w:pPr>
      <w:r w:rsidRPr="00992C7C">
        <w:t>A data de criação do documento de conferência [</w:t>
      </w:r>
      <w:r w:rsidRPr="00992C7C">
        <w:rPr>
          <w:color w:val="auto"/>
        </w:rPr>
        <w:t xml:space="preserve">campo 4.3.4.7 </w:t>
      </w:r>
      <w:r w:rsidRPr="00992C7C">
        <w:t>- data do documento (</w:t>
      </w:r>
      <w:proofErr w:type="spellStart"/>
      <w:r w:rsidRPr="00992C7C">
        <w:t>WorkDate</w:t>
      </w:r>
      <w:proofErr w:type="spellEnd"/>
      <w:r w:rsidRPr="00992C7C">
        <w:t xml:space="preserve">) do SAF-T (AO)]; </w:t>
      </w:r>
    </w:p>
    <w:p w14:paraId="60B03804" w14:textId="77777777" w:rsidR="0029475A" w:rsidRPr="00992C7C" w:rsidRDefault="0029475A">
      <w:pPr>
        <w:pStyle w:val="Default"/>
        <w:spacing w:line="276" w:lineRule="auto"/>
        <w:ind w:left="993"/>
        <w:pPrChange w:id="306" w:author="Adelino Naquarta Sepalanga Domingos" w:date="2025-02-28T11:52:00Z" w16du:dateUtc="2025-02-28T10:52:00Z">
          <w:pPr>
            <w:pStyle w:val="Default"/>
            <w:numPr>
              <w:numId w:val="19"/>
            </w:numPr>
            <w:spacing w:line="276" w:lineRule="auto"/>
            <w:ind w:left="993" w:hanging="142"/>
          </w:pPr>
        </w:pPrChange>
      </w:pPr>
    </w:p>
    <w:p w14:paraId="6FE45505" w14:textId="77777777" w:rsidR="000E45EC" w:rsidRDefault="000E45EC" w:rsidP="003F3EDE">
      <w:pPr>
        <w:pStyle w:val="Default"/>
        <w:numPr>
          <w:ilvl w:val="0"/>
          <w:numId w:val="19"/>
        </w:numPr>
        <w:spacing w:line="276" w:lineRule="auto"/>
        <w:ind w:left="993" w:hanging="142"/>
        <w:rPr>
          <w:ins w:id="307" w:author="Adelino Naquarta Sepalanga Domingos" w:date="2025-02-28T11:52:00Z" w16du:dateUtc="2025-02-28T10:52:00Z"/>
        </w:rPr>
      </w:pPr>
      <w:r w:rsidRPr="00992C7C">
        <w:t xml:space="preserve">A data e hora da criação do documento de conferência [campo </w:t>
      </w:r>
      <w:r w:rsidRPr="00992C7C">
        <w:rPr>
          <w:color w:val="auto"/>
        </w:rPr>
        <w:t xml:space="preserve">4.3.4.11 </w:t>
      </w:r>
      <w:r w:rsidRPr="00992C7C">
        <w:t>- data de gravação do documento (</w:t>
      </w:r>
      <w:proofErr w:type="spellStart"/>
      <w:r w:rsidRPr="00992C7C">
        <w:t>SystemEntryDate</w:t>
      </w:r>
      <w:proofErr w:type="spellEnd"/>
      <w:r w:rsidRPr="00992C7C">
        <w:t xml:space="preserve">) do SAF-T (AO)]; </w:t>
      </w:r>
    </w:p>
    <w:p w14:paraId="4DE3FAE8" w14:textId="77777777" w:rsidR="0029475A" w:rsidRDefault="0029475A">
      <w:pPr>
        <w:pStyle w:val="PargrafodaLista"/>
        <w:rPr>
          <w:ins w:id="308" w:author="Adelino Naquarta Sepalanga Domingos" w:date="2025-02-28T11:52:00Z" w16du:dateUtc="2025-02-28T10:52:00Z"/>
        </w:rPr>
        <w:pPrChange w:id="309" w:author="Adelino Naquarta Sepalanga Domingos" w:date="2025-02-28T11:52:00Z" w16du:dateUtc="2025-02-28T10:52:00Z">
          <w:pPr>
            <w:pStyle w:val="Default"/>
            <w:numPr>
              <w:numId w:val="19"/>
            </w:numPr>
            <w:spacing w:line="276" w:lineRule="auto"/>
            <w:ind w:left="993" w:hanging="142"/>
          </w:pPr>
        </w:pPrChange>
      </w:pPr>
    </w:p>
    <w:p w14:paraId="5EAA7F56" w14:textId="52E23F4F" w:rsidR="0029475A" w:rsidRPr="00992C7C" w:rsidDel="0029475A" w:rsidRDefault="0029475A" w:rsidP="003F3EDE">
      <w:pPr>
        <w:pStyle w:val="Default"/>
        <w:numPr>
          <w:ilvl w:val="0"/>
          <w:numId w:val="19"/>
        </w:numPr>
        <w:spacing w:line="276" w:lineRule="auto"/>
        <w:ind w:left="993" w:hanging="142"/>
        <w:rPr>
          <w:del w:id="310" w:author="Adelino Naquarta Sepalanga Domingos" w:date="2025-02-28T11:52:00Z" w16du:dateUtc="2025-02-28T10:52:00Z"/>
        </w:rPr>
      </w:pPr>
    </w:p>
    <w:p w14:paraId="259E8226" w14:textId="5E71B14B" w:rsidR="000E45EC" w:rsidRDefault="000E45EC" w:rsidP="003F3EDE">
      <w:pPr>
        <w:pStyle w:val="Default"/>
        <w:numPr>
          <w:ilvl w:val="0"/>
          <w:numId w:val="19"/>
        </w:numPr>
        <w:spacing w:line="276" w:lineRule="auto"/>
        <w:ind w:left="993" w:hanging="142"/>
        <w:rPr>
          <w:ins w:id="311" w:author="Adelino Naquarta Sepalanga Domingos" w:date="2025-02-28T11:52:00Z" w16du:dateUtc="2025-02-28T10:52:00Z"/>
        </w:rPr>
      </w:pPr>
      <w:del w:id="312" w:author="Adelino Naquarta Sepalanga Domingos" w:date="2025-02-28T11:52:00Z" w16du:dateUtc="2025-02-28T10:52:00Z">
        <w:r w:rsidRPr="00992C7C" w:rsidDel="0029475A">
          <w:delText xml:space="preserve"> </w:delText>
        </w:r>
      </w:del>
      <w:r w:rsidRPr="00992C7C">
        <w:t xml:space="preserve">O número do documento de conferência [campo </w:t>
      </w:r>
      <w:r w:rsidRPr="00992C7C">
        <w:rPr>
          <w:color w:val="auto"/>
        </w:rPr>
        <w:t xml:space="preserve">4.3.4.1 </w:t>
      </w:r>
      <w:r w:rsidRPr="00992C7C">
        <w:t>- identificação única do documento (</w:t>
      </w:r>
      <w:proofErr w:type="spellStart"/>
      <w:r w:rsidRPr="00992C7C">
        <w:t>DocumentNumber</w:t>
      </w:r>
      <w:proofErr w:type="spellEnd"/>
      <w:r w:rsidRPr="00992C7C">
        <w:t xml:space="preserve">) do SAF-T (AO)]; </w:t>
      </w:r>
    </w:p>
    <w:p w14:paraId="4CE48B42" w14:textId="77777777" w:rsidR="0029475A" w:rsidRPr="00992C7C" w:rsidRDefault="0029475A">
      <w:pPr>
        <w:pStyle w:val="Default"/>
        <w:spacing w:line="276" w:lineRule="auto"/>
        <w:ind w:left="993"/>
        <w:pPrChange w:id="313" w:author="Adelino Naquarta Sepalanga Domingos" w:date="2025-02-28T11:52:00Z" w16du:dateUtc="2025-02-28T10:52:00Z">
          <w:pPr>
            <w:pStyle w:val="Default"/>
            <w:numPr>
              <w:numId w:val="19"/>
            </w:numPr>
            <w:spacing w:line="276" w:lineRule="auto"/>
            <w:ind w:left="993" w:hanging="142"/>
          </w:pPr>
        </w:pPrChange>
      </w:pPr>
    </w:p>
    <w:p w14:paraId="30DA9582" w14:textId="77777777" w:rsidR="0029475A" w:rsidRDefault="000E45EC" w:rsidP="003F3EDE">
      <w:pPr>
        <w:pStyle w:val="Default"/>
        <w:numPr>
          <w:ilvl w:val="0"/>
          <w:numId w:val="19"/>
        </w:numPr>
        <w:spacing w:line="276" w:lineRule="auto"/>
        <w:ind w:left="993" w:hanging="142"/>
        <w:rPr>
          <w:ins w:id="314" w:author="Adelino Naquarta Sepalanga Domingos" w:date="2025-02-28T11:52:00Z" w16du:dateUtc="2025-02-28T10:52:00Z"/>
        </w:rPr>
      </w:pPr>
      <w:r w:rsidRPr="00992C7C">
        <w:t xml:space="preserve">O valor do documento de conferência [campo </w:t>
      </w:r>
      <w:r w:rsidRPr="00992C7C">
        <w:rPr>
          <w:color w:val="auto"/>
        </w:rPr>
        <w:t xml:space="preserve">4.3.4.15.3 - </w:t>
      </w:r>
      <w:r w:rsidRPr="00992C7C">
        <w:t>total do documento com impostos (</w:t>
      </w:r>
      <w:proofErr w:type="spellStart"/>
      <w:r w:rsidRPr="00992C7C">
        <w:t>GrossTotal</w:t>
      </w:r>
      <w:proofErr w:type="spellEnd"/>
      <w:r w:rsidRPr="00992C7C">
        <w:t>) do SAF-T (AO)];</w:t>
      </w:r>
    </w:p>
    <w:p w14:paraId="4CA678EA" w14:textId="77777777" w:rsidR="0029475A" w:rsidRDefault="0029475A">
      <w:pPr>
        <w:pStyle w:val="PargrafodaLista"/>
        <w:rPr>
          <w:ins w:id="315" w:author="Adelino Naquarta Sepalanga Domingos" w:date="2025-02-28T11:52:00Z" w16du:dateUtc="2025-02-28T10:52:00Z"/>
        </w:rPr>
        <w:pPrChange w:id="316" w:author="Adelino Naquarta Sepalanga Domingos" w:date="2025-02-28T11:52:00Z" w16du:dateUtc="2025-02-28T10:52:00Z">
          <w:pPr>
            <w:pStyle w:val="Default"/>
            <w:numPr>
              <w:numId w:val="19"/>
            </w:numPr>
            <w:spacing w:line="276" w:lineRule="auto"/>
            <w:ind w:left="993" w:hanging="142"/>
          </w:pPr>
        </w:pPrChange>
      </w:pPr>
    </w:p>
    <w:p w14:paraId="4CF3C3D8" w14:textId="0DFA7EEC" w:rsidR="000E45EC" w:rsidRPr="00992C7C" w:rsidDel="0029475A" w:rsidRDefault="000E45EC" w:rsidP="00106D8A">
      <w:pPr>
        <w:pStyle w:val="Default"/>
        <w:numPr>
          <w:ilvl w:val="0"/>
          <w:numId w:val="19"/>
        </w:numPr>
        <w:spacing w:line="276" w:lineRule="auto"/>
        <w:ind w:left="993" w:hanging="142"/>
        <w:rPr>
          <w:del w:id="317" w:author="Adelino Naquarta Sepalanga Domingos" w:date="2025-02-28T11:52:00Z" w16du:dateUtc="2025-02-28T10:52:00Z"/>
        </w:rPr>
      </w:pPr>
      <w:del w:id="318" w:author="Adelino Naquarta Sepalanga Domingos" w:date="2025-02-28T11:52:00Z" w16du:dateUtc="2025-02-28T10:52:00Z">
        <w:r w:rsidRPr="00992C7C" w:rsidDel="0029475A">
          <w:delText xml:space="preserve"> </w:delText>
        </w:r>
      </w:del>
    </w:p>
    <w:p w14:paraId="3EAD1FB8" w14:textId="77777777" w:rsidR="000E45EC" w:rsidRDefault="000E45EC" w:rsidP="008C6E70">
      <w:pPr>
        <w:pStyle w:val="Default"/>
        <w:numPr>
          <w:ilvl w:val="0"/>
          <w:numId w:val="19"/>
        </w:numPr>
        <w:spacing w:line="276" w:lineRule="auto"/>
        <w:ind w:left="993" w:hanging="142"/>
        <w:rPr>
          <w:ins w:id="319" w:author="Adelino Naquarta Sepalanga Domingos" w:date="2025-02-28T11:52:00Z" w16du:dateUtc="2025-02-28T10:52:00Z"/>
        </w:rPr>
      </w:pPr>
      <w:r w:rsidRPr="0029475A">
        <w:t>A assinatura gerada no documento anterior, do mesmo tipo e série do documento [campo 4.3.4.4 - chave do documento (</w:t>
      </w:r>
      <w:proofErr w:type="spellStart"/>
      <w:r w:rsidRPr="0029475A">
        <w:t>Hash</w:t>
      </w:r>
      <w:proofErr w:type="spellEnd"/>
      <w:r w:rsidRPr="0029475A">
        <w:t>) do SAF-T (AO)].</w:t>
      </w:r>
    </w:p>
    <w:p w14:paraId="2B1C47A6" w14:textId="77777777" w:rsidR="0029475A" w:rsidRPr="0029475A" w:rsidRDefault="0029475A">
      <w:pPr>
        <w:pStyle w:val="Default"/>
        <w:spacing w:line="276" w:lineRule="auto"/>
        <w:ind w:left="993"/>
        <w:pPrChange w:id="320" w:author="Adelino Naquarta Sepalanga Domingos" w:date="2025-02-28T11:52:00Z" w16du:dateUtc="2025-02-28T10:52:00Z">
          <w:pPr>
            <w:pStyle w:val="PargrafodaLista"/>
            <w:numPr>
              <w:numId w:val="19"/>
            </w:numPr>
            <w:spacing w:line="276" w:lineRule="auto"/>
            <w:ind w:left="993" w:hanging="142"/>
          </w:pPr>
        </w:pPrChange>
      </w:pPr>
    </w:p>
    <w:p w14:paraId="562C69EE" w14:textId="409D97FB" w:rsidR="0090459E" w:rsidRPr="00693780" w:rsidRDefault="00693780" w:rsidP="0090459E">
      <w:pPr>
        <w:pStyle w:val="PargrafodaLista"/>
        <w:numPr>
          <w:ilvl w:val="0"/>
          <w:numId w:val="17"/>
        </w:numPr>
        <w:shd w:val="clear" w:color="auto" w:fill="FFFFFF"/>
        <w:spacing w:after="0" w:line="276" w:lineRule="auto"/>
        <w:jc w:val="both"/>
        <w:rPr>
          <w:ins w:id="321" w:author="Adelino Naquarta Sepalanga Domingos" w:date="2025-02-28T11:54:00Z" w16du:dateUtc="2025-02-28T10:54:00Z"/>
          <w:rFonts w:ascii="Arial" w:eastAsia="Times New Roman" w:hAnsi="Arial" w:cs="Arial"/>
          <w:sz w:val="24"/>
          <w:szCs w:val="24"/>
          <w:lang w:eastAsia="pt-PT"/>
          <w:rPrChange w:id="322" w:author="Adelino Naquarta Sepalanga Domingos" w:date="2025-03-05T07:49:00Z" w16du:dateUtc="2025-03-05T06:49:00Z">
            <w:rPr>
              <w:ins w:id="323" w:author="Adelino Naquarta Sepalanga Domingos" w:date="2025-02-28T11:54:00Z" w16du:dateUtc="2025-02-28T10:54:00Z"/>
              <w:rFonts w:ascii="Arial" w:eastAsia="Times New Roman" w:hAnsi="Arial" w:cs="Arial"/>
              <w:sz w:val="24"/>
              <w:szCs w:val="24"/>
              <w:highlight w:val="yellow"/>
              <w:lang w:eastAsia="pt-PT"/>
            </w:rPr>
          </w:rPrChange>
        </w:rPr>
      </w:pPr>
      <w:ins w:id="324" w:author="Adelino Naquarta Sepalanga Domingos" w:date="2025-03-05T07:51:00Z" w16du:dateUtc="2025-03-05T06:51:00Z">
        <w:r>
          <w:rPr>
            <w:rFonts w:ascii="Arial" w:eastAsia="Times New Roman" w:hAnsi="Arial" w:cs="Arial"/>
            <w:sz w:val="24"/>
            <w:szCs w:val="24"/>
            <w:lang w:eastAsia="pt-PT"/>
          </w:rPr>
          <w:lastRenderedPageBreak/>
          <w:t xml:space="preserve">A </w:t>
        </w:r>
      </w:ins>
      <w:del w:id="325" w:author="Adelino Naquarta Sepalanga Domingos" w:date="2025-03-05T07:51:00Z" w16du:dateUtc="2025-03-05T06:51:00Z">
        <w:r w:rsidR="00D537C6" w:rsidRPr="00693780" w:rsidDel="00693780">
          <w:rPr>
            <w:rFonts w:ascii="Arial" w:eastAsia="Times New Roman" w:hAnsi="Arial" w:cs="Arial"/>
            <w:sz w:val="24"/>
            <w:szCs w:val="24"/>
            <w:lang w:eastAsia="pt-PT"/>
            <w:rPrChange w:id="326" w:author="Adelino Naquarta Sepalanga Domingos" w:date="2025-03-05T07:49:00Z" w16du:dateUtc="2025-03-05T06:49:00Z">
              <w:rPr>
                <w:rFonts w:ascii="Arial" w:eastAsia="Times New Roman" w:hAnsi="Arial" w:cs="Arial"/>
                <w:sz w:val="24"/>
                <w:szCs w:val="24"/>
                <w:highlight w:val="yellow"/>
                <w:lang w:eastAsia="pt-PT"/>
              </w:rPr>
            </w:rPrChange>
          </w:rPr>
          <w:delText>O presente artigo estabelece a</w:delText>
        </w:r>
      </w:del>
      <w:del w:id="327" w:author="Adelino Naquarta Sepalanga Domingos" w:date="2025-03-05T07:52:00Z" w16du:dateUtc="2025-03-05T06:52:00Z">
        <w:r w:rsidR="00D537C6" w:rsidRPr="00693780" w:rsidDel="00693780">
          <w:rPr>
            <w:rFonts w:ascii="Arial" w:eastAsia="Times New Roman" w:hAnsi="Arial" w:cs="Arial"/>
            <w:sz w:val="24"/>
            <w:szCs w:val="24"/>
            <w:lang w:eastAsia="pt-PT"/>
            <w:rPrChange w:id="328" w:author="Adelino Naquarta Sepalanga Domingos" w:date="2025-03-05T07:49:00Z" w16du:dateUtc="2025-03-05T06:49:00Z">
              <w:rPr>
                <w:rFonts w:ascii="Arial" w:eastAsia="Times New Roman" w:hAnsi="Arial" w:cs="Arial"/>
                <w:sz w:val="24"/>
                <w:szCs w:val="24"/>
                <w:highlight w:val="yellow"/>
                <w:lang w:eastAsia="pt-PT"/>
              </w:rPr>
            </w:rPrChange>
          </w:rPr>
          <w:delText xml:space="preserve"> </w:delText>
        </w:r>
      </w:del>
      <w:r w:rsidR="00D537C6" w:rsidRPr="00693780">
        <w:rPr>
          <w:rFonts w:ascii="Arial" w:eastAsia="Times New Roman" w:hAnsi="Arial" w:cs="Arial"/>
          <w:sz w:val="24"/>
          <w:szCs w:val="24"/>
          <w:lang w:eastAsia="pt-PT"/>
          <w:rPrChange w:id="329" w:author="Adelino Naquarta Sepalanga Domingos" w:date="2025-03-05T07:49:00Z" w16du:dateUtc="2025-03-05T06:49:00Z">
            <w:rPr>
              <w:rFonts w:ascii="Arial" w:eastAsia="Times New Roman" w:hAnsi="Arial" w:cs="Arial"/>
              <w:sz w:val="24"/>
              <w:szCs w:val="24"/>
              <w:highlight w:val="yellow"/>
              <w:lang w:eastAsia="pt-PT"/>
            </w:rPr>
          </w:rPrChange>
        </w:rPr>
        <w:t>obrigatoriedade da utilização do algoritmo de hash SHA-256 em substituição ao SHA-1 em todos os</w:t>
      </w:r>
      <w:r w:rsidR="0090459E" w:rsidRPr="00693780">
        <w:rPr>
          <w:rFonts w:ascii="Arial" w:eastAsia="Times New Roman" w:hAnsi="Arial" w:cs="Arial"/>
          <w:sz w:val="24"/>
          <w:szCs w:val="24"/>
          <w:lang w:eastAsia="pt-PT"/>
          <w:rPrChange w:id="330" w:author="Adelino Naquarta Sepalanga Domingos" w:date="2025-03-05T07:49:00Z" w16du:dateUtc="2025-03-05T06:49:00Z">
            <w:rPr>
              <w:rFonts w:ascii="Arial" w:eastAsia="Times New Roman" w:hAnsi="Arial" w:cs="Arial"/>
              <w:sz w:val="24"/>
              <w:szCs w:val="24"/>
              <w:highlight w:val="yellow"/>
              <w:lang w:eastAsia="pt-PT"/>
            </w:rPr>
          </w:rPrChange>
        </w:rPr>
        <w:t xml:space="preserve"> </w:t>
      </w:r>
      <w:r w:rsidR="00D537C6" w:rsidRPr="00693780">
        <w:rPr>
          <w:rFonts w:ascii="Arial" w:eastAsia="Times New Roman" w:hAnsi="Arial" w:cs="Arial"/>
          <w:sz w:val="24"/>
          <w:szCs w:val="24"/>
          <w:lang w:eastAsia="pt-PT"/>
          <w:rPrChange w:id="331" w:author="Adelino Naquarta Sepalanga Domingos" w:date="2025-03-05T07:49:00Z" w16du:dateUtc="2025-03-05T06:49:00Z">
            <w:rPr>
              <w:rFonts w:ascii="Arial" w:eastAsia="Times New Roman" w:hAnsi="Arial" w:cs="Arial"/>
              <w:sz w:val="24"/>
              <w:szCs w:val="24"/>
              <w:highlight w:val="yellow"/>
              <w:lang w:eastAsia="pt-PT"/>
            </w:rPr>
          </w:rPrChange>
        </w:rPr>
        <w:t xml:space="preserve">programas </w:t>
      </w:r>
      <w:r w:rsidR="0090459E" w:rsidRPr="00693780">
        <w:rPr>
          <w:rFonts w:ascii="Arial" w:eastAsia="Times New Roman" w:hAnsi="Arial" w:cs="Arial"/>
          <w:sz w:val="24"/>
          <w:szCs w:val="24"/>
          <w:lang w:eastAsia="pt-PT"/>
          <w:rPrChange w:id="332" w:author="Adelino Naquarta Sepalanga Domingos" w:date="2025-03-05T07:49:00Z" w16du:dateUtc="2025-03-05T06:49:00Z">
            <w:rPr>
              <w:rFonts w:ascii="Arial" w:eastAsia="Times New Roman" w:hAnsi="Arial" w:cs="Arial"/>
              <w:sz w:val="24"/>
              <w:szCs w:val="24"/>
              <w:highlight w:val="yellow"/>
              <w:lang w:eastAsia="pt-PT"/>
            </w:rPr>
          </w:rPrChange>
        </w:rPr>
        <w:t>facturação</w:t>
      </w:r>
      <w:del w:id="333" w:author="Adelino Naquarta Sepalanga Domingos" w:date="2025-02-28T11:53:00Z" w16du:dateUtc="2025-02-28T10:53:00Z">
        <w:r w:rsidR="0090459E" w:rsidRPr="00693780" w:rsidDel="0029475A">
          <w:rPr>
            <w:rFonts w:ascii="Arial" w:eastAsia="Times New Roman" w:hAnsi="Arial" w:cs="Arial"/>
            <w:sz w:val="24"/>
            <w:szCs w:val="24"/>
            <w:lang w:eastAsia="pt-PT"/>
            <w:rPrChange w:id="334" w:author="Adelino Naquarta Sepalanga Domingos" w:date="2025-03-05T07:49:00Z" w16du:dateUtc="2025-03-05T06:49:00Z">
              <w:rPr>
                <w:rFonts w:ascii="Arial" w:eastAsia="Times New Roman" w:hAnsi="Arial" w:cs="Arial"/>
                <w:sz w:val="24"/>
                <w:szCs w:val="24"/>
                <w:highlight w:val="yellow"/>
                <w:lang w:eastAsia="pt-PT"/>
              </w:rPr>
            </w:rPrChange>
          </w:rPr>
          <w:delText xml:space="preserve"> </w:delText>
        </w:r>
      </w:del>
      <w:r w:rsidR="00D537C6" w:rsidRPr="00693780">
        <w:rPr>
          <w:rFonts w:ascii="Arial" w:eastAsia="Times New Roman" w:hAnsi="Arial" w:cs="Arial"/>
          <w:sz w:val="24"/>
          <w:szCs w:val="24"/>
          <w:lang w:eastAsia="pt-PT"/>
          <w:rPrChange w:id="335" w:author="Adelino Naquarta Sepalanga Domingos" w:date="2025-03-05T07:49:00Z" w16du:dateUtc="2025-03-05T06:49:00Z">
            <w:rPr>
              <w:rFonts w:ascii="Arial" w:eastAsia="Times New Roman" w:hAnsi="Arial" w:cs="Arial"/>
              <w:sz w:val="24"/>
              <w:szCs w:val="24"/>
              <w:highlight w:val="yellow"/>
              <w:lang w:eastAsia="pt-PT"/>
            </w:rPr>
          </w:rPrChange>
        </w:rPr>
        <w:t xml:space="preserve"> que realizem assinaturas digitais</w:t>
      </w:r>
      <w:ins w:id="336" w:author="Adelino Naquarta Sepalanga Domingos" w:date="2025-03-05T07:52:00Z" w16du:dateUtc="2025-03-05T06:52:00Z">
        <w:r>
          <w:rPr>
            <w:rFonts w:ascii="Arial" w:eastAsia="Times New Roman" w:hAnsi="Arial" w:cs="Arial"/>
            <w:sz w:val="24"/>
            <w:szCs w:val="24"/>
            <w:lang w:eastAsia="pt-PT"/>
          </w:rPr>
          <w:t>:</w:t>
        </w:r>
      </w:ins>
      <w:del w:id="337" w:author="Adelino Naquarta Sepalanga Domingos" w:date="2025-03-05T07:52:00Z" w16du:dateUtc="2025-03-05T06:52:00Z">
        <w:r w:rsidR="00D537C6" w:rsidRPr="00693780" w:rsidDel="00693780">
          <w:rPr>
            <w:rFonts w:ascii="Arial" w:eastAsia="Times New Roman" w:hAnsi="Arial" w:cs="Arial"/>
            <w:sz w:val="24"/>
            <w:szCs w:val="24"/>
            <w:lang w:eastAsia="pt-PT"/>
            <w:rPrChange w:id="338" w:author="Adelino Naquarta Sepalanga Domingos" w:date="2025-03-05T07:49:00Z" w16du:dateUtc="2025-03-05T06:49:00Z">
              <w:rPr>
                <w:rFonts w:ascii="Arial" w:eastAsia="Times New Roman" w:hAnsi="Arial" w:cs="Arial"/>
                <w:sz w:val="24"/>
                <w:szCs w:val="24"/>
                <w:highlight w:val="yellow"/>
                <w:lang w:eastAsia="pt-PT"/>
              </w:rPr>
            </w:rPrChange>
          </w:rPr>
          <w:delText xml:space="preserve">. </w:delText>
        </w:r>
      </w:del>
    </w:p>
    <w:p w14:paraId="3C37E9B7" w14:textId="77777777" w:rsidR="0029475A" w:rsidRPr="00693780" w:rsidRDefault="0029475A">
      <w:pPr>
        <w:pStyle w:val="PargrafodaLista"/>
        <w:shd w:val="clear" w:color="auto" w:fill="FFFFFF"/>
        <w:spacing w:after="0" w:line="276" w:lineRule="auto"/>
        <w:ind w:left="360"/>
        <w:jc w:val="both"/>
        <w:rPr>
          <w:rFonts w:ascii="Arial" w:eastAsia="Times New Roman" w:hAnsi="Arial" w:cs="Arial"/>
          <w:sz w:val="24"/>
          <w:szCs w:val="24"/>
          <w:lang w:eastAsia="pt-PT"/>
          <w:rPrChange w:id="339" w:author="Adelino Naquarta Sepalanga Domingos" w:date="2025-03-05T07:52:00Z" w16du:dateUtc="2025-03-05T06:52:00Z">
            <w:rPr>
              <w:rFonts w:ascii="Arial" w:eastAsia="Times New Roman" w:hAnsi="Arial" w:cs="Arial"/>
              <w:sz w:val="24"/>
              <w:szCs w:val="24"/>
              <w:highlight w:val="yellow"/>
              <w:lang w:eastAsia="pt-PT"/>
            </w:rPr>
          </w:rPrChange>
        </w:rPr>
        <w:pPrChange w:id="340" w:author="Adelino Naquarta Sepalanga Domingos" w:date="2025-02-28T11:54:00Z" w16du:dateUtc="2025-02-28T10:54:00Z">
          <w:pPr>
            <w:pStyle w:val="PargrafodaLista"/>
            <w:numPr>
              <w:numId w:val="17"/>
            </w:numPr>
            <w:shd w:val="clear" w:color="auto" w:fill="FFFFFF"/>
            <w:spacing w:after="0" w:line="276" w:lineRule="auto"/>
            <w:ind w:left="360" w:hanging="360"/>
            <w:jc w:val="both"/>
          </w:pPr>
        </w:pPrChange>
      </w:pPr>
    </w:p>
    <w:p w14:paraId="67634D87" w14:textId="7104432B" w:rsidR="00D537C6" w:rsidRPr="00693780" w:rsidRDefault="00D537C6" w:rsidP="0090459E">
      <w:pPr>
        <w:pStyle w:val="PargrafodaLista"/>
        <w:numPr>
          <w:ilvl w:val="0"/>
          <w:numId w:val="42"/>
        </w:numPr>
        <w:shd w:val="clear" w:color="auto" w:fill="FFFFFF"/>
        <w:spacing w:after="0" w:line="276" w:lineRule="auto"/>
        <w:jc w:val="both"/>
        <w:rPr>
          <w:ins w:id="341" w:author="Adelino Naquarta Sepalanga Domingos" w:date="2025-02-28T11:54:00Z" w16du:dateUtc="2025-02-28T10:54:00Z"/>
          <w:rFonts w:ascii="Arial" w:eastAsia="Times New Roman" w:hAnsi="Arial" w:cs="Arial"/>
          <w:sz w:val="24"/>
          <w:szCs w:val="24"/>
          <w:lang w:eastAsia="pt-PT"/>
          <w:rPrChange w:id="342" w:author="Adelino Naquarta Sepalanga Domingos" w:date="2025-03-05T07:52:00Z" w16du:dateUtc="2025-03-05T06:52:00Z">
            <w:rPr>
              <w:ins w:id="343" w:author="Adelino Naquarta Sepalanga Domingos" w:date="2025-02-28T11:54:00Z" w16du:dateUtc="2025-02-28T10:54:00Z"/>
              <w:rFonts w:ascii="Arial" w:eastAsia="Times New Roman" w:hAnsi="Arial" w:cs="Arial"/>
              <w:sz w:val="24"/>
              <w:szCs w:val="24"/>
              <w:highlight w:val="yellow"/>
              <w:lang w:eastAsia="pt-PT"/>
            </w:rPr>
          </w:rPrChange>
        </w:rPr>
      </w:pPr>
      <w:r w:rsidRPr="00693780">
        <w:rPr>
          <w:rFonts w:ascii="Arial" w:eastAsia="Times New Roman" w:hAnsi="Arial" w:cs="Arial"/>
          <w:sz w:val="24"/>
          <w:szCs w:val="24"/>
          <w:lang w:eastAsia="pt-PT"/>
          <w:rPrChange w:id="344" w:author="Adelino Naquarta Sepalanga Domingos" w:date="2025-03-05T07:52:00Z" w16du:dateUtc="2025-03-05T06:52:00Z">
            <w:rPr>
              <w:rFonts w:ascii="Arial" w:eastAsia="Times New Roman" w:hAnsi="Arial" w:cs="Arial"/>
              <w:sz w:val="24"/>
              <w:szCs w:val="24"/>
              <w:highlight w:val="yellow"/>
              <w:lang w:eastAsia="pt-PT"/>
            </w:rPr>
          </w:rPrChange>
        </w:rPr>
        <w:t>A partir da entrada em vigor desta norma, todas as novas implementações de software deve</w:t>
      </w:r>
      <w:ins w:id="345" w:author="Adelino Naquarta Sepalanga Domingos" w:date="2025-02-28T11:53:00Z" w16du:dateUtc="2025-02-28T10:53:00Z">
        <w:r w:rsidR="0029475A" w:rsidRPr="00693780">
          <w:rPr>
            <w:rFonts w:ascii="Arial" w:eastAsia="Times New Roman" w:hAnsi="Arial" w:cs="Arial"/>
            <w:sz w:val="24"/>
            <w:szCs w:val="24"/>
            <w:lang w:eastAsia="pt-PT"/>
            <w:rPrChange w:id="346" w:author="Adelino Naquarta Sepalanga Domingos" w:date="2025-03-05T07:52:00Z" w16du:dateUtc="2025-03-05T06:52:00Z">
              <w:rPr>
                <w:rFonts w:ascii="Arial" w:eastAsia="Times New Roman" w:hAnsi="Arial" w:cs="Arial"/>
                <w:sz w:val="24"/>
                <w:szCs w:val="24"/>
                <w:highlight w:val="yellow"/>
                <w:lang w:eastAsia="pt-PT"/>
              </w:rPr>
            </w:rPrChange>
          </w:rPr>
          <w:t>m</w:t>
        </w:r>
      </w:ins>
      <w:del w:id="347" w:author="Adelino Naquarta Sepalanga Domingos" w:date="2025-02-28T11:53:00Z" w16du:dateUtc="2025-02-28T10:53:00Z">
        <w:r w:rsidRPr="00693780" w:rsidDel="0029475A">
          <w:rPr>
            <w:rFonts w:ascii="Arial" w:eastAsia="Times New Roman" w:hAnsi="Arial" w:cs="Arial"/>
            <w:sz w:val="24"/>
            <w:szCs w:val="24"/>
            <w:lang w:eastAsia="pt-PT"/>
            <w:rPrChange w:id="348" w:author="Adelino Naquarta Sepalanga Domingos" w:date="2025-03-05T07:52:00Z" w16du:dateUtc="2025-03-05T06:52:00Z">
              <w:rPr>
                <w:rFonts w:ascii="Arial" w:eastAsia="Times New Roman" w:hAnsi="Arial" w:cs="Arial"/>
                <w:sz w:val="24"/>
                <w:szCs w:val="24"/>
                <w:highlight w:val="yellow"/>
                <w:lang w:eastAsia="pt-PT"/>
              </w:rPr>
            </w:rPrChange>
          </w:rPr>
          <w:delText>rão</w:delText>
        </w:r>
      </w:del>
      <w:r w:rsidRPr="00693780">
        <w:rPr>
          <w:rFonts w:ascii="Arial" w:eastAsia="Times New Roman" w:hAnsi="Arial" w:cs="Arial"/>
          <w:sz w:val="24"/>
          <w:szCs w:val="24"/>
          <w:lang w:eastAsia="pt-PT"/>
          <w:rPrChange w:id="349" w:author="Adelino Naquarta Sepalanga Domingos" w:date="2025-03-05T07:52:00Z" w16du:dateUtc="2025-03-05T06:52:00Z">
            <w:rPr>
              <w:rFonts w:ascii="Arial" w:eastAsia="Times New Roman" w:hAnsi="Arial" w:cs="Arial"/>
              <w:sz w:val="24"/>
              <w:szCs w:val="24"/>
              <w:highlight w:val="yellow"/>
              <w:lang w:eastAsia="pt-PT"/>
            </w:rPr>
          </w:rPrChange>
        </w:rPr>
        <w:t xml:space="preserve"> utilizar exclusivamente o algoritmo SHA-256 para a geração de assinaturas</w:t>
      </w:r>
      <w:ins w:id="350" w:author="Adelino Naquarta Sepalanga Domingos" w:date="2025-02-28T11:54:00Z" w16du:dateUtc="2025-02-28T10:54:00Z">
        <w:r w:rsidR="0029475A" w:rsidRPr="00693780">
          <w:rPr>
            <w:rFonts w:ascii="Arial" w:eastAsia="Times New Roman" w:hAnsi="Arial" w:cs="Arial"/>
            <w:sz w:val="24"/>
            <w:szCs w:val="24"/>
            <w:lang w:eastAsia="pt-PT"/>
            <w:rPrChange w:id="351" w:author="Adelino Naquarta Sepalanga Domingos" w:date="2025-03-05T07:52:00Z" w16du:dateUtc="2025-03-05T06:52:00Z">
              <w:rPr>
                <w:rFonts w:ascii="Arial" w:eastAsia="Times New Roman" w:hAnsi="Arial" w:cs="Arial"/>
                <w:sz w:val="24"/>
                <w:szCs w:val="24"/>
                <w:highlight w:val="yellow"/>
                <w:lang w:eastAsia="pt-PT"/>
              </w:rPr>
            </w:rPrChange>
          </w:rPr>
          <w:t>;</w:t>
        </w:r>
      </w:ins>
      <w:del w:id="352" w:author="Adelino Naquarta Sepalanga Domingos" w:date="2025-02-28T11:54:00Z" w16du:dateUtc="2025-02-28T10:54:00Z">
        <w:r w:rsidRPr="00693780" w:rsidDel="0029475A">
          <w:rPr>
            <w:rFonts w:ascii="Arial" w:eastAsia="Times New Roman" w:hAnsi="Arial" w:cs="Arial"/>
            <w:sz w:val="24"/>
            <w:szCs w:val="24"/>
            <w:lang w:eastAsia="pt-PT"/>
            <w:rPrChange w:id="353" w:author="Adelino Naquarta Sepalanga Domingos" w:date="2025-03-05T07:52:00Z" w16du:dateUtc="2025-03-05T06:52:00Z">
              <w:rPr>
                <w:rFonts w:ascii="Arial" w:eastAsia="Times New Roman" w:hAnsi="Arial" w:cs="Arial"/>
                <w:sz w:val="24"/>
                <w:szCs w:val="24"/>
                <w:highlight w:val="yellow"/>
                <w:lang w:eastAsia="pt-PT"/>
              </w:rPr>
            </w:rPrChange>
          </w:rPr>
          <w:delText>.</w:delText>
        </w:r>
      </w:del>
      <w:r w:rsidRPr="00693780">
        <w:rPr>
          <w:rFonts w:ascii="Arial" w:eastAsia="Times New Roman" w:hAnsi="Arial" w:cs="Arial"/>
          <w:sz w:val="24"/>
          <w:szCs w:val="24"/>
          <w:lang w:eastAsia="pt-PT"/>
          <w:rPrChange w:id="354" w:author="Adelino Naquarta Sepalanga Domingos" w:date="2025-03-05T07:52:00Z" w16du:dateUtc="2025-03-05T06:52:00Z">
            <w:rPr>
              <w:rFonts w:ascii="Arial" w:eastAsia="Times New Roman" w:hAnsi="Arial" w:cs="Arial"/>
              <w:sz w:val="24"/>
              <w:szCs w:val="24"/>
              <w:highlight w:val="yellow"/>
              <w:lang w:eastAsia="pt-PT"/>
            </w:rPr>
          </w:rPrChange>
        </w:rPr>
        <w:t xml:space="preserve"> </w:t>
      </w:r>
    </w:p>
    <w:p w14:paraId="09D0B4DC" w14:textId="77777777" w:rsidR="0029475A" w:rsidRPr="00693780" w:rsidRDefault="0029475A">
      <w:pPr>
        <w:pStyle w:val="PargrafodaLista"/>
        <w:shd w:val="clear" w:color="auto" w:fill="FFFFFF"/>
        <w:spacing w:after="0" w:line="276" w:lineRule="auto"/>
        <w:ind w:left="360"/>
        <w:jc w:val="both"/>
        <w:rPr>
          <w:rFonts w:ascii="Arial" w:eastAsia="Times New Roman" w:hAnsi="Arial" w:cs="Arial"/>
          <w:sz w:val="24"/>
          <w:szCs w:val="24"/>
          <w:lang w:eastAsia="pt-PT"/>
          <w:rPrChange w:id="355" w:author="Adelino Naquarta Sepalanga Domingos" w:date="2025-03-05T07:53:00Z" w16du:dateUtc="2025-03-05T06:53:00Z">
            <w:rPr>
              <w:rFonts w:ascii="Arial" w:eastAsia="Times New Roman" w:hAnsi="Arial" w:cs="Arial"/>
              <w:sz w:val="24"/>
              <w:szCs w:val="24"/>
              <w:highlight w:val="yellow"/>
              <w:lang w:eastAsia="pt-PT"/>
            </w:rPr>
          </w:rPrChange>
        </w:rPr>
        <w:pPrChange w:id="356" w:author="Adelino Naquarta Sepalanga Domingos" w:date="2025-02-28T11:54:00Z" w16du:dateUtc="2025-02-28T10:54:00Z">
          <w:pPr>
            <w:pStyle w:val="PargrafodaLista"/>
            <w:numPr>
              <w:numId w:val="42"/>
            </w:numPr>
            <w:shd w:val="clear" w:color="auto" w:fill="FFFFFF"/>
            <w:spacing w:after="0" w:line="276" w:lineRule="auto"/>
            <w:ind w:left="360" w:hanging="360"/>
            <w:jc w:val="both"/>
          </w:pPr>
        </w:pPrChange>
      </w:pPr>
    </w:p>
    <w:p w14:paraId="62B8DE69" w14:textId="7612FB43" w:rsidR="00D537C6" w:rsidRPr="00693780" w:rsidRDefault="00D537C6" w:rsidP="0090459E">
      <w:pPr>
        <w:pStyle w:val="PargrafodaLista"/>
        <w:numPr>
          <w:ilvl w:val="0"/>
          <w:numId w:val="42"/>
        </w:numPr>
        <w:shd w:val="clear" w:color="auto" w:fill="FFFFFF"/>
        <w:spacing w:after="0" w:line="276" w:lineRule="auto"/>
        <w:jc w:val="both"/>
        <w:rPr>
          <w:rFonts w:ascii="Arial" w:eastAsia="Times New Roman" w:hAnsi="Arial" w:cs="Arial"/>
          <w:sz w:val="24"/>
          <w:szCs w:val="24"/>
          <w:lang w:eastAsia="pt-PT"/>
          <w:rPrChange w:id="357" w:author="Adelino Naquarta Sepalanga Domingos" w:date="2025-03-05T07:53:00Z" w16du:dateUtc="2025-03-05T06:53:00Z">
            <w:rPr>
              <w:rFonts w:ascii="Arial" w:eastAsia="Times New Roman" w:hAnsi="Arial" w:cs="Arial"/>
              <w:sz w:val="24"/>
              <w:szCs w:val="24"/>
              <w:highlight w:val="yellow"/>
              <w:lang w:eastAsia="pt-PT"/>
            </w:rPr>
          </w:rPrChange>
        </w:rPr>
      </w:pPr>
      <w:r w:rsidRPr="00693780">
        <w:rPr>
          <w:rFonts w:ascii="Arial" w:eastAsia="Times New Roman" w:hAnsi="Arial" w:cs="Arial"/>
          <w:sz w:val="24"/>
          <w:szCs w:val="24"/>
          <w:lang w:eastAsia="pt-PT"/>
          <w:rPrChange w:id="358" w:author="Adelino Naquarta Sepalanga Domingos" w:date="2025-03-05T07:53:00Z" w16du:dateUtc="2025-03-05T06:53:00Z">
            <w:rPr>
              <w:rFonts w:ascii="Arial" w:eastAsia="Times New Roman" w:hAnsi="Arial" w:cs="Arial"/>
              <w:sz w:val="24"/>
              <w:szCs w:val="24"/>
              <w:highlight w:val="yellow"/>
              <w:lang w:eastAsia="pt-PT"/>
            </w:rPr>
          </w:rPrChange>
        </w:rPr>
        <w:t>Os sistemas existentes que utilizem SHA-1 deve</w:t>
      </w:r>
      <w:ins w:id="359" w:author="Adelino Naquarta Sepalanga Domingos" w:date="2025-03-05T07:53:00Z" w16du:dateUtc="2025-03-05T06:53:00Z">
        <w:r w:rsidR="00693780">
          <w:rPr>
            <w:rFonts w:ascii="Arial" w:eastAsia="Times New Roman" w:hAnsi="Arial" w:cs="Arial"/>
            <w:sz w:val="24"/>
            <w:szCs w:val="24"/>
            <w:lang w:eastAsia="pt-PT"/>
          </w:rPr>
          <w:t>m</w:t>
        </w:r>
      </w:ins>
      <w:del w:id="360" w:author="Adelino Naquarta Sepalanga Domingos" w:date="2025-03-05T07:53:00Z" w16du:dateUtc="2025-03-05T06:53:00Z">
        <w:r w:rsidRPr="00693780" w:rsidDel="00693780">
          <w:rPr>
            <w:rFonts w:ascii="Arial" w:eastAsia="Times New Roman" w:hAnsi="Arial" w:cs="Arial"/>
            <w:sz w:val="24"/>
            <w:szCs w:val="24"/>
            <w:lang w:eastAsia="pt-PT"/>
            <w:rPrChange w:id="361" w:author="Adelino Naquarta Sepalanga Domingos" w:date="2025-03-05T07:53:00Z" w16du:dateUtc="2025-03-05T06:53:00Z">
              <w:rPr>
                <w:rFonts w:ascii="Arial" w:eastAsia="Times New Roman" w:hAnsi="Arial" w:cs="Arial"/>
                <w:sz w:val="24"/>
                <w:szCs w:val="24"/>
                <w:highlight w:val="yellow"/>
                <w:lang w:eastAsia="pt-PT"/>
              </w:rPr>
            </w:rPrChange>
          </w:rPr>
          <w:delText>rão</w:delText>
        </w:r>
      </w:del>
      <w:r w:rsidRPr="00693780">
        <w:rPr>
          <w:rFonts w:ascii="Arial" w:eastAsia="Times New Roman" w:hAnsi="Arial" w:cs="Arial"/>
          <w:sz w:val="24"/>
          <w:szCs w:val="24"/>
          <w:lang w:eastAsia="pt-PT"/>
          <w:rPrChange w:id="362" w:author="Adelino Naquarta Sepalanga Domingos" w:date="2025-03-05T07:53:00Z" w16du:dateUtc="2025-03-05T06:53:00Z">
            <w:rPr>
              <w:rFonts w:ascii="Arial" w:eastAsia="Times New Roman" w:hAnsi="Arial" w:cs="Arial"/>
              <w:sz w:val="24"/>
              <w:szCs w:val="24"/>
              <w:highlight w:val="yellow"/>
              <w:lang w:eastAsia="pt-PT"/>
            </w:rPr>
          </w:rPrChange>
        </w:rPr>
        <w:t xml:space="preserve"> ser a</w:t>
      </w:r>
      <w:ins w:id="363" w:author="Adelino Naquarta Sepalanga Domingos" w:date="2025-03-05T07:54:00Z" w16du:dateUtc="2025-03-05T06:54:00Z">
        <w:r w:rsidR="00693780">
          <w:rPr>
            <w:rFonts w:ascii="Arial" w:eastAsia="Times New Roman" w:hAnsi="Arial" w:cs="Arial"/>
            <w:sz w:val="24"/>
            <w:szCs w:val="24"/>
            <w:lang w:eastAsia="pt-PT"/>
          </w:rPr>
          <w:t>c</w:t>
        </w:r>
      </w:ins>
      <w:r w:rsidRPr="00693780">
        <w:rPr>
          <w:rFonts w:ascii="Arial" w:eastAsia="Times New Roman" w:hAnsi="Arial" w:cs="Arial"/>
          <w:sz w:val="24"/>
          <w:szCs w:val="24"/>
          <w:lang w:eastAsia="pt-PT"/>
          <w:rPrChange w:id="364" w:author="Adelino Naquarta Sepalanga Domingos" w:date="2025-03-05T07:53:00Z" w16du:dateUtc="2025-03-05T06:53:00Z">
            <w:rPr>
              <w:rFonts w:ascii="Arial" w:eastAsia="Times New Roman" w:hAnsi="Arial" w:cs="Arial"/>
              <w:sz w:val="24"/>
              <w:szCs w:val="24"/>
              <w:highlight w:val="yellow"/>
              <w:lang w:eastAsia="pt-PT"/>
            </w:rPr>
          </w:rPrChange>
        </w:rPr>
        <w:t>tualizados para SHA-256 no prazo máximo de 12</w:t>
      </w:r>
      <w:r w:rsidRPr="00693780">
        <w:rPr>
          <w:rFonts w:ascii="Arial" w:eastAsia="Times New Roman" w:hAnsi="Arial" w:cs="Arial"/>
          <w:b/>
          <w:bCs/>
          <w:sz w:val="24"/>
          <w:szCs w:val="24"/>
          <w:lang w:eastAsia="pt-PT"/>
          <w:rPrChange w:id="365" w:author="Adelino Naquarta Sepalanga Domingos" w:date="2025-03-05T07:53:00Z" w16du:dateUtc="2025-03-05T06:53:00Z">
            <w:rPr>
              <w:rFonts w:ascii="Arial" w:eastAsia="Times New Roman" w:hAnsi="Arial" w:cs="Arial"/>
              <w:b/>
              <w:bCs/>
              <w:sz w:val="24"/>
              <w:szCs w:val="24"/>
              <w:highlight w:val="yellow"/>
              <w:lang w:eastAsia="pt-PT"/>
            </w:rPr>
          </w:rPrChange>
        </w:rPr>
        <w:t xml:space="preserve"> </w:t>
      </w:r>
      <w:r w:rsidRPr="00693780">
        <w:rPr>
          <w:rFonts w:ascii="Arial" w:eastAsia="Times New Roman" w:hAnsi="Arial" w:cs="Arial"/>
          <w:sz w:val="24"/>
          <w:szCs w:val="24"/>
          <w:lang w:eastAsia="pt-PT"/>
          <w:rPrChange w:id="366" w:author="Adelino Naquarta Sepalanga Domingos" w:date="2025-03-05T07:53:00Z" w16du:dateUtc="2025-03-05T06:53:00Z">
            <w:rPr>
              <w:rFonts w:ascii="Arial" w:eastAsia="Times New Roman" w:hAnsi="Arial" w:cs="Arial"/>
              <w:sz w:val="24"/>
              <w:szCs w:val="24"/>
              <w:highlight w:val="yellow"/>
              <w:lang w:eastAsia="pt-PT"/>
            </w:rPr>
          </w:rPrChange>
        </w:rPr>
        <w:t>meses</w:t>
      </w:r>
      <w:ins w:id="367" w:author="Adelino Naquarta Sepalanga Domingos" w:date="2025-03-05T07:55:00Z" w16du:dateUtc="2025-03-05T06:55:00Z">
        <w:r w:rsidR="00693780">
          <w:rPr>
            <w:rFonts w:ascii="Arial" w:eastAsia="Times New Roman" w:hAnsi="Arial" w:cs="Arial"/>
            <w:sz w:val="24"/>
            <w:szCs w:val="24"/>
            <w:lang w:eastAsia="pt-PT"/>
          </w:rPr>
          <w:t>,</w:t>
        </w:r>
      </w:ins>
      <w:r w:rsidRPr="00693780">
        <w:rPr>
          <w:rFonts w:ascii="Arial" w:eastAsia="Times New Roman" w:hAnsi="Arial" w:cs="Arial"/>
          <w:sz w:val="24"/>
          <w:szCs w:val="24"/>
          <w:lang w:eastAsia="pt-PT"/>
          <w:rPrChange w:id="368" w:author="Adelino Naquarta Sepalanga Domingos" w:date="2025-03-05T07:53:00Z" w16du:dateUtc="2025-03-05T06:53:00Z">
            <w:rPr>
              <w:rFonts w:ascii="Arial" w:eastAsia="Times New Roman" w:hAnsi="Arial" w:cs="Arial"/>
              <w:sz w:val="24"/>
              <w:szCs w:val="24"/>
              <w:highlight w:val="yellow"/>
              <w:lang w:eastAsia="pt-PT"/>
            </w:rPr>
          </w:rPrChange>
        </w:rPr>
        <w:t xml:space="preserve"> a contar da data de publicação d</w:t>
      </w:r>
      <w:r w:rsidR="0090459E" w:rsidRPr="00693780">
        <w:rPr>
          <w:rFonts w:ascii="Arial" w:eastAsia="Times New Roman" w:hAnsi="Arial" w:cs="Arial"/>
          <w:sz w:val="24"/>
          <w:szCs w:val="24"/>
          <w:lang w:eastAsia="pt-PT"/>
          <w:rPrChange w:id="369" w:author="Adelino Naquarta Sepalanga Domingos" w:date="2025-03-05T07:53:00Z" w16du:dateUtc="2025-03-05T06:53:00Z">
            <w:rPr>
              <w:rFonts w:ascii="Arial" w:eastAsia="Times New Roman" w:hAnsi="Arial" w:cs="Arial"/>
              <w:sz w:val="24"/>
              <w:szCs w:val="24"/>
              <w:highlight w:val="yellow"/>
              <w:lang w:eastAsia="pt-PT"/>
            </w:rPr>
          </w:rPrChange>
        </w:rPr>
        <w:t>o</w:t>
      </w:r>
      <w:del w:id="370" w:author="Adelino Naquarta Sepalanga Domingos" w:date="2025-03-05T07:55:00Z" w16du:dateUtc="2025-03-05T06:55:00Z">
        <w:r w:rsidR="0090459E" w:rsidRPr="00693780" w:rsidDel="00693780">
          <w:rPr>
            <w:rFonts w:ascii="Arial" w:eastAsia="Times New Roman" w:hAnsi="Arial" w:cs="Arial"/>
            <w:sz w:val="24"/>
            <w:szCs w:val="24"/>
            <w:lang w:eastAsia="pt-PT"/>
            <w:rPrChange w:id="371" w:author="Adelino Naquarta Sepalanga Domingos" w:date="2025-03-05T07:53:00Z" w16du:dateUtc="2025-03-05T06:53:00Z">
              <w:rPr>
                <w:rFonts w:ascii="Arial" w:eastAsia="Times New Roman" w:hAnsi="Arial" w:cs="Arial"/>
                <w:sz w:val="24"/>
                <w:szCs w:val="24"/>
                <w:highlight w:val="yellow"/>
                <w:lang w:eastAsia="pt-PT"/>
              </w:rPr>
            </w:rPrChange>
          </w:rPr>
          <w:delText xml:space="preserve"> </w:delText>
        </w:r>
        <w:r w:rsidRPr="00693780" w:rsidDel="00693780">
          <w:rPr>
            <w:rFonts w:ascii="Arial" w:eastAsia="Times New Roman" w:hAnsi="Arial" w:cs="Arial"/>
            <w:sz w:val="24"/>
            <w:szCs w:val="24"/>
            <w:lang w:eastAsia="pt-PT"/>
            <w:rPrChange w:id="372" w:author="Adelino Naquarta Sepalanga Domingos" w:date="2025-03-05T07:53:00Z" w16du:dateUtc="2025-03-05T06:53:00Z">
              <w:rPr>
                <w:rFonts w:ascii="Arial" w:eastAsia="Times New Roman" w:hAnsi="Arial" w:cs="Arial"/>
                <w:sz w:val="24"/>
                <w:szCs w:val="24"/>
                <w:highlight w:val="yellow"/>
                <w:lang w:eastAsia="pt-PT"/>
              </w:rPr>
            </w:rPrChange>
          </w:rPr>
          <w:delText>presente</w:delText>
        </w:r>
      </w:del>
      <w:r w:rsidRPr="00693780">
        <w:rPr>
          <w:rFonts w:ascii="Arial" w:eastAsia="Times New Roman" w:hAnsi="Arial" w:cs="Arial"/>
          <w:sz w:val="24"/>
          <w:szCs w:val="24"/>
          <w:lang w:eastAsia="pt-PT"/>
          <w:rPrChange w:id="373" w:author="Adelino Naquarta Sepalanga Domingos" w:date="2025-03-05T07:53:00Z" w16du:dateUtc="2025-03-05T06:53:00Z">
            <w:rPr>
              <w:rFonts w:ascii="Arial" w:eastAsia="Times New Roman" w:hAnsi="Arial" w:cs="Arial"/>
              <w:sz w:val="24"/>
              <w:szCs w:val="24"/>
              <w:highlight w:val="yellow"/>
              <w:lang w:eastAsia="pt-PT"/>
            </w:rPr>
          </w:rPrChange>
        </w:rPr>
        <w:t xml:space="preserve"> </w:t>
      </w:r>
      <w:r w:rsidR="0090459E" w:rsidRPr="00693780">
        <w:rPr>
          <w:rFonts w:ascii="Arial" w:eastAsia="Times New Roman" w:hAnsi="Arial" w:cs="Arial"/>
          <w:sz w:val="24"/>
          <w:szCs w:val="24"/>
          <w:lang w:eastAsia="pt-PT"/>
          <w:rPrChange w:id="374" w:author="Adelino Naquarta Sepalanga Domingos" w:date="2025-03-05T07:53:00Z" w16du:dateUtc="2025-03-05T06:53:00Z">
            <w:rPr>
              <w:rFonts w:ascii="Arial" w:eastAsia="Times New Roman" w:hAnsi="Arial" w:cs="Arial"/>
              <w:sz w:val="24"/>
              <w:szCs w:val="24"/>
              <w:highlight w:val="yellow"/>
              <w:lang w:eastAsia="pt-PT"/>
            </w:rPr>
          </w:rPrChange>
        </w:rPr>
        <w:t>D</w:t>
      </w:r>
      <w:ins w:id="375" w:author="Adelino Naquarta Sepalanga Domingos" w:date="2025-03-05T07:55:00Z" w16du:dateUtc="2025-03-05T06:55:00Z">
        <w:r w:rsidR="00693780">
          <w:rPr>
            <w:rFonts w:ascii="Arial" w:eastAsia="Times New Roman" w:hAnsi="Arial" w:cs="Arial"/>
            <w:sz w:val="24"/>
            <w:szCs w:val="24"/>
            <w:lang w:eastAsia="pt-PT"/>
          </w:rPr>
          <w:t>iploma de que o presente anexo é parte integrante</w:t>
        </w:r>
      </w:ins>
      <w:del w:id="376" w:author="Adelino Naquarta Sepalanga Domingos" w:date="2025-03-05T07:55:00Z" w16du:dateUtc="2025-03-05T06:55:00Z">
        <w:r w:rsidR="0090459E" w:rsidRPr="00693780" w:rsidDel="00693780">
          <w:rPr>
            <w:rFonts w:ascii="Arial" w:eastAsia="Times New Roman" w:hAnsi="Arial" w:cs="Arial"/>
            <w:sz w:val="24"/>
            <w:szCs w:val="24"/>
            <w:lang w:eastAsia="pt-PT"/>
            <w:rPrChange w:id="377" w:author="Adelino Naquarta Sepalanga Domingos" w:date="2025-03-05T07:53:00Z" w16du:dateUtc="2025-03-05T06:53:00Z">
              <w:rPr>
                <w:rFonts w:ascii="Arial" w:eastAsia="Times New Roman" w:hAnsi="Arial" w:cs="Arial"/>
                <w:sz w:val="24"/>
                <w:szCs w:val="24"/>
                <w:highlight w:val="yellow"/>
                <w:lang w:eastAsia="pt-PT"/>
              </w:rPr>
            </w:rPrChange>
          </w:rPr>
          <w:delText>ecreto</w:delText>
        </w:r>
      </w:del>
      <w:r w:rsidRPr="00693780">
        <w:rPr>
          <w:rFonts w:ascii="Arial" w:eastAsia="Times New Roman" w:hAnsi="Arial" w:cs="Arial"/>
          <w:sz w:val="24"/>
          <w:szCs w:val="24"/>
          <w:lang w:eastAsia="pt-PT"/>
          <w:rPrChange w:id="378" w:author="Adelino Naquarta Sepalanga Domingos" w:date="2025-03-05T07:53:00Z" w16du:dateUtc="2025-03-05T06:53:00Z">
            <w:rPr>
              <w:rFonts w:ascii="Arial" w:eastAsia="Times New Roman" w:hAnsi="Arial" w:cs="Arial"/>
              <w:sz w:val="24"/>
              <w:szCs w:val="24"/>
              <w:highlight w:val="yellow"/>
              <w:lang w:eastAsia="pt-PT"/>
            </w:rPr>
          </w:rPrChange>
        </w:rPr>
        <w:t xml:space="preserve">. </w:t>
      </w:r>
    </w:p>
    <w:p w14:paraId="51C57209" w14:textId="77777777" w:rsidR="00D537C6" w:rsidRPr="00992C7C" w:rsidRDefault="00D537C6" w:rsidP="000E45EC">
      <w:pPr>
        <w:shd w:val="clear" w:color="auto" w:fill="FFFFFF"/>
        <w:spacing w:after="0" w:line="276" w:lineRule="auto"/>
        <w:jc w:val="both"/>
        <w:rPr>
          <w:rFonts w:ascii="Arial" w:eastAsia="Times New Roman" w:hAnsi="Arial" w:cs="Arial"/>
          <w:sz w:val="24"/>
          <w:szCs w:val="24"/>
          <w:lang w:eastAsia="pt-PT"/>
        </w:rPr>
      </w:pPr>
    </w:p>
    <w:p w14:paraId="17554B9F" w14:textId="346D81B0" w:rsidR="009F065E" w:rsidRPr="00992C7C" w:rsidRDefault="009E3C1D" w:rsidP="009E3C1D">
      <w:pPr>
        <w:rPr>
          <w:rFonts w:ascii="Arial" w:hAnsi="Arial" w:cs="Arial"/>
          <w:sz w:val="24"/>
          <w:szCs w:val="24"/>
        </w:rPr>
      </w:pPr>
      <w:r w:rsidRPr="00992C7C">
        <w:rPr>
          <w:rFonts w:ascii="Arial" w:hAnsi="Arial" w:cs="Arial"/>
          <w:sz w:val="24"/>
          <w:szCs w:val="24"/>
        </w:rPr>
        <w:t>A e</w:t>
      </w:r>
      <w:r w:rsidR="008D4EFD" w:rsidRPr="00992C7C">
        <w:rPr>
          <w:rFonts w:ascii="Arial" w:hAnsi="Arial" w:cs="Arial"/>
          <w:sz w:val="24"/>
          <w:szCs w:val="24"/>
        </w:rPr>
        <w:t>xtracção do Ficheiro do tipo facturação</w:t>
      </w:r>
      <w:r w:rsidR="009F065E" w:rsidRPr="00992C7C">
        <w:rPr>
          <w:rFonts w:ascii="Arial" w:hAnsi="Arial" w:cs="Arial"/>
          <w:sz w:val="24"/>
          <w:szCs w:val="24"/>
        </w:rPr>
        <w:t>, deve conter as seguintes tabelas do SAF-T (</w:t>
      </w:r>
      <w:r w:rsidR="008D4EFD" w:rsidRPr="00992C7C">
        <w:rPr>
          <w:rFonts w:ascii="Arial" w:hAnsi="Arial" w:cs="Arial"/>
          <w:sz w:val="24"/>
          <w:szCs w:val="24"/>
        </w:rPr>
        <w:t>AO</w:t>
      </w:r>
      <w:r w:rsidR="009F065E" w:rsidRPr="00992C7C">
        <w:rPr>
          <w:rFonts w:ascii="Arial" w:hAnsi="Arial" w:cs="Arial"/>
          <w:sz w:val="24"/>
          <w:szCs w:val="24"/>
        </w:rPr>
        <w:t xml:space="preserve">) e os </w:t>
      </w:r>
      <w:r w:rsidR="008D4EFD" w:rsidRPr="00992C7C">
        <w:rPr>
          <w:rFonts w:ascii="Arial" w:hAnsi="Arial" w:cs="Arial"/>
          <w:sz w:val="24"/>
          <w:szCs w:val="24"/>
        </w:rPr>
        <w:t>respectivos</w:t>
      </w:r>
      <w:r w:rsidR="009F065E" w:rsidRPr="00992C7C">
        <w:rPr>
          <w:rFonts w:ascii="Arial" w:hAnsi="Arial" w:cs="Arial"/>
          <w:sz w:val="24"/>
          <w:szCs w:val="24"/>
        </w:rPr>
        <w:t xml:space="preserve"> elementos </w:t>
      </w:r>
      <w:r w:rsidR="008D4EFD" w:rsidRPr="00992C7C">
        <w:rPr>
          <w:rFonts w:ascii="Arial" w:hAnsi="Arial" w:cs="Arial"/>
          <w:sz w:val="24"/>
          <w:szCs w:val="24"/>
        </w:rPr>
        <w:t>definidos na estrutura de dados.</w:t>
      </w:r>
    </w:p>
    <w:p w14:paraId="3E42E3E9" w14:textId="0E1F9A5C" w:rsidR="009F065E" w:rsidRPr="00147151" w:rsidRDefault="009F065E"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1-Cabeçalho (</w:t>
      </w:r>
      <w:proofErr w:type="spellStart"/>
      <w:r w:rsidRPr="00147151">
        <w:rPr>
          <w:rFonts w:ascii="Arial" w:eastAsia="Times New Roman" w:hAnsi="Arial" w:cs="Arial"/>
          <w:sz w:val="24"/>
          <w:szCs w:val="24"/>
          <w:lang w:eastAsia="pt-PT"/>
        </w:rPr>
        <w:t>Header</w:t>
      </w:r>
      <w:proofErr w:type="spellEnd"/>
      <w:r w:rsidRPr="00147151">
        <w:rPr>
          <w:rFonts w:ascii="Arial" w:eastAsia="Times New Roman" w:hAnsi="Arial" w:cs="Arial"/>
          <w:sz w:val="24"/>
          <w:szCs w:val="24"/>
          <w:lang w:eastAsia="pt-PT"/>
        </w:rPr>
        <w:t>);</w:t>
      </w:r>
    </w:p>
    <w:p w14:paraId="5532FEC8"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2 – Tabelas Mestres</w:t>
      </w:r>
      <w:r w:rsidRPr="00147151">
        <w:rPr>
          <w:rFonts w:ascii="Arial" w:eastAsia="Times New Roman" w:hAnsi="Arial" w:cs="Arial"/>
          <w:sz w:val="24"/>
          <w:szCs w:val="24"/>
          <w:lang w:eastAsia="pt-PT"/>
        </w:rPr>
        <w:tab/>
      </w:r>
    </w:p>
    <w:p w14:paraId="206519EC"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2.2 – Clientes</w:t>
      </w:r>
      <w:r w:rsidRPr="00147151">
        <w:rPr>
          <w:rFonts w:ascii="Arial" w:eastAsia="Times New Roman" w:hAnsi="Arial" w:cs="Arial"/>
          <w:sz w:val="24"/>
          <w:szCs w:val="24"/>
          <w:lang w:eastAsia="pt-PT"/>
        </w:rPr>
        <w:tab/>
      </w:r>
    </w:p>
    <w:p w14:paraId="61A02F5A"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2.4 – Produtos/Serviços</w:t>
      </w:r>
      <w:r w:rsidRPr="00147151">
        <w:rPr>
          <w:rFonts w:ascii="Arial" w:eastAsia="Times New Roman" w:hAnsi="Arial" w:cs="Arial"/>
          <w:sz w:val="24"/>
          <w:szCs w:val="24"/>
          <w:lang w:eastAsia="pt-PT"/>
        </w:rPr>
        <w:tab/>
      </w:r>
    </w:p>
    <w:p w14:paraId="59456783"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2.5 - Impostos</w:t>
      </w:r>
      <w:r w:rsidRPr="00147151">
        <w:rPr>
          <w:rFonts w:ascii="Arial" w:eastAsia="Times New Roman" w:hAnsi="Arial" w:cs="Arial"/>
          <w:sz w:val="24"/>
          <w:szCs w:val="24"/>
          <w:lang w:eastAsia="pt-PT"/>
        </w:rPr>
        <w:tab/>
      </w:r>
    </w:p>
    <w:p w14:paraId="56A0E1EF"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4 - Documentos Comerciais</w:t>
      </w:r>
      <w:r w:rsidRPr="00147151">
        <w:rPr>
          <w:rFonts w:ascii="Arial" w:eastAsia="Times New Roman" w:hAnsi="Arial" w:cs="Arial"/>
          <w:sz w:val="24"/>
          <w:szCs w:val="24"/>
          <w:lang w:eastAsia="pt-PT"/>
        </w:rPr>
        <w:tab/>
        <w:t xml:space="preserve"> </w:t>
      </w:r>
    </w:p>
    <w:p w14:paraId="75086364"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4.1 - Documentos de venda</w:t>
      </w:r>
      <w:r w:rsidRPr="00147151">
        <w:rPr>
          <w:rFonts w:ascii="Arial" w:eastAsia="Times New Roman" w:hAnsi="Arial" w:cs="Arial"/>
          <w:sz w:val="24"/>
          <w:szCs w:val="24"/>
          <w:lang w:eastAsia="pt-PT"/>
        </w:rPr>
        <w:tab/>
      </w:r>
    </w:p>
    <w:p w14:paraId="5DD9DDCD"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4.3 - Documentos de conferência de entrega de mercadorias ou da prestação de serviço</w:t>
      </w:r>
    </w:p>
    <w:p w14:paraId="0A1EDFA9"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4.4 - Documentos de recibos emitidos.</w:t>
      </w:r>
    </w:p>
    <w:p w14:paraId="4367C66E" w14:textId="7D9E70E0" w:rsidR="009F065E" w:rsidRPr="00992C7C" w:rsidRDefault="009F065E" w:rsidP="009E3C1D">
      <w:pPr>
        <w:rPr>
          <w:rFonts w:ascii="Arial" w:hAnsi="Arial" w:cs="Arial"/>
          <w:sz w:val="24"/>
          <w:szCs w:val="24"/>
        </w:rPr>
      </w:pPr>
      <w:r w:rsidRPr="00992C7C">
        <w:rPr>
          <w:rFonts w:ascii="Arial" w:hAnsi="Arial" w:cs="Arial"/>
          <w:sz w:val="24"/>
          <w:szCs w:val="24"/>
        </w:rPr>
        <w:t xml:space="preserve">O ficheiro remetido </w:t>
      </w:r>
      <w:r w:rsidR="00A966D3" w:rsidRPr="00992C7C">
        <w:rPr>
          <w:rFonts w:ascii="Arial" w:hAnsi="Arial" w:cs="Arial"/>
          <w:sz w:val="24"/>
          <w:szCs w:val="24"/>
        </w:rPr>
        <w:t xml:space="preserve">mensalmente </w:t>
      </w:r>
      <w:r w:rsidRPr="00992C7C">
        <w:rPr>
          <w:rFonts w:ascii="Arial" w:hAnsi="Arial" w:cs="Arial"/>
          <w:sz w:val="24"/>
          <w:szCs w:val="24"/>
        </w:rPr>
        <w:t>deve conter apenas:</w:t>
      </w:r>
    </w:p>
    <w:p w14:paraId="7F34315D" w14:textId="425D2BC7" w:rsidR="009F065E" w:rsidRPr="00992C7C" w:rsidRDefault="009F065E" w:rsidP="009E3C1D">
      <w:pPr>
        <w:rPr>
          <w:rFonts w:ascii="Arial" w:hAnsi="Arial" w:cs="Arial"/>
          <w:sz w:val="24"/>
          <w:szCs w:val="24"/>
        </w:rPr>
      </w:pPr>
      <w:r w:rsidRPr="00992C7C">
        <w:rPr>
          <w:rFonts w:ascii="Arial" w:hAnsi="Arial" w:cs="Arial"/>
          <w:sz w:val="24"/>
          <w:szCs w:val="24"/>
        </w:rPr>
        <w:t>Os Documentos Comerciais emitidos no período (Mês, Dia);</w:t>
      </w:r>
    </w:p>
    <w:p w14:paraId="1056C0F6" w14:textId="1E58C924" w:rsidR="009F065E" w:rsidRPr="00992C7C" w:rsidRDefault="009F065E">
      <w:pPr>
        <w:jc w:val="both"/>
        <w:rPr>
          <w:rFonts w:ascii="Arial" w:hAnsi="Arial" w:cs="Arial"/>
          <w:sz w:val="24"/>
          <w:szCs w:val="24"/>
        </w:rPr>
        <w:pPrChange w:id="379" w:author="Adelino Naquarta Sepalanga Domingos" w:date="2025-03-05T07:57:00Z" w16du:dateUtc="2025-03-05T06:57:00Z">
          <w:pPr/>
        </w:pPrChange>
      </w:pPr>
      <w:r w:rsidRPr="00992C7C">
        <w:rPr>
          <w:rFonts w:ascii="Arial" w:hAnsi="Arial" w:cs="Arial"/>
          <w:sz w:val="24"/>
          <w:szCs w:val="24"/>
        </w:rPr>
        <w:t xml:space="preserve">Os Clientes que tenham referência nos Documentos Comerciais, excluindo-se aqueles que não </w:t>
      </w:r>
      <w:r w:rsidR="009E3C1D" w:rsidRPr="00992C7C">
        <w:rPr>
          <w:rFonts w:ascii="Arial" w:hAnsi="Arial" w:cs="Arial"/>
          <w:sz w:val="24"/>
          <w:szCs w:val="24"/>
        </w:rPr>
        <w:t>efectuaram</w:t>
      </w:r>
      <w:r w:rsidRPr="00992C7C">
        <w:rPr>
          <w:rFonts w:ascii="Arial" w:hAnsi="Arial" w:cs="Arial"/>
          <w:sz w:val="24"/>
          <w:szCs w:val="24"/>
        </w:rPr>
        <w:t xml:space="preserve"> </w:t>
      </w:r>
      <w:r w:rsidR="009E3C1D" w:rsidRPr="00992C7C">
        <w:rPr>
          <w:rFonts w:ascii="Arial" w:hAnsi="Arial" w:cs="Arial"/>
          <w:sz w:val="24"/>
          <w:szCs w:val="24"/>
        </w:rPr>
        <w:t>transacções</w:t>
      </w:r>
      <w:r w:rsidRPr="00992C7C">
        <w:rPr>
          <w:rFonts w:ascii="Arial" w:hAnsi="Arial" w:cs="Arial"/>
          <w:sz w:val="24"/>
          <w:szCs w:val="24"/>
        </w:rPr>
        <w:t xml:space="preserve"> comerciais naquele período.</w:t>
      </w:r>
    </w:p>
    <w:p w14:paraId="7D033310" w14:textId="6B05E7C3" w:rsidR="009F065E" w:rsidRPr="00992C7C" w:rsidRDefault="009F065E">
      <w:pPr>
        <w:jc w:val="both"/>
        <w:rPr>
          <w:rFonts w:ascii="Arial" w:hAnsi="Arial" w:cs="Arial"/>
          <w:sz w:val="24"/>
          <w:szCs w:val="24"/>
        </w:rPr>
        <w:sectPr w:rsidR="009F065E" w:rsidRPr="00992C7C" w:rsidSect="00952F09">
          <w:pgSz w:w="11906" w:h="16838"/>
          <w:pgMar w:top="1417" w:right="1701" w:bottom="1134" w:left="1701" w:header="708" w:footer="708" w:gutter="0"/>
          <w:cols w:space="708"/>
          <w:docGrid w:linePitch="360"/>
        </w:sectPr>
        <w:pPrChange w:id="380" w:author="Adelino Naquarta Sepalanga Domingos" w:date="2025-03-05T07:56:00Z" w16du:dateUtc="2025-03-05T06:56:00Z">
          <w:pPr/>
        </w:pPrChange>
      </w:pPr>
      <w:r w:rsidRPr="00992C7C">
        <w:rPr>
          <w:rFonts w:ascii="Arial" w:hAnsi="Arial" w:cs="Arial"/>
          <w:sz w:val="24"/>
          <w:szCs w:val="24"/>
        </w:rPr>
        <w:t xml:space="preserve">Dependendo do volume de </w:t>
      </w:r>
      <w:r w:rsidR="009E3C1D" w:rsidRPr="00992C7C">
        <w:rPr>
          <w:rFonts w:ascii="Arial" w:hAnsi="Arial" w:cs="Arial"/>
          <w:sz w:val="24"/>
          <w:szCs w:val="24"/>
        </w:rPr>
        <w:t>facturas</w:t>
      </w:r>
      <w:r w:rsidRPr="00992C7C">
        <w:rPr>
          <w:rFonts w:ascii="Arial" w:hAnsi="Arial" w:cs="Arial"/>
          <w:sz w:val="24"/>
          <w:szCs w:val="24"/>
        </w:rPr>
        <w:t xml:space="preserve"> emitidas, a </w:t>
      </w:r>
      <w:proofErr w:type="spellStart"/>
      <w:r w:rsidR="009E3C1D" w:rsidRPr="00992C7C">
        <w:rPr>
          <w:rFonts w:ascii="Arial" w:hAnsi="Arial" w:cs="Arial"/>
          <w:sz w:val="24"/>
          <w:szCs w:val="24"/>
        </w:rPr>
        <w:t>extracção</w:t>
      </w:r>
      <w:proofErr w:type="spellEnd"/>
      <w:r w:rsidRPr="00992C7C">
        <w:rPr>
          <w:rFonts w:ascii="Arial" w:hAnsi="Arial" w:cs="Arial"/>
          <w:sz w:val="24"/>
          <w:szCs w:val="24"/>
        </w:rPr>
        <w:t xml:space="preserve"> e envio pode</w:t>
      </w:r>
      <w:del w:id="381" w:author="Adelino Naquarta Sepalanga Domingos" w:date="2025-03-05T07:56:00Z" w16du:dateUtc="2025-03-05T06:56:00Z">
        <w:r w:rsidRPr="00992C7C" w:rsidDel="00693780">
          <w:rPr>
            <w:rFonts w:ascii="Arial" w:hAnsi="Arial" w:cs="Arial"/>
            <w:sz w:val="24"/>
            <w:szCs w:val="24"/>
          </w:rPr>
          <w:delText>rá</w:delText>
        </w:r>
      </w:del>
      <w:r w:rsidRPr="00992C7C">
        <w:rPr>
          <w:rFonts w:ascii="Arial" w:hAnsi="Arial" w:cs="Arial"/>
          <w:sz w:val="24"/>
          <w:szCs w:val="24"/>
        </w:rPr>
        <w:t xml:space="preserve"> ser </w:t>
      </w:r>
      <w:proofErr w:type="spellStart"/>
      <w:r w:rsidR="009E3C1D" w:rsidRPr="00992C7C">
        <w:rPr>
          <w:rFonts w:ascii="Arial" w:hAnsi="Arial" w:cs="Arial"/>
          <w:sz w:val="24"/>
          <w:szCs w:val="24"/>
        </w:rPr>
        <w:t>fraccionada</w:t>
      </w:r>
      <w:proofErr w:type="spellEnd"/>
      <w:r w:rsidRPr="00992C7C">
        <w:rPr>
          <w:rFonts w:ascii="Arial" w:hAnsi="Arial" w:cs="Arial"/>
          <w:sz w:val="24"/>
          <w:szCs w:val="24"/>
        </w:rPr>
        <w:t xml:space="preserve"> em períodos mais curtos, por exemplo, por semana ou por dia.</w:t>
      </w:r>
    </w:p>
    <w:p w14:paraId="6AC4BE0B" w14:textId="77777777" w:rsidR="000E45EC" w:rsidRPr="00992C7C" w:rsidRDefault="000E45EC" w:rsidP="000E45EC">
      <w:pPr>
        <w:spacing w:after="0" w:line="360" w:lineRule="auto"/>
        <w:jc w:val="both"/>
        <w:rPr>
          <w:rFonts w:ascii="Arial" w:hAnsi="Arial" w:cs="Arial"/>
          <w:color w:val="833C0B" w:themeColor="accent2" w:themeShade="80"/>
          <w:sz w:val="24"/>
          <w:szCs w:val="24"/>
        </w:rPr>
      </w:pPr>
    </w:p>
    <w:p w14:paraId="18BBA2D6" w14:textId="7CAA70EB" w:rsidR="000E45EC" w:rsidRPr="00992C7C" w:rsidRDefault="000E45EC" w:rsidP="000E45EC">
      <w:pPr>
        <w:spacing w:after="0" w:line="276" w:lineRule="auto"/>
        <w:jc w:val="center"/>
        <w:rPr>
          <w:rFonts w:ascii="Arial" w:hAnsi="Arial" w:cs="Arial"/>
          <w:b/>
          <w:sz w:val="24"/>
          <w:szCs w:val="24"/>
        </w:rPr>
      </w:pPr>
      <w:r w:rsidRPr="00992C7C">
        <w:rPr>
          <w:rFonts w:ascii="Arial" w:hAnsi="Arial" w:cs="Arial"/>
          <w:b/>
          <w:sz w:val="24"/>
          <w:szCs w:val="24"/>
        </w:rPr>
        <w:t>ANEXO II</w:t>
      </w:r>
    </w:p>
    <w:p w14:paraId="31BAED0B" w14:textId="6D368CAA" w:rsidR="000E45EC" w:rsidRPr="007B5483" w:rsidDel="007B5483" w:rsidRDefault="000E45EC" w:rsidP="000E45EC">
      <w:pPr>
        <w:spacing w:after="0" w:line="276" w:lineRule="auto"/>
        <w:jc w:val="center"/>
        <w:rPr>
          <w:del w:id="382" w:author="Adelino Naquarta Sepalanga Domingos" w:date="2025-03-05T08:01:00Z" w16du:dateUtc="2025-03-05T07:01:00Z"/>
          <w:rFonts w:ascii="Arial" w:hAnsi="Arial" w:cs="Arial"/>
          <w:sz w:val="24"/>
          <w:szCs w:val="24"/>
        </w:rPr>
      </w:pPr>
    </w:p>
    <w:p w14:paraId="1B7F3D87" w14:textId="77777777" w:rsidR="003F3EDE" w:rsidRPr="007B5483" w:rsidRDefault="003F3EDE" w:rsidP="007B5483">
      <w:pPr>
        <w:jc w:val="center"/>
        <w:rPr>
          <w:ins w:id="383" w:author="Adelino Naquarta Sepalanga Domingos" w:date="2025-03-05T08:01:00Z" w16du:dateUtc="2025-03-05T07:01:00Z"/>
          <w:rFonts w:ascii="Arial" w:hAnsi="Arial" w:cs="Arial"/>
          <w:b/>
          <w:sz w:val="24"/>
          <w:szCs w:val="24"/>
          <w:rPrChange w:id="384" w:author="Adelino Naquarta Sepalanga Domingos" w:date="2025-03-05T08:03:00Z" w16du:dateUtc="2025-03-05T07:03:00Z">
            <w:rPr>
              <w:ins w:id="385" w:author="Adelino Naquarta Sepalanga Domingos" w:date="2025-03-05T08:01:00Z" w16du:dateUtc="2025-03-05T07:01:00Z"/>
              <w:b/>
              <w:sz w:val="28"/>
            </w:rPr>
          </w:rPrChange>
        </w:rPr>
      </w:pPr>
      <w:proofErr w:type="spellStart"/>
      <w:r w:rsidRPr="007B5483">
        <w:rPr>
          <w:rFonts w:ascii="Arial" w:hAnsi="Arial" w:cs="Arial"/>
          <w:b/>
          <w:sz w:val="24"/>
          <w:szCs w:val="24"/>
          <w:rPrChange w:id="386" w:author="Adelino Naquarta Sepalanga Domingos" w:date="2025-03-05T08:03:00Z" w16du:dateUtc="2025-03-05T07:03:00Z">
            <w:rPr>
              <w:b/>
              <w:sz w:val="28"/>
            </w:rPr>
          </w:rPrChange>
        </w:rPr>
        <w:t>Webservice</w:t>
      </w:r>
      <w:proofErr w:type="spellEnd"/>
      <w:r w:rsidRPr="007B5483">
        <w:rPr>
          <w:rFonts w:ascii="Arial" w:hAnsi="Arial" w:cs="Arial"/>
          <w:b/>
          <w:sz w:val="24"/>
          <w:szCs w:val="24"/>
          <w:rPrChange w:id="387" w:author="Adelino Naquarta Sepalanga Domingos" w:date="2025-03-05T08:03:00Z" w16du:dateUtc="2025-03-05T07:03:00Z">
            <w:rPr>
              <w:b/>
              <w:sz w:val="28"/>
            </w:rPr>
          </w:rPrChange>
        </w:rPr>
        <w:t xml:space="preserve"> (Estrutura de dados)</w:t>
      </w:r>
      <w:del w:id="388" w:author="Adelino Naquarta Sepalanga Domingos" w:date="2025-03-05T08:01:00Z" w16du:dateUtc="2025-03-05T07:01:00Z">
        <w:r w:rsidRPr="007B5483" w:rsidDel="007B5483">
          <w:rPr>
            <w:rFonts w:ascii="Arial" w:hAnsi="Arial" w:cs="Arial"/>
            <w:b/>
            <w:sz w:val="24"/>
            <w:szCs w:val="24"/>
            <w:rPrChange w:id="389" w:author="Adelino Naquarta Sepalanga Domingos" w:date="2025-03-05T08:03:00Z" w16du:dateUtc="2025-03-05T07:03:00Z">
              <w:rPr>
                <w:b/>
                <w:sz w:val="28"/>
              </w:rPr>
            </w:rPrChange>
          </w:rPr>
          <w:delText>.</w:delText>
        </w:r>
      </w:del>
    </w:p>
    <w:p w14:paraId="5A375606" w14:textId="77777777" w:rsidR="007B5483" w:rsidRPr="007B5483" w:rsidRDefault="007B5483">
      <w:pPr>
        <w:jc w:val="center"/>
        <w:rPr>
          <w:rFonts w:ascii="Arial" w:hAnsi="Arial" w:cs="Arial"/>
          <w:b/>
          <w:sz w:val="28"/>
          <w:rPrChange w:id="390" w:author="Adelino Naquarta Sepalanga Domingos" w:date="2025-03-05T08:02:00Z" w16du:dateUtc="2025-03-05T07:02:00Z">
            <w:rPr>
              <w:b/>
              <w:sz w:val="28"/>
            </w:rPr>
          </w:rPrChange>
        </w:rPr>
        <w:pPrChange w:id="391" w:author="Adelino Naquarta Sepalanga Domingos" w:date="2025-03-05T08:01:00Z" w16du:dateUtc="2025-03-05T07:01:00Z">
          <w:pPr/>
        </w:pPrChange>
      </w:pPr>
    </w:p>
    <w:p w14:paraId="7B681917" w14:textId="77777777" w:rsidR="003F3EDE" w:rsidRPr="007B5483" w:rsidRDefault="003F3EDE" w:rsidP="003F3EDE">
      <w:pPr>
        <w:rPr>
          <w:rFonts w:ascii="Arial" w:hAnsi="Arial" w:cs="Arial"/>
          <w:rPrChange w:id="392" w:author="Adelino Naquarta Sepalanga Domingos" w:date="2025-03-05T08:03:00Z" w16du:dateUtc="2025-03-05T07:03:00Z">
            <w:rPr>
              <w:highlight w:val="yellow"/>
            </w:rPr>
          </w:rPrChange>
        </w:rPr>
      </w:pPr>
      <w:r w:rsidRPr="007B5483">
        <w:rPr>
          <w:rFonts w:ascii="Arial" w:hAnsi="Arial" w:cs="Arial"/>
          <w:rPrChange w:id="393" w:author="Adelino Naquarta Sepalanga Domingos" w:date="2025-03-05T08:02:00Z" w16du:dateUtc="2025-03-05T07:02:00Z">
            <w:rPr/>
          </w:rPrChange>
        </w:rPr>
        <w:t xml:space="preserve"> </w:t>
      </w:r>
      <w:r w:rsidRPr="007B5483">
        <w:rPr>
          <w:rFonts w:ascii="Arial" w:hAnsi="Arial" w:cs="Arial"/>
          <w:rPrChange w:id="394" w:author="Adelino Naquarta Sepalanga Domingos" w:date="2025-03-05T08:03:00Z" w16du:dateUtc="2025-03-05T07:03:00Z">
            <w:rPr>
              <w:highlight w:val="yellow"/>
            </w:rPr>
          </w:rPrChange>
        </w:rPr>
        <w:t>O pedido é constituído por duas secções:</w:t>
      </w:r>
    </w:p>
    <w:p w14:paraId="63977845" w14:textId="77777777" w:rsidR="003F3EDE" w:rsidRPr="007B5483" w:rsidRDefault="003F3EDE" w:rsidP="003F3EDE">
      <w:pPr>
        <w:pStyle w:val="PargrafodaLista"/>
        <w:numPr>
          <w:ilvl w:val="0"/>
          <w:numId w:val="22"/>
        </w:numPr>
        <w:rPr>
          <w:rFonts w:ascii="Arial" w:hAnsi="Arial" w:cs="Arial"/>
          <w:rPrChange w:id="395" w:author="Adelino Naquarta Sepalanga Domingos" w:date="2025-03-05T08:03:00Z" w16du:dateUtc="2025-03-05T07:03:00Z">
            <w:rPr>
              <w:highlight w:val="yellow"/>
            </w:rPr>
          </w:rPrChange>
        </w:rPr>
      </w:pPr>
      <w:r w:rsidRPr="007B5483">
        <w:rPr>
          <w:rFonts w:ascii="Arial" w:hAnsi="Arial" w:cs="Arial"/>
          <w:rPrChange w:id="396" w:author="Adelino Naquarta Sepalanga Domingos" w:date="2025-03-05T08:03:00Z" w16du:dateUtc="2025-03-05T07:03:00Z">
            <w:rPr>
              <w:highlight w:val="yellow"/>
            </w:rPr>
          </w:rPrChange>
        </w:rPr>
        <w:t xml:space="preserve">O </w:t>
      </w:r>
      <w:proofErr w:type="spellStart"/>
      <w:r w:rsidRPr="007B5483">
        <w:rPr>
          <w:rFonts w:ascii="Arial" w:hAnsi="Arial" w:cs="Arial"/>
          <w:rPrChange w:id="397" w:author="Adelino Naquarta Sepalanga Domingos" w:date="2025-03-05T08:03:00Z" w16du:dateUtc="2025-03-05T07:03:00Z">
            <w:rPr>
              <w:highlight w:val="yellow"/>
            </w:rPr>
          </w:rPrChange>
        </w:rPr>
        <w:t>Header</w:t>
      </w:r>
      <w:proofErr w:type="spellEnd"/>
      <w:r w:rsidRPr="007B5483">
        <w:rPr>
          <w:rFonts w:ascii="Arial" w:hAnsi="Arial" w:cs="Arial"/>
          <w:rPrChange w:id="398" w:author="Adelino Naquarta Sepalanga Domingos" w:date="2025-03-05T08:03:00Z" w16du:dateUtc="2025-03-05T07:03:00Z">
            <w:rPr>
              <w:highlight w:val="yellow"/>
            </w:rPr>
          </w:rPrChange>
        </w:rPr>
        <w:t xml:space="preserve">, inclui todos os campos de autenticação do utilizador; </w:t>
      </w:r>
    </w:p>
    <w:p w14:paraId="44EDE514" w14:textId="77777777" w:rsidR="003F3EDE" w:rsidRPr="007B5483" w:rsidRDefault="003F3EDE" w:rsidP="003F3EDE">
      <w:pPr>
        <w:pStyle w:val="PargrafodaLista"/>
        <w:numPr>
          <w:ilvl w:val="0"/>
          <w:numId w:val="22"/>
        </w:numPr>
        <w:rPr>
          <w:rFonts w:ascii="Arial" w:hAnsi="Arial" w:cs="Arial"/>
          <w:rPrChange w:id="399" w:author="Adelino Naquarta Sepalanga Domingos" w:date="2025-03-05T08:03:00Z" w16du:dateUtc="2025-03-05T07:03:00Z">
            <w:rPr>
              <w:highlight w:val="yellow"/>
            </w:rPr>
          </w:rPrChange>
        </w:rPr>
      </w:pPr>
      <w:r w:rsidRPr="007B5483">
        <w:rPr>
          <w:rFonts w:ascii="Arial" w:hAnsi="Arial" w:cs="Arial"/>
          <w:rPrChange w:id="400" w:author="Adelino Naquarta Sepalanga Domingos" w:date="2025-03-05T08:03:00Z" w16du:dateUtc="2025-03-05T07:03:00Z">
            <w:rPr>
              <w:highlight w:val="yellow"/>
            </w:rPr>
          </w:rPrChange>
        </w:rPr>
        <w:t>O Body, contém os dados dos documentos.</w:t>
      </w:r>
    </w:p>
    <w:p w14:paraId="757A0D53" w14:textId="77777777" w:rsidR="003F3EDE" w:rsidRPr="007B5483" w:rsidRDefault="003F3EDE" w:rsidP="003F3EDE">
      <w:pPr>
        <w:rPr>
          <w:rFonts w:ascii="Arial" w:hAnsi="Arial" w:cs="Arial"/>
          <w:rPrChange w:id="401" w:author="Adelino Naquarta Sepalanga Domingos" w:date="2025-03-05T08:03:00Z" w16du:dateUtc="2025-03-05T07:03:00Z">
            <w:rPr>
              <w:highlight w:val="yellow"/>
            </w:rPr>
          </w:rPrChange>
        </w:rPr>
      </w:pPr>
      <w:r w:rsidRPr="007B5483">
        <w:rPr>
          <w:rFonts w:ascii="Arial" w:hAnsi="Arial" w:cs="Arial"/>
          <w:b/>
          <w:rPrChange w:id="402" w:author="Adelino Naquarta Sepalanga Domingos" w:date="2025-03-05T08:03:00Z" w16du:dateUtc="2025-03-05T07:03:00Z">
            <w:rPr>
              <w:b/>
              <w:highlight w:val="yellow"/>
            </w:rPr>
          </w:rPrChange>
        </w:rPr>
        <w:t>Obrigatório</w:t>
      </w:r>
      <w:r w:rsidRPr="007B5483">
        <w:rPr>
          <w:rFonts w:ascii="Arial" w:hAnsi="Arial" w:cs="Arial"/>
          <w:rPrChange w:id="403" w:author="Adelino Naquarta Sepalanga Domingos" w:date="2025-03-05T08:03:00Z" w16du:dateUtc="2025-03-05T07:03:00Z">
            <w:rPr>
              <w:highlight w:val="yellow"/>
            </w:rPr>
          </w:rPrChange>
        </w:rPr>
        <w:t>: S – Sim; N – Não.</w:t>
      </w:r>
    </w:p>
    <w:p w14:paraId="665E19EB" w14:textId="77777777" w:rsidR="003F3EDE" w:rsidRPr="007B5483" w:rsidRDefault="003F3EDE" w:rsidP="003F3EDE">
      <w:pPr>
        <w:keepNext/>
        <w:keepLines/>
        <w:numPr>
          <w:ilvl w:val="1"/>
          <w:numId w:val="0"/>
        </w:numPr>
        <w:tabs>
          <w:tab w:val="left" w:pos="600"/>
        </w:tabs>
        <w:spacing w:beforeLines="50" w:before="120" w:afterLines="50" w:after="120" w:line="360" w:lineRule="auto"/>
        <w:contextualSpacing/>
        <w:jc w:val="both"/>
        <w:outlineLvl w:val="1"/>
        <w:rPr>
          <w:rFonts w:ascii="Arial" w:eastAsia="SimSun" w:hAnsi="Arial" w:cs="Arial"/>
          <w:b/>
          <w:bCs/>
          <w:color w:val="365F91"/>
          <w:kern w:val="2"/>
          <w:sz w:val="24"/>
          <w:szCs w:val="32"/>
          <w:lang w:eastAsia="zh-CN"/>
          <w:rPrChange w:id="404" w:author="Adelino Naquarta Sepalanga Domingos" w:date="2025-03-05T08:03:00Z" w16du:dateUtc="2025-03-05T07:03:00Z">
            <w:rPr>
              <w:rFonts w:ascii="Calibri" w:eastAsia="SimSun" w:hAnsi="Calibri" w:cs="Times New Roman"/>
              <w:b/>
              <w:bCs/>
              <w:color w:val="365F91"/>
              <w:kern w:val="2"/>
              <w:sz w:val="24"/>
              <w:szCs w:val="32"/>
              <w:highlight w:val="yellow"/>
              <w:lang w:eastAsia="zh-CN"/>
            </w:rPr>
          </w:rPrChange>
        </w:rPr>
      </w:pPr>
      <w:r w:rsidRPr="007B5483">
        <w:rPr>
          <w:rFonts w:ascii="Arial" w:eastAsia="SimSun" w:hAnsi="Arial" w:cs="Arial"/>
          <w:b/>
          <w:bCs/>
          <w:color w:val="365F91"/>
          <w:kern w:val="2"/>
          <w:sz w:val="24"/>
          <w:szCs w:val="32"/>
          <w:lang w:eastAsia="zh-CN"/>
          <w:rPrChange w:id="405" w:author="Adelino Naquarta Sepalanga Domingos" w:date="2025-03-05T08:03:00Z" w16du:dateUtc="2025-03-05T07:03:00Z">
            <w:rPr>
              <w:rFonts w:ascii="Calibri" w:eastAsia="SimSun" w:hAnsi="Calibri" w:cs="Times New Roman"/>
              <w:b/>
              <w:bCs/>
              <w:color w:val="365F91"/>
              <w:kern w:val="2"/>
              <w:sz w:val="24"/>
              <w:szCs w:val="32"/>
              <w:highlight w:val="yellow"/>
              <w:lang w:eastAsia="zh-CN"/>
            </w:rPr>
          </w:rPrChange>
        </w:rPr>
        <w:t>Carregamento de Software Comercial</w:t>
      </w:r>
    </w:p>
    <w:p w14:paraId="43153472"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06"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b/>
          <w:bCs/>
          <w:color w:val="365F91"/>
          <w:kern w:val="2"/>
          <w:sz w:val="24"/>
          <w:szCs w:val="28"/>
          <w:lang w:eastAsia="zh-CN"/>
          <w:rPrChange w:id="407" w:author="Adelino Naquarta Sepalanga Domingos" w:date="2025-03-05T08:03:00Z" w16du:dateUtc="2025-03-05T07:03:00Z">
            <w:rPr>
              <w:rFonts w:ascii="Calibri" w:eastAsia="SimSun" w:hAnsi="Calibri" w:cs="Times New Roman"/>
              <w:b/>
              <w:bCs/>
              <w:color w:val="365F91"/>
              <w:kern w:val="2"/>
              <w:sz w:val="24"/>
              <w:szCs w:val="28"/>
              <w:highlight w:val="yellow"/>
              <w:lang w:eastAsia="zh-CN"/>
            </w:rPr>
          </w:rPrChange>
        </w:rPr>
        <w:t>Login de Usuário</w:t>
      </w:r>
    </w:p>
    <w:p w14:paraId="1F89DEB8"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08"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p>
    <w:p w14:paraId="07320281" w14:textId="65477C92"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09"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noProof/>
          <w:kern w:val="2"/>
          <w:sz w:val="21"/>
          <w:szCs w:val="24"/>
          <w:lang w:eastAsia="zh-CN"/>
          <w:rPrChange w:id="410" w:author="Adelino Naquarta Sepalanga Domingos" w:date="2025-03-05T08:02:00Z" w16du:dateUtc="2025-03-05T07:02:00Z">
            <w:rPr>
              <w:rFonts w:ascii="Calibri" w:eastAsia="SimSun" w:hAnsi="Calibri" w:cs="Times New Roman"/>
              <w:noProof/>
              <w:kern w:val="2"/>
              <w:sz w:val="21"/>
              <w:szCs w:val="24"/>
              <w:lang w:eastAsia="zh-CN"/>
            </w:rPr>
          </w:rPrChange>
        </w:rPr>
        <mc:AlternateContent>
          <mc:Choice Requires="wps">
            <w:drawing>
              <wp:anchor distT="45720" distB="45720" distL="114300" distR="114300" simplePos="0" relativeHeight="251665920" behindDoc="0" locked="0" layoutInCell="1" allowOverlap="1" wp14:anchorId="73606C9C" wp14:editId="553388A5">
                <wp:simplePos x="0" y="0"/>
                <wp:positionH relativeFrom="column">
                  <wp:posOffset>108179</wp:posOffset>
                </wp:positionH>
                <wp:positionV relativeFrom="paragraph">
                  <wp:posOffset>14936</wp:posOffset>
                </wp:positionV>
                <wp:extent cx="1670050" cy="1404620"/>
                <wp:effectExtent l="0" t="0" r="0" b="0"/>
                <wp:wrapSquare wrapText="bothSides"/>
                <wp:docPr id="171050909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0" cy="1404620"/>
                        </a:xfrm>
                        <a:prstGeom prst="rect">
                          <a:avLst/>
                        </a:prstGeom>
                        <a:noFill/>
                        <a:ln w="9525">
                          <a:noFill/>
                          <a:miter lim="800000"/>
                          <a:headEnd/>
                          <a:tailEnd/>
                        </a:ln>
                      </wps:spPr>
                      <wps:txbx>
                        <w:txbxContent>
                          <w:p w14:paraId="0DBB495D" w14:textId="77777777" w:rsidR="003F3EDE" w:rsidRPr="007B5483" w:rsidRDefault="003F3EDE" w:rsidP="003F3EDE">
                            <w:pPr>
                              <w:jc w:val="center"/>
                              <w:rPr>
                                <w:rFonts w:ascii="Arial" w:hAnsi="Arial" w:cs="Arial"/>
                                <w:b/>
                                <w:bCs/>
                                <w:sz w:val="20"/>
                                <w:szCs w:val="20"/>
                                <w:rPrChange w:id="411" w:author="Adelino Naquarta Sepalanga Domingos" w:date="2025-03-05T08:04:00Z" w16du:dateUtc="2025-03-05T07:04:00Z">
                                  <w:rPr>
                                    <w:b/>
                                    <w:bCs/>
                                    <w:sz w:val="20"/>
                                    <w:szCs w:val="20"/>
                                  </w:rPr>
                                </w:rPrChange>
                              </w:rPr>
                            </w:pPr>
                            <w:r w:rsidRPr="007B5483">
                              <w:rPr>
                                <w:rFonts w:ascii="Arial" w:hAnsi="Arial" w:cs="Arial"/>
                                <w:b/>
                                <w:bCs/>
                                <w:sz w:val="20"/>
                                <w:szCs w:val="20"/>
                                <w:rPrChange w:id="412" w:author="Adelino Naquarta Sepalanga Domingos" w:date="2025-03-05T08:04:00Z" w16du:dateUtc="2025-03-05T07:04:00Z">
                                  <w:rPr>
                                    <w:b/>
                                    <w:bCs/>
                                    <w:sz w:val="20"/>
                                    <w:szCs w:val="20"/>
                                  </w:rPr>
                                </w:rPrChange>
                              </w:rPr>
                              <w:t>Software validado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606C9C" id="_x0000_t202" coordsize="21600,21600" o:spt="202" path="m,l,21600r21600,l21600,xe">
                <v:stroke joinstyle="miter"/>
                <v:path gradientshapeok="t" o:connecttype="rect"/>
              </v:shapetype>
              <v:shape id="Caixa de Texto 2" o:spid="_x0000_s1026" type="#_x0000_t202" style="position:absolute;left:0;text-align:left;margin-left:8.5pt;margin-top:1.2pt;width:131.5pt;height:110.6pt;z-index:2516659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" filled="f" stroked="f">
                <v:textbox style="mso-fit-shape-to-text:t">
                  <w:txbxContent>
                    <w:p w14:paraId="0DBB495D" w14:textId="77777777" w:rsidR="003F3EDE" w:rsidRPr="007B5483" w:rsidRDefault="003F3EDE" w:rsidP="003F3EDE">
                      <w:pPr>
                        <w:jc w:val="center"/>
                        <w:rPr>
                          <w:rFonts w:ascii="Arial" w:hAnsi="Arial" w:cs="Arial"/>
                          <w:b/>
                          <w:bCs/>
                          <w:sz w:val="20"/>
                          <w:szCs w:val="20"/>
                          <w:rPrChange w:id="413" w:author="Adelino Naquarta Sepalanga Domingos" w:date="2025-03-05T08:04:00Z" w16du:dateUtc="2025-03-05T07:04:00Z">
                            <w:rPr>
                              <w:b/>
                              <w:bCs/>
                              <w:sz w:val="20"/>
                              <w:szCs w:val="20"/>
                            </w:rPr>
                          </w:rPrChange>
                        </w:rPr>
                      </w:pPr>
                      <w:r w:rsidRPr="007B5483">
                        <w:rPr>
                          <w:rFonts w:ascii="Arial" w:hAnsi="Arial" w:cs="Arial"/>
                          <w:b/>
                          <w:bCs/>
                          <w:sz w:val="20"/>
                          <w:szCs w:val="20"/>
                          <w:rPrChange w:id="414" w:author="Adelino Naquarta Sepalanga Domingos" w:date="2025-03-05T08:04:00Z" w16du:dateUtc="2025-03-05T07:04:00Z">
                            <w:rPr>
                              <w:b/>
                              <w:bCs/>
                              <w:sz w:val="20"/>
                              <w:szCs w:val="20"/>
                            </w:rPr>
                          </w:rPrChange>
                        </w:rPr>
                        <w:t>Software validado</w:t>
                      </w:r>
                    </w:p>
                  </w:txbxContent>
                </v:textbox>
                <w10:wrap type="square"/>
              </v:shape>
            </w:pict>
          </mc:Fallback>
        </mc:AlternateContent>
      </w:r>
      <w:r w:rsidRPr="007B5483">
        <w:rPr>
          <w:rFonts w:ascii="Arial" w:eastAsia="SimSun" w:hAnsi="Arial" w:cs="Arial"/>
          <w:noProof/>
          <w:kern w:val="2"/>
          <w:sz w:val="21"/>
          <w:szCs w:val="24"/>
          <w:lang w:eastAsia="zh-CN"/>
          <w:rPrChange w:id="415" w:author="Adelino Naquarta Sepalanga Domingos" w:date="2025-03-05T08:02:00Z" w16du:dateUtc="2025-03-05T07:02:00Z">
            <w:rPr>
              <w:rFonts w:ascii="Calibri" w:eastAsia="SimSun" w:hAnsi="Calibri" w:cs="Times New Roman"/>
              <w:noProof/>
              <w:kern w:val="2"/>
              <w:sz w:val="21"/>
              <w:szCs w:val="24"/>
              <w:lang w:eastAsia="zh-CN"/>
            </w:rPr>
          </w:rPrChange>
        </w:rPr>
        <mc:AlternateContent>
          <mc:Choice Requires="wps">
            <w:drawing>
              <wp:anchor distT="45720" distB="45720" distL="114300" distR="114300" simplePos="0" relativeHeight="251664896" behindDoc="0" locked="0" layoutInCell="1" allowOverlap="1" wp14:anchorId="350DF20A" wp14:editId="730B4A23">
                <wp:simplePos x="0" y="0"/>
                <wp:positionH relativeFrom="column">
                  <wp:posOffset>3671215</wp:posOffset>
                </wp:positionH>
                <wp:positionV relativeFrom="paragraph">
                  <wp:posOffset>7620</wp:posOffset>
                </wp:positionV>
                <wp:extent cx="1670050" cy="1404620"/>
                <wp:effectExtent l="0" t="0" r="0" b="0"/>
                <wp:wrapSquare wrapText="bothSides"/>
                <wp:docPr id="99164573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0" cy="1404620"/>
                        </a:xfrm>
                        <a:prstGeom prst="rect">
                          <a:avLst/>
                        </a:prstGeom>
                        <a:noFill/>
                        <a:ln w="9525">
                          <a:noFill/>
                          <a:miter lim="800000"/>
                          <a:headEnd/>
                          <a:tailEnd/>
                        </a:ln>
                      </wps:spPr>
                      <wps:txbx>
                        <w:txbxContent>
                          <w:p w14:paraId="64FA305A" w14:textId="77777777" w:rsidR="003F3EDE" w:rsidRPr="007B5483" w:rsidRDefault="003F3EDE" w:rsidP="003F3EDE">
                            <w:pPr>
                              <w:jc w:val="center"/>
                              <w:rPr>
                                <w:rFonts w:ascii="Arial" w:hAnsi="Arial" w:cs="Arial"/>
                                <w:b/>
                                <w:bCs/>
                                <w:sz w:val="20"/>
                                <w:szCs w:val="20"/>
                                <w:rPrChange w:id="416" w:author="Adelino Naquarta Sepalanga Domingos" w:date="2025-03-05T08:04:00Z" w16du:dateUtc="2025-03-05T07:04:00Z">
                                  <w:rPr>
                                    <w:b/>
                                    <w:bCs/>
                                    <w:sz w:val="20"/>
                                    <w:szCs w:val="20"/>
                                  </w:rPr>
                                </w:rPrChange>
                              </w:rPr>
                            </w:pPr>
                            <w:r w:rsidRPr="007B5483">
                              <w:rPr>
                                <w:rFonts w:ascii="Arial" w:hAnsi="Arial" w:cs="Arial"/>
                                <w:b/>
                                <w:bCs/>
                                <w:sz w:val="20"/>
                                <w:szCs w:val="20"/>
                                <w:rPrChange w:id="417" w:author="Adelino Naquarta Sepalanga Domingos" w:date="2025-03-05T08:04:00Z" w16du:dateUtc="2025-03-05T07:04:00Z">
                                  <w:rPr>
                                    <w:b/>
                                    <w:bCs/>
                                    <w:sz w:val="20"/>
                                    <w:szCs w:val="20"/>
                                  </w:rPr>
                                </w:rPrChange>
                              </w:rPr>
                              <w:t xml:space="preserve">Portal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0DF20A" id="_x0000_s1027" type="#_x0000_t202" style="position:absolute;left:0;text-align:left;margin-left:289.05pt;margin-top:.6pt;width:131.5pt;height:110.6pt;z-index:251664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" filled="f" stroked="f">
                <v:textbox style="mso-fit-shape-to-text:t">
                  <w:txbxContent>
                    <w:p w14:paraId="64FA305A" w14:textId="77777777" w:rsidR="003F3EDE" w:rsidRPr="007B5483" w:rsidRDefault="003F3EDE" w:rsidP="003F3EDE">
                      <w:pPr>
                        <w:jc w:val="center"/>
                        <w:rPr>
                          <w:rFonts w:ascii="Arial" w:hAnsi="Arial" w:cs="Arial"/>
                          <w:b/>
                          <w:bCs/>
                          <w:sz w:val="20"/>
                          <w:szCs w:val="20"/>
                          <w:rPrChange w:id="418" w:author="Adelino Naquarta Sepalanga Domingos" w:date="2025-03-05T08:04:00Z" w16du:dateUtc="2025-03-05T07:04:00Z">
                            <w:rPr>
                              <w:b/>
                              <w:bCs/>
                              <w:sz w:val="20"/>
                              <w:szCs w:val="20"/>
                            </w:rPr>
                          </w:rPrChange>
                        </w:rPr>
                      </w:pPr>
                      <w:r w:rsidRPr="007B5483">
                        <w:rPr>
                          <w:rFonts w:ascii="Arial" w:hAnsi="Arial" w:cs="Arial"/>
                          <w:b/>
                          <w:bCs/>
                          <w:sz w:val="20"/>
                          <w:szCs w:val="20"/>
                          <w:rPrChange w:id="419" w:author="Adelino Naquarta Sepalanga Domingos" w:date="2025-03-05T08:04:00Z" w16du:dateUtc="2025-03-05T07:04:00Z">
                            <w:rPr>
                              <w:b/>
                              <w:bCs/>
                              <w:sz w:val="20"/>
                              <w:szCs w:val="20"/>
                            </w:rPr>
                          </w:rPrChange>
                        </w:rPr>
                        <w:t xml:space="preserve">Portal </w:t>
                      </w:r>
                    </w:p>
                  </w:txbxContent>
                </v:textbox>
                <w10:wrap type="square"/>
              </v:shape>
            </w:pict>
          </mc:Fallback>
        </mc:AlternateContent>
      </w:r>
      <w:r w:rsidRPr="007B5483">
        <w:rPr>
          <w:rFonts w:ascii="Arial" w:eastAsia="SimSun" w:hAnsi="Arial" w:cs="Arial"/>
          <w:b/>
          <w:bCs/>
          <w:noProof/>
          <w:color w:val="365F91"/>
          <w:kern w:val="2"/>
          <w:sz w:val="24"/>
          <w:szCs w:val="28"/>
          <w:lang w:eastAsia="zh-CN"/>
          <w:rPrChange w:id="420"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5680" behindDoc="0" locked="0" layoutInCell="1" allowOverlap="1" wp14:anchorId="5061D6E1" wp14:editId="0282E8AD">
                <wp:simplePos x="0" y="0"/>
                <wp:positionH relativeFrom="margin">
                  <wp:posOffset>4308780</wp:posOffset>
                </wp:positionH>
                <wp:positionV relativeFrom="paragraph">
                  <wp:posOffset>273050</wp:posOffset>
                </wp:positionV>
                <wp:extent cx="423545" cy="438150"/>
                <wp:effectExtent l="0" t="0" r="0" b="0"/>
                <wp:wrapNone/>
                <wp:docPr id="1300041261" name="Oval 2"/>
                <wp:cNvGraphicFramePr/>
                <a:graphic xmlns:a="http://schemas.openxmlformats.org/drawingml/2006/main">
                  <a:graphicData uri="http://schemas.microsoft.com/office/word/2010/wordprocessingShape">
                    <wps:wsp>
                      <wps:cNvSpPr/>
                      <wps:spPr>
                        <a:xfrm>
                          <a:off x="0" y="0"/>
                          <a:ext cx="423545" cy="438150"/>
                        </a:xfrm>
                        <a:prstGeom prst="ellipse">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919DA1" id="Oval 2" o:spid="_x0000_s1026" style="position:absolute;margin-left:339.25pt;margin-top:21.5pt;width:33.35pt;height:34.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" fillcolor="#bfbfbf [2412]" stroked="f" strokeweight="1pt">
                <v:stroke joinstyle="miter"/>
                <w10:wrap anchorx="margin"/>
              </v:oval>
            </w:pict>
          </mc:Fallback>
        </mc:AlternateContent>
      </w:r>
    </w:p>
    <w:p w14:paraId="2496B12F" w14:textId="5A3F8B20" w:rsidR="003F3EDE" w:rsidRPr="007B5483" w:rsidRDefault="007B5483"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21"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noProof/>
          <w:kern w:val="2"/>
          <w:sz w:val="21"/>
          <w:szCs w:val="24"/>
          <w:lang w:eastAsia="zh-CN"/>
          <w:rPrChange w:id="422" w:author="Adelino Naquarta Sepalanga Domingos" w:date="2025-03-05T08:02:00Z" w16du:dateUtc="2025-03-05T07:02:00Z">
            <w:rPr>
              <w:rFonts w:ascii="Calibri" w:eastAsia="SimSun" w:hAnsi="Calibri" w:cs="Times New Roman"/>
              <w:noProof/>
              <w:kern w:val="2"/>
              <w:sz w:val="21"/>
              <w:szCs w:val="24"/>
              <w:lang w:eastAsia="zh-CN"/>
            </w:rPr>
          </w:rPrChange>
        </w:rPr>
        <mc:AlternateContent>
          <mc:Choice Requires="wps">
            <w:drawing>
              <wp:anchor distT="45720" distB="45720" distL="114300" distR="114300" simplePos="0" relativeHeight="251661824" behindDoc="0" locked="0" layoutInCell="1" allowOverlap="1" wp14:anchorId="42086E65" wp14:editId="5CC15A25">
                <wp:simplePos x="0" y="0"/>
                <wp:positionH relativeFrom="column">
                  <wp:posOffset>1538605</wp:posOffset>
                </wp:positionH>
                <wp:positionV relativeFrom="paragraph">
                  <wp:posOffset>219710</wp:posOffset>
                </wp:positionV>
                <wp:extent cx="2285365" cy="1404620"/>
                <wp:effectExtent l="0" t="0" r="0" b="2540"/>
                <wp:wrapSquare wrapText="bothSides"/>
                <wp:docPr id="463145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5365" cy="1404620"/>
                        </a:xfrm>
                        <a:prstGeom prst="rect">
                          <a:avLst/>
                        </a:prstGeom>
                        <a:noFill/>
                        <a:ln w="9525">
                          <a:noFill/>
                          <a:miter lim="800000"/>
                          <a:headEnd/>
                          <a:tailEnd/>
                        </a:ln>
                      </wps:spPr>
                      <wps:txbx>
                        <w:txbxContent>
                          <w:p w14:paraId="2CA94CAC" w14:textId="77777777" w:rsidR="003F3EDE" w:rsidRPr="007B5483" w:rsidRDefault="003F3EDE" w:rsidP="003F3EDE">
                            <w:pPr>
                              <w:jc w:val="center"/>
                              <w:rPr>
                                <w:rFonts w:ascii="Arial" w:hAnsi="Arial" w:cs="Arial"/>
                                <w:sz w:val="20"/>
                                <w:szCs w:val="20"/>
                                <w:rPrChange w:id="423" w:author="Adelino Naquarta Sepalanga Domingos" w:date="2025-03-05T08:04:00Z" w16du:dateUtc="2025-03-05T07:04:00Z">
                                  <w:rPr>
                                    <w:sz w:val="20"/>
                                    <w:szCs w:val="20"/>
                                  </w:rPr>
                                </w:rPrChange>
                              </w:rPr>
                            </w:pPr>
                            <w:r w:rsidRPr="007B5483">
                              <w:rPr>
                                <w:rFonts w:ascii="Arial" w:hAnsi="Arial" w:cs="Arial"/>
                                <w:sz w:val="20"/>
                                <w:szCs w:val="20"/>
                                <w:rPrChange w:id="424" w:author="Adelino Naquarta Sepalanga Domingos" w:date="2025-03-05T08:04:00Z" w16du:dateUtc="2025-03-05T07:04:00Z">
                                  <w:rPr>
                                    <w:sz w:val="20"/>
                                    <w:szCs w:val="20"/>
                                  </w:rPr>
                                </w:rPrChange>
                              </w:rPr>
                              <w:t>1-O utilizador autentica-se no Portal.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086E65" id="_x0000_s1028" type="#_x0000_t202" style="position:absolute;left:0;text-align:left;margin-left:121.15pt;margin-top:17.3pt;width:179.95pt;height:110.6pt;z-index:2516618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" filled="f" stroked="f">
                <v:textbox style="mso-fit-shape-to-text:t">
                  <w:txbxContent>
                    <w:p w14:paraId="2CA94CAC" w14:textId="77777777" w:rsidR="003F3EDE" w:rsidRPr="007B5483" w:rsidRDefault="003F3EDE" w:rsidP="003F3EDE">
                      <w:pPr>
                        <w:jc w:val="center"/>
                        <w:rPr>
                          <w:rFonts w:ascii="Arial" w:hAnsi="Arial" w:cs="Arial"/>
                          <w:sz w:val="20"/>
                          <w:szCs w:val="20"/>
                          <w:rPrChange w:id="425" w:author="Adelino Naquarta Sepalanga Domingos" w:date="2025-03-05T08:04:00Z" w16du:dateUtc="2025-03-05T07:04:00Z">
                            <w:rPr>
                              <w:sz w:val="20"/>
                              <w:szCs w:val="20"/>
                            </w:rPr>
                          </w:rPrChange>
                        </w:rPr>
                      </w:pPr>
                      <w:r w:rsidRPr="007B5483">
                        <w:rPr>
                          <w:rFonts w:ascii="Arial" w:hAnsi="Arial" w:cs="Arial"/>
                          <w:sz w:val="20"/>
                          <w:szCs w:val="20"/>
                          <w:rPrChange w:id="426" w:author="Adelino Naquarta Sepalanga Domingos" w:date="2025-03-05T08:04:00Z" w16du:dateUtc="2025-03-05T07:04:00Z">
                            <w:rPr>
                              <w:sz w:val="20"/>
                              <w:szCs w:val="20"/>
                            </w:rPr>
                          </w:rPrChange>
                        </w:rPr>
                        <w:t>1-O utilizador autentica-se no Portal.</w:t>
                      </w:r>
                    </w:p>
                  </w:txbxContent>
                </v:textbox>
                <w10:wrap type="square"/>
              </v:shape>
            </w:pict>
          </mc:Fallback>
        </mc:AlternateContent>
      </w:r>
      <w:r w:rsidR="003F3EDE" w:rsidRPr="007B5483">
        <w:rPr>
          <w:rFonts w:ascii="Arial" w:eastAsia="SimSun" w:hAnsi="Arial" w:cs="Arial"/>
          <w:b/>
          <w:bCs/>
          <w:noProof/>
          <w:color w:val="365F91"/>
          <w:kern w:val="2"/>
          <w:sz w:val="24"/>
          <w:szCs w:val="28"/>
          <w:lang w:eastAsia="zh-CN"/>
          <w:rPrChange w:id="427"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6704" behindDoc="0" locked="0" layoutInCell="1" allowOverlap="1" wp14:anchorId="686DDAE6" wp14:editId="2DAC8472">
                <wp:simplePos x="0" y="0"/>
                <wp:positionH relativeFrom="margin">
                  <wp:posOffset>767715</wp:posOffset>
                </wp:positionH>
                <wp:positionV relativeFrom="paragraph">
                  <wp:posOffset>42875</wp:posOffset>
                </wp:positionV>
                <wp:extent cx="423545" cy="438150"/>
                <wp:effectExtent l="0" t="0" r="0" b="0"/>
                <wp:wrapNone/>
                <wp:docPr id="997171799" name="Oval 2"/>
                <wp:cNvGraphicFramePr/>
                <a:graphic xmlns:a="http://schemas.openxmlformats.org/drawingml/2006/main">
                  <a:graphicData uri="http://schemas.microsoft.com/office/word/2010/wordprocessingShape">
                    <wps:wsp>
                      <wps:cNvSpPr/>
                      <wps:spPr>
                        <a:xfrm>
                          <a:off x="0" y="0"/>
                          <a:ext cx="423545" cy="438150"/>
                        </a:xfrm>
                        <a:prstGeom prst="ellipse">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B9E005" id="Oval 2" o:spid="_x0000_s1026" style="position:absolute;margin-left:60.45pt;margin-top:3.4pt;width:33.35pt;height:34.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" fillcolor="#deeaf6 [660]" stroked="f" strokeweight="1pt">
                <v:stroke joinstyle="miter"/>
                <w10:wrap anchorx="margin"/>
              </v:oval>
            </w:pict>
          </mc:Fallback>
        </mc:AlternateContent>
      </w:r>
      <w:r w:rsidR="003F3EDE" w:rsidRPr="007B5483">
        <w:rPr>
          <w:rFonts w:ascii="Arial" w:eastAsia="SimSun" w:hAnsi="Arial" w:cs="Arial"/>
          <w:b/>
          <w:bCs/>
          <w:noProof/>
          <w:color w:val="365F91"/>
          <w:kern w:val="2"/>
          <w:sz w:val="24"/>
          <w:szCs w:val="28"/>
          <w:lang w:eastAsia="zh-CN"/>
          <w:rPrChange w:id="428"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7728" behindDoc="0" locked="0" layoutInCell="1" allowOverlap="1" wp14:anchorId="3F1AE1FE" wp14:editId="055CA9D0">
                <wp:simplePos x="0" y="0"/>
                <wp:positionH relativeFrom="column">
                  <wp:posOffset>1186180</wp:posOffset>
                </wp:positionH>
                <wp:positionV relativeFrom="paragraph">
                  <wp:posOffset>207010</wp:posOffset>
                </wp:positionV>
                <wp:extent cx="3123565" cy="21590"/>
                <wp:effectExtent l="0" t="76200" r="19685" b="73660"/>
                <wp:wrapNone/>
                <wp:docPr id="1782160367" name="Conexão reta unidirecional 8"/>
                <wp:cNvGraphicFramePr/>
                <a:graphic xmlns:a="http://schemas.openxmlformats.org/drawingml/2006/main">
                  <a:graphicData uri="http://schemas.microsoft.com/office/word/2010/wordprocessingShape">
                    <wps:wsp>
                      <wps:cNvCnPr/>
                      <wps:spPr>
                        <a:xfrm flipV="1">
                          <a:off x="0" y="0"/>
                          <a:ext cx="3123565" cy="21590"/>
                        </a:xfrm>
                        <a:prstGeom prst="straightConnector1">
                          <a:avLst/>
                        </a:prstGeom>
                        <a:ln w="1270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FA6D5EE" id="_x0000_t32" coordsize="21600,21600" o:spt="32" o:oned="t" path="m,l21600,21600e" filled="f">
                <v:path arrowok="t" fillok="f" o:connecttype="none"/>
                <o:lock v:ext="edit" shapetype="t"/>
              </v:shapetype>
              <v:shape id="Conexão reta unidirecional 8" o:spid="_x0000_s1026" type="#_x0000_t32" style="position:absolute;margin-left:93.4pt;margin-top:16.3pt;width:245.95pt;height:1.7pt;flip:y;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" strokecolor="#002060" strokeweight="1pt">
                <v:stroke endarrow="block" joinstyle="miter"/>
              </v:shape>
            </w:pict>
          </mc:Fallback>
        </mc:AlternateContent>
      </w:r>
    </w:p>
    <w:p w14:paraId="441812E5"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29"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b/>
          <w:bCs/>
          <w:noProof/>
          <w:color w:val="365F91"/>
          <w:kern w:val="2"/>
          <w:sz w:val="24"/>
          <w:szCs w:val="28"/>
          <w:lang w:eastAsia="zh-CN"/>
          <w:rPrChange w:id="430"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8752" behindDoc="0" locked="0" layoutInCell="1" allowOverlap="1" wp14:anchorId="4EEB508D" wp14:editId="347E0FB5">
                <wp:simplePos x="0" y="0"/>
                <wp:positionH relativeFrom="column">
                  <wp:posOffset>4507230</wp:posOffset>
                </wp:positionH>
                <wp:positionV relativeFrom="paragraph">
                  <wp:posOffset>155575</wp:posOffset>
                </wp:positionV>
                <wp:extent cx="21590" cy="826770"/>
                <wp:effectExtent l="76200" t="38100" r="73660" b="11430"/>
                <wp:wrapNone/>
                <wp:docPr id="587793242" name="Conexão reta unidirecional 11"/>
                <wp:cNvGraphicFramePr/>
                <a:graphic xmlns:a="http://schemas.openxmlformats.org/drawingml/2006/main">
                  <a:graphicData uri="http://schemas.microsoft.com/office/word/2010/wordprocessingShape">
                    <wps:wsp>
                      <wps:cNvCnPr/>
                      <wps:spPr>
                        <a:xfrm flipH="1" flipV="1">
                          <a:off x="0" y="0"/>
                          <a:ext cx="21590" cy="826770"/>
                        </a:xfrm>
                        <a:prstGeom prst="straightConnector1">
                          <a:avLst/>
                        </a:prstGeom>
                        <a:ln w="12700">
                          <a:solidFill>
                            <a:srgbClr val="00206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CC418C" id="Conexão reta unidirecional 11" o:spid="_x0000_s1026" type="#_x0000_t32" style="position:absolute;margin-left:354.9pt;margin-top:12.25pt;width:1.7pt;height:65.1pt;flip:x y;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" strokecolor="#002060" strokeweight="1pt">
                <v:stroke dashstyle="1 1" endarrow="block" joinstyle="miter"/>
              </v:shape>
            </w:pict>
          </mc:Fallback>
        </mc:AlternateContent>
      </w:r>
      <w:r w:rsidRPr="007B5483">
        <w:rPr>
          <w:rFonts w:ascii="Arial" w:eastAsia="SimSun" w:hAnsi="Arial" w:cs="Arial"/>
          <w:b/>
          <w:bCs/>
          <w:noProof/>
          <w:color w:val="365F91"/>
          <w:kern w:val="2"/>
          <w:sz w:val="24"/>
          <w:szCs w:val="28"/>
          <w:lang w:eastAsia="zh-CN"/>
          <w:rPrChange w:id="431"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9776" behindDoc="0" locked="0" layoutInCell="1" allowOverlap="1" wp14:anchorId="632D6E77" wp14:editId="60F3B1A8">
                <wp:simplePos x="0" y="0"/>
                <wp:positionH relativeFrom="column">
                  <wp:posOffset>988365</wp:posOffset>
                </wp:positionH>
                <wp:positionV relativeFrom="paragraph">
                  <wp:posOffset>201295</wp:posOffset>
                </wp:positionV>
                <wp:extent cx="3306470" cy="994867"/>
                <wp:effectExtent l="0" t="0" r="84455" b="91440"/>
                <wp:wrapNone/>
                <wp:docPr id="22943962" name="Conexão: Ângulo Reto 12"/>
                <wp:cNvGraphicFramePr/>
                <a:graphic xmlns:a="http://schemas.openxmlformats.org/drawingml/2006/main">
                  <a:graphicData uri="http://schemas.microsoft.com/office/word/2010/wordprocessingShape">
                    <wps:wsp>
                      <wps:cNvCnPr/>
                      <wps:spPr>
                        <a:xfrm>
                          <a:off x="0" y="0"/>
                          <a:ext cx="3306470" cy="994867"/>
                        </a:xfrm>
                        <a:prstGeom prst="bentConnector3">
                          <a:avLst>
                            <a:gd name="adj1" fmla="val 22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B4FDD8B" id="_x0000_t34" coordsize="21600,21600" o:spt="34" o:oned="t" adj="10800" path="m,l@0,0@0,21600,21600,21600e" filled="f">
                <v:stroke joinstyle="miter"/>
                <v:formulas>
                  <v:f eqn="val #0"/>
                </v:formulas>
                <v:path arrowok="t" fillok="f" o:connecttype="none"/>
                <v:handles>
                  <v:h position="#0,center"/>
                </v:handles>
                <o:lock v:ext="edit" shapetype="t"/>
              </v:shapetype>
              <v:shape id="Conexão: Ângulo Reto 12" o:spid="_x0000_s1026" type="#_x0000_t34" style="position:absolute;margin-left:77.8pt;margin-top:15.85pt;width:260.35pt;height:78.3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" adj="48" strokecolor="#5b9bd5 [3204]" strokeweight="1pt">
                <v:stroke endarrow="block"/>
              </v:shape>
            </w:pict>
          </mc:Fallback>
        </mc:AlternateContent>
      </w:r>
    </w:p>
    <w:p w14:paraId="6A99A538"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32"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p>
    <w:p w14:paraId="236440DE"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33"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p>
    <w:p w14:paraId="58195139"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34"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b/>
          <w:bCs/>
          <w:noProof/>
          <w:color w:val="365F91"/>
          <w:kern w:val="2"/>
          <w:sz w:val="24"/>
          <w:szCs w:val="28"/>
          <w:lang w:eastAsia="zh-CN"/>
          <w:rPrChange w:id="435"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4656" behindDoc="0" locked="0" layoutInCell="1" allowOverlap="1" wp14:anchorId="7FF35F7B" wp14:editId="36A2EFA4">
                <wp:simplePos x="0" y="0"/>
                <wp:positionH relativeFrom="margin">
                  <wp:posOffset>4308780</wp:posOffset>
                </wp:positionH>
                <wp:positionV relativeFrom="paragraph">
                  <wp:posOffset>143510</wp:posOffset>
                </wp:positionV>
                <wp:extent cx="423951" cy="401879"/>
                <wp:effectExtent l="0" t="0" r="0" b="0"/>
                <wp:wrapNone/>
                <wp:docPr id="1932144290" name="Oval 2"/>
                <wp:cNvGraphicFramePr/>
                <a:graphic xmlns:a="http://schemas.openxmlformats.org/drawingml/2006/main">
                  <a:graphicData uri="http://schemas.microsoft.com/office/word/2010/wordprocessingShape">
                    <wps:wsp>
                      <wps:cNvSpPr/>
                      <wps:spPr>
                        <a:xfrm>
                          <a:off x="0" y="0"/>
                          <a:ext cx="423951" cy="401879"/>
                        </a:xfrm>
                        <a:prstGeom prst="ellipse">
                          <a:avLst/>
                        </a:prstGeom>
                        <a:solidFill>
                          <a:schemeClr val="bg1">
                            <a:lumMod val="6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5B4D57" id="Oval 2" o:spid="_x0000_s1026" style="position:absolute;margin-left:339.25pt;margin-top:11.3pt;width:33.4pt;height:31.6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" fillcolor="#a5a5a5 [2092]" stroked="f" strokeweight="1pt">
                <v:stroke joinstyle="miter"/>
                <w10:wrap anchorx="margin"/>
              </v:oval>
            </w:pict>
          </mc:Fallback>
        </mc:AlternateContent>
      </w:r>
    </w:p>
    <w:p w14:paraId="5E4DE9F9"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36"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noProof/>
          <w:kern w:val="2"/>
          <w:sz w:val="21"/>
          <w:szCs w:val="24"/>
          <w:lang w:eastAsia="zh-CN"/>
          <w:rPrChange w:id="437" w:author="Adelino Naquarta Sepalanga Domingos" w:date="2025-03-05T08:02:00Z" w16du:dateUtc="2025-03-05T07:02:00Z">
            <w:rPr>
              <w:rFonts w:ascii="Calibri" w:eastAsia="SimSun" w:hAnsi="Calibri" w:cs="Times New Roman"/>
              <w:noProof/>
              <w:kern w:val="2"/>
              <w:sz w:val="21"/>
              <w:szCs w:val="24"/>
              <w:lang w:eastAsia="zh-CN"/>
            </w:rPr>
          </w:rPrChange>
        </w:rPr>
        <mc:AlternateContent>
          <mc:Choice Requires="wps">
            <w:drawing>
              <wp:anchor distT="45720" distB="45720" distL="114300" distR="114300" simplePos="0" relativeHeight="251666944" behindDoc="0" locked="0" layoutInCell="1" allowOverlap="1" wp14:anchorId="23D02718" wp14:editId="03788642">
                <wp:simplePos x="0" y="0"/>
                <wp:positionH relativeFrom="column">
                  <wp:posOffset>3677031</wp:posOffset>
                </wp:positionH>
                <wp:positionV relativeFrom="paragraph">
                  <wp:posOffset>226746</wp:posOffset>
                </wp:positionV>
                <wp:extent cx="1670050" cy="1404620"/>
                <wp:effectExtent l="0" t="0" r="0" b="0"/>
                <wp:wrapSquare wrapText="bothSides"/>
                <wp:docPr id="60336139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0" cy="1404620"/>
                        </a:xfrm>
                        <a:prstGeom prst="rect">
                          <a:avLst/>
                        </a:prstGeom>
                        <a:noFill/>
                        <a:ln w="9525">
                          <a:noFill/>
                          <a:miter lim="800000"/>
                          <a:headEnd/>
                          <a:tailEnd/>
                        </a:ln>
                      </wps:spPr>
                      <wps:txbx>
                        <w:txbxContent>
                          <w:p w14:paraId="75EF32E1" w14:textId="77777777" w:rsidR="003F3EDE" w:rsidRPr="007B5483" w:rsidRDefault="003F3EDE" w:rsidP="003F3EDE">
                            <w:pPr>
                              <w:jc w:val="center"/>
                              <w:rPr>
                                <w:rFonts w:ascii="Arial" w:hAnsi="Arial" w:cs="Arial"/>
                                <w:b/>
                                <w:bCs/>
                                <w:sz w:val="20"/>
                                <w:szCs w:val="20"/>
                                <w:rPrChange w:id="438" w:author="Adelino Naquarta Sepalanga Domingos" w:date="2025-03-05T08:04:00Z" w16du:dateUtc="2025-03-05T07:04:00Z">
                                  <w:rPr>
                                    <w:b/>
                                    <w:bCs/>
                                    <w:sz w:val="20"/>
                                    <w:szCs w:val="20"/>
                                  </w:rPr>
                                </w:rPrChange>
                              </w:rPr>
                            </w:pPr>
                            <w:r w:rsidRPr="007B5483">
                              <w:rPr>
                                <w:rFonts w:ascii="Arial" w:hAnsi="Arial" w:cs="Arial"/>
                                <w:b/>
                                <w:bCs/>
                                <w:sz w:val="20"/>
                                <w:szCs w:val="20"/>
                                <w:rPrChange w:id="439" w:author="Adelino Naquarta Sepalanga Domingos" w:date="2025-03-05T08:04:00Z" w16du:dateUtc="2025-03-05T07:04:00Z">
                                  <w:rPr>
                                    <w:b/>
                                    <w:bCs/>
                                    <w:sz w:val="20"/>
                                    <w:szCs w:val="20"/>
                                  </w:rPr>
                                </w:rPrChange>
                              </w:rPr>
                              <w:t>Webservice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D02718" id="_x0000_s1029" type="#_x0000_t202" style="position:absolute;left:0;text-align:left;margin-left:289.55pt;margin-top:17.85pt;width:131.5pt;height:110.6pt;z-index:251666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" filled="f" stroked="f">
                <v:textbox style="mso-fit-shape-to-text:t">
                  <w:txbxContent>
                    <w:p w14:paraId="75EF32E1" w14:textId="77777777" w:rsidR="003F3EDE" w:rsidRPr="007B5483" w:rsidRDefault="003F3EDE" w:rsidP="003F3EDE">
                      <w:pPr>
                        <w:jc w:val="center"/>
                        <w:rPr>
                          <w:rFonts w:ascii="Arial" w:hAnsi="Arial" w:cs="Arial"/>
                          <w:b/>
                          <w:bCs/>
                          <w:sz w:val="20"/>
                          <w:szCs w:val="20"/>
                          <w:rPrChange w:id="440" w:author="Adelino Naquarta Sepalanga Domingos" w:date="2025-03-05T08:04:00Z" w16du:dateUtc="2025-03-05T07:04:00Z">
                            <w:rPr>
                              <w:b/>
                              <w:bCs/>
                              <w:sz w:val="20"/>
                              <w:szCs w:val="20"/>
                            </w:rPr>
                          </w:rPrChange>
                        </w:rPr>
                      </w:pPr>
                      <w:r w:rsidRPr="007B5483">
                        <w:rPr>
                          <w:rFonts w:ascii="Arial" w:hAnsi="Arial" w:cs="Arial"/>
                          <w:b/>
                          <w:bCs/>
                          <w:sz w:val="20"/>
                          <w:szCs w:val="20"/>
                          <w:rPrChange w:id="441" w:author="Adelino Naquarta Sepalanga Domingos" w:date="2025-03-05T08:04:00Z" w16du:dateUtc="2025-03-05T07:04:00Z">
                            <w:rPr>
                              <w:b/>
                              <w:bCs/>
                              <w:sz w:val="20"/>
                              <w:szCs w:val="20"/>
                            </w:rPr>
                          </w:rPrChange>
                        </w:rPr>
                        <w:t>Webservice</w:t>
                      </w:r>
                    </w:p>
                  </w:txbxContent>
                </v:textbox>
                <w10:wrap type="square"/>
              </v:shape>
            </w:pict>
          </mc:Fallback>
        </mc:AlternateContent>
      </w:r>
    </w:p>
    <w:p w14:paraId="6E15CF5E"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42"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p>
    <w:p w14:paraId="55C14827" w14:textId="77777777" w:rsidR="003F3EDE" w:rsidRPr="007B5483" w:rsidRDefault="003F3EDE" w:rsidP="003F3EDE">
      <w:pPr>
        <w:keepNext/>
        <w:keepLines/>
        <w:numPr>
          <w:ilvl w:val="3"/>
          <w:numId w:val="0"/>
        </w:numPr>
        <w:tabs>
          <w:tab w:val="left" w:pos="1080"/>
        </w:tabs>
        <w:spacing w:beforeLines="50" w:before="120" w:afterLines="50" w:after="120" w:line="360" w:lineRule="auto"/>
        <w:ind w:left="-284"/>
        <w:contextualSpacing/>
        <w:jc w:val="both"/>
        <w:outlineLvl w:val="3"/>
        <w:rPr>
          <w:rFonts w:ascii="Arial" w:eastAsia="SimSun" w:hAnsi="Arial" w:cs="Arial"/>
          <w:b/>
          <w:bCs/>
          <w:color w:val="365F91"/>
          <w:kern w:val="2"/>
          <w:sz w:val="24"/>
          <w:szCs w:val="28"/>
          <w:lang w:eastAsia="zh-CN"/>
          <w:rPrChange w:id="443"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noProof/>
          <w:kern w:val="2"/>
          <w:sz w:val="21"/>
          <w:szCs w:val="24"/>
          <w:lang w:eastAsia="zh-CN"/>
          <w:rPrChange w:id="444" w:author="Adelino Naquarta Sepalanga Domingos" w:date="2025-03-05T08:02:00Z" w16du:dateUtc="2025-03-05T07:02:00Z">
            <w:rPr>
              <w:rFonts w:ascii="Calibri" w:eastAsia="SimSun" w:hAnsi="Calibri" w:cs="Times New Roman"/>
              <w:noProof/>
              <w:kern w:val="2"/>
              <w:sz w:val="21"/>
              <w:szCs w:val="24"/>
              <w:lang w:eastAsia="zh-CN"/>
            </w:rPr>
          </w:rPrChange>
        </w:rPr>
        <mc:AlternateContent>
          <mc:Choice Requires="wps">
            <w:drawing>
              <wp:anchor distT="45720" distB="45720" distL="114300" distR="114300" simplePos="0" relativeHeight="251663872" behindDoc="0" locked="0" layoutInCell="1" allowOverlap="1" wp14:anchorId="41C350D7" wp14:editId="7D013127">
                <wp:simplePos x="0" y="0"/>
                <wp:positionH relativeFrom="page">
                  <wp:posOffset>1433195</wp:posOffset>
                </wp:positionH>
                <wp:positionV relativeFrom="paragraph">
                  <wp:posOffset>32385</wp:posOffset>
                </wp:positionV>
                <wp:extent cx="5259070" cy="467995"/>
                <wp:effectExtent l="0" t="0" r="0" b="0"/>
                <wp:wrapSquare wrapText="bothSides"/>
                <wp:docPr id="99737167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467995"/>
                        </a:xfrm>
                        <a:prstGeom prst="rect">
                          <a:avLst/>
                        </a:prstGeom>
                        <a:noFill/>
                        <a:ln w="9525">
                          <a:noFill/>
                          <a:miter lim="800000"/>
                          <a:headEnd/>
                          <a:tailEnd/>
                        </a:ln>
                      </wps:spPr>
                      <wps:txbx>
                        <w:txbxContent>
                          <w:p w14:paraId="747FDE1E" w14:textId="6440C082" w:rsidR="003F3EDE" w:rsidRPr="007B5483" w:rsidRDefault="003F3EDE" w:rsidP="003D78C4">
                            <w:pPr>
                              <w:rPr>
                                <w:rFonts w:ascii="Arial" w:hAnsi="Arial" w:cs="Arial"/>
                                <w:sz w:val="20"/>
                                <w:szCs w:val="20"/>
                                <w:rPrChange w:id="445" w:author="Adelino Naquarta Sepalanga Domingos" w:date="2025-03-05T08:04:00Z" w16du:dateUtc="2025-03-05T07:04:00Z">
                                  <w:rPr>
                                    <w:sz w:val="20"/>
                                    <w:szCs w:val="20"/>
                                  </w:rPr>
                                </w:rPrChange>
                              </w:rPr>
                            </w:pPr>
                            <w:r w:rsidRPr="007B5483">
                              <w:rPr>
                                <w:rFonts w:ascii="Arial" w:hAnsi="Arial" w:cs="Arial"/>
                                <w:sz w:val="20"/>
                                <w:szCs w:val="20"/>
                                <w:rPrChange w:id="446" w:author="Adelino Naquarta Sepalanga Domingos" w:date="2025-03-05T08:04:00Z" w16du:dateUtc="2025-03-05T07:04:00Z">
                                  <w:rPr>
                                    <w:sz w:val="20"/>
                                    <w:szCs w:val="20"/>
                                  </w:rPr>
                                </w:rPrChange>
                              </w:rPr>
                              <w:t>Os dados são transmitidos através de um WebService seguro, garantindo a integridade e confidencialidade das informações durante a comunicação com o sistema de validação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C350D7" id="_x0000_s1030" type="#_x0000_t202" style="position:absolute;left:0;text-align:left;margin-left:112.85pt;margin-top:2.55pt;width:414.1pt;height:36.85pt;z-index:2516638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" filled="f" stroked="f">
                <v:textbox>
                  <w:txbxContent>
                    <w:p w14:paraId="747FDE1E" w14:textId="6440C082" w:rsidR="003F3EDE" w:rsidRPr="007B5483" w:rsidRDefault="003F3EDE" w:rsidP="003D78C4">
                      <w:pPr>
                        <w:rPr>
                          <w:rFonts w:ascii="Arial" w:hAnsi="Arial" w:cs="Arial"/>
                          <w:sz w:val="20"/>
                          <w:szCs w:val="20"/>
                          <w:rPrChange w:id="447" w:author="Adelino Naquarta Sepalanga Domingos" w:date="2025-03-05T08:04:00Z" w16du:dateUtc="2025-03-05T07:04:00Z">
                            <w:rPr>
                              <w:sz w:val="20"/>
                              <w:szCs w:val="20"/>
                            </w:rPr>
                          </w:rPrChange>
                        </w:rPr>
                      </w:pPr>
                      <w:r w:rsidRPr="007B5483">
                        <w:rPr>
                          <w:rFonts w:ascii="Arial" w:hAnsi="Arial" w:cs="Arial"/>
                          <w:sz w:val="20"/>
                          <w:szCs w:val="20"/>
                          <w:rPrChange w:id="448" w:author="Adelino Naquarta Sepalanga Domingos" w:date="2025-03-05T08:04:00Z" w16du:dateUtc="2025-03-05T07:04:00Z">
                            <w:rPr>
                              <w:sz w:val="20"/>
                              <w:szCs w:val="20"/>
                            </w:rPr>
                          </w:rPrChange>
                        </w:rPr>
                        <w:t>Os dados são transmitidos através de um WebService seguro, garantindo a integridade e confidencialidade das informações durante a comunicação com o sistema de validação</w:t>
                      </w:r>
                    </w:p>
                  </w:txbxContent>
                </v:textbox>
                <w10:wrap type="square" anchorx="page"/>
              </v:shape>
            </w:pict>
          </mc:Fallback>
        </mc:AlternateContent>
      </w:r>
    </w:p>
    <w:p w14:paraId="72F9D582" w14:textId="77777777" w:rsidR="003F3EDE" w:rsidRPr="007B5483" w:rsidRDefault="003F3EDE" w:rsidP="003F3EDE">
      <w:pPr>
        <w:widowControl w:val="0"/>
        <w:spacing w:after="0" w:line="240" w:lineRule="auto"/>
        <w:jc w:val="center"/>
        <w:rPr>
          <w:rFonts w:ascii="Arial" w:eastAsia="SimSun" w:hAnsi="Arial" w:cs="Arial"/>
          <w:kern w:val="2"/>
          <w:sz w:val="21"/>
          <w:szCs w:val="24"/>
          <w:lang w:eastAsia="zh-CN"/>
          <w:rPrChange w:id="449" w:author="Adelino Naquarta Sepalanga Domingos" w:date="2025-03-05T08:02:00Z" w16du:dateUtc="2025-03-05T07:02:00Z">
            <w:rPr>
              <w:rFonts w:ascii="Calibri" w:eastAsia="SimSun" w:hAnsi="Calibri" w:cs="Times New Roman"/>
              <w:kern w:val="2"/>
              <w:sz w:val="21"/>
              <w:szCs w:val="24"/>
              <w:lang w:eastAsia="zh-CN"/>
            </w:rPr>
          </w:rPrChange>
        </w:rPr>
      </w:pPr>
    </w:p>
    <w:p w14:paraId="7580D828" w14:textId="77777777" w:rsidR="003F3EDE" w:rsidRPr="007B5483" w:rsidRDefault="003F3EDE" w:rsidP="003F3EDE">
      <w:pPr>
        <w:widowControl w:val="0"/>
        <w:spacing w:after="0" w:line="240" w:lineRule="auto"/>
        <w:jc w:val="center"/>
        <w:rPr>
          <w:rFonts w:ascii="Arial" w:eastAsia="SimSun" w:hAnsi="Arial" w:cs="Arial"/>
          <w:b/>
          <w:bCs/>
          <w:kern w:val="2"/>
          <w:sz w:val="21"/>
          <w:szCs w:val="24"/>
          <w:lang w:eastAsia="zh-CN"/>
          <w:rPrChange w:id="450" w:author="Adelino Naquarta Sepalanga Domingos" w:date="2025-03-05T08:02:00Z" w16du:dateUtc="2025-03-05T07:02:00Z">
            <w:rPr>
              <w:rFonts w:ascii="Calibri" w:eastAsia="SimSun" w:hAnsi="Calibri" w:cs="Times New Roman"/>
              <w:b/>
              <w:bCs/>
              <w:kern w:val="2"/>
              <w:sz w:val="21"/>
              <w:szCs w:val="24"/>
              <w:lang w:eastAsia="zh-CN"/>
            </w:rPr>
          </w:rPrChange>
        </w:rPr>
      </w:pPr>
      <w:bookmarkStart w:id="451" w:name="_Toc70674000"/>
    </w:p>
    <w:p w14:paraId="093C253F" w14:textId="77777777" w:rsidR="003D78C4" w:rsidRPr="007B5483" w:rsidRDefault="003D78C4" w:rsidP="003F3EDE">
      <w:pPr>
        <w:widowControl w:val="0"/>
        <w:spacing w:after="0" w:line="240" w:lineRule="auto"/>
        <w:jc w:val="center"/>
        <w:rPr>
          <w:rFonts w:ascii="Arial" w:eastAsia="SimSun" w:hAnsi="Arial" w:cs="Arial"/>
          <w:b/>
          <w:bCs/>
          <w:kern w:val="2"/>
          <w:sz w:val="21"/>
          <w:szCs w:val="24"/>
          <w:lang w:eastAsia="zh-CN"/>
          <w:rPrChange w:id="452" w:author="Adelino Naquarta Sepalanga Domingos" w:date="2025-03-05T08:02:00Z" w16du:dateUtc="2025-03-05T07:02:00Z">
            <w:rPr>
              <w:rFonts w:ascii="Calibri" w:eastAsia="SimSun" w:hAnsi="Calibri" w:cs="Times New Roman"/>
              <w:b/>
              <w:bCs/>
              <w:kern w:val="2"/>
              <w:sz w:val="21"/>
              <w:szCs w:val="24"/>
              <w:lang w:eastAsia="zh-CN"/>
            </w:rPr>
          </w:rPrChange>
        </w:rPr>
      </w:pPr>
    </w:p>
    <w:p w14:paraId="44B87FC0" w14:textId="77777777" w:rsidR="003D78C4" w:rsidRPr="007B5483" w:rsidRDefault="003D78C4" w:rsidP="003F3EDE">
      <w:pPr>
        <w:widowControl w:val="0"/>
        <w:spacing w:after="0" w:line="240" w:lineRule="auto"/>
        <w:jc w:val="center"/>
        <w:rPr>
          <w:rFonts w:ascii="Arial" w:eastAsia="SimSun" w:hAnsi="Arial" w:cs="Arial"/>
          <w:b/>
          <w:bCs/>
          <w:kern w:val="2"/>
          <w:sz w:val="21"/>
          <w:szCs w:val="24"/>
          <w:lang w:eastAsia="zh-CN"/>
          <w:rPrChange w:id="453" w:author="Adelino Naquarta Sepalanga Domingos" w:date="2025-03-05T08:02:00Z" w16du:dateUtc="2025-03-05T07:02:00Z">
            <w:rPr>
              <w:rFonts w:ascii="Calibri" w:eastAsia="SimSun" w:hAnsi="Calibri" w:cs="Times New Roman"/>
              <w:b/>
              <w:bCs/>
              <w:kern w:val="2"/>
              <w:sz w:val="21"/>
              <w:szCs w:val="24"/>
              <w:lang w:eastAsia="zh-CN"/>
            </w:rPr>
          </w:rPrChange>
        </w:rPr>
      </w:pPr>
    </w:p>
    <w:p w14:paraId="10644496" w14:textId="77777777" w:rsidR="003D78C4" w:rsidRPr="007B5483" w:rsidRDefault="003D78C4" w:rsidP="003F3EDE">
      <w:pPr>
        <w:widowControl w:val="0"/>
        <w:spacing w:after="0" w:line="240" w:lineRule="auto"/>
        <w:jc w:val="center"/>
        <w:rPr>
          <w:rFonts w:ascii="Arial" w:eastAsia="SimSun" w:hAnsi="Arial" w:cs="Arial"/>
          <w:b/>
          <w:bCs/>
          <w:kern w:val="2"/>
          <w:sz w:val="21"/>
          <w:szCs w:val="24"/>
          <w:lang w:eastAsia="zh-CN"/>
          <w:rPrChange w:id="454" w:author="Adelino Naquarta Sepalanga Domingos" w:date="2025-03-05T08:02:00Z" w16du:dateUtc="2025-03-05T07:02:00Z">
            <w:rPr>
              <w:rFonts w:ascii="Calibri" w:eastAsia="SimSun" w:hAnsi="Calibri" w:cs="Times New Roman"/>
              <w:b/>
              <w:bCs/>
              <w:kern w:val="2"/>
              <w:sz w:val="21"/>
              <w:szCs w:val="24"/>
              <w:lang w:eastAsia="zh-CN"/>
            </w:rPr>
          </w:rPrChange>
        </w:rPr>
      </w:pPr>
    </w:p>
    <w:p w14:paraId="6AF16127" w14:textId="7509B4A6" w:rsidR="003F3EDE" w:rsidRPr="007B5483" w:rsidRDefault="003F3EDE" w:rsidP="003F3EDE">
      <w:pPr>
        <w:widowControl w:val="0"/>
        <w:spacing w:after="0" w:line="240" w:lineRule="auto"/>
        <w:jc w:val="center"/>
        <w:rPr>
          <w:rFonts w:ascii="Arial" w:eastAsia="SimSun" w:hAnsi="Arial" w:cs="Arial"/>
          <w:b/>
          <w:bCs/>
          <w:kern w:val="2"/>
          <w:sz w:val="21"/>
          <w:szCs w:val="24"/>
          <w:lang w:eastAsia="zh-CN"/>
          <w:rPrChange w:id="455" w:author="Adelino Naquarta Sepalanga Domingos" w:date="2025-03-05T08:02:00Z" w16du:dateUtc="2025-03-05T07:02:00Z">
            <w:rPr>
              <w:rFonts w:ascii="Calibri" w:eastAsia="SimSun" w:hAnsi="Calibri" w:cs="Times New Roman"/>
              <w:b/>
              <w:bCs/>
              <w:kern w:val="2"/>
              <w:sz w:val="21"/>
              <w:szCs w:val="24"/>
              <w:lang w:eastAsia="zh-CN"/>
            </w:rPr>
          </w:rPrChange>
        </w:rPr>
      </w:pPr>
      <w:r w:rsidRPr="007B5483">
        <w:rPr>
          <w:rFonts w:ascii="Arial" w:eastAsia="SimSun" w:hAnsi="Arial" w:cs="Arial"/>
          <w:b/>
          <w:bCs/>
          <w:kern w:val="2"/>
          <w:sz w:val="21"/>
          <w:szCs w:val="24"/>
          <w:lang w:eastAsia="zh-CN"/>
          <w:rPrChange w:id="456" w:author="Adelino Naquarta Sepalanga Domingos" w:date="2025-03-05T08:02:00Z" w16du:dateUtc="2025-03-05T07:02:00Z">
            <w:rPr>
              <w:rFonts w:ascii="Calibri" w:eastAsia="SimSun" w:hAnsi="Calibri" w:cs="Times New Roman"/>
              <w:b/>
              <w:bCs/>
              <w:kern w:val="2"/>
              <w:sz w:val="21"/>
              <w:szCs w:val="24"/>
              <w:lang w:eastAsia="zh-CN"/>
            </w:rPr>
          </w:rPrChange>
        </w:rPr>
        <w:t>Figura 2 Validação de login do Usuário</w:t>
      </w:r>
      <w:bookmarkEnd w:id="451"/>
    </w:p>
    <w:p w14:paraId="4929014A" w14:textId="77777777" w:rsidR="003F3EDE" w:rsidRPr="007B5483" w:rsidRDefault="003F3EDE" w:rsidP="003F3EDE">
      <w:pPr>
        <w:widowControl w:val="0"/>
        <w:spacing w:after="0" w:line="240" w:lineRule="auto"/>
        <w:jc w:val="both"/>
        <w:rPr>
          <w:rFonts w:ascii="Arial" w:eastAsia="SimSun" w:hAnsi="Arial" w:cs="Arial"/>
          <w:kern w:val="2"/>
          <w:sz w:val="21"/>
          <w:szCs w:val="24"/>
          <w:lang w:eastAsia="zh-CN"/>
          <w:rPrChange w:id="457" w:author="Adelino Naquarta Sepalanga Domingos" w:date="2025-03-05T08:02:00Z" w16du:dateUtc="2025-03-05T07:02:00Z">
            <w:rPr>
              <w:rFonts w:ascii="Calibri" w:eastAsia="SimSun" w:hAnsi="Calibri" w:cs="Times New Roman"/>
              <w:kern w:val="2"/>
              <w:sz w:val="21"/>
              <w:szCs w:val="24"/>
              <w:lang w:eastAsia="zh-CN"/>
            </w:rPr>
          </w:rPrChange>
        </w:rPr>
      </w:pPr>
    </w:p>
    <w:p w14:paraId="5D81D1ED" w14:textId="77777777" w:rsidR="003F3EDE" w:rsidRPr="007B5483" w:rsidRDefault="003F3EDE" w:rsidP="003F3EDE">
      <w:pPr>
        <w:widowControl w:val="0"/>
        <w:spacing w:after="0" w:line="240" w:lineRule="auto"/>
        <w:jc w:val="center"/>
        <w:rPr>
          <w:rFonts w:ascii="Arial" w:eastAsia="SimSun" w:hAnsi="Arial" w:cs="Arial"/>
          <w:b/>
          <w:bCs/>
          <w:kern w:val="2"/>
          <w:sz w:val="21"/>
          <w:szCs w:val="24"/>
          <w:lang w:eastAsia="zh-CN"/>
          <w:rPrChange w:id="458" w:author="Adelino Naquarta Sepalanga Domingos" w:date="2025-03-05T08:02:00Z" w16du:dateUtc="2025-03-05T07:02:00Z">
            <w:rPr>
              <w:rFonts w:ascii="Calibri" w:eastAsia="SimSun" w:hAnsi="Calibri" w:cs="Times New Roman"/>
              <w:b/>
              <w:bCs/>
              <w:kern w:val="2"/>
              <w:sz w:val="21"/>
              <w:szCs w:val="24"/>
              <w:lang w:eastAsia="zh-CN"/>
            </w:rPr>
          </w:rPrChange>
        </w:rPr>
      </w:pPr>
    </w:p>
    <w:p w14:paraId="585F482A"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59"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b/>
          <w:bCs/>
          <w:color w:val="365F91"/>
          <w:kern w:val="2"/>
          <w:sz w:val="24"/>
          <w:szCs w:val="28"/>
          <w:lang w:eastAsia="zh-CN"/>
          <w:rPrChange w:id="460" w:author="Adelino Naquarta Sepalanga Domingos" w:date="2025-03-05T08:02:00Z" w16du:dateUtc="2025-03-05T07:02:00Z">
            <w:rPr>
              <w:rFonts w:ascii="Calibri" w:eastAsia="SimSun" w:hAnsi="Calibri" w:cs="Times New Roman"/>
              <w:b/>
              <w:bCs/>
              <w:color w:val="365F91"/>
              <w:kern w:val="2"/>
              <w:sz w:val="24"/>
              <w:szCs w:val="28"/>
              <w:lang w:eastAsia="zh-CN"/>
            </w:rPr>
          </w:rPrChange>
        </w:rPr>
        <w:lastRenderedPageBreak/>
        <w:t>Validação da Assinatura</w:t>
      </w:r>
    </w:p>
    <w:p w14:paraId="5A604FA5"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61"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p>
    <w:p w14:paraId="3BDC455B"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62"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b/>
          <w:bCs/>
          <w:noProof/>
          <w:color w:val="365F91"/>
          <w:kern w:val="2"/>
          <w:sz w:val="24"/>
          <w:szCs w:val="28"/>
          <w:lang w:eastAsia="zh-CN"/>
          <w:rPrChange w:id="463"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3632" behindDoc="0" locked="0" layoutInCell="1" allowOverlap="1" wp14:anchorId="31C79855" wp14:editId="512BD5C3">
                <wp:simplePos x="0" y="0"/>
                <wp:positionH relativeFrom="column">
                  <wp:posOffset>4264025</wp:posOffset>
                </wp:positionH>
                <wp:positionV relativeFrom="paragraph">
                  <wp:posOffset>855980</wp:posOffset>
                </wp:positionV>
                <wp:extent cx="6985" cy="1221740"/>
                <wp:effectExtent l="57150" t="38100" r="50165" b="16510"/>
                <wp:wrapNone/>
                <wp:docPr id="1853422428" name="Conexão reta unidirecional 6"/>
                <wp:cNvGraphicFramePr/>
                <a:graphic xmlns:a="http://schemas.openxmlformats.org/drawingml/2006/main">
                  <a:graphicData uri="http://schemas.microsoft.com/office/word/2010/wordprocessingShape">
                    <wps:wsp>
                      <wps:cNvCnPr/>
                      <wps:spPr>
                        <a:xfrm flipH="1" flipV="1">
                          <a:off x="0" y="0"/>
                          <a:ext cx="6985" cy="1221740"/>
                        </a:xfrm>
                        <a:prstGeom prst="straightConnector1">
                          <a:avLst/>
                        </a:prstGeom>
                        <a:ln w="28575">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E600F0" id="Conexão reta unidirecional 6" o:spid="_x0000_s1026" type="#_x0000_t32" style="position:absolute;margin-left:335.75pt;margin-top:67.4pt;width:.55pt;height:96.2pt;flip:x y;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" strokecolor="#ffc000" strokeweight="2.25pt">
                <v:stroke endarrow="block" joinstyle="miter"/>
              </v:shape>
            </w:pict>
          </mc:Fallback>
        </mc:AlternateContent>
      </w:r>
      <w:r w:rsidRPr="007B5483">
        <w:rPr>
          <w:rFonts w:ascii="Arial" w:eastAsia="SimSun" w:hAnsi="Arial" w:cs="Arial"/>
          <w:noProof/>
          <w:kern w:val="2"/>
          <w:sz w:val="21"/>
          <w:szCs w:val="24"/>
          <w:lang w:eastAsia="zh-CN"/>
          <w:rPrChange w:id="464" w:author="Adelino Naquarta Sepalanga Domingos" w:date="2025-03-05T08:02:00Z" w16du:dateUtc="2025-03-05T07:02:00Z">
            <w:rPr>
              <w:rFonts w:ascii="Calibri" w:eastAsia="SimSun" w:hAnsi="Calibri" w:cs="Times New Roman"/>
              <w:noProof/>
              <w:kern w:val="2"/>
              <w:sz w:val="21"/>
              <w:szCs w:val="24"/>
              <w:lang w:eastAsia="zh-CN"/>
            </w:rPr>
          </w:rPrChange>
        </w:rPr>
        <mc:AlternateContent>
          <mc:Choice Requires="wps">
            <w:drawing>
              <wp:anchor distT="45720" distB="45720" distL="114300" distR="114300" simplePos="0" relativeHeight="251651584" behindDoc="0" locked="0" layoutInCell="1" allowOverlap="1" wp14:anchorId="19B46E5D" wp14:editId="39FA9511">
                <wp:simplePos x="0" y="0"/>
                <wp:positionH relativeFrom="column">
                  <wp:posOffset>3444240</wp:posOffset>
                </wp:positionH>
                <wp:positionV relativeFrom="paragraph">
                  <wp:posOffset>105410</wp:posOffset>
                </wp:positionV>
                <wp:extent cx="1670050" cy="1404620"/>
                <wp:effectExtent l="0" t="0" r="6350" b="0"/>
                <wp:wrapSquare wrapText="bothSides"/>
                <wp:docPr id="213582828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0" cy="1404620"/>
                        </a:xfrm>
                        <a:prstGeom prst="rect">
                          <a:avLst/>
                        </a:prstGeom>
                        <a:solidFill>
                          <a:srgbClr val="FFFFFF"/>
                        </a:solidFill>
                        <a:ln w="9525">
                          <a:noFill/>
                          <a:miter lim="800000"/>
                          <a:headEnd/>
                          <a:tailEnd/>
                        </a:ln>
                      </wps:spPr>
                      <wps:txbx>
                        <w:txbxContent>
                          <w:p w14:paraId="687912D1" w14:textId="77777777" w:rsidR="003F3EDE" w:rsidRPr="007B5483" w:rsidRDefault="003F3EDE" w:rsidP="003F3EDE">
                            <w:pPr>
                              <w:jc w:val="center"/>
                              <w:rPr>
                                <w:rFonts w:ascii="Arial" w:hAnsi="Arial" w:cs="Arial"/>
                                <w:rPrChange w:id="465" w:author="Adelino Naquarta Sepalanga Domingos" w:date="2025-03-05T08:05:00Z" w16du:dateUtc="2025-03-05T07:05:00Z">
                                  <w:rPr/>
                                </w:rPrChange>
                              </w:rPr>
                            </w:pPr>
                            <w:r w:rsidRPr="007B5483">
                              <w:rPr>
                                <w:rFonts w:ascii="Arial" w:hAnsi="Arial" w:cs="Arial"/>
                                <w:rPrChange w:id="466" w:author="Adelino Naquarta Sepalanga Domingos" w:date="2025-03-05T08:05:00Z" w16du:dateUtc="2025-03-05T07:05:00Z">
                                  <w:rPr/>
                                </w:rPrChange>
                              </w:rPr>
                              <w:t>Base de dados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B46E5D" id="_x0000_s1031" type="#_x0000_t202" style="position:absolute;left:0;text-align:left;margin-left:271.2pt;margin-top:8.3pt;width:131.5pt;height:110.6pt;z-index:251651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" stroked="f">
                <v:textbox style="mso-fit-shape-to-text:t">
                  <w:txbxContent>
                    <w:p w14:paraId="687912D1" w14:textId="77777777" w:rsidR="003F3EDE" w:rsidRPr="007B5483" w:rsidRDefault="003F3EDE" w:rsidP="003F3EDE">
                      <w:pPr>
                        <w:jc w:val="center"/>
                        <w:rPr>
                          <w:rFonts w:ascii="Arial" w:hAnsi="Arial" w:cs="Arial"/>
                          <w:rPrChange w:id="467" w:author="Adelino Naquarta Sepalanga Domingos" w:date="2025-03-05T08:05:00Z" w16du:dateUtc="2025-03-05T07:05:00Z">
                            <w:rPr/>
                          </w:rPrChange>
                        </w:rPr>
                      </w:pPr>
                      <w:r w:rsidRPr="007B5483">
                        <w:rPr>
                          <w:rFonts w:ascii="Arial" w:hAnsi="Arial" w:cs="Arial"/>
                          <w:rPrChange w:id="468" w:author="Adelino Naquarta Sepalanga Domingos" w:date="2025-03-05T08:05:00Z" w16du:dateUtc="2025-03-05T07:05:00Z">
                            <w:rPr/>
                          </w:rPrChange>
                        </w:rPr>
                        <w:t>Base de dados</w:t>
                      </w:r>
                    </w:p>
                  </w:txbxContent>
                </v:textbox>
                <w10:wrap type="square"/>
              </v:shape>
            </w:pict>
          </mc:Fallback>
        </mc:AlternateContent>
      </w:r>
      <w:r w:rsidRPr="007B5483">
        <w:rPr>
          <w:rFonts w:ascii="Arial" w:eastAsia="SimSun" w:hAnsi="Arial" w:cs="Arial"/>
          <w:b/>
          <w:bCs/>
          <w:noProof/>
          <w:color w:val="365F91"/>
          <w:kern w:val="2"/>
          <w:sz w:val="24"/>
          <w:szCs w:val="28"/>
          <w:lang w:eastAsia="zh-CN"/>
          <w:rPrChange w:id="469"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2608" behindDoc="0" locked="0" layoutInCell="1" allowOverlap="1" wp14:anchorId="5D357841" wp14:editId="67532F9A">
                <wp:simplePos x="0" y="0"/>
                <wp:positionH relativeFrom="column">
                  <wp:posOffset>3977945</wp:posOffset>
                </wp:positionH>
                <wp:positionV relativeFrom="paragraph">
                  <wp:posOffset>335280</wp:posOffset>
                </wp:positionV>
                <wp:extent cx="555625" cy="526415"/>
                <wp:effectExtent l="0" t="0" r="0" b="6985"/>
                <wp:wrapNone/>
                <wp:docPr id="30560096" name="Oval 2"/>
                <wp:cNvGraphicFramePr/>
                <a:graphic xmlns:a="http://schemas.openxmlformats.org/drawingml/2006/main">
                  <a:graphicData uri="http://schemas.microsoft.com/office/word/2010/wordprocessingShape">
                    <wps:wsp>
                      <wps:cNvSpPr/>
                      <wps:spPr>
                        <a:xfrm>
                          <a:off x="0" y="0"/>
                          <a:ext cx="555625" cy="526415"/>
                        </a:xfrm>
                        <a:prstGeom prst="ellipse">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1B58B32" id="Oval 2" o:spid="_x0000_s1026" style="position:absolute;margin-left:313.2pt;margin-top:26.4pt;width:43.75pt;height:41.45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" fillcolor="#bfbfbf [2412]" stroked="f" strokeweight="1pt">
                <v:stroke joinstyle="miter"/>
              </v:oval>
            </w:pict>
          </mc:Fallback>
        </mc:AlternateContent>
      </w:r>
      <w:r w:rsidRPr="007B5483">
        <w:rPr>
          <w:rFonts w:ascii="Arial" w:eastAsia="SimSun" w:hAnsi="Arial" w:cs="Arial"/>
          <w:b/>
          <w:bCs/>
          <w:noProof/>
          <w:color w:val="365F91"/>
          <w:kern w:val="2"/>
          <w:sz w:val="24"/>
          <w:szCs w:val="28"/>
          <w:lang w:eastAsia="zh-CN"/>
          <w:rPrChange w:id="470"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49536" behindDoc="0" locked="0" layoutInCell="1" allowOverlap="1" wp14:anchorId="7D56068D" wp14:editId="684646BB">
                <wp:simplePos x="0" y="0"/>
                <wp:positionH relativeFrom="column">
                  <wp:posOffset>3998265</wp:posOffset>
                </wp:positionH>
                <wp:positionV relativeFrom="paragraph">
                  <wp:posOffset>2068195</wp:posOffset>
                </wp:positionV>
                <wp:extent cx="555625" cy="526415"/>
                <wp:effectExtent l="0" t="0" r="0" b="6985"/>
                <wp:wrapNone/>
                <wp:docPr id="197267865" name="Oval 2"/>
                <wp:cNvGraphicFramePr/>
                <a:graphic xmlns:a="http://schemas.openxmlformats.org/drawingml/2006/main">
                  <a:graphicData uri="http://schemas.microsoft.com/office/word/2010/wordprocessingShape">
                    <wps:wsp>
                      <wps:cNvSpPr/>
                      <wps:spPr>
                        <a:xfrm>
                          <a:off x="0" y="0"/>
                          <a:ext cx="555625" cy="526415"/>
                        </a:xfrm>
                        <a:prstGeom prst="ellipse">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DD46E9F" id="Oval 2" o:spid="_x0000_s1026" style="position:absolute;margin-left:314.8pt;margin-top:162.85pt;width:43.75pt;height:41.4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" fillcolor="#bfbfbf [2412]" stroked="f" strokeweight="1pt">
                <v:stroke joinstyle="miter"/>
              </v:oval>
            </w:pict>
          </mc:Fallback>
        </mc:AlternateContent>
      </w:r>
      <w:r w:rsidRPr="007B5483">
        <w:rPr>
          <w:rFonts w:ascii="Arial" w:eastAsia="SimSun" w:hAnsi="Arial" w:cs="Arial"/>
          <w:noProof/>
          <w:kern w:val="2"/>
          <w:sz w:val="21"/>
          <w:szCs w:val="24"/>
          <w:lang w:eastAsia="zh-CN"/>
          <w:rPrChange w:id="471" w:author="Adelino Naquarta Sepalanga Domingos" w:date="2025-03-05T08:02:00Z" w16du:dateUtc="2025-03-05T07:02:00Z">
            <w:rPr>
              <w:rFonts w:ascii="Calibri" w:eastAsia="SimSun" w:hAnsi="Calibri" w:cs="Times New Roman"/>
              <w:noProof/>
              <w:kern w:val="2"/>
              <w:sz w:val="21"/>
              <w:szCs w:val="24"/>
              <w:lang w:eastAsia="zh-CN"/>
            </w:rPr>
          </w:rPrChange>
        </w:rPr>
        <mc:AlternateContent>
          <mc:Choice Requires="wps">
            <w:drawing>
              <wp:anchor distT="45720" distB="45720" distL="114300" distR="114300" simplePos="0" relativeHeight="251648512" behindDoc="0" locked="0" layoutInCell="1" allowOverlap="1" wp14:anchorId="6B146958" wp14:editId="091A4703">
                <wp:simplePos x="0" y="0"/>
                <wp:positionH relativeFrom="column">
                  <wp:posOffset>3570605</wp:posOffset>
                </wp:positionH>
                <wp:positionV relativeFrom="paragraph">
                  <wp:posOffset>2611324</wp:posOffset>
                </wp:positionV>
                <wp:extent cx="1670050" cy="1404620"/>
                <wp:effectExtent l="0" t="0" r="6350" b="0"/>
                <wp:wrapSquare wrapText="bothSides"/>
                <wp:docPr id="113697877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0" cy="1404620"/>
                        </a:xfrm>
                        <a:prstGeom prst="rect">
                          <a:avLst/>
                        </a:prstGeom>
                        <a:solidFill>
                          <a:srgbClr val="FFFFFF"/>
                        </a:solidFill>
                        <a:ln w="9525">
                          <a:noFill/>
                          <a:miter lim="800000"/>
                          <a:headEnd/>
                          <a:tailEnd/>
                        </a:ln>
                      </wps:spPr>
                      <wps:txbx>
                        <w:txbxContent>
                          <w:p w14:paraId="07D3C7C0" w14:textId="77777777" w:rsidR="003F3EDE" w:rsidRPr="007B5483" w:rsidRDefault="003F3EDE" w:rsidP="003F3EDE">
                            <w:pPr>
                              <w:jc w:val="center"/>
                              <w:rPr>
                                <w:rFonts w:ascii="Arial" w:hAnsi="Arial" w:cs="Arial"/>
                                <w:rPrChange w:id="472" w:author="Adelino Naquarta Sepalanga Domingos" w:date="2025-03-05T08:05:00Z" w16du:dateUtc="2025-03-05T07:05:00Z">
                                  <w:rPr/>
                                </w:rPrChange>
                              </w:rPr>
                            </w:pPr>
                            <w:r w:rsidRPr="007B5483">
                              <w:rPr>
                                <w:rFonts w:ascii="Arial" w:hAnsi="Arial" w:cs="Arial"/>
                                <w:rPrChange w:id="473" w:author="Adelino Naquarta Sepalanga Domingos" w:date="2025-03-05T08:05:00Z" w16du:dateUtc="2025-03-05T07:05:00Z">
                                  <w:rPr/>
                                </w:rPrChange>
                              </w:rPr>
                              <w:t>Validação das regras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146958" id="_x0000_s1032" type="#_x0000_t202" style="position:absolute;left:0;text-align:left;margin-left:281.15pt;margin-top:205.6pt;width:131.5pt;height:110.6pt;z-index:251648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" stroked="f">
                <v:textbox style="mso-fit-shape-to-text:t">
                  <w:txbxContent>
                    <w:p w14:paraId="07D3C7C0" w14:textId="77777777" w:rsidR="003F3EDE" w:rsidRPr="007B5483" w:rsidRDefault="003F3EDE" w:rsidP="003F3EDE">
                      <w:pPr>
                        <w:jc w:val="center"/>
                        <w:rPr>
                          <w:rFonts w:ascii="Arial" w:hAnsi="Arial" w:cs="Arial"/>
                          <w:rPrChange w:id="474" w:author="Adelino Naquarta Sepalanga Domingos" w:date="2025-03-05T08:05:00Z" w16du:dateUtc="2025-03-05T07:05:00Z">
                            <w:rPr/>
                          </w:rPrChange>
                        </w:rPr>
                      </w:pPr>
                      <w:r w:rsidRPr="007B5483">
                        <w:rPr>
                          <w:rFonts w:ascii="Arial" w:hAnsi="Arial" w:cs="Arial"/>
                          <w:rPrChange w:id="475" w:author="Adelino Naquarta Sepalanga Domingos" w:date="2025-03-05T08:05:00Z" w16du:dateUtc="2025-03-05T07:05:00Z">
                            <w:rPr/>
                          </w:rPrChange>
                        </w:rPr>
                        <w:t>Validação das regras</w:t>
                      </w:r>
                    </w:p>
                  </w:txbxContent>
                </v:textbox>
                <w10:wrap type="square"/>
              </v:shape>
            </w:pict>
          </mc:Fallback>
        </mc:AlternateContent>
      </w:r>
    </w:p>
    <w:tbl>
      <w:tblPr>
        <w:tblW w:w="3192" w:type="dxa"/>
        <w:tblCellMar>
          <w:left w:w="0" w:type="dxa"/>
          <w:right w:w="0" w:type="dxa"/>
        </w:tblCellMar>
        <w:tblLook w:val="0420" w:firstRow="1" w:lastRow="0" w:firstColumn="0" w:lastColumn="0" w:noHBand="0" w:noVBand="1"/>
      </w:tblPr>
      <w:tblGrid>
        <w:gridCol w:w="3192"/>
      </w:tblGrid>
      <w:tr w:rsidR="003F3EDE" w:rsidRPr="007B5483" w14:paraId="7E07EBFB" w14:textId="77777777" w:rsidTr="0025185C">
        <w:trPr>
          <w:trHeight w:val="291"/>
        </w:trPr>
        <w:tc>
          <w:tcPr>
            <w:tcW w:w="3192" w:type="dxa"/>
            <w:tcBorders>
              <w:top w:val="single" w:sz="8" w:space="0" w:color="FFFFFF"/>
              <w:left w:val="single" w:sz="8" w:space="0" w:color="FFFFFF"/>
              <w:bottom w:val="single" w:sz="4" w:space="0" w:color="auto"/>
              <w:right w:val="single" w:sz="8" w:space="0" w:color="FFFFFF"/>
            </w:tcBorders>
            <w:shd w:val="clear" w:color="auto" w:fill="002060"/>
            <w:tcMar>
              <w:top w:w="72" w:type="dxa"/>
              <w:left w:w="144" w:type="dxa"/>
              <w:bottom w:w="72" w:type="dxa"/>
              <w:right w:w="144" w:type="dxa"/>
            </w:tcMar>
            <w:hideMark/>
          </w:tcPr>
          <w:p w14:paraId="0C5D9ACA" w14:textId="77777777" w:rsidR="003F3EDE" w:rsidRPr="007B5483" w:rsidRDefault="003F3EDE" w:rsidP="0025185C">
            <w:pPr>
              <w:keepNext/>
              <w:keepLines/>
              <w:numPr>
                <w:ilvl w:val="3"/>
                <w:numId w:val="0"/>
              </w:numPr>
              <w:tabs>
                <w:tab w:val="left" w:pos="1080"/>
              </w:tabs>
              <w:spacing w:beforeLines="50" w:before="120" w:afterLines="50" w:after="120" w:line="360" w:lineRule="auto"/>
              <w:contextualSpacing/>
              <w:jc w:val="center"/>
              <w:outlineLvl w:val="3"/>
              <w:rPr>
                <w:rFonts w:ascii="Arial" w:eastAsia="SimSun" w:hAnsi="Arial" w:cs="Arial"/>
                <w:b/>
                <w:bCs/>
                <w:color w:val="365F91"/>
                <w:kern w:val="2"/>
                <w:sz w:val="24"/>
                <w:szCs w:val="28"/>
                <w:lang w:eastAsia="zh-CN"/>
                <w:rPrChange w:id="476"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b/>
                <w:bCs/>
                <w:kern w:val="2"/>
                <w:sz w:val="24"/>
                <w:szCs w:val="28"/>
                <w:lang w:eastAsia="zh-CN"/>
                <w:rPrChange w:id="477" w:author="Adelino Naquarta Sepalanga Domingos" w:date="2025-03-05T08:02:00Z" w16du:dateUtc="2025-03-05T07:02:00Z">
                  <w:rPr>
                    <w:rFonts w:ascii="Calibri" w:eastAsia="SimSun" w:hAnsi="Calibri" w:cs="Times New Roman"/>
                    <w:b/>
                    <w:bCs/>
                    <w:kern w:val="2"/>
                    <w:sz w:val="24"/>
                    <w:szCs w:val="28"/>
                    <w:lang w:eastAsia="zh-CN"/>
                  </w:rPr>
                </w:rPrChange>
              </w:rPr>
              <w:t>HEAD</w:t>
            </w:r>
          </w:p>
        </w:tc>
      </w:tr>
      <w:tr w:rsidR="003F3EDE" w:rsidRPr="007B5483" w14:paraId="1EB4940C" w14:textId="77777777" w:rsidTr="0025185C">
        <w:trPr>
          <w:trHeight w:val="291"/>
        </w:trPr>
        <w:tc>
          <w:tcPr>
            <w:tcW w:w="3192" w:type="dxa"/>
            <w:tcBorders>
              <w:top w:val="single" w:sz="4" w:space="0" w:color="auto"/>
              <w:left w:val="single" w:sz="4" w:space="0" w:color="auto"/>
              <w:bottom w:val="single" w:sz="4" w:space="0" w:color="auto"/>
              <w:right w:val="single" w:sz="4" w:space="0" w:color="auto"/>
            </w:tcBorders>
            <w:shd w:val="clear" w:color="auto" w:fill="FFFFFF" w:themeFill="background1"/>
            <w:tcMar>
              <w:top w:w="72" w:type="dxa"/>
              <w:left w:w="144" w:type="dxa"/>
              <w:bottom w:w="72" w:type="dxa"/>
              <w:right w:w="144" w:type="dxa"/>
            </w:tcMar>
            <w:hideMark/>
          </w:tcPr>
          <w:p w14:paraId="10F4E9A8" w14:textId="77777777" w:rsidR="003F3EDE" w:rsidRPr="007B5483" w:rsidRDefault="003F3EDE" w:rsidP="0025185C">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kern w:val="2"/>
                <w:sz w:val="20"/>
                <w:lang w:eastAsia="zh-CN"/>
                <w:rPrChange w:id="478" w:author="Adelino Naquarta Sepalanga Domingos" w:date="2025-03-05T08:02:00Z" w16du:dateUtc="2025-03-05T07:02:00Z">
                  <w:rPr>
                    <w:rFonts w:ascii="Calibri" w:eastAsia="SimSun" w:hAnsi="Calibri" w:cs="Times New Roman"/>
                    <w:b/>
                    <w:bCs/>
                    <w:kern w:val="2"/>
                    <w:sz w:val="20"/>
                    <w:lang w:eastAsia="zh-CN"/>
                  </w:rPr>
                </w:rPrChange>
              </w:rPr>
            </w:pPr>
            <w:r w:rsidRPr="007B5483">
              <w:rPr>
                <w:rFonts w:ascii="Arial" w:eastAsia="SimSun" w:hAnsi="Arial" w:cs="Arial"/>
                <w:b/>
                <w:bCs/>
                <w:kern w:val="2"/>
                <w:sz w:val="20"/>
                <w:lang w:eastAsia="zh-CN"/>
                <w:rPrChange w:id="479" w:author="Adelino Naquarta Sepalanga Domingos" w:date="2025-03-05T08:02:00Z" w16du:dateUtc="2025-03-05T07:02:00Z">
                  <w:rPr>
                    <w:rFonts w:ascii="Calibri" w:eastAsia="SimSun" w:hAnsi="Calibri" w:cs="Times New Roman"/>
                    <w:b/>
                    <w:bCs/>
                    <w:kern w:val="2"/>
                    <w:sz w:val="20"/>
                    <w:lang w:eastAsia="zh-CN"/>
                  </w:rPr>
                </w:rPrChange>
              </w:rPr>
              <w:t xml:space="preserve">Informação do utilizador </w:t>
            </w:r>
          </w:p>
        </w:tc>
      </w:tr>
      <w:tr w:rsidR="003F3EDE" w:rsidRPr="007B5483" w14:paraId="6F7C98BB" w14:textId="77777777" w:rsidTr="0025185C">
        <w:trPr>
          <w:trHeight w:val="291"/>
        </w:trPr>
        <w:tc>
          <w:tcPr>
            <w:tcW w:w="319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2" w:type="dxa"/>
              <w:left w:w="144" w:type="dxa"/>
              <w:bottom w:w="72" w:type="dxa"/>
              <w:right w:w="144" w:type="dxa"/>
            </w:tcMar>
            <w:hideMark/>
          </w:tcPr>
          <w:p w14:paraId="10A044D0" w14:textId="77777777" w:rsidR="003F3EDE" w:rsidRPr="007B5483" w:rsidRDefault="003F3EDE" w:rsidP="0025185C">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kern w:val="2"/>
                <w:sz w:val="20"/>
                <w:lang w:eastAsia="zh-CN"/>
                <w:rPrChange w:id="480" w:author="Adelino Naquarta Sepalanga Domingos" w:date="2025-03-05T08:02:00Z" w16du:dateUtc="2025-03-05T07:02:00Z">
                  <w:rPr>
                    <w:rFonts w:ascii="Calibri" w:eastAsia="SimSun" w:hAnsi="Calibri" w:cs="Times New Roman"/>
                    <w:b/>
                    <w:bCs/>
                    <w:kern w:val="2"/>
                    <w:sz w:val="20"/>
                    <w:lang w:eastAsia="zh-CN"/>
                  </w:rPr>
                </w:rPrChange>
              </w:rPr>
            </w:pPr>
            <w:r w:rsidRPr="007B5483">
              <w:rPr>
                <w:rFonts w:ascii="Arial" w:eastAsia="SimSun" w:hAnsi="Arial" w:cs="Arial"/>
                <w:b/>
                <w:bCs/>
                <w:kern w:val="2"/>
                <w:sz w:val="20"/>
                <w:lang w:eastAsia="zh-CN"/>
                <w:rPrChange w:id="481" w:author="Adelino Naquarta Sepalanga Domingos" w:date="2025-03-05T08:02:00Z" w16du:dateUtc="2025-03-05T07:02:00Z">
                  <w:rPr>
                    <w:rFonts w:ascii="Calibri" w:eastAsia="SimSun" w:hAnsi="Calibri" w:cs="Times New Roman"/>
                    <w:b/>
                    <w:bCs/>
                    <w:kern w:val="2"/>
                    <w:sz w:val="20"/>
                    <w:lang w:eastAsia="zh-CN"/>
                  </w:rPr>
                </w:rPrChange>
              </w:rPr>
              <w:t xml:space="preserve">Informação de prova do utilizador </w:t>
            </w:r>
          </w:p>
        </w:tc>
      </w:tr>
      <w:tr w:rsidR="003F3EDE" w:rsidRPr="007B5483" w14:paraId="7A8FD190" w14:textId="77777777" w:rsidTr="0025185C">
        <w:trPr>
          <w:trHeight w:val="291"/>
        </w:trPr>
        <w:tc>
          <w:tcPr>
            <w:tcW w:w="3192" w:type="dxa"/>
            <w:tcBorders>
              <w:top w:val="single" w:sz="4" w:space="0" w:color="auto"/>
              <w:left w:val="single" w:sz="4" w:space="0" w:color="auto"/>
              <w:bottom w:val="single" w:sz="4" w:space="0" w:color="auto"/>
              <w:right w:val="single" w:sz="4" w:space="0" w:color="auto"/>
            </w:tcBorders>
            <w:shd w:val="clear" w:color="auto" w:fill="FFFFFF" w:themeFill="background1"/>
            <w:tcMar>
              <w:top w:w="72" w:type="dxa"/>
              <w:left w:w="144" w:type="dxa"/>
              <w:bottom w:w="72" w:type="dxa"/>
              <w:right w:w="144" w:type="dxa"/>
            </w:tcMar>
            <w:hideMark/>
          </w:tcPr>
          <w:p w14:paraId="19FC2E7B" w14:textId="77777777" w:rsidR="003F3EDE" w:rsidRPr="007B5483" w:rsidRDefault="003F3EDE" w:rsidP="0025185C">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kern w:val="2"/>
                <w:sz w:val="20"/>
                <w:lang w:eastAsia="zh-CN"/>
                <w:rPrChange w:id="482" w:author="Adelino Naquarta Sepalanga Domingos" w:date="2025-03-05T08:02:00Z" w16du:dateUtc="2025-03-05T07:02:00Z">
                  <w:rPr>
                    <w:rFonts w:ascii="Calibri" w:eastAsia="SimSun" w:hAnsi="Calibri" w:cs="Times New Roman"/>
                    <w:b/>
                    <w:bCs/>
                    <w:kern w:val="2"/>
                    <w:sz w:val="20"/>
                    <w:lang w:eastAsia="zh-CN"/>
                  </w:rPr>
                </w:rPrChange>
              </w:rPr>
            </w:pPr>
            <w:r w:rsidRPr="007B5483">
              <w:rPr>
                <w:rFonts w:ascii="Arial" w:eastAsia="SimSun" w:hAnsi="Arial" w:cs="Arial"/>
                <w:b/>
                <w:bCs/>
                <w:kern w:val="2"/>
                <w:sz w:val="20"/>
                <w:lang w:eastAsia="zh-CN"/>
                <w:rPrChange w:id="483" w:author="Adelino Naquarta Sepalanga Domingos" w:date="2025-03-05T08:02:00Z" w16du:dateUtc="2025-03-05T07:02:00Z">
                  <w:rPr>
                    <w:rFonts w:ascii="Calibri" w:eastAsia="SimSun" w:hAnsi="Calibri" w:cs="Times New Roman"/>
                    <w:b/>
                    <w:bCs/>
                    <w:kern w:val="2"/>
                    <w:sz w:val="20"/>
                    <w:lang w:eastAsia="zh-CN"/>
                  </w:rPr>
                </w:rPrChange>
              </w:rPr>
              <w:t>Número do certificado</w:t>
            </w:r>
          </w:p>
        </w:tc>
      </w:tr>
      <w:tr w:rsidR="003F3EDE" w:rsidRPr="007B5483" w14:paraId="6EBE23D6" w14:textId="77777777" w:rsidTr="0025185C">
        <w:trPr>
          <w:trHeight w:val="291"/>
        </w:trPr>
        <w:tc>
          <w:tcPr>
            <w:tcW w:w="319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2" w:type="dxa"/>
              <w:left w:w="144" w:type="dxa"/>
              <w:bottom w:w="72" w:type="dxa"/>
              <w:right w:w="144" w:type="dxa"/>
            </w:tcMar>
            <w:hideMark/>
          </w:tcPr>
          <w:p w14:paraId="7A6779F2" w14:textId="77777777" w:rsidR="003F3EDE" w:rsidRPr="007B5483" w:rsidRDefault="003F3EDE" w:rsidP="0025185C">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kern w:val="2"/>
                <w:sz w:val="20"/>
                <w:lang w:eastAsia="zh-CN"/>
                <w:rPrChange w:id="484" w:author="Adelino Naquarta Sepalanga Domingos" w:date="2025-03-05T08:02:00Z" w16du:dateUtc="2025-03-05T07:02:00Z">
                  <w:rPr>
                    <w:rFonts w:ascii="Calibri" w:eastAsia="SimSun" w:hAnsi="Calibri" w:cs="Times New Roman"/>
                    <w:b/>
                    <w:bCs/>
                    <w:kern w:val="2"/>
                    <w:sz w:val="20"/>
                    <w:lang w:eastAsia="zh-CN"/>
                  </w:rPr>
                </w:rPrChange>
              </w:rPr>
            </w:pPr>
            <w:proofErr w:type="spellStart"/>
            <w:r w:rsidRPr="007B5483">
              <w:rPr>
                <w:rFonts w:ascii="Arial" w:eastAsia="SimSun" w:hAnsi="Arial" w:cs="Arial"/>
                <w:b/>
                <w:bCs/>
                <w:kern w:val="2"/>
                <w:sz w:val="20"/>
                <w:lang w:eastAsia="zh-CN"/>
                <w:rPrChange w:id="485" w:author="Adelino Naquarta Sepalanga Domingos" w:date="2025-03-05T08:02:00Z" w16du:dateUtc="2025-03-05T07:02:00Z">
                  <w:rPr>
                    <w:rFonts w:ascii="Calibri" w:eastAsia="SimSun" w:hAnsi="Calibri" w:cs="Times New Roman"/>
                    <w:b/>
                    <w:bCs/>
                    <w:kern w:val="2"/>
                    <w:sz w:val="20"/>
                    <w:lang w:eastAsia="zh-CN"/>
                  </w:rPr>
                </w:rPrChange>
              </w:rPr>
              <w:t>Timestamp</w:t>
            </w:r>
            <w:proofErr w:type="spellEnd"/>
          </w:p>
        </w:tc>
      </w:tr>
      <w:tr w:rsidR="003F3EDE" w:rsidRPr="007B5483" w14:paraId="16A1F26E" w14:textId="77777777" w:rsidTr="0025185C">
        <w:trPr>
          <w:trHeight w:val="291"/>
        </w:trPr>
        <w:tc>
          <w:tcPr>
            <w:tcW w:w="3192" w:type="dxa"/>
            <w:tcBorders>
              <w:top w:val="single" w:sz="4" w:space="0" w:color="auto"/>
              <w:left w:val="single" w:sz="4" w:space="0" w:color="auto"/>
              <w:bottom w:val="single" w:sz="4" w:space="0" w:color="auto"/>
              <w:right w:val="single" w:sz="4" w:space="0" w:color="auto"/>
            </w:tcBorders>
            <w:shd w:val="clear" w:color="auto" w:fill="FFFFFF" w:themeFill="background1"/>
            <w:tcMar>
              <w:top w:w="72" w:type="dxa"/>
              <w:left w:w="144" w:type="dxa"/>
              <w:bottom w:w="72" w:type="dxa"/>
              <w:right w:w="144" w:type="dxa"/>
            </w:tcMar>
            <w:hideMark/>
          </w:tcPr>
          <w:p w14:paraId="0F71AA61" w14:textId="77777777" w:rsidR="003F3EDE" w:rsidRPr="007B5483" w:rsidRDefault="003F3EDE" w:rsidP="0025185C">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kern w:val="2"/>
                <w:sz w:val="20"/>
                <w:lang w:eastAsia="zh-CN"/>
                <w:rPrChange w:id="486" w:author="Adelino Naquarta Sepalanga Domingos" w:date="2025-03-05T08:02:00Z" w16du:dateUtc="2025-03-05T07:02:00Z">
                  <w:rPr>
                    <w:rFonts w:ascii="Calibri" w:eastAsia="SimSun" w:hAnsi="Calibri" w:cs="Times New Roman"/>
                    <w:b/>
                    <w:bCs/>
                    <w:kern w:val="2"/>
                    <w:sz w:val="20"/>
                    <w:lang w:eastAsia="zh-CN"/>
                  </w:rPr>
                </w:rPrChange>
              </w:rPr>
            </w:pPr>
            <w:r w:rsidRPr="007B5483">
              <w:rPr>
                <w:rFonts w:ascii="Arial" w:eastAsia="SimSun" w:hAnsi="Arial" w:cs="Arial"/>
                <w:b/>
                <w:bCs/>
                <w:kern w:val="2"/>
                <w:sz w:val="20"/>
                <w:lang w:eastAsia="zh-CN"/>
                <w:rPrChange w:id="487" w:author="Adelino Naquarta Sepalanga Domingos" w:date="2025-03-05T08:02:00Z" w16du:dateUtc="2025-03-05T07:02:00Z">
                  <w:rPr>
                    <w:rFonts w:ascii="Calibri" w:eastAsia="SimSun" w:hAnsi="Calibri" w:cs="Times New Roman"/>
                    <w:b/>
                    <w:bCs/>
                    <w:kern w:val="2"/>
                    <w:sz w:val="20"/>
                    <w:lang w:eastAsia="zh-CN"/>
                  </w:rPr>
                </w:rPrChange>
              </w:rPr>
              <w:t xml:space="preserve">Assinatura do </w:t>
            </w:r>
            <w:proofErr w:type="spellStart"/>
            <w:r w:rsidRPr="007B5483">
              <w:rPr>
                <w:rFonts w:ascii="Arial" w:eastAsia="SimSun" w:hAnsi="Arial" w:cs="Arial"/>
                <w:b/>
                <w:bCs/>
                <w:kern w:val="2"/>
                <w:sz w:val="20"/>
                <w:lang w:eastAsia="zh-CN"/>
                <w:rPrChange w:id="488" w:author="Adelino Naquarta Sepalanga Domingos" w:date="2025-03-05T08:02:00Z" w16du:dateUtc="2025-03-05T07:02:00Z">
                  <w:rPr>
                    <w:rFonts w:ascii="Calibri" w:eastAsia="SimSun" w:hAnsi="Calibri" w:cs="Times New Roman"/>
                    <w:b/>
                    <w:bCs/>
                    <w:kern w:val="2"/>
                    <w:sz w:val="20"/>
                    <w:lang w:eastAsia="zh-CN"/>
                  </w:rPr>
                </w:rPrChange>
              </w:rPr>
              <w:t>Head</w:t>
            </w:r>
            <w:proofErr w:type="spellEnd"/>
          </w:p>
        </w:tc>
      </w:tr>
      <w:tr w:rsidR="003F3EDE" w:rsidRPr="007B5483" w14:paraId="2C7FCF7D" w14:textId="77777777" w:rsidTr="0025185C">
        <w:trPr>
          <w:trHeight w:val="291"/>
        </w:trPr>
        <w:tc>
          <w:tcPr>
            <w:tcW w:w="319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2" w:type="dxa"/>
              <w:left w:w="144" w:type="dxa"/>
              <w:bottom w:w="72" w:type="dxa"/>
              <w:right w:w="144" w:type="dxa"/>
            </w:tcMar>
          </w:tcPr>
          <w:p w14:paraId="5DDE195C" w14:textId="77777777" w:rsidR="003F3EDE" w:rsidRPr="007B5483" w:rsidRDefault="003F3EDE" w:rsidP="0025185C">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kern w:val="2"/>
                <w:sz w:val="20"/>
                <w:lang w:eastAsia="zh-CN"/>
                <w:rPrChange w:id="489" w:author="Adelino Naquarta Sepalanga Domingos" w:date="2025-03-05T08:02:00Z" w16du:dateUtc="2025-03-05T07:02:00Z">
                  <w:rPr>
                    <w:rFonts w:ascii="Calibri" w:eastAsia="SimSun" w:hAnsi="Calibri" w:cs="Times New Roman"/>
                    <w:b/>
                    <w:bCs/>
                    <w:kern w:val="2"/>
                    <w:sz w:val="20"/>
                    <w:lang w:eastAsia="zh-CN"/>
                  </w:rPr>
                </w:rPrChange>
              </w:rPr>
            </w:pPr>
            <w:r w:rsidRPr="007B5483">
              <w:rPr>
                <w:rFonts w:ascii="Arial" w:eastAsia="SimSun" w:hAnsi="Arial" w:cs="Arial"/>
                <w:b/>
                <w:bCs/>
                <w:noProof/>
                <w:kern w:val="2"/>
                <w:sz w:val="20"/>
                <w:lang w:eastAsia="zh-CN"/>
                <w:rPrChange w:id="490" w:author="Adelino Naquarta Sepalanga Domingos" w:date="2025-03-05T08:02:00Z" w16du:dateUtc="2025-03-05T07:02:00Z">
                  <w:rPr>
                    <w:rFonts w:ascii="Calibri" w:eastAsia="SimSun" w:hAnsi="Calibri" w:cs="Times New Roman"/>
                    <w:b/>
                    <w:bCs/>
                    <w:noProof/>
                    <w:kern w:val="2"/>
                    <w:sz w:val="20"/>
                    <w:lang w:eastAsia="zh-CN"/>
                  </w:rPr>
                </w:rPrChange>
              </w:rPr>
              <mc:AlternateContent>
                <mc:Choice Requires="wps">
                  <w:drawing>
                    <wp:anchor distT="0" distB="0" distL="114300" distR="114300" simplePos="0" relativeHeight="251650560" behindDoc="0" locked="0" layoutInCell="1" allowOverlap="1" wp14:anchorId="5023033F" wp14:editId="6A407AD3">
                      <wp:simplePos x="0" y="0"/>
                      <wp:positionH relativeFrom="page">
                        <wp:posOffset>2016760</wp:posOffset>
                      </wp:positionH>
                      <wp:positionV relativeFrom="paragraph">
                        <wp:posOffset>-39675</wp:posOffset>
                      </wp:positionV>
                      <wp:extent cx="1952625" cy="21590"/>
                      <wp:effectExtent l="0" t="76200" r="0" b="111760"/>
                      <wp:wrapNone/>
                      <wp:docPr id="535448129" name="Conexão reta unidirecional 3"/>
                      <wp:cNvGraphicFramePr/>
                      <a:graphic xmlns:a="http://schemas.openxmlformats.org/drawingml/2006/main">
                        <a:graphicData uri="http://schemas.microsoft.com/office/word/2010/wordprocessingShape">
                          <wps:wsp>
                            <wps:cNvCnPr/>
                            <wps:spPr>
                              <a:xfrm>
                                <a:off x="0" y="0"/>
                                <a:ext cx="1952625" cy="21590"/>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EB969E" id="Conexão reta unidirecional 3" o:spid="_x0000_s1026" type="#_x0000_t32" style="position:absolute;margin-left:158.8pt;margin-top:-3.1pt;width:153.75pt;height:1.7pt;z-index:251643904;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" strokecolor="#ffc000" strokeweight="3pt">
                      <v:stroke endarrow="block" joinstyle="miter"/>
                      <w10:wrap anchorx="page"/>
                    </v:shape>
                  </w:pict>
                </mc:Fallback>
              </mc:AlternateContent>
            </w:r>
            <w:r w:rsidRPr="007B5483">
              <w:rPr>
                <w:rFonts w:ascii="Arial" w:eastAsia="SimSun" w:hAnsi="Arial" w:cs="Arial"/>
                <w:b/>
                <w:bCs/>
                <w:kern w:val="2"/>
                <w:sz w:val="20"/>
                <w:lang w:eastAsia="zh-CN"/>
                <w:rPrChange w:id="491" w:author="Adelino Naquarta Sepalanga Domingos" w:date="2025-03-05T08:02:00Z" w16du:dateUtc="2025-03-05T07:02:00Z">
                  <w:rPr>
                    <w:rFonts w:ascii="Calibri" w:eastAsia="SimSun" w:hAnsi="Calibri" w:cs="Times New Roman"/>
                    <w:b/>
                    <w:bCs/>
                    <w:kern w:val="2"/>
                    <w:sz w:val="20"/>
                    <w:lang w:eastAsia="zh-CN"/>
                  </w:rPr>
                </w:rPrChange>
              </w:rPr>
              <w:t>Assinatura do BODY</w:t>
            </w:r>
          </w:p>
        </w:tc>
      </w:tr>
    </w:tbl>
    <w:p w14:paraId="3E47CBEC"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92"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p>
    <w:p w14:paraId="6366EA95" w14:textId="77777777" w:rsidR="003F3EDE" w:rsidRPr="007B5483" w:rsidRDefault="003F3EDE" w:rsidP="003F3EDE">
      <w:pPr>
        <w:widowControl w:val="0"/>
        <w:spacing w:after="0" w:line="240" w:lineRule="auto"/>
        <w:jc w:val="center"/>
        <w:rPr>
          <w:rFonts w:ascii="Arial" w:eastAsia="SimSun" w:hAnsi="Arial" w:cs="Arial"/>
          <w:kern w:val="2"/>
          <w:sz w:val="21"/>
          <w:szCs w:val="24"/>
          <w:lang w:eastAsia="zh-CN"/>
          <w:rPrChange w:id="493" w:author="Adelino Naquarta Sepalanga Domingos" w:date="2025-03-05T08:02:00Z" w16du:dateUtc="2025-03-05T07:02:00Z">
            <w:rPr>
              <w:rFonts w:ascii="Calibri" w:eastAsia="SimSun" w:hAnsi="Calibri" w:cs="Times New Roman"/>
              <w:kern w:val="2"/>
              <w:sz w:val="21"/>
              <w:szCs w:val="24"/>
              <w:lang w:eastAsia="zh-CN"/>
            </w:rPr>
          </w:rPrChange>
        </w:rPr>
      </w:pPr>
      <w:bookmarkStart w:id="494" w:name="_Toc70674001"/>
    </w:p>
    <w:p w14:paraId="7E424BC3" w14:textId="77777777" w:rsidR="003F3EDE" w:rsidRPr="007B5483" w:rsidRDefault="003F3EDE" w:rsidP="003F3EDE">
      <w:pPr>
        <w:widowControl w:val="0"/>
        <w:spacing w:after="0" w:line="240" w:lineRule="auto"/>
        <w:jc w:val="center"/>
        <w:rPr>
          <w:rFonts w:ascii="Arial" w:eastAsia="SimSun" w:hAnsi="Arial" w:cs="Arial"/>
          <w:b/>
          <w:bCs/>
          <w:kern w:val="2"/>
          <w:sz w:val="21"/>
          <w:szCs w:val="24"/>
          <w:lang w:eastAsia="zh-CN"/>
          <w:rPrChange w:id="495" w:author="Adelino Naquarta Sepalanga Domingos" w:date="2025-03-05T08:02:00Z" w16du:dateUtc="2025-03-05T07:02:00Z">
            <w:rPr>
              <w:rFonts w:ascii="Calibri" w:eastAsia="SimSun" w:hAnsi="Calibri" w:cs="Times New Roman"/>
              <w:b/>
              <w:bCs/>
              <w:kern w:val="2"/>
              <w:sz w:val="21"/>
              <w:szCs w:val="24"/>
              <w:lang w:eastAsia="zh-CN"/>
            </w:rPr>
          </w:rPrChange>
        </w:rPr>
      </w:pPr>
      <w:r w:rsidRPr="007B5483">
        <w:rPr>
          <w:rFonts w:ascii="Arial" w:eastAsia="SimSun" w:hAnsi="Arial" w:cs="Arial"/>
          <w:b/>
          <w:bCs/>
          <w:kern w:val="2"/>
          <w:sz w:val="21"/>
          <w:szCs w:val="24"/>
          <w:lang w:eastAsia="zh-CN"/>
          <w:rPrChange w:id="496" w:author="Adelino Naquarta Sepalanga Domingos" w:date="2025-03-05T08:02:00Z" w16du:dateUtc="2025-03-05T07:02:00Z">
            <w:rPr>
              <w:rFonts w:ascii="Calibri" w:eastAsia="SimSun" w:hAnsi="Calibri" w:cs="Times New Roman"/>
              <w:b/>
              <w:bCs/>
              <w:kern w:val="2"/>
              <w:sz w:val="21"/>
              <w:szCs w:val="24"/>
              <w:lang w:eastAsia="zh-CN"/>
            </w:rPr>
          </w:rPrChange>
        </w:rPr>
        <w:t xml:space="preserve">Figura </w:t>
      </w:r>
      <w:r w:rsidRPr="007B5483">
        <w:rPr>
          <w:rFonts w:ascii="Arial" w:eastAsia="SimSun" w:hAnsi="Arial" w:cs="Arial"/>
          <w:b/>
          <w:bCs/>
          <w:kern w:val="2"/>
          <w:sz w:val="21"/>
          <w:szCs w:val="24"/>
          <w:lang w:eastAsia="zh-CN"/>
          <w:rPrChange w:id="497" w:author="Adelino Naquarta Sepalanga Domingos" w:date="2025-03-05T08:02:00Z" w16du:dateUtc="2025-03-05T07:02:00Z">
            <w:rPr>
              <w:rFonts w:ascii="Calibri" w:eastAsia="SimSun" w:hAnsi="Calibri" w:cs="Times New Roman"/>
              <w:b/>
              <w:bCs/>
              <w:kern w:val="2"/>
              <w:sz w:val="21"/>
              <w:szCs w:val="24"/>
              <w:lang w:eastAsia="zh-CN"/>
            </w:rPr>
          </w:rPrChange>
        </w:rPr>
        <w:fldChar w:fldCharType="begin"/>
      </w:r>
      <w:r w:rsidRPr="007B5483">
        <w:rPr>
          <w:rFonts w:ascii="Arial" w:eastAsia="SimSun" w:hAnsi="Arial" w:cs="Arial"/>
          <w:b/>
          <w:bCs/>
          <w:kern w:val="2"/>
          <w:sz w:val="21"/>
          <w:szCs w:val="24"/>
          <w:lang w:eastAsia="zh-CN"/>
          <w:rPrChange w:id="498" w:author="Adelino Naquarta Sepalanga Domingos" w:date="2025-03-05T08:02:00Z" w16du:dateUtc="2025-03-05T07:02:00Z">
            <w:rPr>
              <w:rFonts w:ascii="Calibri" w:eastAsia="SimSun" w:hAnsi="Calibri" w:cs="Times New Roman"/>
              <w:b/>
              <w:bCs/>
              <w:kern w:val="2"/>
              <w:sz w:val="21"/>
              <w:szCs w:val="24"/>
              <w:lang w:eastAsia="zh-CN"/>
            </w:rPr>
          </w:rPrChange>
        </w:rPr>
        <w:instrText xml:space="preserve"> STYLEREF 1 \s </w:instrText>
      </w:r>
      <w:r w:rsidRPr="007B5483">
        <w:rPr>
          <w:rFonts w:ascii="Arial" w:eastAsia="SimSun" w:hAnsi="Arial" w:cs="Arial"/>
          <w:b/>
          <w:bCs/>
          <w:kern w:val="2"/>
          <w:sz w:val="21"/>
          <w:szCs w:val="24"/>
          <w:lang w:eastAsia="zh-CN"/>
          <w:rPrChange w:id="499" w:author="Adelino Naquarta Sepalanga Domingos" w:date="2025-03-05T08:02:00Z" w16du:dateUtc="2025-03-05T07:02:00Z">
            <w:rPr>
              <w:rFonts w:ascii="Calibri" w:eastAsia="SimSun" w:hAnsi="Calibri" w:cs="Times New Roman"/>
              <w:b/>
              <w:bCs/>
              <w:kern w:val="2"/>
              <w:sz w:val="21"/>
              <w:szCs w:val="24"/>
              <w:lang w:eastAsia="zh-CN"/>
            </w:rPr>
          </w:rPrChange>
        </w:rPr>
        <w:fldChar w:fldCharType="separate"/>
      </w:r>
      <w:r w:rsidRPr="007B5483">
        <w:rPr>
          <w:rFonts w:ascii="Arial" w:eastAsia="SimSun" w:hAnsi="Arial" w:cs="Arial"/>
          <w:b/>
          <w:bCs/>
          <w:noProof/>
          <w:kern w:val="2"/>
          <w:sz w:val="21"/>
          <w:szCs w:val="24"/>
          <w:lang w:eastAsia="zh-CN"/>
          <w:rPrChange w:id="500" w:author="Adelino Naquarta Sepalanga Domingos" w:date="2025-03-05T08:02:00Z" w16du:dateUtc="2025-03-05T07:02:00Z">
            <w:rPr>
              <w:rFonts w:ascii="Calibri" w:eastAsia="SimSun" w:hAnsi="Calibri" w:cs="Times New Roman"/>
              <w:b/>
              <w:bCs/>
              <w:noProof/>
              <w:kern w:val="2"/>
              <w:sz w:val="21"/>
              <w:szCs w:val="24"/>
              <w:lang w:eastAsia="zh-CN"/>
            </w:rPr>
          </w:rPrChange>
        </w:rPr>
        <w:t>3</w:t>
      </w:r>
      <w:r w:rsidRPr="007B5483">
        <w:rPr>
          <w:rFonts w:ascii="Arial" w:eastAsia="SimSun" w:hAnsi="Arial" w:cs="Arial"/>
          <w:b/>
          <w:bCs/>
          <w:kern w:val="2"/>
          <w:sz w:val="21"/>
          <w:szCs w:val="24"/>
          <w:lang w:eastAsia="zh-CN"/>
          <w:rPrChange w:id="501" w:author="Adelino Naquarta Sepalanga Domingos" w:date="2025-03-05T08:02:00Z" w16du:dateUtc="2025-03-05T07:02:00Z">
            <w:rPr>
              <w:rFonts w:ascii="Calibri" w:eastAsia="SimSun" w:hAnsi="Calibri" w:cs="Times New Roman"/>
              <w:b/>
              <w:bCs/>
              <w:kern w:val="2"/>
              <w:sz w:val="21"/>
              <w:szCs w:val="24"/>
              <w:lang w:eastAsia="zh-CN"/>
            </w:rPr>
          </w:rPrChange>
        </w:rPr>
        <w:fldChar w:fldCharType="end"/>
      </w:r>
      <w:r w:rsidRPr="007B5483">
        <w:rPr>
          <w:rFonts w:ascii="Arial" w:eastAsia="SimSun" w:hAnsi="Arial" w:cs="Arial"/>
          <w:b/>
          <w:bCs/>
          <w:kern w:val="2"/>
          <w:sz w:val="21"/>
          <w:szCs w:val="24"/>
          <w:lang w:eastAsia="zh-CN"/>
          <w:rPrChange w:id="502" w:author="Adelino Naquarta Sepalanga Domingos" w:date="2025-03-05T08:02:00Z" w16du:dateUtc="2025-03-05T07:02:00Z">
            <w:rPr>
              <w:rFonts w:ascii="Calibri" w:eastAsia="SimSun" w:hAnsi="Calibri" w:cs="Times New Roman"/>
              <w:b/>
              <w:bCs/>
              <w:kern w:val="2"/>
              <w:sz w:val="21"/>
              <w:szCs w:val="24"/>
              <w:lang w:eastAsia="zh-CN"/>
            </w:rPr>
          </w:rPrChange>
        </w:rPr>
        <w:t xml:space="preserve"> </w:t>
      </w:r>
      <w:bookmarkEnd w:id="494"/>
      <w:r w:rsidRPr="007B5483">
        <w:rPr>
          <w:rFonts w:ascii="Arial" w:eastAsia="SimSun" w:hAnsi="Arial" w:cs="Arial"/>
          <w:b/>
          <w:bCs/>
          <w:kern w:val="2"/>
          <w:sz w:val="21"/>
          <w:szCs w:val="24"/>
          <w:lang w:eastAsia="zh-CN"/>
          <w:rPrChange w:id="503" w:author="Adelino Naquarta Sepalanga Domingos" w:date="2025-03-05T08:02:00Z" w16du:dateUtc="2025-03-05T07:02:00Z">
            <w:rPr>
              <w:rFonts w:ascii="Calibri" w:eastAsia="SimSun" w:hAnsi="Calibri" w:cs="Times New Roman"/>
              <w:b/>
              <w:bCs/>
              <w:kern w:val="2"/>
              <w:sz w:val="21"/>
              <w:szCs w:val="24"/>
              <w:lang w:eastAsia="zh-CN"/>
            </w:rPr>
          </w:rPrChange>
        </w:rPr>
        <w:t>Validação de Assinatura</w:t>
      </w:r>
    </w:p>
    <w:p w14:paraId="50617EC9" w14:textId="77777777" w:rsidR="003F3EDE" w:rsidRPr="007B5483" w:rsidRDefault="003F3EDE" w:rsidP="003F3EDE">
      <w:pPr>
        <w:widowControl w:val="0"/>
        <w:spacing w:after="0" w:line="240" w:lineRule="auto"/>
        <w:jc w:val="both"/>
        <w:rPr>
          <w:rFonts w:ascii="Arial" w:eastAsia="SimSun" w:hAnsi="Arial" w:cs="Arial"/>
          <w:kern w:val="2"/>
          <w:sz w:val="21"/>
          <w:szCs w:val="24"/>
          <w:lang w:eastAsia="zh-CN"/>
          <w:rPrChange w:id="504" w:author="Adelino Naquarta Sepalanga Domingos" w:date="2025-03-05T08:02:00Z" w16du:dateUtc="2025-03-05T07:02:00Z">
            <w:rPr>
              <w:rFonts w:ascii="Times New Roman" w:eastAsia="SimSun" w:hAnsi="Times New Roman" w:cs="Times New Roman"/>
              <w:kern w:val="2"/>
              <w:sz w:val="21"/>
              <w:szCs w:val="24"/>
              <w:lang w:eastAsia="zh-CN"/>
            </w:rPr>
          </w:rPrChange>
        </w:rPr>
      </w:pPr>
    </w:p>
    <w:p w14:paraId="33C76A80" w14:textId="77777777" w:rsidR="003F3EDE" w:rsidRPr="007B5483" w:rsidRDefault="003F3EDE" w:rsidP="003F3EDE">
      <w:pPr>
        <w:widowControl w:val="0"/>
        <w:spacing w:after="0" w:line="240" w:lineRule="auto"/>
        <w:jc w:val="both"/>
        <w:rPr>
          <w:rFonts w:ascii="Arial" w:eastAsia="SimSun" w:hAnsi="Arial" w:cs="Arial"/>
          <w:kern w:val="2"/>
          <w:sz w:val="21"/>
          <w:szCs w:val="24"/>
          <w:lang w:eastAsia="zh-CN"/>
          <w:rPrChange w:id="505" w:author="Adelino Naquarta Sepalanga Domingos" w:date="2025-03-05T08:02:00Z" w16du:dateUtc="2025-03-05T07:02:00Z">
            <w:rPr>
              <w:rFonts w:ascii="Times New Roman" w:eastAsia="SimSun" w:hAnsi="Times New Roman" w:cs="Times New Roman"/>
              <w:kern w:val="2"/>
              <w:sz w:val="21"/>
              <w:szCs w:val="24"/>
              <w:lang w:eastAsia="zh-CN"/>
            </w:rPr>
          </w:rPrChange>
        </w:rPr>
      </w:pPr>
    </w:p>
    <w:p w14:paraId="044D7F07" w14:textId="77777777" w:rsidR="003F3EDE" w:rsidRPr="007B5483" w:rsidRDefault="003F3EDE" w:rsidP="003F3EDE">
      <w:pPr>
        <w:keepNext/>
        <w:keepLines/>
        <w:spacing w:beforeLines="50" w:before="120" w:afterLines="50" w:after="120" w:line="240" w:lineRule="auto"/>
        <w:jc w:val="center"/>
        <w:rPr>
          <w:rFonts w:ascii="Arial" w:eastAsia="SimSun" w:hAnsi="Arial" w:cs="Arial"/>
          <w:b/>
          <w:kern w:val="2"/>
          <w:sz w:val="21"/>
          <w:szCs w:val="16"/>
          <w:lang w:eastAsia="zh-CN"/>
          <w:rPrChange w:id="506" w:author="Adelino Naquarta Sepalanga Domingos" w:date="2025-03-05T08:07:00Z" w16du:dateUtc="2025-03-05T07:07:00Z">
            <w:rPr>
              <w:rFonts w:ascii="Times New Roman" w:eastAsia="SimSun" w:hAnsi="Times New Roman" w:cs="Times New Roman"/>
              <w:b/>
              <w:kern w:val="2"/>
              <w:sz w:val="21"/>
              <w:szCs w:val="16"/>
              <w:highlight w:val="yellow"/>
              <w:lang w:eastAsia="zh-CN"/>
            </w:rPr>
          </w:rPrChange>
        </w:rPr>
      </w:pPr>
      <w:bookmarkStart w:id="507" w:name="_Toc70673964"/>
      <w:r w:rsidRPr="007B5483">
        <w:rPr>
          <w:rFonts w:ascii="Arial" w:eastAsia="SimSun" w:hAnsi="Arial" w:cs="Arial"/>
          <w:b/>
          <w:kern w:val="2"/>
          <w:sz w:val="21"/>
          <w:szCs w:val="16"/>
          <w:lang w:eastAsia="zh-CN"/>
          <w:rPrChange w:id="508" w:author="Adelino Naquarta Sepalanga Domingos" w:date="2025-03-05T08:07:00Z" w16du:dateUtc="2025-03-05T07:07:00Z">
            <w:rPr>
              <w:rFonts w:ascii="Times New Roman" w:eastAsia="SimSun" w:hAnsi="Times New Roman" w:cs="Times New Roman"/>
              <w:b/>
              <w:kern w:val="2"/>
              <w:sz w:val="21"/>
              <w:szCs w:val="16"/>
              <w:highlight w:val="yellow"/>
              <w:lang w:eastAsia="zh-CN"/>
            </w:rPr>
          </w:rPrChange>
        </w:rPr>
        <w:t>Tabela 1 Parte de cabeçalho</w:t>
      </w:r>
      <w:bookmarkEnd w:id="507"/>
    </w:p>
    <w:tbl>
      <w:tblPr>
        <w:tblStyle w:val="TabeladeGrelha4-Destaque3"/>
        <w:tblpPr w:leftFromText="180" w:rightFromText="180" w:vertAnchor="text" w:tblpX="-582" w:tblpY="1"/>
        <w:tblW w:w="5142" w:type="pct"/>
        <w:tblLayout w:type="fixed"/>
        <w:tblLook w:val="04A0" w:firstRow="1" w:lastRow="0" w:firstColumn="1" w:lastColumn="0" w:noHBand="0" w:noVBand="1"/>
      </w:tblPr>
      <w:tblGrid>
        <w:gridCol w:w="990"/>
        <w:gridCol w:w="2267"/>
        <w:gridCol w:w="849"/>
        <w:gridCol w:w="4098"/>
        <w:gridCol w:w="1082"/>
        <w:gridCol w:w="1200"/>
      </w:tblGrid>
      <w:tr w:rsidR="003F3EDE" w:rsidRPr="007B5483" w14:paraId="763E6027" w14:textId="77777777" w:rsidTr="0025185C">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72" w:type="pct"/>
            <w:shd w:val="clear" w:color="auto" w:fill="002060"/>
          </w:tcPr>
          <w:p w14:paraId="2C0EF0CF" w14:textId="77777777" w:rsidR="003F3EDE" w:rsidRPr="007B5483" w:rsidRDefault="003F3EDE" w:rsidP="0025185C">
            <w:pPr>
              <w:widowControl w:val="0"/>
              <w:jc w:val="center"/>
              <w:rPr>
                <w:rFonts w:ascii="Arial" w:eastAsia="SimSun" w:hAnsi="Arial" w:cs="Arial"/>
                <w:kern w:val="2"/>
                <w:sz w:val="20"/>
                <w:lang w:eastAsia="zh-CN"/>
                <w:rPrChange w:id="509" w:author="Adelino Naquarta Sepalanga Domingos" w:date="2025-03-05T08:07:00Z" w16du:dateUtc="2025-03-05T07:07:00Z">
                  <w:rPr>
                    <w:rFonts w:ascii="Times New Roman" w:eastAsia="SimSun" w:hAnsi="Times New Roman" w:cs="Times New Roman"/>
                    <w:kern w:val="2"/>
                    <w:sz w:val="20"/>
                    <w:highlight w:val="black"/>
                    <w:lang w:eastAsia="zh-CN"/>
                  </w:rPr>
                </w:rPrChange>
              </w:rPr>
            </w:pPr>
            <w:r w:rsidRPr="007B5483">
              <w:rPr>
                <w:rFonts w:ascii="Arial" w:eastAsia="SimSun" w:hAnsi="Arial" w:cs="Arial"/>
                <w:kern w:val="2"/>
                <w:sz w:val="20"/>
                <w:lang w:eastAsia="zh-CN"/>
                <w:rPrChange w:id="510" w:author="Adelino Naquarta Sepalanga Domingos" w:date="2025-03-05T08:07:00Z" w16du:dateUtc="2025-03-05T07:07:00Z">
                  <w:rPr>
                    <w:rFonts w:ascii="Times New Roman" w:eastAsia="SimSun" w:hAnsi="Times New Roman" w:cs="Times New Roman"/>
                    <w:kern w:val="2"/>
                    <w:sz w:val="20"/>
                    <w:highlight w:val="black"/>
                    <w:lang w:eastAsia="zh-CN"/>
                  </w:rPr>
                </w:rPrChange>
              </w:rPr>
              <w:t>Número do nó</w:t>
            </w:r>
          </w:p>
        </w:tc>
        <w:tc>
          <w:tcPr>
            <w:tcW w:w="1081" w:type="pct"/>
            <w:shd w:val="clear" w:color="auto" w:fill="002060"/>
          </w:tcPr>
          <w:p w14:paraId="5438F0B1"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0"/>
                <w:lang w:eastAsia="zh-CN"/>
                <w:rPrChange w:id="511" w:author="Adelino Naquarta Sepalanga Domingos" w:date="2025-03-05T08:07:00Z" w16du:dateUtc="2025-03-05T07:07:00Z">
                  <w:rPr>
                    <w:rFonts w:ascii="Times New Roman" w:eastAsia="SimSun" w:hAnsi="Times New Roman" w:cs="Times New Roman"/>
                    <w:kern w:val="2"/>
                    <w:sz w:val="20"/>
                    <w:highlight w:val="black"/>
                    <w:lang w:eastAsia="zh-CN"/>
                  </w:rPr>
                </w:rPrChange>
              </w:rPr>
            </w:pPr>
            <w:r w:rsidRPr="007B5483">
              <w:rPr>
                <w:rFonts w:ascii="Arial" w:eastAsia="SimSun" w:hAnsi="Arial" w:cs="Arial"/>
                <w:kern w:val="2"/>
                <w:sz w:val="20"/>
                <w:lang w:eastAsia="zh-CN"/>
                <w:rPrChange w:id="512" w:author="Adelino Naquarta Sepalanga Domingos" w:date="2025-03-05T08:07:00Z" w16du:dateUtc="2025-03-05T07:07:00Z">
                  <w:rPr>
                    <w:rFonts w:ascii="Times New Roman" w:eastAsia="SimSun" w:hAnsi="Times New Roman" w:cs="Times New Roman"/>
                    <w:kern w:val="2"/>
                    <w:sz w:val="20"/>
                    <w:highlight w:val="black"/>
                    <w:lang w:eastAsia="zh-CN"/>
                  </w:rPr>
                </w:rPrChange>
              </w:rPr>
              <w:t>Parâmetro</w:t>
            </w:r>
          </w:p>
        </w:tc>
        <w:tc>
          <w:tcPr>
            <w:tcW w:w="405" w:type="pct"/>
            <w:shd w:val="clear" w:color="auto" w:fill="002060"/>
          </w:tcPr>
          <w:p w14:paraId="277698AF"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0"/>
                <w:lang w:eastAsia="zh-CN"/>
                <w:rPrChange w:id="513" w:author="Adelino Naquarta Sepalanga Domingos" w:date="2025-03-05T08:07:00Z" w16du:dateUtc="2025-03-05T07:07:00Z">
                  <w:rPr>
                    <w:rFonts w:ascii="Times New Roman" w:eastAsia="SimSun" w:hAnsi="Times New Roman" w:cs="Times New Roman"/>
                    <w:kern w:val="2"/>
                    <w:sz w:val="20"/>
                    <w:highlight w:val="black"/>
                    <w:lang w:eastAsia="zh-CN"/>
                  </w:rPr>
                </w:rPrChange>
              </w:rPr>
            </w:pPr>
            <w:r w:rsidRPr="007B5483">
              <w:rPr>
                <w:rFonts w:ascii="Arial" w:eastAsia="SimSun" w:hAnsi="Arial" w:cs="Arial"/>
                <w:kern w:val="2"/>
                <w:sz w:val="20"/>
                <w:lang w:eastAsia="zh-CN"/>
                <w:rPrChange w:id="514" w:author="Adelino Naquarta Sepalanga Domingos" w:date="2025-03-05T08:07:00Z" w16du:dateUtc="2025-03-05T07:07:00Z">
                  <w:rPr>
                    <w:rFonts w:ascii="Times New Roman" w:eastAsia="SimSun" w:hAnsi="Times New Roman" w:cs="Times New Roman"/>
                    <w:kern w:val="2"/>
                    <w:sz w:val="20"/>
                    <w:highlight w:val="black"/>
                    <w:lang w:eastAsia="zh-CN"/>
                  </w:rPr>
                </w:rPrChange>
              </w:rPr>
              <w:t>Obrigatório</w:t>
            </w:r>
          </w:p>
        </w:tc>
        <w:tc>
          <w:tcPr>
            <w:tcW w:w="1954" w:type="pct"/>
            <w:shd w:val="clear" w:color="auto" w:fill="002060"/>
          </w:tcPr>
          <w:p w14:paraId="0BCC3803"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0"/>
                <w:lang w:eastAsia="zh-CN"/>
                <w:rPrChange w:id="515" w:author="Adelino Naquarta Sepalanga Domingos" w:date="2025-03-05T08:07:00Z" w16du:dateUtc="2025-03-05T07:07:00Z">
                  <w:rPr>
                    <w:rFonts w:ascii="Times New Roman" w:eastAsia="SimSun" w:hAnsi="Times New Roman" w:cs="Times New Roman"/>
                    <w:kern w:val="2"/>
                    <w:sz w:val="20"/>
                    <w:highlight w:val="black"/>
                    <w:lang w:eastAsia="zh-CN"/>
                  </w:rPr>
                </w:rPrChange>
              </w:rPr>
            </w:pPr>
            <w:r w:rsidRPr="007B5483">
              <w:rPr>
                <w:rFonts w:ascii="Arial" w:eastAsia="SimSun" w:hAnsi="Arial" w:cs="Arial"/>
                <w:kern w:val="2"/>
                <w:sz w:val="20"/>
                <w:lang w:eastAsia="zh-CN"/>
                <w:rPrChange w:id="516" w:author="Adelino Naquarta Sepalanga Domingos" w:date="2025-03-05T08:07:00Z" w16du:dateUtc="2025-03-05T07:07:00Z">
                  <w:rPr>
                    <w:rFonts w:ascii="Times New Roman" w:eastAsia="SimSun" w:hAnsi="Times New Roman" w:cs="Times New Roman"/>
                    <w:kern w:val="2"/>
                    <w:sz w:val="20"/>
                    <w:highlight w:val="black"/>
                    <w:lang w:eastAsia="zh-CN"/>
                  </w:rPr>
                </w:rPrChange>
              </w:rPr>
              <w:t>DESIGNAÇÃO</w:t>
            </w:r>
          </w:p>
        </w:tc>
        <w:tc>
          <w:tcPr>
            <w:tcW w:w="516" w:type="pct"/>
            <w:shd w:val="clear" w:color="auto" w:fill="002060"/>
          </w:tcPr>
          <w:p w14:paraId="348D74AD"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0"/>
                <w:lang w:eastAsia="zh-CN"/>
                <w:rPrChange w:id="517" w:author="Adelino Naquarta Sepalanga Domingos" w:date="2025-03-05T08:07:00Z" w16du:dateUtc="2025-03-05T07:07:00Z">
                  <w:rPr>
                    <w:rFonts w:ascii="Times New Roman" w:eastAsia="SimSun" w:hAnsi="Times New Roman" w:cs="Times New Roman"/>
                    <w:kern w:val="2"/>
                    <w:sz w:val="20"/>
                    <w:highlight w:val="black"/>
                    <w:lang w:eastAsia="zh-CN"/>
                  </w:rPr>
                </w:rPrChange>
              </w:rPr>
            </w:pPr>
            <w:r w:rsidRPr="007B5483">
              <w:rPr>
                <w:rFonts w:ascii="Arial" w:eastAsia="SimSun" w:hAnsi="Arial" w:cs="Arial"/>
                <w:kern w:val="2"/>
                <w:sz w:val="20"/>
                <w:lang w:eastAsia="zh-CN"/>
                <w:rPrChange w:id="518" w:author="Adelino Naquarta Sepalanga Domingos" w:date="2025-03-05T08:07:00Z" w16du:dateUtc="2025-03-05T07:07:00Z">
                  <w:rPr>
                    <w:rFonts w:ascii="Times New Roman" w:eastAsia="SimSun" w:hAnsi="Times New Roman" w:cs="Times New Roman"/>
                    <w:kern w:val="2"/>
                    <w:sz w:val="20"/>
                    <w:highlight w:val="black"/>
                    <w:lang w:eastAsia="zh-CN"/>
                  </w:rPr>
                </w:rPrChange>
              </w:rPr>
              <w:t>Tipo de Dados</w:t>
            </w:r>
          </w:p>
        </w:tc>
        <w:tc>
          <w:tcPr>
            <w:tcW w:w="572" w:type="pct"/>
            <w:shd w:val="clear" w:color="auto" w:fill="002060"/>
          </w:tcPr>
          <w:p w14:paraId="31C1E36B"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0"/>
                <w:lang w:eastAsia="zh-CN"/>
                <w:rPrChange w:id="519" w:author="Adelino Naquarta Sepalanga Domingos" w:date="2025-03-05T08:07:00Z" w16du:dateUtc="2025-03-05T07:07:00Z">
                  <w:rPr>
                    <w:rFonts w:ascii="Times New Roman" w:eastAsia="SimSun" w:hAnsi="Times New Roman" w:cs="Times New Roman"/>
                    <w:kern w:val="2"/>
                    <w:sz w:val="20"/>
                    <w:highlight w:val="black"/>
                    <w:lang w:eastAsia="zh-CN"/>
                  </w:rPr>
                </w:rPrChange>
              </w:rPr>
            </w:pPr>
            <w:r w:rsidRPr="007B5483">
              <w:rPr>
                <w:rFonts w:ascii="Arial" w:eastAsia="SimSun" w:hAnsi="Arial" w:cs="Arial"/>
                <w:kern w:val="2"/>
                <w:sz w:val="20"/>
                <w:lang w:eastAsia="zh-CN"/>
                <w:rPrChange w:id="520" w:author="Adelino Naquarta Sepalanga Domingos" w:date="2025-03-05T08:07:00Z" w16du:dateUtc="2025-03-05T07:07:00Z">
                  <w:rPr>
                    <w:rFonts w:ascii="Times New Roman" w:eastAsia="SimSun" w:hAnsi="Times New Roman" w:cs="Times New Roman"/>
                    <w:kern w:val="2"/>
                    <w:sz w:val="20"/>
                    <w:highlight w:val="black"/>
                    <w:lang w:eastAsia="zh-CN"/>
                  </w:rPr>
                </w:rPrChange>
              </w:rPr>
              <w:t>COMP.</w:t>
            </w:r>
          </w:p>
        </w:tc>
      </w:tr>
      <w:tr w:rsidR="003F3EDE" w:rsidRPr="007B5483" w14:paraId="7147349C"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72" w:type="pct"/>
          </w:tcPr>
          <w:p w14:paraId="51FBA1AB" w14:textId="77777777" w:rsidR="003F3EDE" w:rsidRPr="007B5483" w:rsidRDefault="003F3EDE" w:rsidP="0025185C">
            <w:pPr>
              <w:widowControl w:val="0"/>
              <w:jc w:val="center"/>
              <w:rPr>
                <w:rFonts w:ascii="Arial" w:eastAsia="SimSun" w:hAnsi="Arial" w:cs="Arial"/>
                <w:kern w:val="2"/>
                <w:sz w:val="18"/>
                <w:szCs w:val="20"/>
                <w:lang w:eastAsia="zh-CN"/>
                <w:rPrChange w:id="521"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pPr>
            <w:r w:rsidRPr="007B5483">
              <w:rPr>
                <w:rFonts w:ascii="Arial" w:eastAsia="SimSun" w:hAnsi="Arial" w:cs="Arial"/>
                <w:kern w:val="2"/>
                <w:sz w:val="18"/>
                <w:szCs w:val="20"/>
                <w:lang w:eastAsia="zh-CN"/>
                <w:rPrChange w:id="522"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1</w:t>
            </w:r>
          </w:p>
        </w:tc>
        <w:tc>
          <w:tcPr>
            <w:tcW w:w="1081" w:type="pct"/>
          </w:tcPr>
          <w:p w14:paraId="3D75ED5F"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23"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roofErr w:type="spellStart"/>
            <w:r w:rsidRPr="007B5483">
              <w:rPr>
                <w:rFonts w:ascii="Arial" w:eastAsia="SimSun" w:hAnsi="Arial" w:cs="Arial"/>
                <w:kern w:val="2"/>
                <w:sz w:val="21"/>
                <w:szCs w:val="24"/>
                <w:lang w:eastAsia="zh-CN"/>
                <w:rPrChange w:id="524"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Header</w:t>
            </w:r>
            <w:proofErr w:type="spellEnd"/>
          </w:p>
        </w:tc>
        <w:tc>
          <w:tcPr>
            <w:tcW w:w="405" w:type="pct"/>
          </w:tcPr>
          <w:p w14:paraId="70201D97"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25"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26"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Sim</w:t>
            </w:r>
          </w:p>
        </w:tc>
        <w:tc>
          <w:tcPr>
            <w:tcW w:w="1954" w:type="pct"/>
          </w:tcPr>
          <w:p w14:paraId="1B1C2005"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27"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28"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 xml:space="preserve">Nódulo pai de </w:t>
            </w:r>
            <w:proofErr w:type="spellStart"/>
            <w:r w:rsidRPr="007B5483">
              <w:rPr>
                <w:rFonts w:ascii="Arial" w:eastAsia="SimSun" w:hAnsi="Arial" w:cs="Arial"/>
                <w:kern w:val="2"/>
                <w:sz w:val="21"/>
                <w:szCs w:val="24"/>
                <w:lang w:eastAsia="zh-CN"/>
                <w:rPrChange w:id="529"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Header</w:t>
            </w:r>
            <w:proofErr w:type="spellEnd"/>
          </w:p>
        </w:tc>
        <w:tc>
          <w:tcPr>
            <w:tcW w:w="516" w:type="pct"/>
          </w:tcPr>
          <w:p w14:paraId="21052487"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30"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
        </w:tc>
        <w:tc>
          <w:tcPr>
            <w:tcW w:w="572" w:type="pct"/>
          </w:tcPr>
          <w:p w14:paraId="5D57182C"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31"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
        </w:tc>
      </w:tr>
      <w:tr w:rsidR="006D2A5A" w:rsidRPr="007B5483" w14:paraId="045801A1"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472" w:type="pct"/>
          </w:tcPr>
          <w:p w14:paraId="07A30521" w14:textId="0F7268A4" w:rsidR="006D2A5A" w:rsidRPr="007B5483" w:rsidRDefault="006D2A5A" w:rsidP="0025185C">
            <w:pPr>
              <w:widowControl w:val="0"/>
              <w:jc w:val="center"/>
              <w:rPr>
                <w:rFonts w:ascii="Arial" w:eastAsia="SimSun" w:hAnsi="Arial" w:cs="Arial"/>
                <w:kern w:val="2"/>
                <w:sz w:val="18"/>
                <w:szCs w:val="20"/>
                <w:lang w:eastAsia="zh-CN"/>
                <w:rPrChange w:id="532"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pPr>
            <w:r w:rsidRPr="007B5483">
              <w:rPr>
                <w:rFonts w:ascii="Arial" w:eastAsia="SimSun" w:hAnsi="Arial" w:cs="Arial"/>
                <w:kern w:val="2"/>
                <w:sz w:val="18"/>
                <w:szCs w:val="20"/>
                <w:lang w:eastAsia="zh-CN"/>
                <w:rPrChange w:id="533"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1.1</w:t>
            </w:r>
          </w:p>
        </w:tc>
        <w:tc>
          <w:tcPr>
            <w:tcW w:w="1081" w:type="pct"/>
          </w:tcPr>
          <w:p w14:paraId="14088886" w14:textId="77777777" w:rsidR="006D2A5A" w:rsidRPr="007B5483" w:rsidRDefault="006D2A5A"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34"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35"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Assinatura</w:t>
            </w:r>
          </w:p>
        </w:tc>
        <w:tc>
          <w:tcPr>
            <w:tcW w:w="405" w:type="pct"/>
          </w:tcPr>
          <w:p w14:paraId="266A45BD" w14:textId="77777777" w:rsidR="006D2A5A" w:rsidRPr="007B5483" w:rsidRDefault="006D2A5A"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36"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37"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Sim</w:t>
            </w:r>
          </w:p>
        </w:tc>
        <w:tc>
          <w:tcPr>
            <w:tcW w:w="1954" w:type="pct"/>
          </w:tcPr>
          <w:p w14:paraId="56021AF5" w14:textId="77777777" w:rsidR="006D2A5A" w:rsidRPr="007B5483" w:rsidRDefault="006D2A5A"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38"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39"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Assinatura digital</w:t>
            </w:r>
          </w:p>
        </w:tc>
        <w:tc>
          <w:tcPr>
            <w:tcW w:w="516" w:type="pct"/>
          </w:tcPr>
          <w:p w14:paraId="29D104CB" w14:textId="77777777" w:rsidR="006D2A5A" w:rsidRPr="007B5483" w:rsidRDefault="006D2A5A"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40"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roofErr w:type="spellStart"/>
            <w:r w:rsidRPr="007B5483">
              <w:rPr>
                <w:rFonts w:ascii="Arial" w:eastAsia="SimSun" w:hAnsi="Arial" w:cs="Arial"/>
                <w:kern w:val="2"/>
                <w:sz w:val="21"/>
                <w:szCs w:val="24"/>
                <w:lang w:eastAsia="zh-CN"/>
                <w:rPrChange w:id="541"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String</w:t>
            </w:r>
            <w:proofErr w:type="spellEnd"/>
          </w:p>
        </w:tc>
        <w:tc>
          <w:tcPr>
            <w:tcW w:w="572" w:type="pct"/>
          </w:tcPr>
          <w:p w14:paraId="52B1A6C7" w14:textId="77777777" w:rsidR="006D2A5A" w:rsidRPr="007B5483" w:rsidRDefault="006D2A5A"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42"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43"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500</w:t>
            </w:r>
          </w:p>
        </w:tc>
      </w:tr>
      <w:tr w:rsidR="003F3EDE" w:rsidRPr="007B5483" w14:paraId="0E4D2813"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72" w:type="pct"/>
          </w:tcPr>
          <w:p w14:paraId="78DBDD51" w14:textId="77777777" w:rsidR="003F3EDE" w:rsidRPr="007B5483" w:rsidRDefault="003F3EDE" w:rsidP="0025185C">
            <w:pPr>
              <w:widowControl w:val="0"/>
              <w:jc w:val="center"/>
              <w:rPr>
                <w:rFonts w:ascii="Arial" w:eastAsia="SimSun" w:hAnsi="Arial" w:cs="Arial"/>
                <w:kern w:val="2"/>
                <w:sz w:val="18"/>
                <w:szCs w:val="20"/>
                <w:lang w:eastAsia="zh-CN"/>
                <w:rPrChange w:id="544"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pPr>
            <w:r w:rsidRPr="007B5483">
              <w:rPr>
                <w:rFonts w:ascii="Arial" w:eastAsia="SimSun" w:hAnsi="Arial" w:cs="Arial"/>
                <w:kern w:val="2"/>
                <w:sz w:val="18"/>
                <w:szCs w:val="20"/>
                <w:lang w:eastAsia="zh-CN"/>
                <w:rPrChange w:id="545"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1.2</w:t>
            </w:r>
          </w:p>
        </w:tc>
        <w:tc>
          <w:tcPr>
            <w:tcW w:w="1081" w:type="pct"/>
          </w:tcPr>
          <w:p w14:paraId="25C66703"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46"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roofErr w:type="spellStart"/>
            <w:r w:rsidRPr="007B5483">
              <w:rPr>
                <w:rFonts w:ascii="Arial" w:eastAsia="SimSun" w:hAnsi="Arial" w:cs="Arial"/>
                <w:kern w:val="2"/>
                <w:sz w:val="21"/>
                <w:szCs w:val="24"/>
                <w:lang w:eastAsia="zh-CN"/>
                <w:rPrChange w:id="547"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TaxRegistrationNumber</w:t>
            </w:r>
            <w:proofErr w:type="spellEnd"/>
          </w:p>
        </w:tc>
        <w:tc>
          <w:tcPr>
            <w:tcW w:w="405" w:type="pct"/>
          </w:tcPr>
          <w:p w14:paraId="476A97DC"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48"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49"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Sim</w:t>
            </w:r>
          </w:p>
        </w:tc>
        <w:tc>
          <w:tcPr>
            <w:tcW w:w="1954" w:type="pct"/>
          </w:tcPr>
          <w:p w14:paraId="5F50AE7C"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50"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51"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NIF</w:t>
            </w:r>
          </w:p>
        </w:tc>
        <w:tc>
          <w:tcPr>
            <w:tcW w:w="516" w:type="pct"/>
          </w:tcPr>
          <w:p w14:paraId="3542A38A"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52"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roofErr w:type="spellStart"/>
            <w:r w:rsidRPr="007B5483">
              <w:rPr>
                <w:rFonts w:ascii="Arial" w:eastAsia="SimSun" w:hAnsi="Arial" w:cs="Arial"/>
                <w:kern w:val="2"/>
                <w:sz w:val="21"/>
                <w:szCs w:val="24"/>
                <w:lang w:eastAsia="zh-CN"/>
                <w:rPrChange w:id="553"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String</w:t>
            </w:r>
            <w:proofErr w:type="spellEnd"/>
          </w:p>
        </w:tc>
        <w:tc>
          <w:tcPr>
            <w:tcW w:w="572" w:type="pct"/>
          </w:tcPr>
          <w:p w14:paraId="5888AC77"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54"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55"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30</w:t>
            </w:r>
          </w:p>
        </w:tc>
      </w:tr>
      <w:tr w:rsidR="003F3EDE" w:rsidRPr="007B5483" w14:paraId="63B6A7A5"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472" w:type="pct"/>
          </w:tcPr>
          <w:p w14:paraId="3E34F69D" w14:textId="2DDF535B" w:rsidR="003F3EDE" w:rsidRPr="007B5483" w:rsidRDefault="003F3EDE" w:rsidP="0025185C">
            <w:pPr>
              <w:widowControl w:val="0"/>
              <w:jc w:val="center"/>
              <w:rPr>
                <w:rFonts w:ascii="Arial" w:eastAsia="SimSun" w:hAnsi="Arial" w:cs="Arial"/>
                <w:kern w:val="2"/>
                <w:sz w:val="18"/>
                <w:szCs w:val="20"/>
                <w:lang w:eastAsia="zh-CN"/>
                <w:rPrChange w:id="556"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pPr>
            <w:r w:rsidRPr="007B5483">
              <w:rPr>
                <w:rFonts w:ascii="Arial" w:eastAsia="SimSun" w:hAnsi="Arial" w:cs="Arial"/>
                <w:kern w:val="2"/>
                <w:sz w:val="18"/>
                <w:szCs w:val="20"/>
                <w:lang w:eastAsia="zh-CN"/>
                <w:rPrChange w:id="557"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1.</w:t>
            </w:r>
            <w:r w:rsidR="006D2A5A" w:rsidRPr="007B5483">
              <w:rPr>
                <w:rFonts w:ascii="Arial" w:eastAsia="SimSun" w:hAnsi="Arial" w:cs="Arial"/>
                <w:kern w:val="2"/>
                <w:sz w:val="18"/>
                <w:szCs w:val="20"/>
                <w:lang w:eastAsia="zh-CN"/>
                <w:rPrChange w:id="558"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3</w:t>
            </w:r>
          </w:p>
        </w:tc>
        <w:tc>
          <w:tcPr>
            <w:tcW w:w="1081" w:type="pct"/>
          </w:tcPr>
          <w:p w14:paraId="10E5B9DB" w14:textId="77777777" w:rsidR="003F3EDE" w:rsidRPr="007B5483"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59"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roofErr w:type="spellStart"/>
            <w:r w:rsidRPr="007B5483">
              <w:rPr>
                <w:rFonts w:ascii="Arial" w:eastAsia="SimSun" w:hAnsi="Arial" w:cs="Arial"/>
                <w:kern w:val="2"/>
                <w:sz w:val="21"/>
                <w:szCs w:val="24"/>
                <w:lang w:eastAsia="zh-CN"/>
                <w:rPrChange w:id="560"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DateCreated</w:t>
            </w:r>
            <w:proofErr w:type="spellEnd"/>
          </w:p>
        </w:tc>
        <w:tc>
          <w:tcPr>
            <w:tcW w:w="405" w:type="pct"/>
          </w:tcPr>
          <w:p w14:paraId="5817D1B6" w14:textId="77777777" w:rsidR="003F3EDE" w:rsidRPr="007B5483"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61"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62"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Sim</w:t>
            </w:r>
          </w:p>
        </w:tc>
        <w:tc>
          <w:tcPr>
            <w:tcW w:w="1954" w:type="pct"/>
          </w:tcPr>
          <w:p w14:paraId="24D51414" w14:textId="77777777" w:rsidR="003F3EDE" w:rsidRPr="007B5483"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63"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64"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Data de geração</w:t>
            </w:r>
          </w:p>
        </w:tc>
        <w:tc>
          <w:tcPr>
            <w:tcW w:w="516" w:type="pct"/>
          </w:tcPr>
          <w:p w14:paraId="1D6FF864" w14:textId="77777777" w:rsidR="003F3EDE" w:rsidRPr="007B5483"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65"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66"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Data</w:t>
            </w:r>
          </w:p>
        </w:tc>
        <w:tc>
          <w:tcPr>
            <w:tcW w:w="572" w:type="pct"/>
          </w:tcPr>
          <w:p w14:paraId="6B98E5D9" w14:textId="77777777" w:rsidR="003F3EDE" w:rsidRPr="007B5483"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67"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
        </w:tc>
      </w:tr>
      <w:tr w:rsidR="003F3EDE" w:rsidRPr="007B5483" w14:paraId="78BB74BB"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72" w:type="pct"/>
          </w:tcPr>
          <w:p w14:paraId="714A61D8" w14:textId="336B2503" w:rsidR="003F3EDE" w:rsidRPr="007B5483" w:rsidRDefault="003F3EDE" w:rsidP="0025185C">
            <w:pPr>
              <w:widowControl w:val="0"/>
              <w:jc w:val="center"/>
              <w:rPr>
                <w:rFonts w:ascii="Arial" w:eastAsia="SimSun" w:hAnsi="Arial" w:cs="Arial"/>
                <w:kern w:val="2"/>
                <w:sz w:val="18"/>
                <w:szCs w:val="20"/>
                <w:lang w:eastAsia="zh-CN"/>
                <w:rPrChange w:id="568"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pPr>
            <w:r w:rsidRPr="007B5483">
              <w:rPr>
                <w:rFonts w:ascii="Arial" w:eastAsia="SimSun" w:hAnsi="Arial" w:cs="Arial"/>
                <w:kern w:val="2"/>
                <w:sz w:val="18"/>
                <w:szCs w:val="20"/>
                <w:lang w:eastAsia="zh-CN"/>
                <w:rPrChange w:id="569"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1.</w:t>
            </w:r>
            <w:r w:rsidR="006D2A5A" w:rsidRPr="007B5483">
              <w:rPr>
                <w:rFonts w:ascii="Arial" w:eastAsia="SimSun" w:hAnsi="Arial" w:cs="Arial"/>
                <w:kern w:val="2"/>
                <w:sz w:val="18"/>
                <w:szCs w:val="20"/>
                <w:lang w:eastAsia="zh-CN"/>
                <w:rPrChange w:id="570"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4</w:t>
            </w:r>
          </w:p>
        </w:tc>
        <w:tc>
          <w:tcPr>
            <w:tcW w:w="1081" w:type="pct"/>
          </w:tcPr>
          <w:p w14:paraId="4D9893CE"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71"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roofErr w:type="spellStart"/>
            <w:r w:rsidRPr="007B5483">
              <w:rPr>
                <w:rFonts w:ascii="Arial" w:eastAsia="SimSun" w:hAnsi="Arial" w:cs="Arial"/>
                <w:kern w:val="2"/>
                <w:sz w:val="21"/>
                <w:szCs w:val="24"/>
                <w:lang w:eastAsia="zh-CN"/>
                <w:rPrChange w:id="572"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SoftwareValidationNumber</w:t>
            </w:r>
            <w:proofErr w:type="spellEnd"/>
          </w:p>
        </w:tc>
        <w:tc>
          <w:tcPr>
            <w:tcW w:w="405" w:type="pct"/>
          </w:tcPr>
          <w:p w14:paraId="716B14E2"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73"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74"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Sim</w:t>
            </w:r>
          </w:p>
        </w:tc>
        <w:tc>
          <w:tcPr>
            <w:tcW w:w="1954" w:type="pct"/>
          </w:tcPr>
          <w:p w14:paraId="340D1425"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75"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76"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Número de certificado de Software de Webservice</w:t>
            </w:r>
          </w:p>
        </w:tc>
        <w:tc>
          <w:tcPr>
            <w:tcW w:w="516" w:type="pct"/>
          </w:tcPr>
          <w:p w14:paraId="74CA9499"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77"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roofErr w:type="spellStart"/>
            <w:r w:rsidRPr="007B5483">
              <w:rPr>
                <w:rFonts w:ascii="Arial" w:eastAsia="SimSun" w:hAnsi="Arial" w:cs="Arial"/>
                <w:kern w:val="2"/>
                <w:sz w:val="21"/>
                <w:szCs w:val="24"/>
                <w:lang w:eastAsia="zh-CN"/>
                <w:rPrChange w:id="578"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String</w:t>
            </w:r>
            <w:proofErr w:type="spellEnd"/>
          </w:p>
        </w:tc>
        <w:tc>
          <w:tcPr>
            <w:tcW w:w="572" w:type="pct"/>
          </w:tcPr>
          <w:p w14:paraId="1AB3A486"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79"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80"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17</w:t>
            </w:r>
          </w:p>
        </w:tc>
      </w:tr>
      <w:tr w:rsidR="003F3EDE" w:rsidRPr="007B5483" w14:paraId="4BA12947"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472" w:type="pct"/>
          </w:tcPr>
          <w:p w14:paraId="4A7A11C9" w14:textId="7C8A6775" w:rsidR="003F3EDE" w:rsidRPr="007B5483" w:rsidRDefault="003F3EDE" w:rsidP="0025185C">
            <w:pPr>
              <w:widowControl w:val="0"/>
              <w:jc w:val="center"/>
              <w:rPr>
                <w:rFonts w:ascii="Arial" w:eastAsia="SimSun" w:hAnsi="Arial" w:cs="Arial"/>
                <w:kern w:val="2"/>
                <w:sz w:val="18"/>
                <w:szCs w:val="20"/>
                <w:lang w:eastAsia="zh-CN"/>
                <w:rPrChange w:id="581"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pPr>
            <w:r w:rsidRPr="007B5483">
              <w:rPr>
                <w:rFonts w:ascii="Arial" w:eastAsia="SimSun" w:hAnsi="Arial" w:cs="Arial"/>
                <w:kern w:val="2"/>
                <w:sz w:val="18"/>
                <w:szCs w:val="20"/>
                <w:lang w:eastAsia="zh-CN"/>
                <w:rPrChange w:id="582"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1.</w:t>
            </w:r>
            <w:r w:rsidR="006D2A5A" w:rsidRPr="007B5483">
              <w:rPr>
                <w:rFonts w:ascii="Arial" w:eastAsia="SimSun" w:hAnsi="Arial" w:cs="Arial"/>
                <w:kern w:val="2"/>
                <w:sz w:val="18"/>
                <w:szCs w:val="20"/>
                <w:lang w:eastAsia="zh-CN"/>
                <w:rPrChange w:id="583"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5</w:t>
            </w:r>
          </w:p>
        </w:tc>
        <w:tc>
          <w:tcPr>
            <w:tcW w:w="1081" w:type="pct"/>
          </w:tcPr>
          <w:p w14:paraId="48091C91" w14:textId="77777777" w:rsidR="003F3EDE" w:rsidRPr="007B5483"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84"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roofErr w:type="spellStart"/>
            <w:r w:rsidRPr="007B5483">
              <w:rPr>
                <w:rFonts w:ascii="Arial" w:eastAsia="SimSun" w:hAnsi="Arial" w:cs="Arial"/>
                <w:kern w:val="2"/>
                <w:sz w:val="21"/>
                <w:szCs w:val="24"/>
                <w:lang w:eastAsia="zh-CN"/>
                <w:rPrChange w:id="585"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ProductID</w:t>
            </w:r>
            <w:proofErr w:type="spellEnd"/>
          </w:p>
        </w:tc>
        <w:tc>
          <w:tcPr>
            <w:tcW w:w="405" w:type="pct"/>
          </w:tcPr>
          <w:p w14:paraId="2099CAA2" w14:textId="77777777" w:rsidR="003F3EDE" w:rsidRPr="007B5483"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86"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87"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Sim</w:t>
            </w:r>
          </w:p>
        </w:tc>
        <w:tc>
          <w:tcPr>
            <w:tcW w:w="1954" w:type="pct"/>
          </w:tcPr>
          <w:p w14:paraId="46FF682A" w14:textId="77777777" w:rsidR="003F3EDE" w:rsidRPr="007B5483"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88"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89"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Nome do produto</w:t>
            </w:r>
          </w:p>
        </w:tc>
        <w:tc>
          <w:tcPr>
            <w:tcW w:w="516" w:type="pct"/>
          </w:tcPr>
          <w:p w14:paraId="4F4BFFC1" w14:textId="77777777" w:rsidR="003F3EDE" w:rsidRPr="007B5483"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90"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roofErr w:type="spellStart"/>
            <w:r w:rsidRPr="007B5483">
              <w:rPr>
                <w:rFonts w:ascii="Arial" w:eastAsia="SimSun" w:hAnsi="Arial" w:cs="Arial"/>
                <w:kern w:val="2"/>
                <w:sz w:val="21"/>
                <w:szCs w:val="24"/>
                <w:lang w:eastAsia="zh-CN"/>
                <w:rPrChange w:id="591"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String</w:t>
            </w:r>
            <w:proofErr w:type="spellEnd"/>
          </w:p>
        </w:tc>
        <w:tc>
          <w:tcPr>
            <w:tcW w:w="572" w:type="pct"/>
          </w:tcPr>
          <w:p w14:paraId="319F698E" w14:textId="77777777" w:rsidR="003F3EDE" w:rsidRPr="007B5483"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92"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93"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255</w:t>
            </w:r>
          </w:p>
        </w:tc>
      </w:tr>
      <w:tr w:rsidR="003F3EDE" w:rsidRPr="007B5483" w14:paraId="567A0D0B"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72" w:type="pct"/>
          </w:tcPr>
          <w:p w14:paraId="00B96795" w14:textId="4CB23DAC" w:rsidR="003F3EDE" w:rsidRPr="007B5483" w:rsidRDefault="003F3EDE" w:rsidP="0025185C">
            <w:pPr>
              <w:widowControl w:val="0"/>
              <w:jc w:val="center"/>
              <w:rPr>
                <w:rFonts w:ascii="Arial" w:eastAsia="SimSun" w:hAnsi="Arial" w:cs="Arial"/>
                <w:kern w:val="2"/>
                <w:sz w:val="18"/>
                <w:szCs w:val="20"/>
                <w:lang w:eastAsia="zh-CN"/>
                <w:rPrChange w:id="594"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pPr>
            <w:r w:rsidRPr="007B5483">
              <w:rPr>
                <w:rFonts w:ascii="Arial" w:eastAsia="SimSun" w:hAnsi="Arial" w:cs="Arial"/>
                <w:kern w:val="2"/>
                <w:sz w:val="18"/>
                <w:szCs w:val="20"/>
                <w:lang w:eastAsia="zh-CN"/>
                <w:rPrChange w:id="595"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1.</w:t>
            </w:r>
            <w:r w:rsidR="006D2A5A" w:rsidRPr="007B5483">
              <w:rPr>
                <w:rFonts w:ascii="Arial" w:eastAsia="SimSun" w:hAnsi="Arial" w:cs="Arial"/>
                <w:kern w:val="2"/>
                <w:sz w:val="18"/>
                <w:szCs w:val="20"/>
                <w:lang w:eastAsia="zh-CN"/>
                <w:rPrChange w:id="596"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6</w:t>
            </w:r>
          </w:p>
        </w:tc>
        <w:tc>
          <w:tcPr>
            <w:tcW w:w="1081" w:type="pct"/>
          </w:tcPr>
          <w:p w14:paraId="63C769FC"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97"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roofErr w:type="spellStart"/>
            <w:r w:rsidRPr="007B5483">
              <w:rPr>
                <w:rFonts w:ascii="Arial" w:eastAsia="SimSun" w:hAnsi="Arial" w:cs="Arial"/>
                <w:kern w:val="2"/>
                <w:sz w:val="21"/>
                <w:szCs w:val="24"/>
                <w:lang w:eastAsia="zh-CN"/>
                <w:rPrChange w:id="598"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ProductVersion</w:t>
            </w:r>
            <w:proofErr w:type="spellEnd"/>
          </w:p>
        </w:tc>
        <w:tc>
          <w:tcPr>
            <w:tcW w:w="405" w:type="pct"/>
          </w:tcPr>
          <w:p w14:paraId="7439E4DA"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99"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600"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Sim</w:t>
            </w:r>
          </w:p>
        </w:tc>
        <w:tc>
          <w:tcPr>
            <w:tcW w:w="1954" w:type="pct"/>
          </w:tcPr>
          <w:p w14:paraId="6C0D719C"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01"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602"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Versão de produto</w:t>
            </w:r>
          </w:p>
        </w:tc>
        <w:tc>
          <w:tcPr>
            <w:tcW w:w="516" w:type="pct"/>
          </w:tcPr>
          <w:p w14:paraId="5ACC5599"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03"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roofErr w:type="spellStart"/>
            <w:r w:rsidRPr="007B5483">
              <w:rPr>
                <w:rFonts w:ascii="Arial" w:eastAsia="SimSun" w:hAnsi="Arial" w:cs="Arial"/>
                <w:kern w:val="2"/>
                <w:sz w:val="21"/>
                <w:szCs w:val="24"/>
                <w:lang w:eastAsia="zh-CN"/>
                <w:rPrChange w:id="604"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String</w:t>
            </w:r>
            <w:proofErr w:type="spellEnd"/>
          </w:p>
        </w:tc>
        <w:tc>
          <w:tcPr>
            <w:tcW w:w="572" w:type="pct"/>
          </w:tcPr>
          <w:p w14:paraId="6BFCA605"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05"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606"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20</w:t>
            </w:r>
          </w:p>
        </w:tc>
      </w:tr>
    </w:tbl>
    <w:p w14:paraId="20C67C0C" w14:textId="77777777" w:rsidR="003F3EDE" w:rsidRPr="007B5483" w:rsidRDefault="003F3EDE" w:rsidP="003F3EDE">
      <w:pPr>
        <w:widowControl w:val="0"/>
        <w:spacing w:after="0" w:line="240" w:lineRule="auto"/>
        <w:jc w:val="both"/>
        <w:rPr>
          <w:rFonts w:ascii="Arial" w:eastAsia="SimSun" w:hAnsi="Arial" w:cs="Arial"/>
          <w:kern w:val="2"/>
          <w:sz w:val="21"/>
          <w:szCs w:val="24"/>
          <w:highlight w:val="yellow"/>
          <w:lang w:eastAsia="zh-CN"/>
          <w:rPrChange w:id="607" w:author="Adelino Naquarta Sepalanga Domingos" w:date="2025-03-05T08:02:00Z" w16du:dateUtc="2025-03-05T07:02:00Z">
            <w:rPr>
              <w:rFonts w:ascii="Times New Roman" w:eastAsia="SimSun" w:hAnsi="Times New Roman" w:cs="Times New Roman"/>
              <w:kern w:val="2"/>
              <w:sz w:val="21"/>
              <w:szCs w:val="24"/>
              <w:highlight w:val="yellow"/>
              <w:lang w:eastAsia="zh-CN"/>
            </w:rPr>
          </w:rPrChange>
        </w:rPr>
      </w:pPr>
    </w:p>
    <w:p w14:paraId="79918E88" w14:textId="77777777" w:rsidR="003F3EDE" w:rsidRPr="007B5483" w:rsidRDefault="003F3EDE" w:rsidP="003F3EDE">
      <w:pPr>
        <w:widowControl w:val="0"/>
        <w:spacing w:after="0" w:line="240" w:lineRule="auto"/>
        <w:jc w:val="both"/>
        <w:rPr>
          <w:rFonts w:ascii="Arial" w:eastAsia="SimSun" w:hAnsi="Arial" w:cs="Arial"/>
          <w:kern w:val="2"/>
          <w:sz w:val="21"/>
          <w:szCs w:val="24"/>
          <w:highlight w:val="yellow"/>
          <w:lang w:eastAsia="zh-CN"/>
          <w:rPrChange w:id="608" w:author="Adelino Naquarta Sepalanga Domingos" w:date="2025-03-05T08:02:00Z" w16du:dateUtc="2025-03-05T07:02:00Z">
            <w:rPr>
              <w:rFonts w:ascii="Times New Roman" w:eastAsia="SimSun" w:hAnsi="Times New Roman" w:cs="Times New Roman"/>
              <w:kern w:val="2"/>
              <w:sz w:val="21"/>
              <w:szCs w:val="24"/>
              <w:highlight w:val="yellow"/>
              <w:lang w:eastAsia="zh-CN"/>
            </w:rPr>
          </w:rPrChange>
        </w:rPr>
      </w:pPr>
    </w:p>
    <w:p w14:paraId="6015DDC2" w14:textId="77777777" w:rsidR="003F3EDE" w:rsidRPr="0004090F" w:rsidRDefault="003F3EDE" w:rsidP="003F3EDE">
      <w:pPr>
        <w:widowControl w:val="0"/>
        <w:spacing w:after="0" w:line="240" w:lineRule="auto"/>
        <w:jc w:val="both"/>
        <w:rPr>
          <w:rFonts w:ascii="Arial" w:eastAsia="SimSun" w:hAnsi="Arial" w:cs="Arial"/>
          <w:kern w:val="2"/>
          <w:sz w:val="21"/>
          <w:szCs w:val="24"/>
          <w:lang w:eastAsia="zh-CN"/>
          <w:rPrChange w:id="609"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10"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t>No Corpo, os dados da factura, no formato de ficheiro legalmente exigido. Ambos os valores de assinatura em cabeçalho são assinados com a chave privada retida pelo próprio fornecedor.</w:t>
      </w:r>
    </w:p>
    <w:p w14:paraId="41E93A1C" w14:textId="77777777" w:rsidR="003F3EDE" w:rsidRPr="007B5483" w:rsidRDefault="003F3EDE" w:rsidP="003F3EDE">
      <w:pPr>
        <w:widowControl w:val="0"/>
        <w:spacing w:after="0" w:line="240" w:lineRule="auto"/>
        <w:jc w:val="both"/>
        <w:rPr>
          <w:rFonts w:ascii="Arial" w:eastAsia="SimSun" w:hAnsi="Arial" w:cs="Arial"/>
          <w:kern w:val="2"/>
          <w:sz w:val="21"/>
          <w:szCs w:val="24"/>
          <w:highlight w:val="yellow"/>
          <w:lang w:eastAsia="zh-CN"/>
          <w:rPrChange w:id="611" w:author="Adelino Naquarta Sepalanga Domingos" w:date="2025-03-05T08:02:00Z" w16du:dateUtc="2025-03-05T07:02:00Z">
            <w:rPr>
              <w:rFonts w:ascii="Times New Roman" w:eastAsia="SimSun" w:hAnsi="Times New Roman" w:cs="Times New Roman"/>
              <w:kern w:val="2"/>
              <w:sz w:val="21"/>
              <w:szCs w:val="24"/>
              <w:highlight w:val="yellow"/>
              <w:lang w:eastAsia="zh-CN"/>
            </w:rPr>
          </w:rPrChange>
        </w:rPr>
      </w:pPr>
    </w:p>
    <w:p w14:paraId="2B672DD3" w14:textId="77777777" w:rsidR="003F3EDE" w:rsidRPr="007B5483" w:rsidRDefault="003F3EDE" w:rsidP="003F3EDE">
      <w:pPr>
        <w:widowControl w:val="0"/>
        <w:spacing w:after="0" w:line="240" w:lineRule="auto"/>
        <w:jc w:val="both"/>
        <w:rPr>
          <w:rFonts w:ascii="Arial" w:eastAsia="SimSun" w:hAnsi="Arial" w:cs="Arial"/>
          <w:kern w:val="2"/>
          <w:sz w:val="21"/>
          <w:szCs w:val="24"/>
          <w:highlight w:val="yellow"/>
          <w:lang w:eastAsia="zh-CN"/>
          <w:rPrChange w:id="612" w:author="Adelino Naquarta Sepalanga Domingos" w:date="2025-03-05T08:02:00Z" w16du:dateUtc="2025-03-05T07:02:00Z">
            <w:rPr>
              <w:rFonts w:ascii="Times New Roman" w:eastAsia="SimSun" w:hAnsi="Times New Roman" w:cs="Times New Roman"/>
              <w:kern w:val="2"/>
              <w:sz w:val="21"/>
              <w:szCs w:val="24"/>
              <w:highlight w:val="yellow"/>
              <w:lang w:eastAsia="zh-CN"/>
            </w:rPr>
          </w:rPrChange>
        </w:rPr>
      </w:pPr>
    </w:p>
    <w:p w14:paraId="3055AF7A" w14:textId="77777777" w:rsidR="003F3EDE" w:rsidRPr="0004090F" w:rsidRDefault="003F3EDE" w:rsidP="003F3EDE">
      <w:pPr>
        <w:keepNext/>
        <w:keepLines/>
        <w:spacing w:beforeLines="50" w:before="120" w:afterLines="50" w:after="120" w:line="240" w:lineRule="auto"/>
        <w:jc w:val="center"/>
        <w:rPr>
          <w:rFonts w:ascii="Arial" w:eastAsia="SimSun" w:hAnsi="Arial" w:cs="Arial"/>
          <w:b/>
          <w:kern w:val="2"/>
          <w:sz w:val="21"/>
          <w:szCs w:val="16"/>
          <w:lang w:eastAsia="zh-CN"/>
          <w:rPrChange w:id="613" w:author="Adelino Naquarta Sepalanga Domingos" w:date="2025-03-05T08:08:00Z" w16du:dateUtc="2025-03-05T07:08:00Z">
            <w:rPr>
              <w:rFonts w:ascii="Times New Roman" w:eastAsia="SimSun" w:hAnsi="Times New Roman" w:cs="Times New Roman"/>
              <w:b/>
              <w:kern w:val="2"/>
              <w:sz w:val="21"/>
              <w:szCs w:val="16"/>
              <w:highlight w:val="yellow"/>
              <w:lang w:eastAsia="zh-CN"/>
            </w:rPr>
          </w:rPrChange>
        </w:rPr>
      </w:pPr>
      <w:bookmarkStart w:id="614" w:name="_Toc70673965"/>
      <w:r w:rsidRPr="0004090F">
        <w:rPr>
          <w:rFonts w:ascii="Arial" w:eastAsia="SimSun" w:hAnsi="Arial" w:cs="Arial"/>
          <w:b/>
          <w:kern w:val="2"/>
          <w:sz w:val="21"/>
          <w:szCs w:val="16"/>
          <w:lang w:eastAsia="zh-CN"/>
          <w:rPrChange w:id="615" w:author="Adelino Naquarta Sepalanga Domingos" w:date="2025-03-05T08:08:00Z" w16du:dateUtc="2025-03-05T07:08:00Z">
            <w:rPr>
              <w:rFonts w:ascii="Times New Roman" w:eastAsia="SimSun" w:hAnsi="Times New Roman" w:cs="Times New Roman"/>
              <w:b/>
              <w:kern w:val="2"/>
              <w:sz w:val="21"/>
              <w:szCs w:val="16"/>
              <w:highlight w:val="yellow"/>
              <w:lang w:eastAsia="zh-CN"/>
            </w:rPr>
          </w:rPrChange>
        </w:rPr>
        <w:t>Tabela 2 Parte de Corpo</w:t>
      </w:r>
      <w:bookmarkEnd w:id="614"/>
    </w:p>
    <w:tbl>
      <w:tblPr>
        <w:tblStyle w:val="TabeladeGrelha4-Destaque3"/>
        <w:tblW w:w="10490" w:type="dxa"/>
        <w:tblInd w:w="-572" w:type="dxa"/>
        <w:tblLayout w:type="fixed"/>
        <w:tblLook w:val="04A0" w:firstRow="1" w:lastRow="0" w:firstColumn="1" w:lastColumn="0" w:noHBand="0" w:noVBand="1"/>
      </w:tblPr>
      <w:tblGrid>
        <w:gridCol w:w="1135"/>
        <w:gridCol w:w="2126"/>
        <w:gridCol w:w="850"/>
        <w:gridCol w:w="2836"/>
        <w:gridCol w:w="1134"/>
        <w:gridCol w:w="850"/>
        <w:gridCol w:w="1559"/>
      </w:tblGrid>
      <w:tr w:rsidR="003F3EDE" w:rsidRPr="007B5483" w14:paraId="1ED44C74" w14:textId="77777777" w:rsidTr="0025185C">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62399B28" w14:textId="77777777" w:rsidR="003F3EDE" w:rsidRPr="007B5483" w:rsidRDefault="003F3EDE" w:rsidP="0025185C">
            <w:pPr>
              <w:widowControl w:val="0"/>
              <w:jc w:val="center"/>
              <w:rPr>
                <w:rFonts w:ascii="Arial" w:eastAsia="SimSun" w:hAnsi="Arial" w:cs="Arial"/>
                <w:kern w:val="2"/>
                <w:sz w:val="21"/>
                <w:szCs w:val="24"/>
                <w:lang w:eastAsia="zh-CN"/>
                <w:rPrChange w:id="616" w:author="Adelino Naquarta Sepalanga Domingos" w:date="2025-03-05T08:02:00Z" w16du:dateUtc="2025-03-05T07:02:00Z">
                  <w:rPr>
                    <w:rFonts w:ascii="Times New Roman" w:eastAsia="SimSun" w:hAnsi="Times New Roman" w:cs="Times New Roman"/>
                    <w:kern w:val="2"/>
                    <w:sz w:val="21"/>
                    <w:szCs w:val="24"/>
                    <w:lang w:eastAsia="zh-CN"/>
                  </w:rPr>
                </w:rPrChange>
              </w:rPr>
            </w:pPr>
            <w:r w:rsidRPr="007B5483">
              <w:rPr>
                <w:rFonts w:ascii="Arial" w:eastAsia="SimSun" w:hAnsi="Arial" w:cs="Arial"/>
                <w:kern w:val="2"/>
                <w:sz w:val="21"/>
                <w:szCs w:val="24"/>
                <w:lang w:eastAsia="zh-CN"/>
                <w:rPrChange w:id="617" w:author="Adelino Naquarta Sepalanga Domingos" w:date="2025-03-05T08:02:00Z" w16du:dateUtc="2025-03-05T07:02:00Z">
                  <w:rPr>
                    <w:rFonts w:ascii="Times New Roman" w:eastAsia="SimSun" w:hAnsi="Times New Roman" w:cs="Times New Roman"/>
                    <w:kern w:val="2"/>
                    <w:sz w:val="21"/>
                    <w:szCs w:val="24"/>
                    <w:lang w:eastAsia="zh-CN"/>
                  </w:rPr>
                </w:rPrChange>
              </w:rPr>
              <w:t>Nº</w:t>
            </w:r>
          </w:p>
        </w:tc>
        <w:tc>
          <w:tcPr>
            <w:tcW w:w="2126" w:type="dxa"/>
            <w:shd w:val="clear" w:color="auto" w:fill="002060"/>
          </w:tcPr>
          <w:p w14:paraId="57024471"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18" w:author="Adelino Naquarta Sepalanga Domingos" w:date="2025-03-05T08:02:00Z" w16du:dateUtc="2025-03-05T07:02:00Z">
                  <w:rPr>
                    <w:rFonts w:ascii="Times New Roman" w:eastAsia="SimSun" w:hAnsi="Times New Roman" w:cs="Times New Roman"/>
                    <w:kern w:val="2"/>
                    <w:sz w:val="21"/>
                    <w:szCs w:val="24"/>
                    <w:lang w:eastAsia="zh-CN"/>
                  </w:rPr>
                </w:rPrChange>
              </w:rPr>
            </w:pPr>
            <w:r w:rsidRPr="007B5483">
              <w:rPr>
                <w:rFonts w:ascii="Arial" w:eastAsia="SimSun" w:hAnsi="Arial" w:cs="Arial"/>
                <w:kern w:val="2"/>
                <w:sz w:val="21"/>
                <w:szCs w:val="24"/>
                <w:lang w:eastAsia="zh-CN"/>
                <w:rPrChange w:id="619" w:author="Adelino Naquarta Sepalanga Domingos" w:date="2025-03-05T08:02:00Z" w16du:dateUtc="2025-03-05T07:02:00Z">
                  <w:rPr>
                    <w:rFonts w:ascii="Times New Roman" w:eastAsia="SimSun" w:hAnsi="Times New Roman" w:cs="Times New Roman"/>
                    <w:kern w:val="2"/>
                    <w:sz w:val="21"/>
                    <w:szCs w:val="24"/>
                    <w:lang w:eastAsia="zh-CN"/>
                  </w:rPr>
                </w:rPrChange>
              </w:rPr>
              <w:t>Parâmetro</w:t>
            </w:r>
          </w:p>
        </w:tc>
        <w:tc>
          <w:tcPr>
            <w:tcW w:w="850" w:type="dxa"/>
            <w:shd w:val="clear" w:color="auto" w:fill="002060"/>
          </w:tcPr>
          <w:p w14:paraId="0D088702"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20" w:author="Adelino Naquarta Sepalanga Domingos" w:date="2025-03-05T08:02:00Z" w16du:dateUtc="2025-03-05T07:02:00Z">
                  <w:rPr>
                    <w:rFonts w:ascii="Times New Roman" w:eastAsia="SimSun" w:hAnsi="Times New Roman" w:cs="Times New Roman"/>
                    <w:kern w:val="2"/>
                    <w:sz w:val="21"/>
                    <w:szCs w:val="24"/>
                    <w:lang w:eastAsia="zh-CN"/>
                  </w:rPr>
                </w:rPrChange>
              </w:rPr>
            </w:pPr>
            <w:r w:rsidRPr="007B5483">
              <w:rPr>
                <w:rFonts w:ascii="Arial" w:eastAsia="SimSun" w:hAnsi="Arial" w:cs="Arial"/>
                <w:kern w:val="2"/>
                <w:sz w:val="21"/>
                <w:szCs w:val="24"/>
                <w:lang w:eastAsia="zh-CN"/>
                <w:rPrChange w:id="621" w:author="Adelino Naquarta Sepalanga Domingos" w:date="2025-03-05T08:02:00Z" w16du:dateUtc="2025-03-05T07:02:00Z">
                  <w:rPr>
                    <w:rFonts w:ascii="Times New Roman" w:eastAsia="SimSun" w:hAnsi="Times New Roman" w:cs="Times New Roman"/>
                    <w:kern w:val="2"/>
                    <w:sz w:val="21"/>
                    <w:szCs w:val="24"/>
                    <w:lang w:eastAsia="zh-CN"/>
                  </w:rPr>
                </w:rPrChange>
              </w:rPr>
              <w:t>Obrigatório</w:t>
            </w:r>
          </w:p>
        </w:tc>
        <w:tc>
          <w:tcPr>
            <w:tcW w:w="2836" w:type="dxa"/>
            <w:shd w:val="clear" w:color="auto" w:fill="002060"/>
          </w:tcPr>
          <w:p w14:paraId="1B30170B"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22" w:author="Adelino Naquarta Sepalanga Domingos" w:date="2025-03-05T08:02:00Z" w16du:dateUtc="2025-03-05T07:02:00Z">
                  <w:rPr>
                    <w:rFonts w:ascii="Times New Roman" w:eastAsia="SimSun" w:hAnsi="Times New Roman" w:cs="Times New Roman"/>
                    <w:kern w:val="2"/>
                    <w:sz w:val="21"/>
                    <w:szCs w:val="24"/>
                    <w:lang w:eastAsia="zh-CN"/>
                  </w:rPr>
                </w:rPrChange>
              </w:rPr>
            </w:pPr>
            <w:r w:rsidRPr="007B5483">
              <w:rPr>
                <w:rFonts w:ascii="Arial" w:eastAsia="SimSun" w:hAnsi="Arial" w:cs="Arial"/>
                <w:kern w:val="2"/>
                <w:sz w:val="21"/>
                <w:szCs w:val="24"/>
                <w:lang w:eastAsia="zh-CN"/>
                <w:rPrChange w:id="623" w:author="Adelino Naquarta Sepalanga Domingos" w:date="2025-03-05T08:02:00Z" w16du:dateUtc="2025-03-05T07:02:00Z">
                  <w:rPr>
                    <w:rFonts w:ascii="Times New Roman" w:eastAsia="SimSun" w:hAnsi="Times New Roman" w:cs="Times New Roman"/>
                    <w:kern w:val="2"/>
                    <w:sz w:val="21"/>
                    <w:szCs w:val="24"/>
                    <w:lang w:eastAsia="zh-CN"/>
                  </w:rPr>
                </w:rPrChange>
              </w:rPr>
              <w:t>DESIGNAÇÃO</w:t>
            </w:r>
          </w:p>
        </w:tc>
        <w:tc>
          <w:tcPr>
            <w:tcW w:w="1134" w:type="dxa"/>
            <w:shd w:val="clear" w:color="auto" w:fill="002060"/>
          </w:tcPr>
          <w:p w14:paraId="1EF0C722"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24" w:author="Adelino Naquarta Sepalanga Domingos" w:date="2025-03-05T08:02:00Z" w16du:dateUtc="2025-03-05T07:02:00Z">
                  <w:rPr>
                    <w:rFonts w:ascii="Times New Roman" w:eastAsia="SimSun" w:hAnsi="Times New Roman" w:cs="Times New Roman"/>
                    <w:kern w:val="2"/>
                    <w:sz w:val="21"/>
                    <w:szCs w:val="24"/>
                    <w:lang w:eastAsia="zh-CN"/>
                  </w:rPr>
                </w:rPrChange>
              </w:rPr>
            </w:pPr>
            <w:r w:rsidRPr="007B5483">
              <w:rPr>
                <w:rFonts w:ascii="Arial" w:eastAsia="SimSun" w:hAnsi="Arial" w:cs="Arial"/>
                <w:kern w:val="2"/>
                <w:sz w:val="21"/>
                <w:szCs w:val="24"/>
                <w:lang w:eastAsia="zh-CN"/>
                <w:rPrChange w:id="625" w:author="Adelino Naquarta Sepalanga Domingos" w:date="2025-03-05T08:02:00Z" w16du:dateUtc="2025-03-05T07:02:00Z">
                  <w:rPr>
                    <w:rFonts w:ascii="Times New Roman" w:eastAsia="SimSun" w:hAnsi="Times New Roman" w:cs="Times New Roman"/>
                    <w:kern w:val="2"/>
                    <w:sz w:val="21"/>
                    <w:szCs w:val="24"/>
                    <w:lang w:eastAsia="zh-CN"/>
                  </w:rPr>
                </w:rPrChange>
              </w:rPr>
              <w:t>Tipo de Dados</w:t>
            </w:r>
          </w:p>
        </w:tc>
        <w:tc>
          <w:tcPr>
            <w:tcW w:w="850" w:type="dxa"/>
            <w:shd w:val="clear" w:color="auto" w:fill="002060"/>
          </w:tcPr>
          <w:p w14:paraId="1614176E"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26" w:author="Adelino Naquarta Sepalanga Domingos" w:date="2025-03-05T08:02:00Z" w16du:dateUtc="2025-03-05T07:02:00Z">
                  <w:rPr>
                    <w:rFonts w:ascii="Times New Roman" w:eastAsia="SimSun" w:hAnsi="Times New Roman" w:cs="Times New Roman"/>
                    <w:kern w:val="2"/>
                    <w:sz w:val="21"/>
                    <w:szCs w:val="24"/>
                    <w:lang w:eastAsia="zh-CN"/>
                  </w:rPr>
                </w:rPrChange>
              </w:rPr>
            </w:pPr>
            <w:r w:rsidRPr="007B5483">
              <w:rPr>
                <w:rFonts w:ascii="Arial" w:eastAsia="SimSun" w:hAnsi="Arial" w:cs="Arial"/>
                <w:kern w:val="2"/>
                <w:sz w:val="21"/>
                <w:szCs w:val="24"/>
                <w:lang w:eastAsia="zh-CN"/>
                <w:rPrChange w:id="627" w:author="Adelino Naquarta Sepalanga Domingos" w:date="2025-03-05T08:02:00Z" w16du:dateUtc="2025-03-05T07:02:00Z">
                  <w:rPr>
                    <w:rFonts w:ascii="Times New Roman" w:eastAsia="SimSun" w:hAnsi="Times New Roman" w:cs="Times New Roman"/>
                    <w:kern w:val="2"/>
                    <w:sz w:val="21"/>
                    <w:szCs w:val="24"/>
                    <w:lang w:eastAsia="zh-CN"/>
                  </w:rPr>
                </w:rPrChange>
              </w:rPr>
              <w:t>COMP.</w:t>
            </w:r>
          </w:p>
        </w:tc>
        <w:tc>
          <w:tcPr>
            <w:tcW w:w="1559" w:type="dxa"/>
            <w:shd w:val="clear" w:color="auto" w:fill="002060"/>
          </w:tcPr>
          <w:p w14:paraId="1BD393A8"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28" w:author="Adelino Naquarta Sepalanga Domingos" w:date="2025-03-05T08:02:00Z" w16du:dateUtc="2025-03-05T07:02:00Z">
                  <w:rPr>
                    <w:rFonts w:ascii="Times New Roman" w:eastAsia="SimSun" w:hAnsi="Times New Roman" w:cs="Times New Roman"/>
                    <w:kern w:val="2"/>
                    <w:sz w:val="21"/>
                    <w:szCs w:val="24"/>
                    <w:lang w:eastAsia="zh-CN"/>
                  </w:rPr>
                </w:rPrChange>
              </w:rPr>
            </w:pPr>
            <w:r w:rsidRPr="007B5483">
              <w:rPr>
                <w:rFonts w:ascii="Arial" w:eastAsia="SimSun" w:hAnsi="Arial" w:cs="Arial"/>
                <w:kern w:val="2"/>
                <w:sz w:val="21"/>
                <w:szCs w:val="24"/>
                <w:lang w:eastAsia="zh-CN"/>
                <w:rPrChange w:id="629" w:author="Adelino Naquarta Sepalanga Domingos" w:date="2025-03-05T08:02:00Z" w16du:dateUtc="2025-03-05T07:02:00Z">
                  <w:rPr>
                    <w:rFonts w:ascii="Times New Roman" w:eastAsia="SimSun" w:hAnsi="Times New Roman" w:cs="Times New Roman"/>
                    <w:kern w:val="2"/>
                    <w:sz w:val="21"/>
                    <w:szCs w:val="24"/>
                    <w:lang w:eastAsia="zh-CN"/>
                  </w:rPr>
                </w:rPrChange>
              </w:rPr>
              <w:t>Número de linhas</w:t>
            </w:r>
          </w:p>
        </w:tc>
      </w:tr>
      <w:tr w:rsidR="003F3EDE" w:rsidRPr="007B5483" w14:paraId="5006ABD7"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185CF5D" w14:textId="77777777" w:rsidR="003F3EDE" w:rsidRPr="0004090F" w:rsidRDefault="003F3EDE" w:rsidP="0025185C">
            <w:pPr>
              <w:widowControl w:val="0"/>
              <w:jc w:val="both"/>
              <w:rPr>
                <w:rFonts w:ascii="Arial" w:eastAsia="SimSun" w:hAnsi="Arial" w:cs="Arial"/>
                <w:kern w:val="2"/>
                <w:sz w:val="18"/>
                <w:szCs w:val="20"/>
                <w:lang w:eastAsia="zh-CN"/>
                <w:rPrChange w:id="630" w:author="Adelino Naquarta Sepalanga Domingos" w:date="2025-03-05T08:08:00Z" w16du:dateUtc="2025-03-05T07:08: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631" w:author="Adelino Naquarta Sepalanga Domingos" w:date="2025-03-05T08:08:00Z" w16du:dateUtc="2025-03-05T07:08:00Z">
                  <w:rPr>
                    <w:rFonts w:ascii="Times New Roman" w:eastAsia="SimSun" w:hAnsi="Times New Roman" w:cs="Times New Roman"/>
                    <w:kern w:val="2"/>
                    <w:sz w:val="18"/>
                    <w:szCs w:val="20"/>
                    <w:highlight w:val="yellow"/>
                    <w:lang w:eastAsia="zh-CN"/>
                  </w:rPr>
                </w:rPrChange>
              </w:rPr>
              <w:t>2</w:t>
            </w:r>
          </w:p>
        </w:tc>
        <w:tc>
          <w:tcPr>
            <w:tcW w:w="2126" w:type="dxa"/>
          </w:tcPr>
          <w:p w14:paraId="1570F8BB"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32"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33"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t xml:space="preserve">Sales </w:t>
            </w:r>
            <w:proofErr w:type="spellStart"/>
            <w:r w:rsidRPr="0004090F">
              <w:rPr>
                <w:rFonts w:ascii="Arial" w:eastAsia="SimSun" w:hAnsi="Arial" w:cs="Arial"/>
                <w:kern w:val="2"/>
                <w:sz w:val="21"/>
                <w:szCs w:val="24"/>
                <w:lang w:eastAsia="zh-CN"/>
                <w:rPrChange w:id="634"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t>Invoices</w:t>
            </w:r>
            <w:proofErr w:type="spellEnd"/>
          </w:p>
        </w:tc>
        <w:tc>
          <w:tcPr>
            <w:tcW w:w="850" w:type="dxa"/>
          </w:tcPr>
          <w:p w14:paraId="2A02DE8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35"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36"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t>Sim</w:t>
            </w:r>
          </w:p>
        </w:tc>
        <w:tc>
          <w:tcPr>
            <w:tcW w:w="2836" w:type="dxa"/>
          </w:tcPr>
          <w:p w14:paraId="4B1F842F"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37"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38"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t>Documentos Comerciais a Clientes</w:t>
            </w:r>
          </w:p>
        </w:tc>
        <w:tc>
          <w:tcPr>
            <w:tcW w:w="1134" w:type="dxa"/>
          </w:tcPr>
          <w:p w14:paraId="131EE02F"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639" w:author="Adelino Naquarta Sepalanga Domingos" w:date="2025-03-05T08:08:00Z" w16du:dateUtc="2025-03-05T07:08:00Z">
                  <w:rPr>
                    <w:rFonts w:ascii="Times New Roman" w:eastAsia="SimSun" w:hAnsi="Times New Roman" w:cs="Times New Roman"/>
                    <w:kern w:val="2"/>
                    <w:sz w:val="21"/>
                    <w:szCs w:val="24"/>
                    <w:highlight w:val="yellow"/>
                    <w:lang w:val="pt-BR" w:eastAsia="zh-CN"/>
                  </w:rPr>
                </w:rPrChange>
              </w:rPr>
            </w:pPr>
          </w:p>
        </w:tc>
        <w:tc>
          <w:tcPr>
            <w:tcW w:w="850" w:type="dxa"/>
          </w:tcPr>
          <w:p w14:paraId="228B2E2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640" w:author="Adelino Naquarta Sepalanga Domingos" w:date="2025-03-05T08:08:00Z" w16du:dateUtc="2025-03-05T07:08:00Z">
                  <w:rPr>
                    <w:rFonts w:ascii="Times New Roman" w:eastAsia="SimSun" w:hAnsi="Times New Roman" w:cs="Times New Roman"/>
                    <w:kern w:val="2"/>
                    <w:sz w:val="21"/>
                    <w:szCs w:val="24"/>
                    <w:highlight w:val="yellow"/>
                    <w:lang w:val="pt-BR" w:eastAsia="zh-CN"/>
                  </w:rPr>
                </w:rPrChange>
              </w:rPr>
            </w:pPr>
          </w:p>
        </w:tc>
        <w:tc>
          <w:tcPr>
            <w:tcW w:w="1559" w:type="dxa"/>
          </w:tcPr>
          <w:p w14:paraId="5075BDFE"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41"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42"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t>linha singular</w:t>
            </w:r>
          </w:p>
        </w:tc>
      </w:tr>
      <w:tr w:rsidR="003F3EDE" w:rsidRPr="007B5483" w14:paraId="4048F075"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2AFB2688" w14:textId="77777777" w:rsidR="003F3EDE" w:rsidRPr="0004090F" w:rsidRDefault="003F3EDE" w:rsidP="0025185C">
            <w:pPr>
              <w:widowControl w:val="0"/>
              <w:jc w:val="both"/>
              <w:rPr>
                <w:rFonts w:ascii="Arial" w:eastAsia="SimSun" w:hAnsi="Arial" w:cs="Arial"/>
                <w:kern w:val="2"/>
                <w:sz w:val="18"/>
                <w:szCs w:val="20"/>
                <w:lang w:eastAsia="zh-CN"/>
                <w:rPrChange w:id="64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64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lastRenderedPageBreak/>
              <w:t>2.1</w:t>
            </w:r>
          </w:p>
        </w:tc>
        <w:tc>
          <w:tcPr>
            <w:tcW w:w="2126" w:type="dxa"/>
          </w:tcPr>
          <w:p w14:paraId="0001F791"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64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r w:rsidRPr="0004090F">
              <w:rPr>
                <w:rFonts w:ascii="Arial" w:eastAsia="SimSun" w:hAnsi="Arial" w:cs="Arial"/>
                <w:kern w:val="2"/>
                <w:sz w:val="21"/>
                <w:szCs w:val="24"/>
                <w:lang w:eastAsia="zh-CN"/>
                <w:rPrChange w:id="64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w:t>
            </w:r>
            <w:proofErr w:type="spellStart"/>
            <w:r w:rsidRPr="0004090F">
              <w:rPr>
                <w:rFonts w:ascii="Arial" w:eastAsia="SimSun" w:hAnsi="Arial" w:cs="Arial"/>
                <w:kern w:val="2"/>
                <w:sz w:val="21"/>
                <w:szCs w:val="24"/>
                <w:lang w:eastAsia="zh-CN"/>
                <w:rPrChange w:id="64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Of</w:t>
            </w:r>
            <w:proofErr w:type="spellEnd"/>
            <w:r w:rsidRPr="0004090F">
              <w:rPr>
                <w:rFonts w:ascii="Arial" w:eastAsia="SimSun" w:hAnsi="Arial" w:cs="Arial"/>
                <w:kern w:val="2"/>
                <w:sz w:val="21"/>
                <w:szCs w:val="24"/>
                <w:lang w:eastAsia="zh-CN"/>
                <w:rPrChange w:id="64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w:t>
            </w:r>
            <w:proofErr w:type="spellStart"/>
            <w:r w:rsidRPr="0004090F">
              <w:rPr>
                <w:rFonts w:ascii="Arial" w:eastAsia="SimSun" w:hAnsi="Arial" w:cs="Arial"/>
                <w:kern w:val="2"/>
                <w:sz w:val="21"/>
                <w:szCs w:val="24"/>
                <w:lang w:eastAsia="zh-CN"/>
                <w:rPrChange w:id="65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Entries</w:t>
            </w:r>
            <w:proofErr w:type="spellEnd"/>
          </w:p>
        </w:tc>
        <w:tc>
          <w:tcPr>
            <w:tcW w:w="850" w:type="dxa"/>
          </w:tcPr>
          <w:p w14:paraId="66832614"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5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5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5058B425"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5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5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Valor total do documento</w:t>
            </w:r>
          </w:p>
        </w:tc>
        <w:tc>
          <w:tcPr>
            <w:tcW w:w="1134" w:type="dxa"/>
          </w:tcPr>
          <w:p w14:paraId="7603BFD6"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5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65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08E37120"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val="pt-BR" w:eastAsia="zh-CN"/>
                <w:rPrChange w:id="657"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1877A02F"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5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5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6ABA6AB"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493D99FC" w14:textId="77777777" w:rsidR="003F3EDE" w:rsidRPr="0004090F" w:rsidRDefault="003F3EDE" w:rsidP="0025185C">
            <w:pPr>
              <w:widowControl w:val="0"/>
              <w:jc w:val="both"/>
              <w:rPr>
                <w:rFonts w:ascii="Arial" w:eastAsia="SimSun" w:hAnsi="Arial" w:cs="Arial"/>
                <w:kern w:val="2"/>
                <w:sz w:val="18"/>
                <w:szCs w:val="20"/>
                <w:lang w:eastAsia="zh-CN"/>
                <w:rPrChange w:id="660"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66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w:t>
            </w:r>
          </w:p>
        </w:tc>
        <w:tc>
          <w:tcPr>
            <w:tcW w:w="2126" w:type="dxa"/>
          </w:tcPr>
          <w:p w14:paraId="5B493E73"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6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66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Invoice</w:t>
            </w:r>
            <w:proofErr w:type="spellEnd"/>
          </w:p>
        </w:tc>
        <w:tc>
          <w:tcPr>
            <w:tcW w:w="850" w:type="dxa"/>
          </w:tcPr>
          <w:p w14:paraId="23ED9CD1"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6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6DA5CC0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6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6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Documento de vendas</w:t>
            </w:r>
          </w:p>
        </w:tc>
        <w:tc>
          <w:tcPr>
            <w:tcW w:w="1134" w:type="dxa"/>
          </w:tcPr>
          <w:p w14:paraId="0C90002F"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667"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850" w:type="dxa"/>
          </w:tcPr>
          <w:p w14:paraId="0B63B90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668"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0BBD4278"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6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Linhas Plural</w:t>
            </w:r>
          </w:p>
        </w:tc>
      </w:tr>
      <w:tr w:rsidR="003F3EDE" w:rsidRPr="007B5483" w14:paraId="51A9430F"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3225ED5A" w14:textId="77777777" w:rsidR="003F3EDE" w:rsidRPr="0004090F" w:rsidRDefault="003F3EDE" w:rsidP="0025185C">
            <w:pPr>
              <w:widowControl w:val="0"/>
              <w:jc w:val="both"/>
              <w:rPr>
                <w:rFonts w:ascii="Arial" w:eastAsia="SimSun" w:hAnsi="Arial" w:cs="Arial"/>
                <w:kern w:val="2"/>
                <w:sz w:val="18"/>
                <w:szCs w:val="20"/>
                <w:lang w:eastAsia="zh-CN"/>
                <w:rPrChange w:id="67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67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w:t>
            </w:r>
          </w:p>
        </w:tc>
        <w:tc>
          <w:tcPr>
            <w:tcW w:w="2126" w:type="dxa"/>
          </w:tcPr>
          <w:p w14:paraId="740F59A7"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7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67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InvoiceNo</w:t>
            </w:r>
            <w:proofErr w:type="spellEnd"/>
          </w:p>
        </w:tc>
        <w:tc>
          <w:tcPr>
            <w:tcW w:w="850" w:type="dxa"/>
          </w:tcPr>
          <w:p w14:paraId="0BEF5235"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7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7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77317C83"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7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O número único do documento de venda, que deve ser emitido a partir do software de facturação de documentos em conformidade com o documento SAF-T(AO).</w:t>
            </w:r>
          </w:p>
          <w:p w14:paraId="4082B5CF"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7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8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Consiste de um código de documento interno - espaço - número de série do documento -/- e um número sequencial do documento para a sequência de consentimento.</w:t>
            </w:r>
          </w:p>
        </w:tc>
        <w:tc>
          <w:tcPr>
            <w:tcW w:w="1134" w:type="dxa"/>
          </w:tcPr>
          <w:p w14:paraId="7185A8B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8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6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2FA6E24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8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8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60</w:t>
            </w:r>
          </w:p>
        </w:tc>
        <w:tc>
          <w:tcPr>
            <w:tcW w:w="1559" w:type="dxa"/>
          </w:tcPr>
          <w:p w14:paraId="30449232"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8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8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7BC84A1"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657E6772" w14:textId="77777777" w:rsidR="003F3EDE" w:rsidRPr="0004090F" w:rsidRDefault="003F3EDE" w:rsidP="0025185C">
            <w:pPr>
              <w:widowControl w:val="0"/>
              <w:jc w:val="both"/>
              <w:rPr>
                <w:rFonts w:ascii="Arial" w:eastAsia="SimSun" w:hAnsi="Arial" w:cs="Arial"/>
                <w:kern w:val="2"/>
                <w:sz w:val="18"/>
                <w:szCs w:val="20"/>
                <w:lang w:eastAsia="zh-CN"/>
                <w:rPrChange w:id="68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68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2.2.2.</w:t>
            </w:r>
          </w:p>
        </w:tc>
        <w:tc>
          <w:tcPr>
            <w:tcW w:w="2126" w:type="dxa"/>
          </w:tcPr>
          <w:p w14:paraId="3D5367D1"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8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69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InvoiceStatus</w:t>
            </w:r>
            <w:proofErr w:type="spellEnd"/>
          </w:p>
        </w:tc>
        <w:tc>
          <w:tcPr>
            <w:tcW w:w="850" w:type="dxa"/>
          </w:tcPr>
          <w:p w14:paraId="43C289E1"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9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9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1930451F"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9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9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Estado actual de Documentos</w:t>
            </w:r>
          </w:p>
        </w:tc>
        <w:tc>
          <w:tcPr>
            <w:tcW w:w="1134" w:type="dxa"/>
          </w:tcPr>
          <w:p w14:paraId="6BD87B91"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9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69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6B096A8D"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9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9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1</w:t>
            </w:r>
          </w:p>
        </w:tc>
        <w:tc>
          <w:tcPr>
            <w:tcW w:w="1559" w:type="dxa"/>
          </w:tcPr>
          <w:p w14:paraId="63498D3F"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3D5305A1"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3638C6B1" w14:textId="77777777" w:rsidR="003F3EDE" w:rsidRPr="0004090F" w:rsidRDefault="003F3EDE" w:rsidP="0025185C">
            <w:pPr>
              <w:widowControl w:val="0"/>
              <w:jc w:val="both"/>
              <w:rPr>
                <w:rFonts w:ascii="Arial" w:eastAsia="SimSun" w:hAnsi="Arial" w:cs="Arial"/>
                <w:kern w:val="2"/>
                <w:sz w:val="18"/>
                <w:szCs w:val="20"/>
                <w:lang w:eastAsia="zh-CN"/>
                <w:rPrChange w:id="70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70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2.2.3.</w:t>
            </w:r>
          </w:p>
        </w:tc>
        <w:tc>
          <w:tcPr>
            <w:tcW w:w="2126" w:type="dxa"/>
          </w:tcPr>
          <w:p w14:paraId="3B2B429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0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70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Hash</w:t>
            </w:r>
            <w:proofErr w:type="spellEnd"/>
          </w:p>
        </w:tc>
        <w:tc>
          <w:tcPr>
            <w:tcW w:w="850" w:type="dxa"/>
          </w:tcPr>
          <w:p w14:paraId="05A6E0AC"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0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0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6E05C7F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0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0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Chave de bloqueio de documentos</w:t>
            </w:r>
          </w:p>
        </w:tc>
        <w:tc>
          <w:tcPr>
            <w:tcW w:w="1134" w:type="dxa"/>
          </w:tcPr>
          <w:p w14:paraId="6ED5A313"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0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7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14DE076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1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172</w:t>
            </w:r>
          </w:p>
        </w:tc>
        <w:tc>
          <w:tcPr>
            <w:tcW w:w="1559" w:type="dxa"/>
          </w:tcPr>
          <w:p w14:paraId="24CF3C8F"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1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1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2A0FEAC"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350BB680" w14:textId="77777777" w:rsidR="003F3EDE" w:rsidRPr="0004090F" w:rsidRDefault="003F3EDE" w:rsidP="0025185C">
            <w:pPr>
              <w:widowControl w:val="0"/>
              <w:jc w:val="both"/>
              <w:rPr>
                <w:rFonts w:ascii="Arial" w:eastAsia="SimSun" w:hAnsi="Arial" w:cs="Arial"/>
                <w:kern w:val="2"/>
                <w:sz w:val="18"/>
                <w:szCs w:val="20"/>
                <w:lang w:eastAsia="zh-CN"/>
                <w:rPrChange w:id="71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71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2.2.4.</w:t>
            </w:r>
          </w:p>
        </w:tc>
        <w:tc>
          <w:tcPr>
            <w:tcW w:w="2126" w:type="dxa"/>
          </w:tcPr>
          <w:p w14:paraId="1D650B2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1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7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HashControl</w:t>
            </w:r>
            <w:proofErr w:type="spellEnd"/>
          </w:p>
        </w:tc>
        <w:tc>
          <w:tcPr>
            <w:tcW w:w="850" w:type="dxa"/>
          </w:tcPr>
          <w:p w14:paraId="4869383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1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2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079EBBE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2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2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Chave Bloqueio de controlo </w:t>
            </w:r>
          </w:p>
        </w:tc>
        <w:tc>
          <w:tcPr>
            <w:tcW w:w="1134" w:type="dxa"/>
          </w:tcPr>
          <w:p w14:paraId="6F9A39B1"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2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72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0AA439C9"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2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2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70</w:t>
            </w:r>
          </w:p>
        </w:tc>
        <w:tc>
          <w:tcPr>
            <w:tcW w:w="1559" w:type="dxa"/>
          </w:tcPr>
          <w:p w14:paraId="5949788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2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2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F8AE6C3"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2556F875" w14:textId="77777777" w:rsidR="003F3EDE" w:rsidRPr="0004090F" w:rsidRDefault="003F3EDE" w:rsidP="0025185C">
            <w:pPr>
              <w:widowControl w:val="0"/>
              <w:jc w:val="both"/>
              <w:rPr>
                <w:rFonts w:ascii="Arial" w:eastAsia="SimSun" w:hAnsi="Arial" w:cs="Arial"/>
                <w:kern w:val="2"/>
                <w:sz w:val="18"/>
                <w:szCs w:val="20"/>
                <w:lang w:eastAsia="zh-CN"/>
                <w:rPrChange w:id="72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730"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2.2.5.</w:t>
            </w:r>
          </w:p>
        </w:tc>
        <w:tc>
          <w:tcPr>
            <w:tcW w:w="2126" w:type="dxa"/>
          </w:tcPr>
          <w:p w14:paraId="1486709B"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3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73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Invoice</w:t>
            </w:r>
            <w:proofErr w:type="spellEnd"/>
            <w:r w:rsidRPr="0004090F">
              <w:rPr>
                <w:rFonts w:ascii="Arial" w:eastAsia="SimSun" w:hAnsi="Arial" w:cs="Arial"/>
                <w:kern w:val="2"/>
                <w:sz w:val="21"/>
                <w:szCs w:val="24"/>
                <w:lang w:eastAsia="zh-CN"/>
                <w:rPrChange w:id="73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Date</w:t>
            </w:r>
          </w:p>
        </w:tc>
        <w:tc>
          <w:tcPr>
            <w:tcW w:w="850" w:type="dxa"/>
          </w:tcPr>
          <w:p w14:paraId="049AA475"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3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3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3BA3CE2F"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3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Data de Emissão</w:t>
            </w:r>
          </w:p>
        </w:tc>
        <w:tc>
          <w:tcPr>
            <w:tcW w:w="1134" w:type="dxa"/>
          </w:tcPr>
          <w:p w14:paraId="1629A4F6"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3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3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Data</w:t>
            </w:r>
          </w:p>
        </w:tc>
        <w:tc>
          <w:tcPr>
            <w:tcW w:w="850" w:type="dxa"/>
          </w:tcPr>
          <w:p w14:paraId="56AA3A92"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val="pt-BR" w:eastAsia="zh-CN"/>
                <w:rPrChange w:id="740"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5B95DEA2"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4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05BE0996"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2EC38E9F" w14:textId="77777777" w:rsidR="003F3EDE" w:rsidRPr="0004090F" w:rsidRDefault="003F3EDE" w:rsidP="0025185C">
            <w:pPr>
              <w:widowControl w:val="0"/>
              <w:jc w:val="both"/>
              <w:rPr>
                <w:rFonts w:ascii="Arial" w:eastAsia="SimSun" w:hAnsi="Arial" w:cs="Arial"/>
                <w:kern w:val="2"/>
                <w:sz w:val="18"/>
                <w:szCs w:val="20"/>
                <w:lang w:eastAsia="zh-CN"/>
                <w:rPrChange w:id="74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74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2.2.6.</w:t>
            </w:r>
          </w:p>
        </w:tc>
        <w:tc>
          <w:tcPr>
            <w:tcW w:w="2126" w:type="dxa"/>
          </w:tcPr>
          <w:p w14:paraId="1F43440D"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74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InvoiceType</w:t>
            </w:r>
            <w:proofErr w:type="spellEnd"/>
          </w:p>
        </w:tc>
        <w:tc>
          <w:tcPr>
            <w:tcW w:w="850" w:type="dxa"/>
          </w:tcPr>
          <w:p w14:paraId="72967BD7"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4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4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1219CE23"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4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bookmarkStart w:id="750" w:name="_Hlk182837031"/>
            <w:r w:rsidRPr="0004090F">
              <w:rPr>
                <w:rFonts w:ascii="Arial" w:eastAsia="SimSun" w:hAnsi="Arial" w:cs="Arial"/>
                <w:kern w:val="2"/>
                <w:sz w:val="21"/>
                <w:szCs w:val="24"/>
                <w:lang w:eastAsia="zh-CN"/>
                <w:rPrChange w:id="75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Tipo de documento:</w:t>
            </w:r>
            <w:r w:rsidRPr="0004090F">
              <w:rPr>
                <w:rFonts w:ascii="Arial" w:eastAsia="SimSun" w:hAnsi="Arial" w:cs="Arial"/>
                <w:kern w:val="2"/>
                <w:sz w:val="21"/>
                <w:szCs w:val="24"/>
                <w:lang w:eastAsia="zh-CN"/>
                <w:rPrChange w:id="75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br/>
              <w:t>“FT” – Factura;</w:t>
            </w:r>
          </w:p>
          <w:p w14:paraId="0305BEE7"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5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5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“FR” – Factura/Recibos; </w:t>
            </w:r>
          </w:p>
          <w:p w14:paraId="0E796183"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5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5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“GF” – Factura Genérica;</w:t>
            </w:r>
          </w:p>
          <w:p w14:paraId="619E9DE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5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5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"FG" - Factura Global</w:t>
            </w:r>
          </w:p>
          <w:p w14:paraId="1D1CAA6B"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5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6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“AC” – Aviso de cobrança</w:t>
            </w:r>
          </w:p>
          <w:p w14:paraId="6FC29C3E"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6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6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“AR” – Aviso de cobrança/recibo</w:t>
            </w:r>
          </w:p>
          <w:p w14:paraId="17F0DA6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6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6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“TV” – Talão de venda</w:t>
            </w:r>
          </w:p>
          <w:p w14:paraId="0DF78035"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6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6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“RG” – Recibo </w:t>
            </w:r>
          </w:p>
          <w:p w14:paraId="6AFE1C1C"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6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6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“RE” – Estorno ou recibo de estorno</w:t>
            </w:r>
          </w:p>
          <w:p w14:paraId="31895A7B"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6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“ND” – Nota de débito</w:t>
            </w:r>
          </w:p>
          <w:p w14:paraId="7D60E15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7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7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“NC” – Nota de crédito</w:t>
            </w:r>
          </w:p>
          <w:p w14:paraId="08B1E3CF"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7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7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“AF” – Factura/recibo (autofacturação)</w:t>
            </w:r>
          </w:p>
          <w:p w14:paraId="2B7D32F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7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7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“RP” – Prémio ou recibo de prémio </w:t>
            </w:r>
          </w:p>
          <w:p w14:paraId="7D194BD3"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7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“RA” – Resseguro aceite</w:t>
            </w:r>
          </w:p>
          <w:p w14:paraId="4E7EE7E5"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7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8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"CS" - Imputação a co-seguradoras</w:t>
            </w:r>
          </w:p>
          <w:p w14:paraId="75931AF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8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"LD" -Imputação a co-seguradora </w:t>
            </w:r>
            <w:bookmarkEnd w:id="750"/>
            <w:r w:rsidRPr="0004090F">
              <w:rPr>
                <w:rFonts w:ascii="Arial" w:eastAsia="SimSun" w:hAnsi="Arial" w:cs="Arial"/>
                <w:kern w:val="2"/>
                <w:sz w:val="21"/>
                <w:szCs w:val="24"/>
                <w:lang w:eastAsia="zh-CN"/>
                <w:rPrChange w:id="78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líder</w:t>
            </w:r>
          </w:p>
        </w:tc>
        <w:tc>
          <w:tcPr>
            <w:tcW w:w="1134" w:type="dxa"/>
          </w:tcPr>
          <w:p w14:paraId="277EBA0B"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8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78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43B40DF0"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8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8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2</w:t>
            </w:r>
          </w:p>
        </w:tc>
        <w:tc>
          <w:tcPr>
            <w:tcW w:w="1559" w:type="dxa"/>
          </w:tcPr>
          <w:p w14:paraId="6D87972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8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8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ABCB65B"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66827A4F" w14:textId="77777777" w:rsidR="003F3EDE" w:rsidRPr="0004090F" w:rsidRDefault="003F3EDE" w:rsidP="0025185C">
            <w:pPr>
              <w:widowControl w:val="0"/>
              <w:jc w:val="both"/>
              <w:rPr>
                <w:rFonts w:ascii="Arial" w:eastAsia="SimSun" w:hAnsi="Arial" w:cs="Arial"/>
                <w:kern w:val="2"/>
                <w:sz w:val="18"/>
                <w:szCs w:val="20"/>
                <w:lang w:eastAsia="zh-CN"/>
                <w:rPrChange w:id="790"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79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2.2.7.</w:t>
            </w:r>
          </w:p>
        </w:tc>
        <w:tc>
          <w:tcPr>
            <w:tcW w:w="2126" w:type="dxa"/>
          </w:tcPr>
          <w:p w14:paraId="369B1918"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9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79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EACCode</w:t>
            </w:r>
            <w:proofErr w:type="spellEnd"/>
          </w:p>
        </w:tc>
        <w:tc>
          <w:tcPr>
            <w:tcW w:w="850" w:type="dxa"/>
          </w:tcPr>
          <w:p w14:paraId="771E72E0"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9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6629EE50"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9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9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Código CAE </w:t>
            </w:r>
          </w:p>
        </w:tc>
        <w:tc>
          <w:tcPr>
            <w:tcW w:w="1134" w:type="dxa"/>
          </w:tcPr>
          <w:p w14:paraId="71A8657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9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79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6449E12B"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5</w:t>
            </w:r>
          </w:p>
        </w:tc>
        <w:tc>
          <w:tcPr>
            <w:tcW w:w="1559" w:type="dxa"/>
          </w:tcPr>
          <w:p w14:paraId="01502589"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0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0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ADF5EB4"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34ACCD1A" w14:textId="77777777" w:rsidR="003F3EDE" w:rsidRPr="0004090F" w:rsidRDefault="003F3EDE" w:rsidP="0025185C">
            <w:pPr>
              <w:widowControl w:val="0"/>
              <w:jc w:val="both"/>
              <w:rPr>
                <w:rFonts w:ascii="Arial" w:eastAsia="SimSun" w:hAnsi="Arial" w:cs="Arial"/>
                <w:kern w:val="2"/>
                <w:sz w:val="18"/>
                <w:szCs w:val="20"/>
                <w:lang w:eastAsia="zh-CN"/>
                <w:rPrChange w:id="80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80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2.2.8.</w:t>
            </w:r>
          </w:p>
        </w:tc>
        <w:tc>
          <w:tcPr>
            <w:tcW w:w="2126" w:type="dxa"/>
          </w:tcPr>
          <w:p w14:paraId="64453031"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0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80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SystemEntryDate</w:t>
            </w:r>
            <w:proofErr w:type="spellEnd"/>
          </w:p>
        </w:tc>
        <w:tc>
          <w:tcPr>
            <w:tcW w:w="850" w:type="dxa"/>
          </w:tcPr>
          <w:p w14:paraId="4D56A82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0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107DF70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0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0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Hora de entrada de documento</w:t>
            </w:r>
          </w:p>
          <w:p w14:paraId="4B79872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Ao assinar, regista a hora de entrada (até ao segundo). Formato de data e hora: </w:t>
            </w:r>
            <w:proofErr w:type="spellStart"/>
            <w:r w:rsidRPr="0004090F">
              <w:rPr>
                <w:rFonts w:ascii="Arial" w:eastAsia="SimSun" w:hAnsi="Arial" w:cs="Arial"/>
                <w:kern w:val="2"/>
                <w:sz w:val="21"/>
                <w:szCs w:val="24"/>
                <w:lang w:eastAsia="zh-CN"/>
                <w:rPrChange w:id="81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YYYY-MM-DDThh:</w:t>
            </w:r>
            <w:proofErr w:type="gramStart"/>
            <w:r w:rsidRPr="0004090F">
              <w:rPr>
                <w:rFonts w:ascii="Arial" w:eastAsia="SimSun" w:hAnsi="Arial" w:cs="Arial"/>
                <w:kern w:val="2"/>
                <w:sz w:val="21"/>
                <w:szCs w:val="24"/>
                <w:lang w:eastAsia="zh-CN"/>
                <w:rPrChange w:id="81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mm:ss</w:t>
            </w:r>
            <w:proofErr w:type="spellEnd"/>
            <w:r w:rsidRPr="0004090F">
              <w:rPr>
                <w:rFonts w:ascii="Arial" w:eastAsia="SimSun" w:hAnsi="Arial" w:cs="Arial"/>
                <w:kern w:val="2"/>
                <w:sz w:val="21"/>
                <w:szCs w:val="24"/>
                <w:lang w:eastAsia="zh-CN"/>
                <w:rPrChange w:id="81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t>
            </w:r>
            <w:proofErr w:type="gramEnd"/>
          </w:p>
        </w:tc>
        <w:tc>
          <w:tcPr>
            <w:tcW w:w="1134" w:type="dxa"/>
          </w:tcPr>
          <w:p w14:paraId="1041C57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1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1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Data e hora</w:t>
            </w:r>
          </w:p>
        </w:tc>
        <w:tc>
          <w:tcPr>
            <w:tcW w:w="850" w:type="dxa"/>
          </w:tcPr>
          <w:p w14:paraId="464072B1"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1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317CC6B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1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09850E1F"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0640D02C" w14:textId="77777777" w:rsidR="003F3EDE" w:rsidRPr="0004090F" w:rsidRDefault="003F3EDE" w:rsidP="0025185C">
            <w:pPr>
              <w:widowControl w:val="0"/>
              <w:jc w:val="both"/>
              <w:rPr>
                <w:rFonts w:ascii="Arial" w:eastAsia="SimSun" w:hAnsi="Arial" w:cs="Arial"/>
                <w:kern w:val="2"/>
                <w:sz w:val="18"/>
                <w:szCs w:val="20"/>
                <w:lang w:eastAsia="zh-CN"/>
                <w:rPrChange w:id="820"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82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lastRenderedPageBreak/>
              <w:t>2.2.9.</w:t>
            </w:r>
          </w:p>
        </w:tc>
        <w:tc>
          <w:tcPr>
            <w:tcW w:w="2126" w:type="dxa"/>
          </w:tcPr>
          <w:p w14:paraId="7F7EE4F9"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2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82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CustomerTaxID</w:t>
            </w:r>
            <w:proofErr w:type="spellEnd"/>
          </w:p>
        </w:tc>
        <w:tc>
          <w:tcPr>
            <w:tcW w:w="850" w:type="dxa"/>
          </w:tcPr>
          <w:p w14:paraId="42231F1D"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2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2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586D82B6"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2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2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Número NIF do comprador nacional, número de identificação fiscal (sem qualquer prefixo de país).</w:t>
            </w:r>
          </w:p>
          <w:p w14:paraId="7C3C5E86" w14:textId="057AC149"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2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2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Se for um comprador doméstico, </w:t>
            </w:r>
            <w:ins w:id="830" w:author="Adelino Naquarta Sepalanga Domingos" w:date="2025-03-05T09:41:00Z" w16du:dateUtc="2025-03-05T08:41:00Z">
              <w:r w:rsidR="00510777">
                <w:rPr>
                  <w:rFonts w:ascii="Arial" w:eastAsia="SimSun" w:hAnsi="Arial" w:cs="Arial"/>
                  <w:kern w:val="2"/>
                  <w:sz w:val="21"/>
                  <w:szCs w:val="24"/>
                  <w:lang w:eastAsia="zh-CN"/>
                </w:rPr>
                <w:t>é</w:t>
              </w:r>
            </w:ins>
            <w:del w:id="831" w:author="Adelino Naquarta Sepalanga Domingos" w:date="2025-03-05T09:41:00Z" w16du:dateUtc="2025-03-05T08:41:00Z">
              <w:r w:rsidRPr="0004090F" w:rsidDel="00510777">
                <w:rPr>
                  <w:rFonts w:ascii="Arial" w:eastAsia="SimSun" w:hAnsi="Arial" w:cs="Arial"/>
                  <w:kern w:val="2"/>
                  <w:sz w:val="21"/>
                  <w:szCs w:val="24"/>
                  <w:lang w:eastAsia="zh-CN"/>
                  <w:rPrChange w:id="83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delText>será</w:delText>
              </w:r>
            </w:del>
            <w:r w:rsidRPr="0004090F">
              <w:rPr>
                <w:rFonts w:ascii="Arial" w:eastAsia="SimSun" w:hAnsi="Arial" w:cs="Arial"/>
                <w:kern w:val="2"/>
                <w:sz w:val="21"/>
                <w:szCs w:val="24"/>
                <w:lang w:eastAsia="zh-CN"/>
                <w:rPrChange w:id="83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necessário preencher;</w:t>
            </w:r>
            <w:r w:rsidRPr="0004090F">
              <w:rPr>
                <w:rFonts w:ascii="Arial" w:eastAsia="SimSun" w:hAnsi="Arial" w:cs="Arial"/>
                <w:kern w:val="2"/>
                <w:sz w:val="21"/>
                <w:szCs w:val="24"/>
                <w:lang w:eastAsia="zh-CN"/>
                <w:rPrChange w:id="83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br/>
            </w:r>
            <w:r w:rsidRPr="0004090F">
              <w:rPr>
                <w:rFonts w:ascii="Arial" w:eastAsia="SimSun" w:hAnsi="Arial" w:cs="Arial"/>
                <w:kern w:val="2"/>
                <w:sz w:val="21"/>
                <w:szCs w:val="24"/>
                <w:lang w:eastAsia="zh-CN"/>
                <w:rPrChange w:id="83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br/>
              <w:t>Se não houver informações do comprador no sistema de facturação, pode ser preenchido com 999999999</w:t>
            </w:r>
          </w:p>
        </w:tc>
        <w:tc>
          <w:tcPr>
            <w:tcW w:w="1134" w:type="dxa"/>
          </w:tcPr>
          <w:p w14:paraId="330335C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3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8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1D334AA5"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3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3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40</w:t>
            </w:r>
          </w:p>
        </w:tc>
        <w:tc>
          <w:tcPr>
            <w:tcW w:w="1559" w:type="dxa"/>
          </w:tcPr>
          <w:p w14:paraId="53C361A0"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4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666EB36"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07B6A51" w14:textId="77777777" w:rsidR="003F3EDE" w:rsidRPr="0004090F" w:rsidRDefault="003F3EDE" w:rsidP="0025185C">
            <w:pPr>
              <w:widowControl w:val="0"/>
              <w:jc w:val="both"/>
              <w:rPr>
                <w:rFonts w:ascii="Arial" w:eastAsia="SimSun" w:hAnsi="Arial" w:cs="Arial"/>
                <w:kern w:val="2"/>
                <w:sz w:val="18"/>
                <w:szCs w:val="20"/>
                <w:lang w:eastAsia="zh-CN"/>
                <w:rPrChange w:id="84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84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2.2.10.</w:t>
            </w:r>
          </w:p>
        </w:tc>
        <w:tc>
          <w:tcPr>
            <w:tcW w:w="2126" w:type="dxa"/>
          </w:tcPr>
          <w:p w14:paraId="29AA81F7"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4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8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InternationalCustomerTaxID</w:t>
            </w:r>
            <w:proofErr w:type="spellEnd"/>
          </w:p>
        </w:tc>
        <w:tc>
          <w:tcPr>
            <w:tcW w:w="850" w:type="dxa"/>
          </w:tcPr>
          <w:p w14:paraId="0D48A0B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4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364A915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4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4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Este campo e o campo 2.2.9 (</w:t>
            </w:r>
            <w:proofErr w:type="spellStart"/>
            <w:r w:rsidRPr="0004090F">
              <w:rPr>
                <w:rFonts w:ascii="Arial" w:eastAsia="SimSun" w:hAnsi="Arial" w:cs="Arial"/>
                <w:kern w:val="2"/>
                <w:sz w:val="21"/>
                <w:szCs w:val="24"/>
                <w:lang w:eastAsia="zh-CN"/>
                <w:rPrChange w:id="84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CustomerTaxID</w:t>
            </w:r>
            <w:proofErr w:type="spellEnd"/>
            <w:r w:rsidRPr="0004090F">
              <w:rPr>
                <w:rFonts w:ascii="Arial" w:eastAsia="SimSun" w:hAnsi="Arial" w:cs="Arial"/>
                <w:kern w:val="2"/>
                <w:sz w:val="21"/>
                <w:szCs w:val="24"/>
                <w:lang w:eastAsia="zh-CN"/>
                <w:rPrChange w:id="85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podem ser preenchidos, um dos dois campos tem de ser preenchido e apenas um campo tem de ser preenchido.</w:t>
            </w:r>
          </w:p>
          <w:p w14:paraId="65B61F3A"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5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5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Se o comprador for um estrangeiro, precisa a sua identidade financeira.</w:t>
            </w:r>
          </w:p>
        </w:tc>
        <w:tc>
          <w:tcPr>
            <w:tcW w:w="1134" w:type="dxa"/>
          </w:tcPr>
          <w:p w14:paraId="16D8DA80"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5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85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18431F98"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5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621FBB7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5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5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4904BEAF"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655A7EE9" w14:textId="77777777" w:rsidR="003F3EDE" w:rsidRPr="0004090F" w:rsidRDefault="003F3EDE" w:rsidP="0025185C">
            <w:pPr>
              <w:widowControl w:val="0"/>
              <w:jc w:val="both"/>
              <w:rPr>
                <w:rFonts w:ascii="Arial" w:eastAsia="SimSun" w:hAnsi="Arial" w:cs="Arial"/>
                <w:kern w:val="2"/>
                <w:sz w:val="18"/>
                <w:szCs w:val="20"/>
                <w:lang w:eastAsia="zh-CN"/>
                <w:rPrChange w:id="85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85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2.5.10.1</w:t>
            </w:r>
          </w:p>
        </w:tc>
        <w:tc>
          <w:tcPr>
            <w:tcW w:w="2126" w:type="dxa"/>
          </w:tcPr>
          <w:p w14:paraId="5BC39A11"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6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86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TaxIDNumber</w:t>
            </w:r>
            <w:proofErr w:type="spellEnd"/>
          </w:p>
        </w:tc>
        <w:tc>
          <w:tcPr>
            <w:tcW w:w="850" w:type="dxa"/>
          </w:tcPr>
          <w:p w14:paraId="79FA6DD1"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6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1753DD7E"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6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6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Número de identificação fiscal do adquirente, sem prefixo de país</w:t>
            </w:r>
          </w:p>
        </w:tc>
        <w:tc>
          <w:tcPr>
            <w:tcW w:w="1134" w:type="dxa"/>
          </w:tcPr>
          <w:p w14:paraId="0764FA47"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6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86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47E21E8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6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6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40</w:t>
            </w:r>
          </w:p>
        </w:tc>
        <w:tc>
          <w:tcPr>
            <w:tcW w:w="1559" w:type="dxa"/>
          </w:tcPr>
          <w:p w14:paraId="48BB003B"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6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3DBFF42"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61424F4" w14:textId="77777777" w:rsidR="003F3EDE" w:rsidRPr="0004090F" w:rsidRDefault="003F3EDE" w:rsidP="0025185C">
            <w:pPr>
              <w:widowControl w:val="0"/>
              <w:jc w:val="both"/>
              <w:rPr>
                <w:rFonts w:ascii="Arial" w:eastAsia="SimSun" w:hAnsi="Arial" w:cs="Arial"/>
                <w:kern w:val="2"/>
                <w:sz w:val="18"/>
                <w:szCs w:val="20"/>
                <w:lang w:eastAsia="zh-CN"/>
                <w:rPrChange w:id="87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87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2.5.10.2</w:t>
            </w:r>
          </w:p>
        </w:tc>
        <w:tc>
          <w:tcPr>
            <w:tcW w:w="2126" w:type="dxa"/>
          </w:tcPr>
          <w:p w14:paraId="5DDA7543"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7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87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TaxIDCountry</w:t>
            </w:r>
            <w:proofErr w:type="spellEnd"/>
          </w:p>
        </w:tc>
        <w:tc>
          <w:tcPr>
            <w:tcW w:w="850" w:type="dxa"/>
          </w:tcPr>
          <w:p w14:paraId="20D1764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7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1EB2C9E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7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A completar em conformidade com a norma ISO 3166-1-alpha-2.</w:t>
            </w:r>
          </w:p>
        </w:tc>
        <w:tc>
          <w:tcPr>
            <w:tcW w:w="1134" w:type="dxa"/>
          </w:tcPr>
          <w:p w14:paraId="4BF84310"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7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87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0E3193BC"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8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8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2</w:t>
            </w:r>
          </w:p>
        </w:tc>
        <w:tc>
          <w:tcPr>
            <w:tcW w:w="1559" w:type="dxa"/>
          </w:tcPr>
          <w:p w14:paraId="1EFD3B6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8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767AB1F"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9DC6CF4" w14:textId="77777777" w:rsidR="003F3EDE" w:rsidRPr="0004090F" w:rsidRDefault="003F3EDE" w:rsidP="0025185C">
            <w:pPr>
              <w:widowControl w:val="0"/>
              <w:jc w:val="both"/>
              <w:rPr>
                <w:rFonts w:ascii="Arial" w:eastAsia="SimSun" w:hAnsi="Arial" w:cs="Arial"/>
                <w:kern w:val="2"/>
                <w:sz w:val="18"/>
                <w:szCs w:val="20"/>
                <w:lang w:eastAsia="zh-CN"/>
                <w:rPrChange w:id="88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88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2.5.11.</w:t>
            </w:r>
          </w:p>
        </w:tc>
        <w:tc>
          <w:tcPr>
            <w:tcW w:w="2126" w:type="dxa"/>
          </w:tcPr>
          <w:p w14:paraId="784CAEB8"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8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88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CompanyName</w:t>
            </w:r>
            <w:proofErr w:type="spellEnd"/>
          </w:p>
        </w:tc>
        <w:tc>
          <w:tcPr>
            <w:tcW w:w="850" w:type="dxa"/>
          </w:tcPr>
          <w:p w14:paraId="30D7C021"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8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8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5FF2926B"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9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9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Nome da empresa</w:t>
            </w:r>
          </w:p>
        </w:tc>
        <w:tc>
          <w:tcPr>
            <w:tcW w:w="1134" w:type="dxa"/>
          </w:tcPr>
          <w:p w14:paraId="77E80A4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9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89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1BE040B5"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9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9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200</w:t>
            </w:r>
          </w:p>
        </w:tc>
        <w:tc>
          <w:tcPr>
            <w:tcW w:w="1559" w:type="dxa"/>
          </w:tcPr>
          <w:p w14:paraId="051F28A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9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9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24D9B644"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F1C81ED" w14:textId="77777777" w:rsidR="003F3EDE" w:rsidRPr="0004090F" w:rsidRDefault="003F3EDE" w:rsidP="0025185C">
            <w:pPr>
              <w:widowControl w:val="0"/>
              <w:jc w:val="both"/>
              <w:rPr>
                <w:rFonts w:ascii="Arial" w:eastAsia="SimSun" w:hAnsi="Arial" w:cs="Arial"/>
                <w:kern w:val="2"/>
                <w:sz w:val="18"/>
                <w:szCs w:val="20"/>
                <w:lang w:eastAsia="zh-CN"/>
                <w:rPrChange w:id="89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89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2.2.12.</w:t>
            </w:r>
          </w:p>
        </w:tc>
        <w:tc>
          <w:tcPr>
            <w:tcW w:w="2126" w:type="dxa"/>
          </w:tcPr>
          <w:p w14:paraId="03B14DBF"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90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Line</w:t>
            </w:r>
            <w:proofErr w:type="spellEnd"/>
          </w:p>
        </w:tc>
        <w:tc>
          <w:tcPr>
            <w:tcW w:w="850" w:type="dxa"/>
          </w:tcPr>
          <w:p w14:paraId="44005A8C"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0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5C9E959C"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0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134" w:type="dxa"/>
          </w:tcPr>
          <w:p w14:paraId="4ADE58F7"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0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850" w:type="dxa"/>
          </w:tcPr>
          <w:p w14:paraId="4F07C6A8"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905"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785D0D7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0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0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Linhas Plural</w:t>
            </w:r>
          </w:p>
        </w:tc>
      </w:tr>
      <w:tr w:rsidR="003F3EDE" w:rsidRPr="007B5483" w14:paraId="0078A359"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4F321F40" w14:textId="77777777" w:rsidR="003F3EDE" w:rsidRPr="0004090F" w:rsidRDefault="003F3EDE" w:rsidP="0025185C">
            <w:pPr>
              <w:widowControl w:val="0"/>
              <w:jc w:val="both"/>
              <w:rPr>
                <w:rFonts w:ascii="Arial" w:eastAsia="SimSun" w:hAnsi="Arial" w:cs="Arial"/>
                <w:kern w:val="2"/>
                <w:sz w:val="18"/>
                <w:szCs w:val="20"/>
                <w:lang w:eastAsia="zh-CN"/>
                <w:rPrChange w:id="90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90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w:t>
            </w:r>
          </w:p>
        </w:tc>
        <w:tc>
          <w:tcPr>
            <w:tcW w:w="2126" w:type="dxa"/>
          </w:tcPr>
          <w:p w14:paraId="50E5BE34"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9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LineNumber</w:t>
            </w:r>
            <w:proofErr w:type="spellEnd"/>
          </w:p>
        </w:tc>
        <w:tc>
          <w:tcPr>
            <w:tcW w:w="850" w:type="dxa"/>
          </w:tcPr>
          <w:p w14:paraId="18BEB692"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1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1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676EC52B"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1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1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Número da linha</w:t>
            </w:r>
          </w:p>
        </w:tc>
        <w:tc>
          <w:tcPr>
            <w:tcW w:w="1134" w:type="dxa"/>
          </w:tcPr>
          <w:p w14:paraId="1F8F036D"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1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1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4C83294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5ED3DAA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1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2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872C936" w14:textId="77777777" w:rsidTr="009D7B2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Borders>
              <w:bottom w:val="single" w:sz="4" w:space="0" w:color="C9C9C9" w:themeColor="accent3" w:themeTint="99"/>
            </w:tcBorders>
          </w:tcPr>
          <w:p w14:paraId="2F1F3CEA" w14:textId="77777777" w:rsidR="003F3EDE" w:rsidRPr="0004090F" w:rsidRDefault="003F3EDE" w:rsidP="0025185C">
            <w:pPr>
              <w:widowControl w:val="0"/>
              <w:jc w:val="both"/>
              <w:rPr>
                <w:rFonts w:ascii="Arial" w:eastAsia="SimSun" w:hAnsi="Arial" w:cs="Arial"/>
                <w:kern w:val="2"/>
                <w:sz w:val="18"/>
                <w:szCs w:val="20"/>
                <w:lang w:eastAsia="zh-CN"/>
                <w:rPrChange w:id="92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92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2.5.12.2</w:t>
            </w:r>
          </w:p>
        </w:tc>
        <w:tc>
          <w:tcPr>
            <w:tcW w:w="2126" w:type="dxa"/>
            <w:tcBorders>
              <w:bottom w:val="single" w:sz="4" w:space="0" w:color="C9C9C9" w:themeColor="accent3" w:themeTint="99"/>
            </w:tcBorders>
          </w:tcPr>
          <w:p w14:paraId="5C709D9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2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92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ProductCode</w:t>
            </w:r>
            <w:proofErr w:type="spellEnd"/>
          </w:p>
        </w:tc>
        <w:tc>
          <w:tcPr>
            <w:tcW w:w="850" w:type="dxa"/>
            <w:tcBorders>
              <w:bottom w:val="single" w:sz="4" w:space="0" w:color="C9C9C9" w:themeColor="accent3" w:themeTint="99"/>
            </w:tcBorders>
          </w:tcPr>
          <w:p w14:paraId="675ACB9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2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2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Borders>
              <w:bottom w:val="single" w:sz="4" w:space="0" w:color="C9C9C9" w:themeColor="accent3" w:themeTint="99"/>
            </w:tcBorders>
          </w:tcPr>
          <w:p w14:paraId="2141294A"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27" w:author="Adelino Naquarta Sepalanga Domingos" w:date="2025-03-05T08:16:00Z" w16du:dateUtc="2025-03-05T07:16: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28"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t xml:space="preserve">Número de Produtos e Serviços </w:t>
            </w:r>
          </w:p>
        </w:tc>
        <w:tc>
          <w:tcPr>
            <w:tcW w:w="1134" w:type="dxa"/>
            <w:tcBorders>
              <w:bottom w:val="single" w:sz="4" w:space="0" w:color="C9C9C9" w:themeColor="accent3" w:themeTint="99"/>
            </w:tcBorders>
          </w:tcPr>
          <w:p w14:paraId="5BD9AFA8"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2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93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Borders>
              <w:bottom w:val="single" w:sz="4" w:space="0" w:color="C9C9C9" w:themeColor="accent3" w:themeTint="99"/>
            </w:tcBorders>
          </w:tcPr>
          <w:p w14:paraId="4934AD94"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3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3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200</w:t>
            </w:r>
          </w:p>
        </w:tc>
        <w:tc>
          <w:tcPr>
            <w:tcW w:w="1559" w:type="dxa"/>
            <w:tcBorders>
              <w:bottom w:val="single" w:sz="4" w:space="0" w:color="C9C9C9" w:themeColor="accent3" w:themeTint="99"/>
            </w:tcBorders>
          </w:tcPr>
          <w:p w14:paraId="04F3CFAD"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3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3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9D7B2D" w:rsidRPr="007B5483" w14:paraId="324D5BE2" w14:textId="77777777" w:rsidTr="009D7B2D">
        <w:trPr>
          <w:trHeight w:val="567"/>
        </w:trPr>
        <w:tc>
          <w:tcPr>
            <w:cnfStyle w:val="001000000000" w:firstRow="0" w:lastRow="0" w:firstColumn="1" w:lastColumn="0" w:oddVBand="0" w:evenVBand="0" w:oddHBand="0" w:evenHBand="0" w:firstRowFirstColumn="0" w:firstRowLastColumn="0" w:lastRowFirstColumn="0" w:lastRowLastColumn="0"/>
            <w:tcW w:w="1135" w:type="dxa"/>
            <w:tcBorders>
              <w:bottom w:val="single" w:sz="4" w:space="0" w:color="C9C9C9" w:themeColor="accent3" w:themeTint="99"/>
            </w:tcBorders>
          </w:tcPr>
          <w:p w14:paraId="3CE06A57" w14:textId="77777777" w:rsidR="009D7B2D" w:rsidRPr="0004090F" w:rsidRDefault="009D7B2D" w:rsidP="0025185C">
            <w:pPr>
              <w:widowControl w:val="0"/>
              <w:jc w:val="both"/>
              <w:rPr>
                <w:rFonts w:ascii="Arial" w:eastAsia="SimSun" w:hAnsi="Arial" w:cs="Arial"/>
                <w:b w:val="0"/>
                <w:bCs w:val="0"/>
                <w:kern w:val="2"/>
                <w:sz w:val="18"/>
                <w:szCs w:val="20"/>
                <w:lang w:eastAsia="zh-CN"/>
                <w:rPrChange w:id="935" w:author="Adelino Naquarta Sepalanga Domingos" w:date="2025-03-05T08:16:00Z" w16du:dateUtc="2025-03-05T07:16:00Z">
                  <w:rPr>
                    <w:rFonts w:ascii="Times New Roman" w:eastAsia="SimSun" w:hAnsi="Times New Roman" w:cs="Times New Roman"/>
                    <w:b w:val="0"/>
                    <w:bCs w:val="0"/>
                    <w:color w:val="FF0000"/>
                    <w:kern w:val="2"/>
                    <w:sz w:val="18"/>
                    <w:szCs w:val="20"/>
                    <w:highlight w:val="yellow"/>
                    <w:lang w:eastAsia="zh-CN"/>
                  </w:rPr>
                </w:rPrChange>
              </w:rPr>
            </w:pPr>
          </w:p>
          <w:p w14:paraId="5D0E282D" w14:textId="77777777" w:rsidR="009D7B2D" w:rsidRPr="0004090F" w:rsidRDefault="009D7B2D" w:rsidP="0025185C">
            <w:pPr>
              <w:widowControl w:val="0"/>
              <w:jc w:val="both"/>
              <w:rPr>
                <w:rFonts w:ascii="Arial" w:eastAsia="SimSun" w:hAnsi="Arial" w:cs="Arial"/>
                <w:b w:val="0"/>
                <w:bCs w:val="0"/>
                <w:kern w:val="2"/>
                <w:sz w:val="18"/>
                <w:szCs w:val="20"/>
                <w:lang w:eastAsia="zh-CN"/>
                <w:rPrChange w:id="936" w:author="Adelino Naquarta Sepalanga Domingos" w:date="2025-03-05T08:16:00Z" w16du:dateUtc="2025-03-05T07:16:00Z">
                  <w:rPr>
                    <w:rFonts w:ascii="Times New Roman" w:eastAsia="SimSun" w:hAnsi="Times New Roman" w:cs="Times New Roman"/>
                    <w:b w:val="0"/>
                    <w:bCs w:val="0"/>
                    <w:color w:val="FF0000"/>
                    <w:kern w:val="2"/>
                    <w:sz w:val="18"/>
                    <w:szCs w:val="20"/>
                    <w:highlight w:val="yellow"/>
                    <w:lang w:eastAsia="zh-CN"/>
                  </w:rPr>
                </w:rPrChange>
              </w:rPr>
            </w:pPr>
          </w:p>
          <w:p w14:paraId="39DCCFC5" w14:textId="77777777" w:rsidR="009D7B2D" w:rsidRPr="0004090F" w:rsidRDefault="009D7B2D" w:rsidP="0025185C">
            <w:pPr>
              <w:widowControl w:val="0"/>
              <w:jc w:val="both"/>
              <w:rPr>
                <w:rFonts w:ascii="Arial" w:eastAsia="SimSun" w:hAnsi="Arial" w:cs="Arial"/>
                <w:b w:val="0"/>
                <w:bCs w:val="0"/>
                <w:kern w:val="2"/>
                <w:sz w:val="18"/>
                <w:szCs w:val="20"/>
                <w:lang w:eastAsia="zh-CN"/>
                <w:rPrChange w:id="937" w:author="Adelino Naquarta Sepalanga Domingos" w:date="2025-03-05T08:16:00Z" w16du:dateUtc="2025-03-05T07:16:00Z">
                  <w:rPr>
                    <w:rFonts w:ascii="Times New Roman" w:eastAsia="SimSun" w:hAnsi="Times New Roman" w:cs="Times New Roman"/>
                    <w:b w:val="0"/>
                    <w:bCs w:val="0"/>
                    <w:color w:val="FF0000"/>
                    <w:kern w:val="2"/>
                    <w:sz w:val="18"/>
                    <w:szCs w:val="20"/>
                    <w:highlight w:val="yellow"/>
                    <w:lang w:eastAsia="zh-CN"/>
                  </w:rPr>
                </w:rPrChange>
              </w:rPr>
            </w:pPr>
          </w:p>
          <w:p w14:paraId="2403D40A" w14:textId="77777777" w:rsidR="009D7B2D" w:rsidRPr="0004090F" w:rsidRDefault="009D7B2D" w:rsidP="0025185C">
            <w:pPr>
              <w:widowControl w:val="0"/>
              <w:jc w:val="both"/>
              <w:rPr>
                <w:rFonts w:ascii="Arial" w:eastAsia="SimSun" w:hAnsi="Arial" w:cs="Arial"/>
                <w:b w:val="0"/>
                <w:bCs w:val="0"/>
                <w:kern w:val="2"/>
                <w:sz w:val="18"/>
                <w:szCs w:val="20"/>
                <w:lang w:eastAsia="zh-CN"/>
                <w:rPrChange w:id="938" w:author="Adelino Naquarta Sepalanga Domingos" w:date="2025-03-05T08:16:00Z" w16du:dateUtc="2025-03-05T07:16:00Z">
                  <w:rPr>
                    <w:rFonts w:ascii="Times New Roman" w:eastAsia="SimSun" w:hAnsi="Times New Roman" w:cs="Times New Roman"/>
                    <w:b w:val="0"/>
                    <w:bCs w:val="0"/>
                    <w:color w:val="FF0000"/>
                    <w:kern w:val="2"/>
                    <w:sz w:val="18"/>
                    <w:szCs w:val="20"/>
                    <w:highlight w:val="yellow"/>
                    <w:lang w:eastAsia="zh-CN"/>
                  </w:rPr>
                </w:rPrChange>
              </w:rPr>
            </w:pPr>
          </w:p>
          <w:p w14:paraId="56CBBFBB" w14:textId="77777777" w:rsidR="009D7B2D" w:rsidRPr="0004090F" w:rsidRDefault="009D7B2D" w:rsidP="0025185C">
            <w:pPr>
              <w:widowControl w:val="0"/>
              <w:jc w:val="both"/>
              <w:rPr>
                <w:rFonts w:ascii="Arial" w:eastAsia="SimSun" w:hAnsi="Arial" w:cs="Arial"/>
                <w:b w:val="0"/>
                <w:bCs w:val="0"/>
                <w:kern w:val="2"/>
                <w:sz w:val="18"/>
                <w:szCs w:val="20"/>
                <w:lang w:eastAsia="zh-CN"/>
                <w:rPrChange w:id="939" w:author="Adelino Naquarta Sepalanga Domingos" w:date="2025-03-05T08:16:00Z" w16du:dateUtc="2025-03-05T07:16:00Z">
                  <w:rPr>
                    <w:rFonts w:ascii="Times New Roman" w:eastAsia="SimSun" w:hAnsi="Times New Roman" w:cs="Times New Roman"/>
                    <w:b w:val="0"/>
                    <w:bCs w:val="0"/>
                    <w:color w:val="FF0000"/>
                    <w:kern w:val="2"/>
                    <w:sz w:val="18"/>
                    <w:szCs w:val="20"/>
                    <w:highlight w:val="yellow"/>
                    <w:lang w:eastAsia="zh-CN"/>
                  </w:rPr>
                </w:rPrChange>
              </w:rPr>
            </w:pPr>
          </w:p>
          <w:p w14:paraId="2B2B0F2A" w14:textId="41EA5BAC" w:rsidR="009D7B2D" w:rsidRPr="0004090F" w:rsidRDefault="009D7B2D" w:rsidP="0025185C">
            <w:pPr>
              <w:widowControl w:val="0"/>
              <w:jc w:val="both"/>
              <w:rPr>
                <w:rFonts w:ascii="Arial" w:eastAsia="SimSun" w:hAnsi="Arial" w:cs="Arial"/>
                <w:kern w:val="2"/>
                <w:sz w:val="18"/>
                <w:szCs w:val="20"/>
                <w:lang w:eastAsia="zh-CN"/>
                <w:rPrChange w:id="940" w:author="Adelino Naquarta Sepalanga Domingos" w:date="2025-03-05T08:16:00Z" w16du:dateUtc="2025-03-05T07:16:00Z">
                  <w:rPr>
                    <w:rFonts w:ascii="Times New Roman" w:eastAsia="SimSun" w:hAnsi="Times New Roman" w:cs="Times New Roman"/>
                    <w:color w:val="FF0000"/>
                    <w:kern w:val="2"/>
                    <w:sz w:val="18"/>
                    <w:szCs w:val="20"/>
                    <w:highlight w:val="yellow"/>
                    <w:lang w:eastAsia="zh-CN"/>
                  </w:rPr>
                </w:rPrChange>
              </w:rPr>
            </w:pPr>
            <w:r w:rsidRPr="0004090F">
              <w:rPr>
                <w:rFonts w:ascii="Arial" w:eastAsia="SimSun" w:hAnsi="Arial" w:cs="Arial"/>
                <w:kern w:val="2"/>
                <w:sz w:val="18"/>
                <w:szCs w:val="20"/>
                <w:lang w:eastAsia="zh-CN"/>
                <w:rPrChange w:id="941" w:author="Adelino Naquarta Sepalanga Domingos" w:date="2025-03-05T08:16:00Z" w16du:dateUtc="2025-03-05T07:16:00Z">
                  <w:rPr>
                    <w:rFonts w:ascii="Times New Roman" w:eastAsia="SimSun" w:hAnsi="Times New Roman" w:cs="Times New Roman"/>
                    <w:color w:val="FF0000"/>
                    <w:kern w:val="2"/>
                    <w:sz w:val="18"/>
                    <w:szCs w:val="20"/>
                    <w:highlight w:val="yellow"/>
                    <w:lang w:eastAsia="zh-CN"/>
                  </w:rPr>
                </w:rPrChange>
              </w:rPr>
              <w:t>2.5.12.2.1</w:t>
            </w:r>
          </w:p>
        </w:tc>
        <w:tc>
          <w:tcPr>
            <w:tcW w:w="2126" w:type="dxa"/>
            <w:tcBorders>
              <w:bottom w:val="single" w:sz="4" w:space="0" w:color="C9C9C9" w:themeColor="accent3" w:themeTint="99"/>
            </w:tcBorders>
          </w:tcPr>
          <w:p w14:paraId="4B0FB3F3"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42"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5DCEEEF3"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43"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4D182D3B"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44"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1FF6FFA5"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45"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2DF17D93" w14:textId="338C1464"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46"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r w:rsidRPr="0004090F">
              <w:rPr>
                <w:rFonts w:ascii="Arial" w:eastAsia="SimSun" w:hAnsi="Arial" w:cs="Arial"/>
                <w:kern w:val="2"/>
                <w:sz w:val="21"/>
                <w:szCs w:val="24"/>
                <w:lang w:eastAsia="zh-CN"/>
                <w:rPrChange w:id="947"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Indicador de produto ou serviço (</w:t>
            </w:r>
            <w:proofErr w:type="spellStart"/>
            <w:r w:rsidRPr="0004090F">
              <w:rPr>
                <w:rFonts w:ascii="Arial" w:eastAsia="SimSun" w:hAnsi="Arial" w:cs="Arial"/>
                <w:kern w:val="2"/>
                <w:sz w:val="21"/>
                <w:szCs w:val="24"/>
                <w:lang w:eastAsia="zh-CN"/>
                <w:rPrChange w:id="948"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ProductType</w:t>
            </w:r>
            <w:proofErr w:type="spellEnd"/>
            <w:r w:rsidRPr="0004090F">
              <w:rPr>
                <w:rFonts w:ascii="Arial" w:eastAsia="SimSun" w:hAnsi="Arial" w:cs="Arial"/>
                <w:kern w:val="2"/>
                <w:sz w:val="21"/>
                <w:szCs w:val="24"/>
                <w:lang w:eastAsia="zh-CN"/>
                <w:rPrChange w:id="949"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w:t>
            </w:r>
            <w:r w:rsidRPr="0004090F">
              <w:rPr>
                <w:rFonts w:ascii="Arial" w:eastAsia="SimSun" w:hAnsi="Arial" w:cs="Arial"/>
                <w:kern w:val="2"/>
                <w:sz w:val="21"/>
                <w:szCs w:val="24"/>
                <w:lang w:eastAsia="zh-CN"/>
                <w:rPrChange w:id="950"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ab/>
            </w:r>
          </w:p>
        </w:tc>
        <w:tc>
          <w:tcPr>
            <w:tcW w:w="850" w:type="dxa"/>
            <w:tcBorders>
              <w:bottom w:val="single" w:sz="4" w:space="0" w:color="C9C9C9" w:themeColor="accent3" w:themeTint="99"/>
            </w:tcBorders>
          </w:tcPr>
          <w:p w14:paraId="334F710A"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1"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4E862B12"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2"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07A5E52A"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3"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1B009ADB"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4"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246B368A" w14:textId="02553C8D"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5"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r w:rsidRPr="0004090F">
              <w:rPr>
                <w:rFonts w:ascii="Arial" w:eastAsia="SimSun" w:hAnsi="Arial" w:cs="Arial"/>
                <w:kern w:val="2"/>
                <w:sz w:val="21"/>
                <w:szCs w:val="24"/>
                <w:lang w:eastAsia="zh-CN"/>
                <w:rPrChange w:id="956"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t>Sim</w:t>
            </w:r>
          </w:p>
        </w:tc>
        <w:tc>
          <w:tcPr>
            <w:tcW w:w="2836" w:type="dxa"/>
            <w:tcBorders>
              <w:bottom w:val="single" w:sz="4" w:space="0" w:color="C9C9C9" w:themeColor="accent3" w:themeTint="99"/>
            </w:tcBorders>
          </w:tcPr>
          <w:p w14:paraId="44CBFE21" w14:textId="6C59AB03" w:rsidR="009D7B2D" w:rsidRPr="0004090F" w:rsidRDefault="009D7B2D" w:rsidP="009D7B2D">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7"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r w:rsidRPr="0004090F">
              <w:rPr>
                <w:rFonts w:ascii="Arial" w:eastAsia="SimSun" w:hAnsi="Arial" w:cs="Arial"/>
                <w:kern w:val="2"/>
                <w:sz w:val="21"/>
                <w:szCs w:val="24"/>
                <w:lang w:eastAsia="zh-CN"/>
                <w:rPrChange w:id="958"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Deve ser preenchido com:</w:t>
            </w:r>
          </w:p>
          <w:p w14:paraId="60E11DAA" w14:textId="77777777" w:rsidR="009D7B2D" w:rsidRPr="0004090F" w:rsidRDefault="009D7B2D" w:rsidP="009D7B2D">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9"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r w:rsidRPr="0004090F">
              <w:rPr>
                <w:rFonts w:ascii="Arial" w:eastAsia="SimSun" w:hAnsi="Arial" w:cs="Arial"/>
                <w:kern w:val="2"/>
                <w:sz w:val="21"/>
                <w:szCs w:val="24"/>
                <w:lang w:eastAsia="zh-CN"/>
                <w:rPrChange w:id="960"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“P” – Produtos;</w:t>
            </w:r>
          </w:p>
          <w:p w14:paraId="373BEF41" w14:textId="77777777" w:rsidR="009D7B2D" w:rsidRPr="0004090F" w:rsidRDefault="009D7B2D" w:rsidP="009D7B2D">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61"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r w:rsidRPr="0004090F">
              <w:rPr>
                <w:rFonts w:ascii="Arial" w:eastAsia="SimSun" w:hAnsi="Arial" w:cs="Arial"/>
                <w:kern w:val="2"/>
                <w:sz w:val="21"/>
                <w:szCs w:val="24"/>
                <w:lang w:eastAsia="zh-CN"/>
                <w:rPrChange w:id="962"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“S” – Serviços;</w:t>
            </w:r>
          </w:p>
          <w:p w14:paraId="11566B0E" w14:textId="77777777" w:rsidR="009D7B2D" w:rsidRPr="0004090F" w:rsidRDefault="009D7B2D" w:rsidP="009D7B2D">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63"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r w:rsidRPr="0004090F">
              <w:rPr>
                <w:rFonts w:ascii="Arial" w:eastAsia="SimSun" w:hAnsi="Arial" w:cs="Arial"/>
                <w:kern w:val="2"/>
                <w:sz w:val="21"/>
                <w:szCs w:val="24"/>
                <w:lang w:eastAsia="zh-CN"/>
                <w:rPrChange w:id="964"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“O” – Outros (Ex: portes debitados, adiantamentos recebidos ou alienação de activos);</w:t>
            </w:r>
          </w:p>
          <w:p w14:paraId="3B55B4C7" w14:textId="77777777" w:rsidR="009D7B2D" w:rsidRPr="0004090F" w:rsidRDefault="009D7B2D" w:rsidP="009D7B2D">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65"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r w:rsidRPr="0004090F">
              <w:rPr>
                <w:rFonts w:ascii="Arial" w:eastAsia="SimSun" w:hAnsi="Arial" w:cs="Arial"/>
                <w:kern w:val="2"/>
                <w:sz w:val="21"/>
                <w:szCs w:val="24"/>
                <w:lang w:eastAsia="zh-CN"/>
                <w:rPrChange w:id="966"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“E” – Impostos Especiais de Consumo – (</w:t>
            </w:r>
            <w:proofErr w:type="spellStart"/>
            <w:proofErr w:type="gramStart"/>
            <w:r w:rsidRPr="0004090F">
              <w:rPr>
                <w:rFonts w:ascii="Arial" w:eastAsia="SimSun" w:hAnsi="Arial" w:cs="Arial"/>
                <w:kern w:val="2"/>
                <w:sz w:val="21"/>
                <w:szCs w:val="24"/>
                <w:lang w:eastAsia="zh-CN"/>
                <w:rPrChange w:id="967"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ex.:IEC</w:t>
            </w:r>
            <w:proofErr w:type="spellEnd"/>
            <w:proofErr w:type="gramEnd"/>
            <w:r w:rsidRPr="0004090F">
              <w:rPr>
                <w:rFonts w:ascii="Arial" w:eastAsia="SimSun" w:hAnsi="Arial" w:cs="Arial"/>
                <w:kern w:val="2"/>
                <w:sz w:val="21"/>
                <w:szCs w:val="24"/>
                <w:lang w:eastAsia="zh-CN"/>
                <w:rPrChange w:id="968"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w:t>
            </w:r>
          </w:p>
          <w:p w14:paraId="40180035" w14:textId="14D089F2" w:rsidR="009D7B2D" w:rsidRPr="0004090F" w:rsidRDefault="009D7B2D" w:rsidP="009D7B2D">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69"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r w:rsidRPr="0004090F">
              <w:rPr>
                <w:rFonts w:ascii="Arial" w:eastAsia="SimSun" w:hAnsi="Arial" w:cs="Arial"/>
                <w:kern w:val="2"/>
                <w:sz w:val="21"/>
                <w:szCs w:val="24"/>
                <w:lang w:eastAsia="zh-CN"/>
                <w:rPrChange w:id="970"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 xml:space="preserve">“I” – Impostos, taxas e encargos parafiscais </w:t>
            </w:r>
          </w:p>
        </w:tc>
        <w:tc>
          <w:tcPr>
            <w:tcW w:w="1134" w:type="dxa"/>
            <w:tcBorders>
              <w:bottom w:val="single" w:sz="4" w:space="0" w:color="C9C9C9" w:themeColor="accent3" w:themeTint="99"/>
            </w:tcBorders>
          </w:tcPr>
          <w:p w14:paraId="5DE434B3"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71"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5BC17A08"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72"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71874332"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73"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7869EEC9"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74"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73CCD44E" w14:textId="6D29D1FE"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75"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976"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t>String</w:t>
            </w:r>
            <w:proofErr w:type="spellEnd"/>
          </w:p>
        </w:tc>
        <w:tc>
          <w:tcPr>
            <w:tcW w:w="850" w:type="dxa"/>
            <w:tcBorders>
              <w:bottom w:val="single" w:sz="4" w:space="0" w:color="C9C9C9" w:themeColor="accent3" w:themeTint="99"/>
            </w:tcBorders>
          </w:tcPr>
          <w:p w14:paraId="4FAECEB2" w14:textId="28CC117C" w:rsidR="009D7B2D" w:rsidRPr="0004090F" w:rsidRDefault="009D7B2D" w:rsidP="009D7B2D">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77"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58FDBF50" w14:textId="77777777" w:rsidR="009D7B2D" w:rsidRPr="0004090F" w:rsidRDefault="009D7B2D" w:rsidP="009D7B2D">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78"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5870CD83" w14:textId="77777777" w:rsidR="009D7B2D" w:rsidRPr="0004090F" w:rsidRDefault="009D7B2D" w:rsidP="009D7B2D">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79"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7C990B42" w14:textId="77777777" w:rsidR="009D7B2D" w:rsidRPr="0004090F" w:rsidRDefault="009D7B2D" w:rsidP="009D7B2D">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80"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13F9B97D" w14:textId="7A4678E6" w:rsidR="009D7B2D" w:rsidRPr="0004090F" w:rsidRDefault="009D7B2D" w:rsidP="009D7B2D">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81"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r w:rsidRPr="0004090F">
              <w:rPr>
                <w:rFonts w:ascii="Arial" w:eastAsia="SimSun" w:hAnsi="Arial" w:cs="Arial"/>
                <w:kern w:val="2"/>
                <w:sz w:val="21"/>
                <w:szCs w:val="24"/>
                <w:lang w:eastAsia="zh-CN"/>
                <w:rPrChange w:id="982"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1</w:t>
            </w:r>
          </w:p>
        </w:tc>
        <w:tc>
          <w:tcPr>
            <w:tcW w:w="1559" w:type="dxa"/>
            <w:tcBorders>
              <w:bottom w:val="single" w:sz="4" w:space="0" w:color="C9C9C9" w:themeColor="accent3" w:themeTint="99"/>
            </w:tcBorders>
          </w:tcPr>
          <w:p w14:paraId="0F89E163"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83"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6AF80A82"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84"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59C99CA8"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85"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7563371E"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86"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6E4D9B57" w14:textId="7A8903C9"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87"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r w:rsidRPr="0004090F">
              <w:rPr>
                <w:rFonts w:ascii="Arial" w:eastAsia="SimSun" w:hAnsi="Arial" w:cs="Arial"/>
                <w:kern w:val="2"/>
                <w:sz w:val="21"/>
                <w:szCs w:val="24"/>
                <w:lang w:eastAsia="zh-CN"/>
                <w:rPrChange w:id="988"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t>linha singular</w:t>
            </w:r>
          </w:p>
        </w:tc>
      </w:tr>
      <w:tr w:rsidR="003F3EDE" w:rsidRPr="007B5483" w14:paraId="630E5C49" w14:textId="77777777" w:rsidTr="009D7B2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Borders>
              <w:bottom w:val="single" w:sz="4" w:space="0" w:color="auto"/>
            </w:tcBorders>
          </w:tcPr>
          <w:p w14:paraId="069DDA49" w14:textId="77777777" w:rsidR="003F3EDE" w:rsidRPr="0004090F" w:rsidRDefault="003F3EDE" w:rsidP="0025185C">
            <w:pPr>
              <w:widowControl w:val="0"/>
              <w:jc w:val="both"/>
              <w:rPr>
                <w:rFonts w:ascii="Arial" w:eastAsia="SimSun" w:hAnsi="Arial" w:cs="Arial"/>
                <w:kern w:val="2"/>
                <w:sz w:val="18"/>
                <w:szCs w:val="20"/>
                <w:lang w:eastAsia="zh-CN"/>
                <w:rPrChange w:id="98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990"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2.5.12.3</w:t>
            </w:r>
          </w:p>
        </w:tc>
        <w:tc>
          <w:tcPr>
            <w:tcW w:w="2126" w:type="dxa"/>
            <w:tcBorders>
              <w:bottom w:val="single" w:sz="4" w:space="0" w:color="auto"/>
            </w:tcBorders>
          </w:tcPr>
          <w:p w14:paraId="70CBE8CD"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9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9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Descrição</w:t>
            </w:r>
          </w:p>
        </w:tc>
        <w:tc>
          <w:tcPr>
            <w:tcW w:w="850" w:type="dxa"/>
            <w:tcBorders>
              <w:bottom w:val="single" w:sz="4" w:space="0" w:color="auto"/>
            </w:tcBorders>
          </w:tcPr>
          <w:p w14:paraId="59AEE8D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9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9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Borders>
              <w:bottom w:val="single" w:sz="4" w:space="0" w:color="auto"/>
            </w:tcBorders>
          </w:tcPr>
          <w:p w14:paraId="2627A7B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9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9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Nome de Produtos ou Serviços </w:t>
            </w:r>
          </w:p>
        </w:tc>
        <w:tc>
          <w:tcPr>
            <w:tcW w:w="1134" w:type="dxa"/>
            <w:tcBorders>
              <w:bottom w:val="single" w:sz="4" w:space="0" w:color="auto"/>
            </w:tcBorders>
          </w:tcPr>
          <w:p w14:paraId="5A5A2458"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9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99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Borders>
              <w:bottom w:val="single" w:sz="4" w:space="0" w:color="auto"/>
            </w:tcBorders>
          </w:tcPr>
          <w:p w14:paraId="4F313064"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400</w:t>
            </w:r>
          </w:p>
        </w:tc>
        <w:tc>
          <w:tcPr>
            <w:tcW w:w="1559" w:type="dxa"/>
            <w:tcBorders>
              <w:bottom w:val="single" w:sz="4" w:space="0" w:color="auto"/>
            </w:tcBorders>
          </w:tcPr>
          <w:p w14:paraId="2D1A3FCD"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0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0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0688BDC9" w14:textId="77777777" w:rsidTr="009D7B2D">
        <w:trPr>
          <w:trHeight w:val="567"/>
        </w:trPr>
        <w:tc>
          <w:tcPr>
            <w:cnfStyle w:val="001000000000" w:firstRow="0" w:lastRow="0" w:firstColumn="1" w:lastColumn="0" w:oddVBand="0" w:evenVBand="0" w:oddHBand="0" w:evenHBand="0" w:firstRowFirstColumn="0" w:firstRowLastColumn="0" w:lastRowFirstColumn="0" w:lastRowLastColumn="0"/>
            <w:tcW w:w="1135" w:type="dxa"/>
            <w:tcBorders>
              <w:top w:val="single" w:sz="4" w:space="0" w:color="auto"/>
            </w:tcBorders>
          </w:tcPr>
          <w:p w14:paraId="38F73AEE" w14:textId="77777777" w:rsidR="003F3EDE" w:rsidRPr="0004090F" w:rsidRDefault="003F3EDE" w:rsidP="0025185C">
            <w:pPr>
              <w:widowControl w:val="0"/>
              <w:jc w:val="both"/>
              <w:rPr>
                <w:rFonts w:ascii="Arial" w:eastAsia="SimSun" w:hAnsi="Arial" w:cs="Arial"/>
                <w:kern w:val="2"/>
                <w:sz w:val="18"/>
                <w:szCs w:val="20"/>
                <w:lang w:eastAsia="zh-CN"/>
                <w:rPrChange w:id="100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00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2.5.12.4</w:t>
            </w:r>
          </w:p>
        </w:tc>
        <w:tc>
          <w:tcPr>
            <w:tcW w:w="2126" w:type="dxa"/>
            <w:tcBorders>
              <w:top w:val="single" w:sz="4" w:space="0" w:color="auto"/>
            </w:tcBorders>
          </w:tcPr>
          <w:p w14:paraId="7F9C9134"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0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00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Quantity</w:t>
            </w:r>
            <w:proofErr w:type="spellEnd"/>
          </w:p>
        </w:tc>
        <w:tc>
          <w:tcPr>
            <w:tcW w:w="850" w:type="dxa"/>
            <w:tcBorders>
              <w:top w:val="single" w:sz="4" w:space="0" w:color="auto"/>
            </w:tcBorders>
          </w:tcPr>
          <w:p w14:paraId="347B6271"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0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0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Borders>
              <w:top w:val="single" w:sz="4" w:space="0" w:color="auto"/>
            </w:tcBorders>
          </w:tcPr>
          <w:p w14:paraId="7C7C47E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0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Quantidade</w:t>
            </w:r>
          </w:p>
        </w:tc>
        <w:tc>
          <w:tcPr>
            <w:tcW w:w="1134" w:type="dxa"/>
            <w:tcBorders>
              <w:top w:val="single" w:sz="4" w:space="0" w:color="auto"/>
            </w:tcBorders>
          </w:tcPr>
          <w:p w14:paraId="46DFC50F"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01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Borders>
              <w:top w:val="single" w:sz="4" w:space="0" w:color="auto"/>
            </w:tcBorders>
          </w:tcPr>
          <w:p w14:paraId="11979D67"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1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Borders>
              <w:top w:val="single" w:sz="4" w:space="0" w:color="auto"/>
            </w:tcBorders>
          </w:tcPr>
          <w:p w14:paraId="007E40C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1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1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35F2ED5"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46E57C2C" w14:textId="77777777" w:rsidR="003F3EDE" w:rsidRPr="0004090F" w:rsidRDefault="003F3EDE" w:rsidP="0025185C">
            <w:pPr>
              <w:widowControl w:val="0"/>
              <w:jc w:val="both"/>
              <w:rPr>
                <w:rFonts w:ascii="Arial" w:eastAsia="SimSun" w:hAnsi="Arial" w:cs="Arial"/>
                <w:kern w:val="2"/>
                <w:sz w:val="18"/>
                <w:szCs w:val="20"/>
                <w:lang w:eastAsia="zh-CN"/>
                <w:rPrChange w:id="101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01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2.5.12.5</w:t>
            </w:r>
          </w:p>
        </w:tc>
        <w:tc>
          <w:tcPr>
            <w:tcW w:w="2126" w:type="dxa"/>
          </w:tcPr>
          <w:p w14:paraId="6CD9732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01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UnitOfMeasure</w:t>
            </w:r>
            <w:proofErr w:type="spellEnd"/>
          </w:p>
        </w:tc>
        <w:tc>
          <w:tcPr>
            <w:tcW w:w="850" w:type="dxa"/>
          </w:tcPr>
          <w:p w14:paraId="6D230DC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2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2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74D4AC7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2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2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Unidade de medida</w:t>
            </w:r>
          </w:p>
        </w:tc>
        <w:tc>
          <w:tcPr>
            <w:tcW w:w="1134" w:type="dxa"/>
          </w:tcPr>
          <w:p w14:paraId="1DE91FFC"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2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02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137CB66E"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2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2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20</w:t>
            </w:r>
          </w:p>
        </w:tc>
        <w:tc>
          <w:tcPr>
            <w:tcW w:w="1559" w:type="dxa"/>
          </w:tcPr>
          <w:p w14:paraId="326F500F"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2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2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234E9901"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259483FD" w14:textId="77777777" w:rsidR="003F3EDE" w:rsidRPr="0004090F" w:rsidRDefault="003F3EDE" w:rsidP="0025185C">
            <w:pPr>
              <w:widowControl w:val="0"/>
              <w:jc w:val="both"/>
              <w:rPr>
                <w:rFonts w:ascii="Arial" w:eastAsia="SimSun" w:hAnsi="Arial" w:cs="Arial"/>
                <w:kern w:val="2"/>
                <w:sz w:val="18"/>
                <w:szCs w:val="20"/>
                <w:lang w:eastAsia="zh-CN"/>
                <w:rPrChange w:id="1030"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03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2.5.12.6</w:t>
            </w:r>
          </w:p>
        </w:tc>
        <w:tc>
          <w:tcPr>
            <w:tcW w:w="2126" w:type="dxa"/>
          </w:tcPr>
          <w:p w14:paraId="4D9835E2"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3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03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UnitPrice</w:t>
            </w:r>
            <w:proofErr w:type="spellEnd"/>
          </w:p>
        </w:tc>
        <w:tc>
          <w:tcPr>
            <w:tcW w:w="850" w:type="dxa"/>
          </w:tcPr>
          <w:p w14:paraId="6358090C"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3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3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43600B6B"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3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Preço unitário</w:t>
            </w:r>
          </w:p>
        </w:tc>
        <w:tc>
          <w:tcPr>
            <w:tcW w:w="1134" w:type="dxa"/>
          </w:tcPr>
          <w:p w14:paraId="56A2DD97"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3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03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411BBBE7"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4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600462C9"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4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6E9C5C5A"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195088FE" w14:textId="77777777" w:rsidR="003F3EDE" w:rsidRPr="0004090F" w:rsidRDefault="003F3EDE" w:rsidP="0025185C">
            <w:pPr>
              <w:widowControl w:val="0"/>
              <w:jc w:val="both"/>
              <w:rPr>
                <w:rFonts w:ascii="Arial" w:eastAsia="SimSun" w:hAnsi="Arial" w:cs="Arial"/>
                <w:kern w:val="2"/>
                <w:sz w:val="18"/>
                <w:szCs w:val="20"/>
                <w:lang w:eastAsia="zh-CN"/>
                <w:rPrChange w:id="104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04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2.5.12.6.1</w:t>
            </w:r>
          </w:p>
        </w:tc>
        <w:tc>
          <w:tcPr>
            <w:tcW w:w="2126" w:type="dxa"/>
          </w:tcPr>
          <w:p w14:paraId="41A432A5"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04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UnitPriceSA</w:t>
            </w:r>
            <w:proofErr w:type="spellEnd"/>
          </w:p>
        </w:tc>
        <w:tc>
          <w:tcPr>
            <w:tcW w:w="850" w:type="dxa"/>
          </w:tcPr>
          <w:p w14:paraId="5337AA8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4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4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1995B491"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4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5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Preço unitário deduzido dos descontos de linha e cabeçalho, sem incluir </w:t>
            </w:r>
            <w:r w:rsidRPr="0004090F">
              <w:rPr>
                <w:rFonts w:ascii="Arial" w:eastAsia="SimSun" w:hAnsi="Arial" w:cs="Arial"/>
                <w:kern w:val="2"/>
                <w:sz w:val="21"/>
                <w:szCs w:val="24"/>
                <w:lang w:eastAsia="zh-CN"/>
                <w:rPrChange w:id="105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lastRenderedPageBreak/>
              <w:t>impostos.</w:t>
            </w:r>
          </w:p>
        </w:tc>
        <w:tc>
          <w:tcPr>
            <w:tcW w:w="1134" w:type="dxa"/>
          </w:tcPr>
          <w:p w14:paraId="1F3CE90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5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05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lastRenderedPageBreak/>
              <w:t>Number</w:t>
            </w:r>
            <w:proofErr w:type="spellEnd"/>
          </w:p>
        </w:tc>
        <w:tc>
          <w:tcPr>
            <w:tcW w:w="850" w:type="dxa"/>
          </w:tcPr>
          <w:p w14:paraId="7EC3AC64"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5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33B98126"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5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5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61D5890"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F8FE8D2" w14:textId="77777777" w:rsidR="003F3EDE" w:rsidRPr="0004090F" w:rsidRDefault="003F3EDE" w:rsidP="0025185C">
            <w:pPr>
              <w:widowControl w:val="0"/>
              <w:jc w:val="both"/>
              <w:rPr>
                <w:rFonts w:ascii="Arial" w:eastAsia="SimSun" w:hAnsi="Arial" w:cs="Arial"/>
                <w:kern w:val="2"/>
                <w:sz w:val="18"/>
                <w:szCs w:val="20"/>
                <w:lang w:eastAsia="zh-CN"/>
                <w:rPrChange w:id="105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05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2.5.12.6.2</w:t>
            </w:r>
          </w:p>
        </w:tc>
        <w:tc>
          <w:tcPr>
            <w:tcW w:w="2126" w:type="dxa"/>
          </w:tcPr>
          <w:p w14:paraId="4EE3B181"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5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6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w:t>
            </w:r>
            <w:proofErr w:type="spellStart"/>
            <w:r w:rsidRPr="0004090F">
              <w:rPr>
                <w:rFonts w:ascii="Arial" w:eastAsia="SimSun" w:hAnsi="Arial" w:cs="Arial"/>
                <w:kern w:val="2"/>
                <w:sz w:val="21"/>
                <w:szCs w:val="24"/>
                <w:lang w:eastAsia="zh-CN"/>
                <w:rPrChange w:id="106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TaxBase</w:t>
            </w:r>
            <w:proofErr w:type="spellEnd"/>
            <w:r w:rsidRPr="0004090F">
              <w:rPr>
                <w:rFonts w:ascii="Arial" w:eastAsia="SimSun" w:hAnsi="Arial" w:cs="Arial"/>
                <w:kern w:val="2"/>
                <w:sz w:val="21"/>
                <w:szCs w:val="24"/>
                <w:lang w:eastAsia="zh-CN"/>
                <w:rPrChange w:id="106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t>
            </w:r>
          </w:p>
        </w:tc>
        <w:tc>
          <w:tcPr>
            <w:tcW w:w="850" w:type="dxa"/>
          </w:tcPr>
          <w:p w14:paraId="101D8D63"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6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58C5DB8A" w14:textId="1A5CDC1C"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6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6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Valor tributável unitário que não concorre para o Total do documento sem impostos (</w:t>
            </w:r>
            <w:proofErr w:type="spellStart"/>
            <w:r w:rsidRPr="0004090F">
              <w:rPr>
                <w:rFonts w:ascii="Arial" w:eastAsia="SimSun" w:hAnsi="Arial" w:cs="Arial"/>
                <w:kern w:val="2"/>
                <w:sz w:val="21"/>
                <w:szCs w:val="24"/>
                <w:lang w:eastAsia="zh-CN"/>
                <w:rPrChange w:id="106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NetTotal</w:t>
            </w:r>
            <w:proofErr w:type="spellEnd"/>
            <w:r w:rsidRPr="0004090F">
              <w:rPr>
                <w:rFonts w:ascii="Arial" w:eastAsia="SimSun" w:hAnsi="Arial" w:cs="Arial"/>
                <w:kern w:val="2"/>
                <w:sz w:val="21"/>
                <w:szCs w:val="24"/>
                <w:lang w:eastAsia="zh-CN"/>
                <w:rPrChange w:id="106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Este valor é o que serve de base de cálculo dos impostos da linha. O sinal (d</w:t>
            </w:r>
            <w:ins w:id="1068" w:author="Adelino Naquarta Sepalanga Domingos" w:date="2025-03-05T08:18:00Z" w16du:dateUtc="2025-03-05T07:18:00Z">
              <w:r w:rsidR="000D3520">
                <w:rPr>
                  <w:rFonts w:ascii="Arial" w:eastAsia="SimSun" w:hAnsi="Arial" w:cs="Arial"/>
                  <w:kern w:val="2"/>
                  <w:sz w:val="21"/>
                  <w:szCs w:val="24"/>
                  <w:lang w:eastAsia="zh-CN"/>
                </w:rPr>
                <w:t>é</w:t>
              </w:r>
            </w:ins>
            <w:del w:id="1069" w:author="Adelino Naquarta Sepalanga Domingos" w:date="2025-03-05T08:18:00Z" w16du:dateUtc="2025-03-05T07:18:00Z">
              <w:r w:rsidRPr="0004090F" w:rsidDel="000D3520">
                <w:rPr>
                  <w:rFonts w:ascii="Arial" w:eastAsia="SimSun" w:hAnsi="Arial" w:cs="Arial"/>
                  <w:kern w:val="2"/>
                  <w:sz w:val="21"/>
                  <w:szCs w:val="24"/>
                  <w:lang w:eastAsia="zh-CN"/>
                  <w:rPrChange w:id="10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delText>e</w:delText>
              </w:r>
            </w:del>
            <w:r w:rsidRPr="0004090F">
              <w:rPr>
                <w:rFonts w:ascii="Arial" w:eastAsia="SimSun" w:hAnsi="Arial" w:cs="Arial"/>
                <w:kern w:val="2"/>
                <w:sz w:val="21"/>
                <w:szCs w:val="24"/>
                <w:lang w:eastAsia="zh-CN"/>
                <w:rPrChange w:id="107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bito ou crédito) com que o imposto assim calculado concorre para o </w:t>
            </w:r>
            <w:proofErr w:type="spellStart"/>
            <w:r w:rsidRPr="0004090F">
              <w:rPr>
                <w:rFonts w:ascii="Arial" w:eastAsia="SimSun" w:hAnsi="Arial" w:cs="Arial"/>
                <w:kern w:val="2"/>
                <w:sz w:val="21"/>
                <w:szCs w:val="24"/>
                <w:lang w:eastAsia="zh-CN"/>
                <w:rPrChange w:id="107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TaxPayable</w:t>
            </w:r>
            <w:proofErr w:type="spellEnd"/>
            <w:r w:rsidRPr="0004090F">
              <w:rPr>
                <w:rFonts w:ascii="Arial" w:eastAsia="SimSun" w:hAnsi="Arial" w:cs="Arial"/>
                <w:kern w:val="2"/>
                <w:sz w:val="21"/>
                <w:szCs w:val="24"/>
                <w:lang w:eastAsia="zh-CN"/>
                <w:rPrChange w:id="107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resulta da existência na linha do </w:t>
            </w:r>
            <w:proofErr w:type="spellStart"/>
            <w:r w:rsidRPr="0004090F">
              <w:rPr>
                <w:rFonts w:ascii="Arial" w:eastAsia="SimSun" w:hAnsi="Arial" w:cs="Arial"/>
                <w:kern w:val="2"/>
                <w:sz w:val="21"/>
                <w:szCs w:val="24"/>
                <w:lang w:eastAsia="zh-CN"/>
                <w:rPrChange w:id="107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DebitAmount</w:t>
            </w:r>
            <w:proofErr w:type="spellEnd"/>
            <w:r w:rsidRPr="0004090F">
              <w:rPr>
                <w:rFonts w:ascii="Arial" w:eastAsia="SimSun" w:hAnsi="Arial" w:cs="Arial"/>
                <w:kern w:val="2"/>
                <w:sz w:val="21"/>
                <w:szCs w:val="24"/>
                <w:lang w:eastAsia="zh-CN"/>
                <w:rPrChange w:id="107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ou do </w:t>
            </w:r>
            <w:proofErr w:type="spellStart"/>
            <w:r w:rsidRPr="0004090F">
              <w:rPr>
                <w:rFonts w:ascii="Arial" w:eastAsia="SimSun" w:hAnsi="Arial" w:cs="Arial"/>
                <w:kern w:val="2"/>
                <w:sz w:val="21"/>
                <w:szCs w:val="24"/>
                <w:lang w:eastAsia="zh-CN"/>
                <w:rPrChange w:id="107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CreditAmount</w:t>
            </w:r>
            <w:proofErr w:type="spellEnd"/>
            <w:r w:rsidRPr="0004090F">
              <w:rPr>
                <w:rFonts w:ascii="Arial" w:eastAsia="SimSun" w:hAnsi="Arial" w:cs="Arial"/>
                <w:kern w:val="2"/>
                <w:sz w:val="21"/>
                <w:szCs w:val="24"/>
                <w:lang w:eastAsia="zh-CN"/>
                <w:rPrChange w:id="10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w:t>
            </w:r>
          </w:p>
        </w:tc>
        <w:tc>
          <w:tcPr>
            <w:tcW w:w="1134" w:type="dxa"/>
          </w:tcPr>
          <w:p w14:paraId="39842F66"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7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07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1F1B35F9"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8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71F243BB"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8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5E5437C5"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EDB816D" w14:textId="77777777" w:rsidR="003F3EDE" w:rsidRPr="0004090F" w:rsidRDefault="003F3EDE" w:rsidP="0025185C">
            <w:pPr>
              <w:widowControl w:val="0"/>
              <w:jc w:val="both"/>
              <w:rPr>
                <w:rFonts w:ascii="Arial" w:eastAsia="SimSun" w:hAnsi="Arial" w:cs="Arial"/>
                <w:kern w:val="2"/>
                <w:sz w:val="18"/>
                <w:szCs w:val="20"/>
                <w:lang w:eastAsia="zh-CN"/>
                <w:rPrChange w:id="108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08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2.2.12.7</w:t>
            </w:r>
          </w:p>
        </w:tc>
        <w:tc>
          <w:tcPr>
            <w:tcW w:w="2126" w:type="dxa"/>
          </w:tcPr>
          <w:p w14:paraId="260108D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8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08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References</w:t>
            </w:r>
            <w:proofErr w:type="spellEnd"/>
          </w:p>
        </w:tc>
        <w:tc>
          <w:tcPr>
            <w:tcW w:w="850" w:type="dxa"/>
          </w:tcPr>
          <w:p w14:paraId="10BCFC92"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8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3D32260F"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8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8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As facturas são referidas nos seus documentos de rectificação. Esta estrutura pode ser gerada tantas vezes quantas forem necessárias se for necessário fazer mais do que uma referência. Este preenchimento é obrigatório quando o campo 2.2.6. é preenchido com a "NC" - nota de crédito</w:t>
            </w:r>
          </w:p>
        </w:tc>
        <w:tc>
          <w:tcPr>
            <w:tcW w:w="1134" w:type="dxa"/>
          </w:tcPr>
          <w:p w14:paraId="47EAF00E"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9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850" w:type="dxa"/>
          </w:tcPr>
          <w:p w14:paraId="1B08246D"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9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226A2D2F"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9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9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Linhas Plural</w:t>
            </w:r>
          </w:p>
        </w:tc>
      </w:tr>
      <w:tr w:rsidR="003F3EDE" w:rsidRPr="007B5483" w14:paraId="6727D95E"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FEC5648" w14:textId="77777777" w:rsidR="003F3EDE" w:rsidRPr="0004090F" w:rsidRDefault="003F3EDE" w:rsidP="0025185C">
            <w:pPr>
              <w:widowControl w:val="0"/>
              <w:jc w:val="both"/>
              <w:rPr>
                <w:rFonts w:ascii="Arial" w:eastAsia="SimSun" w:hAnsi="Arial" w:cs="Arial"/>
                <w:kern w:val="2"/>
                <w:sz w:val="18"/>
                <w:szCs w:val="20"/>
                <w:lang w:eastAsia="zh-CN"/>
                <w:rPrChange w:id="109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09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2.2.12.7.1</w:t>
            </w:r>
          </w:p>
        </w:tc>
        <w:tc>
          <w:tcPr>
            <w:tcW w:w="2126" w:type="dxa"/>
          </w:tcPr>
          <w:p w14:paraId="08B70092"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9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09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Reference</w:t>
            </w:r>
            <w:proofErr w:type="spellEnd"/>
          </w:p>
        </w:tc>
        <w:tc>
          <w:tcPr>
            <w:tcW w:w="850" w:type="dxa"/>
          </w:tcPr>
          <w:p w14:paraId="6F9D908B"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9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0ABF047C"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0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Nos sistemas em que existem facturas, estas são referenciadas por uma identificação única da factura. A estrutura de numeração do campo de origem deve ser utilizada.</w:t>
            </w:r>
          </w:p>
        </w:tc>
        <w:tc>
          <w:tcPr>
            <w:tcW w:w="1134" w:type="dxa"/>
          </w:tcPr>
          <w:p w14:paraId="5D1BB062"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0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10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0A4A874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0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0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120</w:t>
            </w:r>
          </w:p>
        </w:tc>
        <w:tc>
          <w:tcPr>
            <w:tcW w:w="1559" w:type="dxa"/>
          </w:tcPr>
          <w:p w14:paraId="68357DCC"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0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0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CA8AF51"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ECAD851" w14:textId="77777777" w:rsidR="003F3EDE" w:rsidRPr="0004090F" w:rsidRDefault="003F3EDE" w:rsidP="0025185C">
            <w:pPr>
              <w:widowControl w:val="0"/>
              <w:jc w:val="both"/>
              <w:rPr>
                <w:rFonts w:ascii="Arial" w:eastAsia="SimSun" w:hAnsi="Arial" w:cs="Arial"/>
                <w:kern w:val="2"/>
                <w:sz w:val="18"/>
                <w:szCs w:val="20"/>
                <w:lang w:eastAsia="zh-CN"/>
                <w:rPrChange w:id="110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10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2.2.12.7.2</w:t>
            </w:r>
          </w:p>
        </w:tc>
        <w:tc>
          <w:tcPr>
            <w:tcW w:w="2126" w:type="dxa"/>
          </w:tcPr>
          <w:p w14:paraId="46D98E37"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Razão</w:t>
            </w:r>
          </w:p>
        </w:tc>
        <w:tc>
          <w:tcPr>
            <w:tcW w:w="850" w:type="dxa"/>
          </w:tcPr>
          <w:p w14:paraId="2331B85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1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457890DB"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1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1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O motivo da emissão deve ser preenchido</w:t>
            </w:r>
          </w:p>
        </w:tc>
        <w:tc>
          <w:tcPr>
            <w:tcW w:w="1134" w:type="dxa"/>
          </w:tcPr>
          <w:p w14:paraId="3D59F97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1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11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3FC38D17"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1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100</w:t>
            </w:r>
          </w:p>
        </w:tc>
        <w:tc>
          <w:tcPr>
            <w:tcW w:w="1559" w:type="dxa"/>
          </w:tcPr>
          <w:p w14:paraId="4C087CCD"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1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2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93A2F04"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6E5AB760" w14:textId="77777777" w:rsidR="003F3EDE" w:rsidRPr="0004090F" w:rsidRDefault="003F3EDE" w:rsidP="0025185C">
            <w:pPr>
              <w:widowControl w:val="0"/>
              <w:jc w:val="both"/>
              <w:rPr>
                <w:rFonts w:ascii="Arial" w:eastAsia="SimSun" w:hAnsi="Arial" w:cs="Arial"/>
                <w:kern w:val="2"/>
                <w:sz w:val="18"/>
                <w:szCs w:val="20"/>
                <w:lang w:eastAsia="zh-CN"/>
                <w:rPrChange w:id="112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12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2.5.12.8</w:t>
            </w:r>
          </w:p>
        </w:tc>
        <w:tc>
          <w:tcPr>
            <w:tcW w:w="2126" w:type="dxa"/>
          </w:tcPr>
          <w:p w14:paraId="2939CEF2"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2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12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DebitAmount</w:t>
            </w:r>
            <w:proofErr w:type="spellEnd"/>
          </w:p>
        </w:tc>
        <w:tc>
          <w:tcPr>
            <w:tcW w:w="850" w:type="dxa"/>
          </w:tcPr>
          <w:p w14:paraId="29C4D123"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val="en-US" w:eastAsia="zh-CN"/>
                <w:rPrChange w:id="1125" w:author="Adelino Naquarta Sepalanga Domingos" w:date="2025-03-05T08:09:00Z" w16du:dateUtc="2025-03-05T07:09:00Z">
                  <w:rPr>
                    <w:rFonts w:ascii="Times New Roman" w:eastAsia="SimSun" w:hAnsi="Times New Roman" w:cs="Times New Roman"/>
                    <w:kern w:val="2"/>
                    <w:sz w:val="21"/>
                    <w:szCs w:val="24"/>
                    <w:highlight w:val="yellow"/>
                    <w:lang w:val="en-US" w:eastAsia="zh-CN"/>
                  </w:rPr>
                </w:rPrChange>
              </w:rPr>
            </w:pPr>
          </w:p>
        </w:tc>
        <w:tc>
          <w:tcPr>
            <w:tcW w:w="2836" w:type="dxa"/>
          </w:tcPr>
          <w:p w14:paraId="7E980088"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2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2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Montante total para cada linha, excluindo impostos, menos o montante do desconto na linha única ou secção de cabeçalho onde a taxa de imposto em </w:t>
            </w:r>
            <w:r w:rsidRPr="0004090F">
              <w:rPr>
                <w:rFonts w:ascii="Arial" w:eastAsia="SimSun" w:hAnsi="Arial" w:cs="Arial" w:hint="eastAsia"/>
                <w:kern w:val="2"/>
                <w:sz w:val="21"/>
                <w:szCs w:val="24"/>
                <w:lang w:eastAsia="zh-CN"/>
                <w:rPrChange w:id="1128"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t>《</w:t>
            </w:r>
            <w:r w:rsidRPr="0004090F">
              <w:rPr>
                <w:rFonts w:ascii="Arial" w:eastAsia="SimSun" w:hAnsi="Arial" w:cs="Arial"/>
                <w:kern w:val="2"/>
                <w:sz w:val="21"/>
                <w:szCs w:val="24"/>
                <w:lang w:eastAsia="zh-CN"/>
                <w:rPrChange w:id="112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7.3 - Taxa</w:t>
            </w:r>
            <w:del w:id="1130" w:author="Adelino Naquarta Sepalanga Domingos" w:date="2025-03-05T08:22:00Z" w16du:dateUtc="2025-03-05T07:22:00Z">
              <w:r w:rsidRPr="0004090F" w:rsidDel="000D3520">
                <w:rPr>
                  <w:rFonts w:ascii="Arial" w:eastAsia="SimSun" w:hAnsi="Arial" w:cs="Arial"/>
                  <w:kern w:val="2"/>
                  <w:sz w:val="21"/>
                  <w:szCs w:val="24"/>
                  <w:lang w:eastAsia="zh-CN"/>
                  <w:rPrChange w:id="113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delText xml:space="preserve"> </w:delText>
              </w:r>
            </w:del>
            <w:r w:rsidRPr="0004090F">
              <w:rPr>
                <w:rFonts w:ascii="Arial" w:eastAsia="SimSun" w:hAnsi="Arial" w:cs="Arial" w:hint="eastAsia"/>
                <w:kern w:val="2"/>
                <w:sz w:val="21"/>
                <w:szCs w:val="24"/>
                <w:lang w:eastAsia="zh-CN"/>
                <w:rPrChange w:id="1132"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t>》</w:t>
            </w:r>
            <w:r w:rsidRPr="0004090F">
              <w:rPr>
                <w:rFonts w:ascii="Arial" w:eastAsia="SimSun" w:hAnsi="Arial" w:cs="Arial"/>
                <w:kern w:val="2"/>
                <w:sz w:val="21"/>
                <w:szCs w:val="24"/>
                <w:lang w:eastAsia="zh-CN"/>
                <w:rPrChange w:id="113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e/ou o motivo da isenção foi aplicada.</w:t>
            </w:r>
          </w:p>
          <w:p w14:paraId="285952ED"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3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3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Nota de Crédito é exigida, outros tipos de documentos só devem ser preenchidos com "7.2 - Montante do crédito (</w:t>
            </w:r>
            <w:proofErr w:type="spellStart"/>
            <w:r w:rsidRPr="0004090F">
              <w:rPr>
                <w:rFonts w:ascii="Arial" w:eastAsia="SimSun" w:hAnsi="Arial" w:cs="Arial"/>
                <w:kern w:val="2"/>
                <w:sz w:val="21"/>
                <w:szCs w:val="24"/>
                <w:lang w:eastAsia="zh-CN"/>
                <w:rPrChange w:id="113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CreditAmount</w:t>
            </w:r>
            <w:proofErr w:type="spellEnd"/>
            <w:r w:rsidRPr="0004090F">
              <w:rPr>
                <w:rFonts w:ascii="Arial" w:eastAsia="SimSun" w:hAnsi="Arial" w:cs="Arial"/>
                <w:kern w:val="2"/>
                <w:sz w:val="21"/>
                <w:szCs w:val="24"/>
                <w:lang w:eastAsia="zh-CN"/>
                <w:rPrChange w:id="11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t>
            </w:r>
          </w:p>
        </w:tc>
        <w:tc>
          <w:tcPr>
            <w:tcW w:w="1134" w:type="dxa"/>
          </w:tcPr>
          <w:p w14:paraId="05CF08C5"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3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13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729029A8"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val="pt-BR" w:eastAsia="zh-CN"/>
                <w:rPrChange w:id="1140"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1F9B05CC"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4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92F4732"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682A6000" w14:textId="77777777" w:rsidR="003F3EDE" w:rsidRPr="0004090F" w:rsidRDefault="003F3EDE" w:rsidP="0025185C">
            <w:pPr>
              <w:widowControl w:val="0"/>
              <w:jc w:val="both"/>
              <w:rPr>
                <w:rFonts w:ascii="Arial" w:eastAsia="SimSun" w:hAnsi="Arial" w:cs="Arial"/>
                <w:kern w:val="2"/>
                <w:sz w:val="18"/>
                <w:szCs w:val="20"/>
                <w:lang w:eastAsia="zh-CN"/>
                <w:rPrChange w:id="114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14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2.5.12.9</w:t>
            </w:r>
          </w:p>
        </w:tc>
        <w:tc>
          <w:tcPr>
            <w:tcW w:w="2126" w:type="dxa"/>
          </w:tcPr>
          <w:p w14:paraId="3CB1DF01"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14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CreditAmount</w:t>
            </w:r>
            <w:proofErr w:type="spellEnd"/>
          </w:p>
        </w:tc>
        <w:tc>
          <w:tcPr>
            <w:tcW w:w="850" w:type="dxa"/>
          </w:tcPr>
          <w:p w14:paraId="0EC4FEA3"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4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36695B7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4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4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Montante total para cada linha, excluindo impostos, menos o montante do desconto na linha única ou secção de cabeçalho onde a taxa de imposto em </w:t>
            </w:r>
            <w:r w:rsidRPr="0004090F">
              <w:rPr>
                <w:rFonts w:ascii="Arial" w:eastAsia="SimSun" w:hAnsi="Arial" w:cs="Arial" w:hint="eastAsia"/>
                <w:kern w:val="2"/>
                <w:sz w:val="21"/>
                <w:szCs w:val="24"/>
                <w:lang w:eastAsia="zh-CN"/>
                <w:rPrChange w:id="1150"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t>《</w:t>
            </w:r>
            <w:r w:rsidRPr="0004090F">
              <w:rPr>
                <w:rFonts w:ascii="Arial" w:eastAsia="SimSun" w:hAnsi="Arial" w:cs="Arial"/>
                <w:kern w:val="2"/>
                <w:sz w:val="21"/>
                <w:szCs w:val="24"/>
                <w:lang w:eastAsia="zh-CN"/>
                <w:rPrChange w:id="115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7.3 - Taxa</w:t>
            </w:r>
            <w:del w:id="1152" w:author="Adelino Naquarta Sepalanga Domingos" w:date="2025-03-05T08:22:00Z" w16du:dateUtc="2025-03-05T07:22:00Z">
              <w:r w:rsidRPr="0004090F" w:rsidDel="000D3520">
                <w:rPr>
                  <w:rFonts w:ascii="Arial" w:eastAsia="SimSun" w:hAnsi="Arial" w:cs="Arial"/>
                  <w:kern w:val="2"/>
                  <w:sz w:val="21"/>
                  <w:szCs w:val="24"/>
                  <w:lang w:eastAsia="zh-CN"/>
                  <w:rPrChange w:id="115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delText xml:space="preserve"> </w:delText>
              </w:r>
            </w:del>
            <w:r w:rsidRPr="0004090F">
              <w:rPr>
                <w:rFonts w:ascii="Arial" w:eastAsia="SimSun" w:hAnsi="Arial" w:cs="Arial" w:hint="eastAsia"/>
                <w:kern w:val="2"/>
                <w:sz w:val="21"/>
                <w:szCs w:val="24"/>
                <w:lang w:eastAsia="zh-CN"/>
                <w:rPrChange w:id="1154"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t>》</w:t>
            </w:r>
            <w:r w:rsidRPr="0004090F">
              <w:rPr>
                <w:rFonts w:ascii="Arial" w:eastAsia="SimSun" w:hAnsi="Arial" w:cs="Arial"/>
                <w:kern w:val="2"/>
                <w:sz w:val="21"/>
                <w:szCs w:val="24"/>
                <w:lang w:eastAsia="zh-CN"/>
                <w:rPrChange w:id="115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e/ou o motivo da isenção foi aplicada.</w:t>
            </w:r>
          </w:p>
          <w:p w14:paraId="02E6396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5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5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Factura ou Nota de Débito é exigida, Nota de Crédito às Factura, Factura só </w:t>
            </w:r>
            <w:r w:rsidRPr="0004090F">
              <w:rPr>
                <w:rFonts w:ascii="Arial" w:eastAsia="SimSun" w:hAnsi="Arial" w:cs="Arial"/>
                <w:kern w:val="2"/>
                <w:sz w:val="21"/>
                <w:szCs w:val="24"/>
                <w:lang w:eastAsia="zh-CN"/>
                <w:rPrChange w:id="115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lastRenderedPageBreak/>
              <w:t>devem ser preenchidos com "7.1 - Montante do Debito (</w:t>
            </w:r>
            <w:proofErr w:type="spellStart"/>
            <w:r w:rsidRPr="0004090F">
              <w:rPr>
                <w:rFonts w:ascii="Arial" w:eastAsia="SimSun" w:hAnsi="Arial" w:cs="Arial"/>
                <w:kern w:val="2"/>
                <w:sz w:val="21"/>
                <w:szCs w:val="24"/>
                <w:lang w:eastAsia="zh-CN"/>
                <w:rPrChange w:id="115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DebitAmount</w:t>
            </w:r>
            <w:proofErr w:type="spellEnd"/>
            <w:r w:rsidRPr="0004090F">
              <w:rPr>
                <w:rFonts w:ascii="Arial" w:eastAsia="SimSun" w:hAnsi="Arial" w:cs="Arial"/>
                <w:kern w:val="2"/>
                <w:sz w:val="21"/>
                <w:szCs w:val="24"/>
                <w:lang w:eastAsia="zh-CN"/>
                <w:rPrChange w:id="116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t>
            </w:r>
          </w:p>
        </w:tc>
        <w:tc>
          <w:tcPr>
            <w:tcW w:w="1134" w:type="dxa"/>
          </w:tcPr>
          <w:p w14:paraId="5533CF3F"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6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16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lastRenderedPageBreak/>
              <w:t>Number</w:t>
            </w:r>
            <w:proofErr w:type="spellEnd"/>
          </w:p>
        </w:tc>
        <w:tc>
          <w:tcPr>
            <w:tcW w:w="850" w:type="dxa"/>
          </w:tcPr>
          <w:p w14:paraId="3FA286A5"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1163"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591441DB"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6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6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432AE5D"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25CB44CC" w14:textId="77777777" w:rsidR="003F3EDE" w:rsidRPr="0004090F" w:rsidRDefault="003F3EDE" w:rsidP="0025185C">
            <w:pPr>
              <w:widowControl w:val="0"/>
              <w:jc w:val="both"/>
              <w:rPr>
                <w:rFonts w:ascii="Arial" w:eastAsia="SimSun" w:hAnsi="Arial" w:cs="Arial"/>
                <w:kern w:val="2"/>
                <w:sz w:val="18"/>
                <w:szCs w:val="20"/>
                <w:lang w:eastAsia="zh-CN"/>
                <w:rPrChange w:id="116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16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2.5.12.10</w:t>
            </w:r>
          </w:p>
        </w:tc>
        <w:tc>
          <w:tcPr>
            <w:tcW w:w="2126" w:type="dxa"/>
          </w:tcPr>
          <w:p w14:paraId="021B14DD"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6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6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w:t>
            </w:r>
          </w:p>
        </w:tc>
        <w:tc>
          <w:tcPr>
            <w:tcW w:w="850" w:type="dxa"/>
          </w:tcPr>
          <w:p w14:paraId="63FC1216"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7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584ED1D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7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7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Taxa </w:t>
            </w:r>
          </w:p>
        </w:tc>
        <w:tc>
          <w:tcPr>
            <w:tcW w:w="1134" w:type="dxa"/>
          </w:tcPr>
          <w:p w14:paraId="62D56C57"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val="pt-BR" w:eastAsia="zh-CN"/>
                <w:rPrChange w:id="1174"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850" w:type="dxa"/>
          </w:tcPr>
          <w:p w14:paraId="30AA1EC5"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7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096B4B41"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7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23A05D9"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7581700" w14:textId="77777777" w:rsidR="003F3EDE" w:rsidRPr="0004090F" w:rsidRDefault="003F3EDE" w:rsidP="0025185C">
            <w:pPr>
              <w:widowControl w:val="0"/>
              <w:jc w:val="both"/>
              <w:rPr>
                <w:rFonts w:ascii="Arial" w:eastAsia="SimSun" w:hAnsi="Arial" w:cs="Arial"/>
                <w:kern w:val="2"/>
                <w:sz w:val="18"/>
                <w:szCs w:val="20"/>
                <w:lang w:eastAsia="zh-CN"/>
                <w:rPrChange w:id="117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17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2.5.12.10.1</w:t>
            </w:r>
          </w:p>
        </w:tc>
        <w:tc>
          <w:tcPr>
            <w:tcW w:w="2126" w:type="dxa"/>
          </w:tcPr>
          <w:p w14:paraId="69774685"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8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18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TaxType</w:t>
            </w:r>
            <w:proofErr w:type="spellEnd"/>
          </w:p>
        </w:tc>
        <w:tc>
          <w:tcPr>
            <w:tcW w:w="850" w:type="dxa"/>
          </w:tcPr>
          <w:p w14:paraId="1FD94F42"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8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6EC262E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8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8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Sistema fiscal</w:t>
            </w:r>
          </w:p>
        </w:tc>
        <w:tc>
          <w:tcPr>
            <w:tcW w:w="1134" w:type="dxa"/>
          </w:tcPr>
          <w:p w14:paraId="32582BA7"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8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18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7B8F7E4E"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8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8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3</w:t>
            </w:r>
          </w:p>
        </w:tc>
        <w:tc>
          <w:tcPr>
            <w:tcW w:w="1559" w:type="dxa"/>
          </w:tcPr>
          <w:p w14:paraId="4AED71F8"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9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9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213B38A8"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6FF05A3" w14:textId="77777777" w:rsidR="003F3EDE" w:rsidRPr="0004090F" w:rsidRDefault="003F3EDE" w:rsidP="0025185C">
            <w:pPr>
              <w:widowControl w:val="0"/>
              <w:jc w:val="both"/>
              <w:rPr>
                <w:rFonts w:ascii="Arial" w:eastAsia="SimSun" w:hAnsi="Arial" w:cs="Arial"/>
                <w:kern w:val="2"/>
                <w:sz w:val="18"/>
                <w:szCs w:val="20"/>
                <w:lang w:eastAsia="zh-CN"/>
                <w:rPrChange w:id="119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19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2.5.12.10.2</w:t>
            </w:r>
          </w:p>
        </w:tc>
        <w:tc>
          <w:tcPr>
            <w:tcW w:w="2126" w:type="dxa"/>
          </w:tcPr>
          <w:p w14:paraId="108813B6"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9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19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TaxCountryRegion</w:t>
            </w:r>
            <w:proofErr w:type="spellEnd"/>
          </w:p>
        </w:tc>
        <w:tc>
          <w:tcPr>
            <w:tcW w:w="850" w:type="dxa"/>
          </w:tcPr>
          <w:p w14:paraId="4F68EA42"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9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9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06EFC836"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9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País de impostos</w:t>
            </w:r>
          </w:p>
        </w:tc>
        <w:tc>
          <w:tcPr>
            <w:tcW w:w="1134" w:type="dxa"/>
          </w:tcPr>
          <w:p w14:paraId="37E0781D"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0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396CC8B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0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0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6</w:t>
            </w:r>
          </w:p>
        </w:tc>
        <w:tc>
          <w:tcPr>
            <w:tcW w:w="1559" w:type="dxa"/>
          </w:tcPr>
          <w:p w14:paraId="1D5D5965"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0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0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615808FB"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7F94B03" w14:textId="77777777" w:rsidR="003F3EDE" w:rsidRPr="0004090F" w:rsidRDefault="003F3EDE" w:rsidP="0025185C">
            <w:pPr>
              <w:widowControl w:val="0"/>
              <w:jc w:val="both"/>
              <w:rPr>
                <w:rFonts w:ascii="Arial" w:eastAsia="SimSun" w:hAnsi="Arial" w:cs="Arial"/>
                <w:kern w:val="2"/>
                <w:sz w:val="18"/>
                <w:szCs w:val="20"/>
                <w:lang w:eastAsia="zh-CN"/>
                <w:rPrChange w:id="120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0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2.5.12.10.3</w:t>
            </w:r>
          </w:p>
        </w:tc>
        <w:tc>
          <w:tcPr>
            <w:tcW w:w="2126" w:type="dxa"/>
          </w:tcPr>
          <w:p w14:paraId="31BFA4F5"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0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0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TaxCode</w:t>
            </w:r>
            <w:proofErr w:type="spellEnd"/>
          </w:p>
        </w:tc>
        <w:tc>
          <w:tcPr>
            <w:tcW w:w="850" w:type="dxa"/>
          </w:tcPr>
          <w:p w14:paraId="2028100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3BFB281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1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1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Código</w:t>
            </w:r>
          </w:p>
        </w:tc>
        <w:tc>
          <w:tcPr>
            <w:tcW w:w="1134" w:type="dxa"/>
          </w:tcPr>
          <w:p w14:paraId="2D3DF4DD"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1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1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3CE79B7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1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1C436A77"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1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630692FB"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095D7667" w14:textId="77777777" w:rsidR="003F3EDE" w:rsidRPr="0004090F" w:rsidRDefault="003F3EDE" w:rsidP="0025185C">
            <w:pPr>
              <w:widowControl w:val="0"/>
              <w:jc w:val="both"/>
              <w:rPr>
                <w:rFonts w:ascii="Arial" w:eastAsia="SimSun" w:hAnsi="Arial" w:cs="Arial"/>
                <w:kern w:val="2"/>
                <w:sz w:val="18"/>
                <w:szCs w:val="20"/>
                <w:lang w:eastAsia="zh-CN"/>
                <w:rPrChange w:id="121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20"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2.5.12.10.4</w:t>
            </w:r>
          </w:p>
        </w:tc>
        <w:tc>
          <w:tcPr>
            <w:tcW w:w="2126" w:type="dxa"/>
          </w:tcPr>
          <w:p w14:paraId="61941280"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2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2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TaxPercentage</w:t>
            </w:r>
            <w:proofErr w:type="spellEnd"/>
          </w:p>
        </w:tc>
        <w:tc>
          <w:tcPr>
            <w:tcW w:w="850" w:type="dxa"/>
          </w:tcPr>
          <w:p w14:paraId="0896A47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2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163085FC"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2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2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Percentagem da taxa de imposto </w:t>
            </w:r>
          </w:p>
        </w:tc>
        <w:tc>
          <w:tcPr>
            <w:tcW w:w="1134" w:type="dxa"/>
          </w:tcPr>
          <w:p w14:paraId="5E90C7B9"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2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2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734AE05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2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1A8E6006"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2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3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6E569CFE"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0E4187FF" w14:textId="77777777" w:rsidR="003F3EDE" w:rsidRPr="0004090F" w:rsidRDefault="003F3EDE" w:rsidP="0025185C">
            <w:pPr>
              <w:widowControl w:val="0"/>
              <w:jc w:val="both"/>
              <w:rPr>
                <w:rFonts w:ascii="Arial" w:eastAsia="SimSun" w:hAnsi="Arial" w:cs="Arial"/>
                <w:kern w:val="2"/>
                <w:sz w:val="18"/>
                <w:szCs w:val="20"/>
                <w:lang w:eastAsia="zh-CN"/>
                <w:rPrChange w:id="123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3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2.5.12.10.5</w:t>
            </w:r>
          </w:p>
        </w:tc>
        <w:tc>
          <w:tcPr>
            <w:tcW w:w="2126" w:type="dxa"/>
          </w:tcPr>
          <w:p w14:paraId="030AE8D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3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3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TaxAmount</w:t>
            </w:r>
            <w:proofErr w:type="spellEnd"/>
          </w:p>
        </w:tc>
        <w:tc>
          <w:tcPr>
            <w:tcW w:w="850" w:type="dxa"/>
          </w:tcPr>
          <w:p w14:paraId="5492C06A"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3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1CEC939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3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Montante fixo</w:t>
            </w:r>
          </w:p>
        </w:tc>
        <w:tc>
          <w:tcPr>
            <w:tcW w:w="1134" w:type="dxa"/>
          </w:tcPr>
          <w:p w14:paraId="3AE662EB"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3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3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336D9628"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4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0E264CA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4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43EAD36A"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0BD1BAAE" w14:textId="77777777" w:rsidR="003F3EDE" w:rsidRPr="0004090F" w:rsidRDefault="003F3EDE" w:rsidP="0025185C">
            <w:pPr>
              <w:widowControl w:val="0"/>
              <w:jc w:val="both"/>
              <w:rPr>
                <w:rFonts w:ascii="Arial" w:eastAsia="SimSun" w:hAnsi="Arial" w:cs="Arial"/>
                <w:kern w:val="2"/>
                <w:sz w:val="18"/>
                <w:szCs w:val="20"/>
                <w:lang w:eastAsia="zh-CN"/>
                <w:rPrChange w:id="124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4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2.5.12.10.6</w:t>
            </w:r>
          </w:p>
        </w:tc>
        <w:tc>
          <w:tcPr>
            <w:tcW w:w="2126" w:type="dxa"/>
          </w:tcPr>
          <w:p w14:paraId="07F3692D"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4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IECAmount</w:t>
            </w:r>
            <w:proofErr w:type="spellEnd"/>
          </w:p>
        </w:tc>
        <w:tc>
          <w:tcPr>
            <w:tcW w:w="850" w:type="dxa"/>
          </w:tcPr>
          <w:p w14:paraId="20168D29"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4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1C321F02"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4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4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Montante do imposto especial de consumo da linha</w:t>
            </w:r>
          </w:p>
        </w:tc>
        <w:tc>
          <w:tcPr>
            <w:tcW w:w="1134" w:type="dxa"/>
          </w:tcPr>
          <w:p w14:paraId="49DC63A5"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5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5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26E79B91"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5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1E47CF5D"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5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5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46816153"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22BD5EEE" w14:textId="77777777" w:rsidR="003F3EDE" w:rsidRPr="0004090F" w:rsidRDefault="003F3EDE" w:rsidP="0025185C">
            <w:pPr>
              <w:widowControl w:val="0"/>
              <w:jc w:val="both"/>
              <w:rPr>
                <w:rFonts w:ascii="Arial" w:eastAsia="SimSun" w:hAnsi="Arial" w:cs="Arial"/>
                <w:kern w:val="2"/>
                <w:sz w:val="18"/>
                <w:szCs w:val="20"/>
                <w:lang w:eastAsia="zh-CN"/>
                <w:rPrChange w:id="125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5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2.5.9.12.11</w:t>
            </w:r>
          </w:p>
        </w:tc>
        <w:tc>
          <w:tcPr>
            <w:tcW w:w="2126" w:type="dxa"/>
          </w:tcPr>
          <w:p w14:paraId="55EF86A2"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5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5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TaxExemptionCode</w:t>
            </w:r>
            <w:proofErr w:type="spellEnd"/>
          </w:p>
        </w:tc>
        <w:tc>
          <w:tcPr>
            <w:tcW w:w="850" w:type="dxa"/>
          </w:tcPr>
          <w:p w14:paraId="610CDB3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5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4542386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6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6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Razão de isenção de IVA</w:t>
            </w:r>
          </w:p>
          <w:p w14:paraId="18799697"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6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6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Se for verificado que é transmissão de produto ou serviço sem ser contado o IVA, e este campo é obrigatório.</w:t>
            </w:r>
            <w:r w:rsidRPr="0004090F">
              <w:rPr>
                <w:rFonts w:ascii="Arial" w:eastAsia="SimSun" w:hAnsi="Arial" w:cs="Arial"/>
                <w:kern w:val="2"/>
                <w:sz w:val="21"/>
                <w:szCs w:val="24"/>
                <w:lang w:eastAsia="zh-CN"/>
                <w:rPrChange w:id="126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br/>
              <w:t xml:space="preserve"> A preencher de acordo com o código do formulário do motivo de isenção de IVA não contabilizado.</w:t>
            </w:r>
          </w:p>
        </w:tc>
        <w:tc>
          <w:tcPr>
            <w:tcW w:w="1134" w:type="dxa"/>
          </w:tcPr>
          <w:p w14:paraId="0B92DEEC"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6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6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1C7EC2D4"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6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6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3</w:t>
            </w:r>
          </w:p>
        </w:tc>
        <w:tc>
          <w:tcPr>
            <w:tcW w:w="1559" w:type="dxa"/>
          </w:tcPr>
          <w:p w14:paraId="4604F03E"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6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0A18F31F"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6C7F8F15" w14:textId="77777777" w:rsidR="003F3EDE" w:rsidRPr="0004090F" w:rsidRDefault="003F3EDE" w:rsidP="0025185C">
            <w:pPr>
              <w:widowControl w:val="0"/>
              <w:jc w:val="both"/>
              <w:rPr>
                <w:rFonts w:ascii="Arial" w:eastAsia="SimSun" w:hAnsi="Arial" w:cs="Arial"/>
                <w:kern w:val="2"/>
                <w:sz w:val="18"/>
                <w:szCs w:val="20"/>
                <w:lang w:eastAsia="zh-CN"/>
                <w:rPrChange w:id="127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7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2.2.12.12</w:t>
            </w:r>
          </w:p>
        </w:tc>
        <w:tc>
          <w:tcPr>
            <w:tcW w:w="2126" w:type="dxa"/>
          </w:tcPr>
          <w:p w14:paraId="74A101F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7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7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SettlementAmount</w:t>
            </w:r>
            <w:proofErr w:type="spellEnd"/>
          </w:p>
        </w:tc>
        <w:tc>
          <w:tcPr>
            <w:tcW w:w="850" w:type="dxa"/>
          </w:tcPr>
          <w:p w14:paraId="5FD5BCA5"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7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25B2E447"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7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Valor de descontos de linha. Deve reflectir todos os descontos concedidos (a proporção do desconto global para essa linha e o desconto específico para a mesma linha), afectando o valor do campo 2.2.13.3 - Total bruto (</w:t>
            </w:r>
            <w:proofErr w:type="spellStart"/>
            <w:r w:rsidRPr="0004090F">
              <w:rPr>
                <w:rFonts w:ascii="Arial" w:eastAsia="SimSun" w:hAnsi="Arial" w:cs="Arial"/>
                <w:kern w:val="2"/>
                <w:sz w:val="21"/>
                <w:szCs w:val="24"/>
                <w:lang w:eastAsia="zh-CN"/>
                <w:rPrChange w:id="127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GrossTotal</w:t>
            </w:r>
            <w:proofErr w:type="spellEnd"/>
            <w:r w:rsidRPr="0004090F">
              <w:rPr>
                <w:rFonts w:ascii="Arial" w:eastAsia="SimSun" w:hAnsi="Arial" w:cs="Arial"/>
                <w:kern w:val="2"/>
                <w:sz w:val="21"/>
                <w:szCs w:val="24"/>
                <w:lang w:eastAsia="zh-CN"/>
                <w:rPrChange w:id="127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t>
            </w:r>
          </w:p>
        </w:tc>
        <w:tc>
          <w:tcPr>
            <w:tcW w:w="1134" w:type="dxa"/>
          </w:tcPr>
          <w:p w14:paraId="5AEC4591"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8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8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3535BA59"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693AA6AC"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8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8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8496498"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A33AF8B" w14:textId="77777777" w:rsidR="003F3EDE" w:rsidRPr="0004090F" w:rsidRDefault="003F3EDE" w:rsidP="0025185C">
            <w:pPr>
              <w:widowControl w:val="0"/>
              <w:jc w:val="both"/>
              <w:rPr>
                <w:rFonts w:ascii="Arial" w:eastAsia="SimSun" w:hAnsi="Arial" w:cs="Arial"/>
                <w:kern w:val="2"/>
                <w:sz w:val="18"/>
                <w:szCs w:val="20"/>
                <w:lang w:eastAsia="zh-CN"/>
                <w:rPrChange w:id="128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8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2.2.13.</w:t>
            </w:r>
          </w:p>
        </w:tc>
        <w:tc>
          <w:tcPr>
            <w:tcW w:w="2126" w:type="dxa"/>
          </w:tcPr>
          <w:p w14:paraId="2BE26C0C"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8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8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DocumentTotals</w:t>
            </w:r>
            <w:proofErr w:type="spellEnd"/>
          </w:p>
        </w:tc>
        <w:tc>
          <w:tcPr>
            <w:tcW w:w="850" w:type="dxa"/>
          </w:tcPr>
          <w:p w14:paraId="2857C84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8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4AAAFCF2"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9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9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Total do documento</w:t>
            </w:r>
          </w:p>
        </w:tc>
        <w:tc>
          <w:tcPr>
            <w:tcW w:w="1134" w:type="dxa"/>
          </w:tcPr>
          <w:p w14:paraId="1CB6AFC0"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9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850" w:type="dxa"/>
          </w:tcPr>
          <w:p w14:paraId="27811871"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1293"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1E9369AA"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9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9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3D4E08B4"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2A4D9C8" w14:textId="77777777" w:rsidR="003F3EDE" w:rsidRPr="0004090F" w:rsidRDefault="003F3EDE" w:rsidP="0025185C">
            <w:pPr>
              <w:widowControl w:val="0"/>
              <w:jc w:val="both"/>
              <w:rPr>
                <w:rFonts w:ascii="Arial" w:eastAsia="SimSun" w:hAnsi="Arial" w:cs="Arial"/>
                <w:kern w:val="2"/>
                <w:sz w:val="18"/>
                <w:szCs w:val="20"/>
                <w:lang w:eastAsia="zh-CN"/>
                <w:rPrChange w:id="129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9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2.2.13.1</w:t>
            </w:r>
          </w:p>
        </w:tc>
        <w:tc>
          <w:tcPr>
            <w:tcW w:w="2126" w:type="dxa"/>
          </w:tcPr>
          <w:p w14:paraId="1943C133"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9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2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TaxPayable</w:t>
            </w:r>
            <w:proofErr w:type="spellEnd"/>
          </w:p>
        </w:tc>
        <w:tc>
          <w:tcPr>
            <w:tcW w:w="850" w:type="dxa"/>
          </w:tcPr>
          <w:p w14:paraId="57577873"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0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51B4B316"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0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0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Valor do imposto devido: apenas o imposto na soma por linha de imposto do </w:t>
            </w:r>
            <w:r w:rsidRPr="0004090F">
              <w:rPr>
                <w:rFonts w:ascii="Arial" w:eastAsia="SimSun" w:hAnsi="Arial" w:cs="Arial" w:hint="eastAsia"/>
                <w:kern w:val="2"/>
                <w:sz w:val="21"/>
                <w:szCs w:val="24"/>
                <w:lang w:eastAsia="zh-CN"/>
                <w:rPrChange w:id="1304"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t>《</w:t>
            </w:r>
            <w:r w:rsidRPr="0004090F">
              <w:rPr>
                <w:rFonts w:ascii="Arial" w:eastAsia="SimSun" w:hAnsi="Arial" w:cs="Arial"/>
                <w:kern w:val="2"/>
                <w:sz w:val="21"/>
                <w:szCs w:val="24"/>
                <w:lang w:eastAsia="zh-CN"/>
                <w:rPrChange w:id="130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7 - Número de linhas de documentos por taxa de imposto (</w:t>
            </w:r>
            <w:proofErr w:type="spellStart"/>
            <w:r w:rsidRPr="0004090F">
              <w:rPr>
                <w:rFonts w:ascii="Arial" w:eastAsia="SimSun" w:hAnsi="Arial" w:cs="Arial"/>
                <w:kern w:val="2"/>
                <w:sz w:val="21"/>
                <w:szCs w:val="24"/>
                <w:lang w:eastAsia="zh-CN"/>
                <w:rPrChange w:id="130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Line</w:t>
            </w:r>
            <w:proofErr w:type="spellEnd"/>
            <w:r w:rsidRPr="0004090F">
              <w:rPr>
                <w:rFonts w:ascii="Arial" w:eastAsia="SimSun" w:hAnsi="Arial" w:cs="Arial"/>
                <w:kern w:val="2"/>
                <w:sz w:val="21"/>
                <w:szCs w:val="24"/>
                <w:lang w:eastAsia="zh-CN"/>
                <w:rPrChange w:id="130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t>
            </w:r>
            <w:r w:rsidRPr="0004090F">
              <w:rPr>
                <w:rFonts w:ascii="Arial" w:eastAsia="SimSun" w:hAnsi="Arial" w:cs="Arial" w:hint="eastAsia"/>
                <w:kern w:val="2"/>
                <w:sz w:val="21"/>
                <w:szCs w:val="24"/>
                <w:lang w:eastAsia="zh-CN"/>
                <w:rPrChange w:id="1308"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t>》</w:t>
            </w:r>
            <w:r w:rsidRPr="0004090F">
              <w:rPr>
                <w:rFonts w:ascii="Arial" w:eastAsia="SimSun" w:hAnsi="Arial" w:cs="Arial"/>
                <w:kern w:val="2"/>
                <w:sz w:val="21"/>
                <w:szCs w:val="24"/>
                <w:lang w:eastAsia="zh-CN"/>
                <w:rPrChange w:id="130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precisa de ser incluído</w:t>
            </w:r>
          </w:p>
        </w:tc>
        <w:tc>
          <w:tcPr>
            <w:tcW w:w="1134" w:type="dxa"/>
          </w:tcPr>
          <w:p w14:paraId="1C472EA2"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3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71D4B5F2"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val="pt-BR" w:eastAsia="zh-CN"/>
                <w:rPrChange w:id="1312"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0854EE7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1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1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0AED9575"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5B0AC51" w14:textId="77777777" w:rsidR="003F3EDE" w:rsidRPr="0004090F" w:rsidRDefault="003F3EDE" w:rsidP="0025185C">
            <w:pPr>
              <w:widowControl w:val="0"/>
              <w:jc w:val="both"/>
              <w:rPr>
                <w:rFonts w:ascii="Arial" w:eastAsia="SimSun" w:hAnsi="Arial" w:cs="Arial"/>
                <w:kern w:val="2"/>
                <w:sz w:val="18"/>
                <w:szCs w:val="20"/>
                <w:lang w:eastAsia="zh-CN"/>
                <w:rPrChange w:id="131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31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2.2.13.2</w:t>
            </w:r>
          </w:p>
        </w:tc>
        <w:tc>
          <w:tcPr>
            <w:tcW w:w="2126" w:type="dxa"/>
          </w:tcPr>
          <w:p w14:paraId="15CF91D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1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3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NetTotal</w:t>
            </w:r>
            <w:proofErr w:type="spellEnd"/>
          </w:p>
        </w:tc>
        <w:tc>
          <w:tcPr>
            <w:tcW w:w="850" w:type="dxa"/>
          </w:tcPr>
          <w:p w14:paraId="571ACD0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1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2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3A38834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2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2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Valor total do documento sem imposto</w:t>
            </w:r>
          </w:p>
        </w:tc>
        <w:tc>
          <w:tcPr>
            <w:tcW w:w="1134" w:type="dxa"/>
          </w:tcPr>
          <w:p w14:paraId="2510E654"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2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32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1460EC7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1325"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655BB9A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2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2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43F3E6B1"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78B6AEA" w14:textId="77777777" w:rsidR="003F3EDE" w:rsidRPr="0004090F" w:rsidRDefault="003F3EDE" w:rsidP="0025185C">
            <w:pPr>
              <w:widowControl w:val="0"/>
              <w:jc w:val="both"/>
              <w:rPr>
                <w:rFonts w:ascii="Arial" w:eastAsia="SimSun" w:hAnsi="Arial" w:cs="Arial"/>
                <w:kern w:val="2"/>
                <w:sz w:val="18"/>
                <w:szCs w:val="20"/>
                <w:lang w:eastAsia="zh-CN"/>
                <w:rPrChange w:id="132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32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2.2.13.3</w:t>
            </w:r>
          </w:p>
        </w:tc>
        <w:tc>
          <w:tcPr>
            <w:tcW w:w="2126" w:type="dxa"/>
          </w:tcPr>
          <w:p w14:paraId="1A9182CE"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3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33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GrossTotal</w:t>
            </w:r>
            <w:proofErr w:type="spellEnd"/>
          </w:p>
        </w:tc>
        <w:tc>
          <w:tcPr>
            <w:tcW w:w="850" w:type="dxa"/>
          </w:tcPr>
          <w:p w14:paraId="5B53CC9C"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3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3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38DD6A38" w14:textId="29252720"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3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3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Valor total do documento com imposto:</w:t>
            </w:r>
            <w:ins w:id="1336" w:author="Adelino Naquarta Sepalanga Domingos" w:date="2025-02-28T12:12:00Z" w16du:dateUtc="2025-02-28T11:12:00Z">
              <w:r w:rsidR="00A70FF2" w:rsidRPr="0004090F">
                <w:rPr>
                  <w:rFonts w:ascii="Arial" w:eastAsia="SimSun" w:hAnsi="Arial" w:cs="Arial"/>
                  <w:kern w:val="2"/>
                  <w:sz w:val="21"/>
                  <w:szCs w:val="24"/>
                  <w:lang w:eastAsia="zh-CN"/>
                  <w:rPrChange w:id="13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w:t>
              </w:r>
            </w:ins>
            <w:r w:rsidRPr="0004090F">
              <w:rPr>
                <w:rFonts w:ascii="Arial" w:eastAsia="SimSun" w:hAnsi="Arial" w:cs="Arial"/>
                <w:kern w:val="2"/>
                <w:sz w:val="21"/>
                <w:szCs w:val="24"/>
                <w:lang w:eastAsia="zh-CN"/>
                <w:rPrChange w:id="133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deve conter o valor tributável e todos os impostos envolvidos no documento a tempo de não serem incluídos na soma das linhas do </w:t>
            </w:r>
            <w:del w:id="1339" w:author="Adelino Naquarta Sepalanga Domingos" w:date="2025-03-05T08:25:00Z" w16du:dateUtc="2025-03-05T07:25:00Z">
              <w:r w:rsidRPr="0004090F" w:rsidDel="000D3520">
                <w:rPr>
                  <w:rFonts w:ascii="Arial" w:eastAsia="SimSun" w:hAnsi="Arial" w:cs="Arial" w:hint="eastAsia"/>
                  <w:kern w:val="2"/>
                  <w:sz w:val="21"/>
                  <w:szCs w:val="24"/>
                  <w:lang w:eastAsia="zh-CN"/>
                  <w:rPrChange w:id="1340"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delText>《</w:delText>
              </w:r>
            </w:del>
            <w:r w:rsidRPr="0004090F">
              <w:rPr>
                <w:rFonts w:ascii="Arial" w:eastAsia="SimSun" w:hAnsi="Arial" w:cs="Arial"/>
                <w:kern w:val="2"/>
                <w:sz w:val="21"/>
                <w:szCs w:val="24"/>
                <w:lang w:eastAsia="zh-CN"/>
                <w:rPrChange w:id="13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7 - Número de linhas de documentos por taxa de imposto (</w:t>
            </w:r>
            <w:proofErr w:type="spellStart"/>
            <w:r w:rsidRPr="0004090F">
              <w:rPr>
                <w:rFonts w:ascii="Arial" w:eastAsia="SimSun" w:hAnsi="Arial" w:cs="Arial"/>
                <w:kern w:val="2"/>
                <w:sz w:val="21"/>
                <w:szCs w:val="24"/>
                <w:lang w:eastAsia="zh-CN"/>
                <w:rPrChange w:id="134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Line</w:t>
            </w:r>
            <w:proofErr w:type="spellEnd"/>
            <w:r w:rsidRPr="0004090F">
              <w:rPr>
                <w:rFonts w:ascii="Arial" w:eastAsia="SimSun" w:hAnsi="Arial" w:cs="Arial"/>
                <w:kern w:val="2"/>
                <w:sz w:val="21"/>
                <w:szCs w:val="24"/>
                <w:lang w:eastAsia="zh-CN"/>
                <w:rPrChange w:id="134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t>
            </w:r>
            <w:r w:rsidRPr="0004090F">
              <w:rPr>
                <w:rFonts w:ascii="Arial" w:eastAsia="SimSun" w:hAnsi="Arial" w:cs="Arial" w:hint="eastAsia"/>
                <w:kern w:val="2"/>
                <w:sz w:val="21"/>
                <w:szCs w:val="24"/>
                <w:lang w:eastAsia="zh-CN"/>
                <w:rPrChange w:id="1344"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t>》</w:t>
            </w:r>
            <w:r w:rsidRPr="0004090F">
              <w:rPr>
                <w:rFonts w:ascii="Arial" w:eastAsia="SimSun" w:hAnsi="Arial" w:cs="Arial"/>
                <w:kern w:val="2"/>
                <w:sz w:val="21"/>
                <w:szCs w:val="24"/>
                <w:lang w:eastAsia="zh-CN"/>
                <w:rPrChange w:id="13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w:t>
            </w:r>
          </w:p>
        </w:tc>
        <w:tc>
          <w:tcPr>
            <w:tcW w:w="1134" w:type="dxa"/>
          </w:tcPr>
          <w:p w14:paraId="2140AF40"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4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34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498FF9F9"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val="pt-BR" w:eastAsia="zh-CN"/>
                <w:rPrChange w:id="1348"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3375A97D"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4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5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6F2ADD70"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EE5FCAC" w14:textId="77777777" w:rsidR="003F3EDE" w:rsidRPr="0004090F" w:rsidRDefault="003F3EDE" w:rsidP="0025185C">
            <w:pPr>
              <w:widowControl w:val="0"/>
              <w:jc w:val="both"/>
              <w:rPr>
                <w:rFonts w:ascii="Arial" w:eastAsia="SimSun" w:hAnsi="Arial" w:cs="Arial"/>
                <w:kern w:val="2"/>
                <w:sz w:val="18"/>
                <w:szCs w:val="20"/>
                <w:lang w:eastAsia="zh-CN"/>
                <w:rPrChange w:id="135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35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lastRenderedPageBreak/>
              <w:t>2.2.14.</w:t>
            </w:r>
          </w:p>
        </w:tc>
        <w:tc>
          <w:tcPr>
            <w:tcW w:w="2126" w:type="dxa"/>
          </w:tcPr>
          <w:p w14:paraId="581B53A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5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35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Currency</w:t>
            </w:r>
            <w:proofErr w:type="spellEnd"/>
          </w:p>
        </w:tc>
        <w:tc>
          <w:tcPr>
            <w:tcW w:w="850" w:type="dxa"/>
          </w:tcPr>
          <w:p w14:paraId="2B6559EE"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5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6A37C9A3"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5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134" w:type="dxa"/>
          </w:tcPr>
          <w:p w14:paraId="793F6BAC"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5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850" w:type="dxa"/>
          </w:tcPr>
          <w:p w14:paraId="1112902F"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1358"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103227BB"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5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6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E62B26B"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A7E0DD8" w14:textId="77777777" w:rsidR="003F3EDE" w:rsidRPr="0004090F" w:rsidRDefault="003F3EDE" w:rsidP="0025185C">
            <w:pPr>
              <w:widowControl w:val="0"/>
              <w:jc w:val="both"/>
              <w:rPr>
                <w:rFonts w:ascii="Arial" w:eastAsia="SimSun" w:hAnsi="Arial" w:cs="Arial"/>
                <w:kern w:val="2"/>
                <w:sz w:val="18"/>
                <w:szCs w:val="20"/>
                <w:lang w:eastAsia="zh-CN"/>
                <w:rPrChange w:id="136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36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2.2.14.1</w:t>
            </w:r>
          </w:p>
        </w:tc>
        <w:tc>
          <w:tcPr>
            <w:tcW w:w="2126" w:type="dxa"/>
          </w:tcPr>
          <w:p w14:paraId="30E5F08F"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6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36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CurrencyCode</w:t>
            </w:r>
            <w:proofErr w:type="spellEnd"/>
          </w:p>
        </w:tc>
        <w:tc>
          <w:tcPr>
            <w:tcW w:w="850" w:type="dxa"/>
          </w:tcPr>
          <w:p w14:paraId="004A76AB"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6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6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43B733FF"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6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6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No caso de moeda estrangeira deve ser preenchido de acordo com a norma ISO 4217.</w:t>
            </w:r>
          </w:p>
        </w:tc>
        <w:tc>
          <w:tcPr>
            <w:tcW w:w="1134" w:type="dxa"/>
          </w:tcPr>
          <w:p w14:paraId="6652881D"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6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3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073CBDE5"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7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7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3</w:t>
            </w:r>
          </w:p>
        </w:tc>
        <w:tc>
          <w:tcPr>
            <w:tcW w:w="1559" w:type="dxa"/>
          </w:tcPr>
          <w:p w14:paraId="404DA93F"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7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7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329059A3"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2B63BF97" w14:textId="77777777" w:rsidR="003F3EDE" w:rsidRPr="0004090F" w:rsidRDefault="003F3EDE" w:rsidP="0025185C">
            <w:pPr>
              <w:widowControl w:val="0"/>
              <w:jc w:val="both"/>
              <w:rPr>
                <w:rFonts w:ascii="Arial" w:eastAsia="SimSun" w:hAnsi="Arial" w:cs="Arial"/>
                <w:kern w:val="2"/>
                <w:sz w:val="18"/>
                <w:szCs w:val="20"/>
                <w:lang w:eastAsia="zh-CN"/>
                <w:rPrChange w:id="137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37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2.2.14.2</w:t>
            </w:r>
          </w:p>
        </w:tc>
        <w:tc>
          <w:tcPr>
            <w:tcW w:w="2126" w:type="dxa"/>
          </w:tcPr>
          <w:p w14:paraId="2CB9BC21"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37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CurrencyAmount</w:t>
            </w:r>
            <w:proofErr w:type="spellEnd"/>
          </w:p>
        </w:tc>
        <w:tc>
          <w:tcPr>
            <w:tcW w:w="850" w:type="dxa"/>
          </w:tcPr>
          <w:p w14:paraId="6C73014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7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8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1304B89E"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8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O valor total em moeda estrangeira. Valor total com imposto de documentos (</w:t>
            </w:r>
            <w:proofErr w:type="spellStart"/>
            <w:r w:rsidRPr="0004090F">
              <w:rPr>
                <w:rFonts w:ascii="Arial" w:eastAsia="SimSun" w:hAnsi="Arial" w:cs="Arial"/>
                <w:kern w:val="2"/>
                <w:sz w:val="21"/>
                <w:szCs w:val="24"/>
                <w:lang w:eastAsia="zh-CN"/>
                <w:rPrChange w:id="138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GrossTotal</w:t>
            </w:r>
            <w:proofErr w:type="spellEnd"/>
            <w:r w:rsidRPr="0004090F">
              <w:rPr>
                <w:rFonts w:ascii="Arial" w:eastAsia="SimSun" w:hAnsi="Arial" w:cs="Arial"/>
                <w:kern w:val="2"/>
                <w:sz w:val="21"/>
                <w:szCs w:val="24"/>
                <w:lang w:eastAsia="zh-CN"/>
                <w:rPrChange w:id="138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na moeda original do documento</w:t>
            </w:r>
          </w:p>
        </w:tc>
        <w:tc>
          <w:tcPr>
            <w:tcW w:w="1134" w:type="dxa"/>
          </w:tcPr>
          <w:p w14:paraId="372B4550"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8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38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120EE595"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8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608A3E99"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8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8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DD0E664"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66CB84D3" w14:textId="77777777" w:rsidR="003F3EDE" w:rsidRPr="0004090F" w:rsidRDefault="003F3EDE" w:rsidP="0025185C">
            <w:pPr>
              <w:widowControl w:val="0"/>
              <w:jc w:val="both"/>
              <w:rPr>
                <w:rFonts w:ascii="Arial" w:eastAsia="SimSun" w:hAnsi="Arial" w:cs="Arial"/>
                <w:kern w:val="2"/>
                <w:sz w:val="18"/>
                <w:szCs w:val="20"/>
                <w:lang w:eastAsia="zh-CN"/>
                <w:rPrChange w:id="1390"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39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2.2.14.3</w:t>
            </w:r>
          </w:p>
        </w:tc>
        <w:tc>
          <w:tcPr>
            <w:tcW w:w="2126" w:type="dxa"/>
          </w:tcPr>
          <w:p w14:paraId="28B37ED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9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39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ExchangeRate</w:t>
            </w:r>
            <w:proofErr w:type="spellEnd"/>
          </w:p>
        </w:tc>
        <w:tc>
          <w:tcPr>
            <w:tcW w:w="850" w:type="dxa"/>
          </w:tcPr>
          <w:p w14:paraId="09162FC4"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9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9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33331904"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9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9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Taxa de câmbio. A taxa de câmbio para AOA deve ser especificada</w:t>
            </w:r>
          </w:p>
        </w:tc>
        <w:tc>
          <w:tcPr>
            <w:tcW w:w="1134" w:type="dxa"/>
          </w:tcPr>
          <w:p w14:paraId="4A538BBD"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9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3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0224B0F9"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54A5F5BB"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0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0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1EBC30D"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2238AE7" w14:textId="77777777" w:rsidR="003F3EDE" w:rsidRPr="0004090F" w:rsidRDefault="003F3EDE" w:rsidP="0025185C">
            <w:pPr>
              <w:widowControl w:val="0"/>
              <w:jc w:val="both"/>
              <w:rPr>
                <w:rFonts w:ascii="Arial" w:eastAsia="SimSun" w:hAnsi="Arial" w:cs="Arial"/>
                <w:kern w:val="2"/>
                <w:sz w:val="18"/>
                <w:szCs w:val="20"/>
                <w:lang w:eastAsia="zh-CN"/>
                <w:rPrChange w:id="140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40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2.5.15.</w:t>
            </w:r>
          </w:p>
        </w:tc>
        <w:tc>
          <w:tcPr>
            <w:tcW w:w="2126" w:type="dxa"/>
          </w:tcPr>
          <w:p w14:paraId="3894B46F"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0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40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WithholdingTax</w:t>
            </w:r>
            <w:proofErr w:type="spellEnd"/>
          </w:p>
        </w:tc>
        <w:tc>
          <w:tcPr>
            <w:tcW w:w="850" w:type="dxa"/>
          </w:tcPr>
          <w:p w14:paraId="3BDACB1C"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0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53AEC145"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0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0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Retenção na Fonte</w:t>
            </w:r>
          </w:p>
        </w:tc>
        <w:tc>
          <w:tcPr>
            <w:tcW w:w="1134" w:type="dxa"/>
          </w:tcPr>
          <w:p w14:paraId="7239549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850" w:type="dxa"/>
          </w:tcPr>
          <w:p w14:paraId="1C6E637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51E9D060"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1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1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Linhas Plural</w:t>
            </w:r>
          </w:p>
        </w:tc>
      </w:tr>
      <w:tr w:rsidR="003F3EDE" w:rsidRPr="007B5483" w14:paraId="4D5A4D56"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1CA68AD6" w14:textId="77777777" w:rsidR="003F3EDE" w:rsidRPr="0004090F" w:rsidRDefault="003F3EDE" w:rsidP="0025185C">
            <w:pPr>
              <w:widowControl w:val="0"/>
              <w:jc w:val="both"/>
              <w:rPr>
                <w:rFonts w:ascii="Arial" w:eastAsia="SimSun" w:hAnsi="Arial" w:cs="Arial"/>
                <w:kern w:val="2"/>
                <w:sz w:val="18"/>
                <w:szCs w:val="20"/>
                <w:lang w:eastAsia="zh-CN"/>
                <w:rPrChange w:id="141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41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2.2.15.1</w:t>
            </w:r>
          </w:p>
        </w:tc>
        <w:tc>
          <w:tcPr>
            <w:tcW w:w="2126" w:type="dxa"/>
          </w:tcPr>
          <w:p w14:paraId="3C2907A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1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41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WithholdingTaxType</w:t>
            </w:r>
            <w:proofErr w:type="spellEnd"/>
          </w:p>
        </w:tc>
        <w:tc>
          <w:tcPr>
            <w:tcW w:w="850" w:type="dxa"/>
          </w:tcPr>
          <w:p w14:paraId="0D17C905"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1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64878A7F"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2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2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Código de tipo de retenção na fonte</w:t>
            </w:r>
          </w:p>
          <w:p w14:paraId="1280B9B0" w14:textId="6184C9E8" w:rsidR="00DA214F" w:rsidRPr="0004090F" w:rsidRDefault="00DA214F" w:rsidP="0025185C">
            <w:pPr>
              <w:widowControl w:val="0"/>
              <w:cnfStyle w:val="000000000000" w:firstRow="0" w:lastRow="0" w:firstColumn="0" w:lastColumn="0" w:oddVBand="0" w:evenVBand="0" w:oddHBand="0" w:evenHBand="0" w:firstRowFirstColumn="0" w:firstRowLastColumn="0" w:lastRowFirstColumn="0" w:lastRowLastColumn="0"/>
              <w:rPr>
                <w:ins w:id="1422" w:author="Adelino Naquarta Sepalanga Domingos" w:date="2025-02-28T15:12:00Z" w16du:dateUtc="2025-02-28T14:12:00Z"/>
                <w:rFonts w:ascii="Arial" w:eastAsia="SimSun" w:hAnsi="Arial" w:cs="Arial"/>
                <w:kern w:val="2"/>
                <w:sz w:val="21"/>
                <w:szCs w:val="24"/>
                <w:lang w:eastAsia="zh-CN"/>
                <w:rPrChange w:id="1423" w:author="Adelino Naquarta Sepalanga Domingos" w:date="2025-03-05T08:09:00Z" w16du:dateUtc="2025-03-05T07:09:00Z">
                  <w:rPr>
                    <w:ins w:id="1424" w:author="Adelino Naquarta Sepalanga Domingos" w:date="2025-02-28T15:12:00Z" w16du:dateUtc="2025-02-28T14:12:00Z"/>
                    <w:rFonts w:ascii="Times New Roman" w:eastAsia="SimSun" w:hAnsi="Times New Roman" w:cs="Times New Roman"/>
                    <w:kern w:val="2"/>
                    <w:sz w:val="21"/>
                    <w:szCs w:val="24"/>
                    <w:highlight w:val="yellow"/>
                    <w:lang w:eastAsia="zh-CN"/>
                  </w:rPr>
                </w:rPrChange>
              </w:rPr>
            </w:pPr>
            <w:ins w:id="1425" w:author="Adelino Naquarta Sepalanga Domingos" w:date="2025-02-28T15:12:00Z" w16du:dateUtc="2025-02-28T14:12:00Z">
              <w:r w:rsidRPr="0004090F">
                <w:rPr>
                  <w:rFonts w:ascii="Arial" w:eastAsia="SimSun" w:hAnsi="Arial" w:cs="Arial"/>
                  <w:kern w:val="2"/>
                  <w:sz w:val="21"/>
                  <w:szCs w:val="24"/>
                  <w:lang w:eastAsia="zh-CN"/>
                  <w:rPrChange w:id="142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IRPS</w:t>
              </w:r>
            </w:ins>
            <w:ins w:id="1427" w:author="Adelino Naquarta Sepalanga Domingos" w:date="2025-02-28T15:13:00Z" w16du:dateUtc="2025-02-28T14:13:00Z">
              <w:r w:rsidRPr="0004090F">
                <w:rPr>
                  <w:rFonts w:ascii="Arial" w:eastAsia="SimSun" w:hAnsi="Arial" w:cs="Arial"/>
                  <w:kern w:val="2"/>
                  <w:sz w:val="21"/>
                  <w:szCs w:val="24"/>
                  <w:lang w:eastAsia="zh-CN"/>
                  <w:rPrChange w:id="142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(quando aplicável)</w:t>
              </w:r>
            </w:ins>
          </w:p>
          <w:p w14:paraId="23A7F750" w14:textId="64EA067D" w:rsidR="00DA214F" w:rsidRPr="0004090F" w:rsidRDefault="00DA214F" w:rsidP="0025185C">
            <w:pPr>
              <w:widowControl w:val="0"/>
              <w:cnfStyle w:val="000000000000" w:firstRow="0" w:lastRow="0" w:firstColumn="0" w:lastColumn="0" w:oddVBand="0" w:evenVBand="0" w:oddHBand="0" w:evenHBand="0" w:firstRowFirstColumn="0" w:firstRowLastColumn="0" w:lastRowFirstColumn="0" w:lastRowLastColumn="0"/>
              <w:rPr>
                <w:ins w:id="1429" w:author="Adelino Naquarta Sepalanga Domingos" w:date="2025-02-28T15:12:00Z" w16du:dateUtc="2025-02-28T14:12:00Z"/>
                <w:rFonts w:ascii="Arial" w:eastAsia="SimSun" w:hAnsi="Arial" w:cs="Arial"/>
                <w:kern w:val="2"/>
                <w:sz w:val="21"/>
                <w:szCs w:val="24"/>
                <w:lang w:eastAsia="zh-CN"/>
                <w:rPrChange w:id="1430" w:author="Adelino Naquarta Sepalanga Domingos" w:date="2025-03-05T08:09:00Z" w16du:dateUtc="2025-03-05T07:09:00Z">
                  <w:rPr>
                    <w:ins w:id="1431" w:author="Adelino Naquarta Sepalanga Domingos" w:date="2025-02-28T15:12:00Z" w16du:dateUtc="2025-02-28T14:12:00Z"/>
                    <w:rFonts w:ascii="Times New Roman" w:eastAsia="SimSun" w:hAnsi="Times New Roman" w:cs="Times New Roman"/>
                    <w:kern w:val="2"/>
                    <w:sz w:val="21"/>
                    <w:szCs w:val="24"/>
                    <w:highlight w:val="yellow"/>
                    <w:lang w:eastAsia="zh-CN"/>
                  </w:rPr>
                </w:rPrChange>
              </w:rPr>
            </w:pPr>
            <w:ins w:id="1432" w:author="Adelino Naquarta Sepalanga Domingos" w:date="2025-02-28T15:12:00Z" w16du:dateUtc="2025-02-28T14:12:00Z">
              <w:r w:rsidRPr="0004090F">
                <w:rPr>
                  <w:rFonts w:ascii="Arial" w:eastAsia="SimSun" w:hAnsi="Arial" w:cs="Arial"/>
                  <w:kern w:val="2"/>
                  <w:sz w:val="21"/>
                  <w:szCs w:val="24"/>
                  <w:lang w:eastAsia="zh-CN"/>
                  <w:rPrChange w:id="143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IRPC</w:t>
              </w:r>
            </w:ins>
            <w:ins w:id="1434" w:author="Adelino Naquarta Sepalanga Domingos" w:date="2025-02-28T15:13:00Z" w16du:dateUtc="2025-02-28T14:13:00Z">
              <w:r w:rsidRPr="0004090F">
                <w:rPr>
                  <w:rFonts w:ascii="Arial" w:eastAsia="SimSun" w:hAnsi="Arial" w:cs="Arial"/>
                  <w:kern w:val="2"/>
                  <w:sz w:val="21"/>
                  <w:szCs w:val="24"/>
                  <w:lang w:eastAsia="zh-CN"/>
                  <w:rPrChange w:id="143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(quando aplicável)</w:t>
              </w:r>
            </w:ins>
          </w:p>
          <w:p w14:paraId="3ED9277E" w14:textId="5CAAE88B"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3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IRT - Imposto Sobre os Rendimentos</w:t>
            </w:r>
          </w:p>
          <w:p w14:paraId="2BCCE231"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3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3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II- Imposto Industrial</w:t>
            </w:r>
          </w:p>
          <w:p w14:paraId="6E0E4E56" w14:textId="18D948A5"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4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IS - Imposto de Selo</w:t>
            </w:r>
            <w:del w:id="1442" w:author="Adelino Naquarta Sepalanga Domingos" w:date="2025-02-28T15:14:00Z" w16du:dateUtc="2025-02-28T14:14:00Z">
              <w:r w:rsidRPr="0004090F" w:rsidDel="00037DFD">
                <w:rPr>
                  <w:rFonts w:ascii="Arial" w:eastAsia="SimSun" w:hAnsi="Arial" w:cs="Arial"/>
                  <w:kern w:val="2"/>
                  <w:sz w:val="21"/>
                  <w:szCs w:val="24"/>
                  <w:lang w:eastAsia="zh-CN"/>
                  <w:rPrChange w:id="144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delText>.</w:delText>
              </w:r>
            </w:del>
          </w:p>
          <w:p w14:paraId="35E01F98"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4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IVA- Imposto Sobre o Valor Acrescentado</w:t>
            </w:r>
          </w:p>
          <w:p w14:paraId="7228E8D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4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4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IP - Imposto Predial</w:t>
            </w:r>
          </w:p>
          <w:p w14:paraId="140EAC48" w14:textId="0F67F845" w:rsidR="00DA214F"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4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4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IAC - Imposto sobre Aplicação de Capitais</w:t>
            </w:r>
          </w:p>
          <w:p w14:paraId="2C1A28CE"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5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5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OU - outros</w:t>
            </w:r>
          </w:p>
        </w:tc>
        <w:tc>
          <w:tcPr>
            <w:tcW w:w="1134" w:type="dxa"/>
          </w:tcPr>
          <w:p w14:paraId="029C349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5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45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3D9B3357" w14:textId="7F420D46"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5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del w:id="1455" w:author="Adelino Naquarta Sepalanga Domingos" w:date="2025-02-28T15:14:00Z" w16du:dateUtc="2025-02-28T14:14:00Z">
              <w:r w:rsidRPr="0004090F" w:rsidDel="00DA214F">
                <w:rPr>
                  <w:rFonts w:ascii="Arial" w:eastAsia="SimSun" w:hAnsi="Arial" w:cs="Arial"/>
                  <w:kern w:val="2"/>
                  <w:sz w:val="21"/>
                  <w:szCs w:val="24"/>
                  <w:lang w:eastAsia="zh-CN"/>
                  <w:rPrChange w:id="145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delText>3</w:delText>
              </w:r>
            </w:del>
            <w:ins w:id="1457" w:author="Adelino Naquarta Sepalanga Domingos" w:date="2025-02-28T15:14:00Z" w16du:dateUtc="2025-02-28T14:14:00Z">
              <w:r w:rsidR="00DA214F" w:rsidRPr="0004090F">
                <w:rPr>
                  <w:rFonts w:ascii="Arial" w:eastAsia="SimSun" w:hAnsi="Arial" w:cs="Arial"/>
                  <w:kern w:val="2"/>
                  <w:sz w:val="21"/>
                  <w:szCs w:val="24"/>
                  <w:lang w:eastAsia="zh-CN"/>
                  <w:rPrChange w:id="145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4</w:t>
              </w:r>
            </w:ins>
          </w:p>
        </w:tc>
        <w:tc>
          <w:tcPr>
            <w:tcW w:w="1559" w:type="dxa"/>
          </w:tcPr>
          <w:p w14:paraId="060D7551"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5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6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6B2B6335"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1C55BCD4" w14:textId="77777777" w:rsidR="003F3EDE" w:rsidRPr="0004090F" w:rsidRDefault="003F3EDE" w:rsidP="0025185C">
            <w:pPr>
              <w:widowControl w:val="0"/>
              <w:jc w:val="both"/>
              <w:rPr>
                <w:rFonts w:ascii="Arial" w:eastAsia="SimSun" w:hAnsi="Arial" w:cs="Arial"/>
                <w:kern w:val="2"/>
                <w:sz w:val="18"/>
                <w:szCs w:val="20"/>
                <w:lang w:eastAsia="zh-CN"/>
                <w:rPrChange w:id="146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46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2.2.15.2</w:t>
            </w:r>
          </w:p>
        </w:tc>
        <w:tc>
          <w:tcPr>
            <w:tcW w:w="2126" w:type="dxa"/>
          </w:tcPr>
          <w:p w14:paraId="2039C9AA"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6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46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WithholdingTaxDescription</w:t>
            </w:r>
            <w:proofErr w:type="spellEnd"/>
          </w:p>
        </w:tc>
        <w:tc>
          <w:tcPr>
            <w:tcW w:w="850" w:type="dxa"/>
          </w:tcPr>
          <w:p w14:paraId="63FA3E85"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6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123D6443" w14:textId="4531CAB7" w:rsidR="003F3EDE" w:rsidRPr="0004090F" w:rsidRDefault="00A70FF2"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6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ins w:id="1467" w:author="Adelino Naquarta Sepalanga Domingos" w:date="2025-02-28T12:12:00Z" w16du:dateUtc="2025-02-28T11:12:00Z">
              <w:r w:rsidRPr="0004090F">
                <w:rPr>
                  <w:rFonts w:ascii="Arial" w:eastAsia="SimSun" w:hAnsi="Arial" w:cs="Arial"/>
                  <w:kern w:val="2"/>
                  <w:sz w:val="21"/>
                  <w:szCs w:val="24"/>
                  <w:lang w:eastAsia="zh-CN"/>
                  <w:rPrChange w:id="146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O</w:t>
              </w:r>
            </w:ins>
            <w:del w:id="1469" w:author="Adelino Naquarta Sepalanga Domingos" w:date="2025-02-28T12:12:00Z" w16du:dateUtc="2025-02-28T11:12:00Z">
              <w:r w:rsidR="003F3EDE" w:rsidRPr="0004090F" w:rsidDel="00A70FF2">
                <w:rPr>
                  <w:rFonts w:ascii="Arial" w:eastAsia="SimSun" w:hAnsi="Arial" w:cs="Arial"/>
                  <w:kern w:val="2"/>
                  <w:sz w:val="21"/>
                  <w:szCs w:val="24"/>
                  <w:lang w:eastAsia="zh-CN"/>
                  <w:rPrChange w:id="14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delText>o</w:delText>
              </w:r>
            </w:del>
            <w:r w:rsidR="003F3EDE" w:rsidRPr="0004090F">
              <w:rPr>
                <w:rFonts w:ascii="Arial" w:eastAsia="SimSun" w:hAnsi="Arial" w:cs="Arial"/>
                <w:kern w:val="2"/>
                <w:sz w:val="21"/>
                <w:szCs w:val="24"/>
                <w:lang w:eastAsia="zh-CN"/>
                <w:rPrChange w:id="147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motivo de retenção na fonte. Devem ser indicadas as disposições legais aplicáveis ou a percentagem de imposto aplicável.</w:t>
            </w:r>
          </w:p>
        </w:tc>
        <w:tc>
          <w:tcPr>
            <w:tcW w:w="1134" w:type="dxa"/>
          </w:tcPr>
          <w:p w14:paraId="583C200D"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7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47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roofErr w:type="spellEnd"/>
          </w:p>
        </w:tc>
        <w:tc>
          <w:tcPr>
            <w:tcW w:w="850" w:type="dxa"/>
          </w:tcPr>
          <w:p w14:paraId="15A67807"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7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7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120</w:t>
            </w:r>
          </w:p>
        </w:tc>
        <w:tc>
          <w:tcPr>
            <w:tcW w:w="1559" w:type="dxa"/>
          </w:tcPr>
          <w:p w14:paraId="2E576E3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7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367E7AC9"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A89C96F" w14:textId="77777777" w:rsidR="003F3EDE" w:rsidRPr="0004090F" w:rsidRDefault="003F3EDE" w:rsidP="0025185C">
            <w:pPr>
              <w:widowControl w:val="0"/>
              <w:jc w:val="both"/>
              <w:rPr>
                <w:rFonts w:ascii="Arial" w:eastAsia="SimSun" w:hAnsi="Arial" w:cs="Arial"/>
                <w:kern w:val="2"/>
                <w:sz w:val="18"/>
                <w:szCs w:val="20"/>
                <w:lang w:eastAsia="zh-CN"/>
                <w:rPrChange w:id="147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47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2.5.14.2</w:t>
            </w:r>
          </w:p>
        </w:tc>
        <w:tc>
          <w:tcPr>
            <w:tcW w:w="2126" w:type="dxa"/>
          </w:tcPr>
          <w:p w14:paraId="130197CB"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8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48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WithholdingTaxAmount</w:t>
            </w:r>
            <w:proofErr w:type="spellEnd"/>
          </w:p>
        </w:tc>
        <w:tc>
          <w:tcPr>
            <w:tcW w:w="850" w:type="dxa"/>
          </w:tcPr>
          <w:p w14:paraId="3F2912F3"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8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25C8C3B4"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8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8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Valor de retenção na fonte</w:t>
            </w:r>
          </w:p>
          <w:p w14:paraId="2208988C"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8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134" w:type="dxa"/>
          </w:tcPr>
          <w:p w14:paraId="3ED109A0"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8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roofErr w:type="spellStart"/>
            <w:r w:rsidRPr="0004090F">
              <w:rPr>
                <w:rFonts w:ascii="Arial" w:eastAsia="SimSun" w:hAnsi="Arial" w:cs="Arial"/>
                <w:kern w:val="2"/>
                <w:sz w:val="21"/>
                <w:szCs w:val="24"/>
                <w:lang w:eastAsia="zh-CN"/>
                <w:rPrChange w:id="148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roofErr w:type="spellEnd"/>
          </w:p>
        </w:tc>
        <w:tc>
          <w:tcPr>
            <w:tcW w:w="850" w:type="dxa"/>
          </w:tcPr>
          <w:p w14:paraId="746B2600"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8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4D9DB6E6"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90" w:author="Adelino Naquarta Sepalanga Domingos" w:date="2025-03-05T08:09:00Z" w16du:dateUtc="2025-03-05T07:09:00Z">
                  <w:rPr>
                    <w:rFonts w:ascii="Times New Roman" w:eastAsia="SimSun" w:hAnsi="Times New Roman" w:cs="Times New Roman"/>
                    <w:kern w:val="2"/>
                    <w:sz w:val="21"/>
                    <w:szCs w:val="24"/>
                    <w:lang w:eastAsia="zh-CN"/>
                  </w:rPr>
                </w:rPrChange>
              </w:rPr>
            </w:pPr>
            <w:r w:rsidRPr="0004090F">
              <w:rPr>
                <w:rFonts w:ascii="Arial" w:eastAsia="SimSun" w:hAnsi="Arial" w:cs="Arial"/>
                <w:kern w:val="2"/>
                <w:sz w:val="21"/>
                <w:szCs w:val="24"/>
                <w:lang w:eastAsia="zh-CN"/>
                <w:rPrChange w:id="149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bl>
    <w:p w14:paraId="2D3933B5" w14:textId="77777777" w:rsidR="003F3EDE" w:rsidRPr="007B5483" w:rsidRDefault="003F3EDE" w:rsidP="003F3EDE">
      <w:pPr>
        <w:widowControl w:val="0"/>
        <w:spacing w:after="0" w:line="240" w:lineRule="auto"/>
        <w:jc w:val="both"/>
        <w:rPr>
          <w:rFonts w:ascii="Arial" w:eastAsia="SimSun" w:hAnsi="Arial" w:cs="Arial"/>
          <w:kern w:val="2"/>
          <w:sz w:val="21"/>
          <w:szCs w:val="24"/>
          <w:lang w:eastAsia="zh-CN"/>
          <w:rPrChange w:id="1492" w:author="Adelino Naquarta Sepalanga Domingos" w:date="2025-03-05T08:02:00Z" w16du:dateUtc="2025-03-05T07:02:00Z">
            <w:rPr>
              <w:rFonts w:ascii="Times New Roman" w:eastAsia="SimSun" w:hAnsi="Times New Roman" w:cs="Times New Roman"/>
              <w:kern w:val="2"/>
              <w:sz w:val="21"/>
              <w:szCs w:val="24"/>
              <w:lang w:eastAsia="zh-CN"/>
            </w:rPr>
          </w:rPrChange>
        </w:rPr>
      </w:pPr>
    </w:p>
    <w:p w14:paraId="0681738F" w14:textId="77777777" w:rsidR="003F3EDE" w:rsidRPr="00A96890" w:rsidRDefault="003F3EDE" w:rsidP="003F3EDE">
      <w:pPr>
        <w:rPr>
          <w:rFonts w:ascii="Arial" w:eastAsia="Times New Roman" w:hAnsi="Arial" w:cs="Arial"/>
          <w:b/>
          <w:bCs/>
          <w:lang w:eastAsia="pt-PT"/>
          <w:rPrChange w:id="1493" w:author="Adelino Naquarta Sepalanga Domingos" w:date="2025-03-05T08:28:00Z" w16du:dateUtc="2025-03-05T07:28:00Z">
            <w:rPr>
              <w:rFonts w:ascii="Times New Roman" w:eastAsia="Times New Roman" w:hAnsi="Times New Roman" w:cs="Times New Roman"/>
              <w:b/>
              <w:bCs/>
              <w:sz w:val="24"/>
              <w:szCs w:val="24"/>
              <w:lang w:eastAsia="pt-PT"/>
            </w:rPr>
          </w:rPrChange>
        </w:rPr>
      </w:pPr>
      <w:r w:rsidRPr="00A96890">
        <w:rPr>
          <w:rFonts w:ascii="Arial" w:eastAsia="Times New Roman" w:hAnsi="Arial" w:cs="Arial"/>
          <w:b/>
          <w:bCs/>
          <w:lang w:eastAsia="pt-PT"/>
          <w:rPrChange w:id="1494" w:author="Adelino Naquarta Sepalanga Domingos" w:date="2025-03-05T08:28:00Z" w16du:dateUtc="2025-03-05T07:28:00Z">
            <w:rPr>
              <w:rFonts w:ascii="Times New Roman" w:eastAsia="Times New Roman" w:hAnsi="Times New Roman" w:cs="Times New Roman"/>
              <w:b/>
              <w:bCs/>
              <w:sz w:val="24"/>
              <w:szCs w:val="24"/>
              <w:lang w:eastAsia="pt-PT"/>
            </w:rPr>
          </w:rPrChange>
        </w:rPr>
        <w:t>Tipo de documento:</w:t>
      </w:r>
    </w:p>
    <w:p w14:paraId="2F3AEF65" w14:textId="50D772D4" w:rsidR="003F3EDE" w:rsidRPr="00A96890" w:rsidRDefault="003F3EDE" w:rsidP="003F3EDE">
      <w:pPr>
        <w:rPr>
          <w:rFonts w:ascii="Arial" w:eastAsia="Times New Roman" w:hAnsi="Arial" w:cs="Arial"/>
          <w:lang w:eastAsia="pt-PT"/>
          <w:rPrChange w:id="1495"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b/>
          <w:bCs/>
          <w:lang w:eastAsia="pt-PT"/>
          <w:rPrChange w:id="1496" w:author="Adelino Naquarta Sepalanga Domingos" w:date="2025-03-05T08:28:00Z" w16du:dateUtc="2025-03-05T07:28:00Z">
            <w:rPr>
              <w:rFonts w:ascii="Times New Roman" w:eastAsia="Times New Roman" w:hAnsi="Times New Roman" w:cs="Times New Roman"/>
              <w:b/>
              <w:bCs/>
              <w:sz w:val="24"/>
              <w:szCs w:val="24"/>
              <w:lang w:eastAsia="pt-PT"/>
            </w:rPr>
          </w:rPrChange>
        </w:rPr>
        <w:t>“FT”</w:t>
      </w:r>
      <w:r w:rsidRPr="00A96890">
        <w:rPr>
          <w:rFonts w:ascii="Arial" w:eastAsia="Times New Roman" w:hAnsi="Arial" w:cs="Arial"/>
          <w:lang w:eastAsia="pt-PT"/>
          <w:rPrChange w:id="1497"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 Factura</w:t>
      </w:r>
      <w:ins w:id="1498" w:author="Adelino Naquarta Sepalanga Domingos" w:date="2025-03-05T08:31:00Z" w16du:dateUtc="2025-03-05T07:31:00Z">
        <w:r w:rsidR="00A96890">
          <w:rPr>
            <w:rFonts w:ascii="Arial" w:eastAsia="Times New Roman" w:hAnsi="Arial" w:cs="Arial"/>
            <w:lang w:eastAsia="pt-PT"/>
          </w:rPr>
          <w:t>:</w:t>
        </w:r>
      </w:ins>
      <w:r w:rsidRPr="00A96890">
        <w:rPr>
          <w:rFonts w:ascii="Arial" w:eastAsia="Times New Roman" w:hAnsi="Arial" w:cs="Arial"/>
          <w:lang w:eastAsia="pt-PT"/>
          <w:rPrChange w:id="1499"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Uma</w:t>
      </w:r>
      <w:ins w:id="1500" w:author="Adelino Naquarta Sepalanga Domingos" w:date="2025-03-05T08:31:00Z" w16du:dateUtc="2025-03-05T07:31:00Z">
        <w:r w:rsidR="00A96890">
          <w:rPr>
            <w:rFonts w:ascii="Arial" w:eastAsia="Times New Roman" w:hAnsi="Arial" w:cs="Arial"/>
            <w:lang w:eastAsia="pt-PT"/>
          </w:rPr>
          <w:t xml:space="preserve"> factura</w:t>
        </w:r>
      </w:ins>
      <w:r w:rsidRPr="00A96890">
        <w:rPr>
          <w:rFonts w:ascii="Arial" w:eastAsia="Times New Roman" w:hAnsi="Arial" w:cs="Arial"/>
          <w:lang w:eastAsia="pt-PT"/>
          <w:rPrChange w:id="1501"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é um documento que deve ser emitido sempre que se adquire um bem ou serviço, mesmo que este não seja solicitada pelo cliente. Esse documento deve sempre conter o NIF. </w:t>
      </w:r>
    </w:p>
    <w:p w14:paraId="02FEC33F" w14:textId="6BFD0C7C" w:rsidR="003F3EDE" w:rsidRPr="00A96890" w:rsidRDefault="003F3EDE" w:rsidP="003F3EDE">
      <w:pPr>
        <w:rPr>
          <w:rFonts w:ascii="Arial" w:eastAsia="Times New Roman" w:hAnsi="Arial" w:cs="Arial"/>
          <w:lang w:eastAsia="pt-PT"/>
          <w:rPrChange w:id="1502"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b/>
          <w:bCs/>
          <w:lang w:eastAsia="pt-PT"/>
          <w:rPrChange w:id="1503" w:author="Adelino Naquarta Sepalanga Domingos" w:date="2025-03-05T08:28:00Z" w16du:dateUtc="2025-03-05T07:28:00Z">
            <w:rPr>
              <w:rFonts w:ascii="Times New Roman" w:eastAsia="Times New Roman" w:hAnsi="Times New Roman" w:cs="Times New Roman"/>
              <w:b/>
              <w:bCs/>
              <w:sz w:val="24"/>
              <w:szCs w:val="24"/>
              <w:lang w:eastAsia="pt-PT"/>
            </w:rPr>
          </w:rPrChange>
        </w:rPr>
        <w:t>“FR”</w:t>
      </w:r>
      <w:r w:rsidRPr="00A96890">
        <w:rPr>
          <w:rFonts w:ascii="Arial" w:eastAsia="Times New Roman" w:hAnsi="Arial" w:cs="Arial"/>
          <w:lang w:eastAsia="pt-PT"/>
          <w:rPrChange w:id="1504"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 Factura/Recibos</w:t>
      </w:r>
      <w:ins w:id="1505" w:author="Adelino Naquarta Sepalanga Domingos" w:date="2025-03-05T08:31:00Z" w16du:dateUtc="2025-03-05T07:31:00Z">
        <w:r w:rsidR="00A96890">
          <w:rPr>
            <w:rFonts w:ascii="Arial" w:eastAsia="Times New Roman" w:hAnsi="Arial" w:cs="Arial"/>
            <w:lang w:eastAsia="pt-PT"/>
          </w:rPr>
          <w:t>:</w:t>
        </w:r>
      </w:ins>
      <w:r w:rsidRPr="00A96890">
        <w:rPr>
          <w:rFonts w:ascii="Arial" w:eastAsia="Times New Roman" w:hAnsi="Arial" w:cs="Arial"/>
          <w:lang w:eastAsia="pt-PT"/>
          <w:rPrChange w:id="1506"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Documento que agrega a factura e o recibo, podendo apenas ser emitida quando a data da factura e do pagamento coincidem (pronto pagamento). A identificação do destinatário é opcional.</w:t>
      </w:r>
    </w:p>
    <w:p w14:paraId="0294FB4B" w14:textId="638EC81F" w:rsidR="003F3EDE" w:rsidRPr="00A96890" w:rsidRDefault="003F3EDE" w:rsidP="003F3EDE">
      <w:pPr>
        <w:rPr>
          <w:rFonts w:ascii="Arial" w:eastAsia="Times New Roman" w:hAnsi="Arial" w:cs="Arial"/>
          <w:lang w:eastAsia="pt-PT"/>
          <w:rPrChange w:id="1507"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b/>
          <w:bCs/>
          <w:lang w:eastAsia="pt-PT"/>
          <w:rPrChange w:id="1508" w:author="Adelino Naquarta Sepalanga Domingos" w:date="2025-03-05T08:28:00Z" w16du:dateUtc="2025-03-05T07:28:00Z">
            <w:rPr>
              <w:rFonts w:ascii="Times New Roman" w:eastAsia="Times New Roman" w:hAnsi="Times New Roman" w:cs="Times New Roman"/>
              <w:b/>
              <w:bCs/>
              <w:sz w:val="24"/>
              <w:szCs w:val="24"/>
              <w:lang w:eastAsia="pt-PT"/>
            </w:rPr>
          </w:rPrChange>
        </w:rPr>
        <w:t>“GF”</w:t>
      </w:r>
      <w:r w:rsidRPr="00A96890">
        <w:rPr>
          <w:rFonts w:ascii="Arial" w:eastAsia="Times New Roman" w:hAnsi="Arial" w:cs="Arial"/>
          <w:lang w:eastAsia="pt-PT"/>
          <w:rPrChange w:id="1509"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 Factura Genérica</w:t>
      </w:r>
      <w:ins w:id="1510" w:author="Adelino Naquarta Sepalanga Domingos" w:date="2025-03-05T08:31:00Z" w16du:dateUtc="2025-03-05T07:31:00Z">
        <w:r w:rsidR="00A96890">
          <w:rPr>
            <w:rFonts w:ascii="Arial" w:eastAsia="Times New Roman" w:hAnsi="Arial" w:cs="Arial"/>
            <w:lang w:eastAsia="pt-PT"/>
          </w:rPr>
          <w:t>:</w:t>
        </w:r>
      </w:ins>
      <w:r w:rsidRPr="00A96890">
        <w:rPr>
          <w:rFonts w:ascii="Arial" w:eastAsia="Times New Roman" w:hAnsi="Arial" w:cs="Arial"/>
          <w:lang w:eastAsia="pt-PT"/>
          <w:rPrChange w:id="1511"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Documento único que agrega a factura e o recibo com periodicidade mensal, emitida por Instituição Financeira, que compreende todos os serviços cobrados e pagos pelos seus clientes, naquele período</w:t>
      </w:r>
      <w:ins w:id="1512" w:author="Adelino Naquarta Sepalanga Domingos" w:date="2025-02-28T12:15:00Z" w16du:dateUtc="2025-02-28T11:15:00Z">
        <w:r w:rsidR="00A70FF2" w:rsidRPr="00A96890">
          <w:rPr>
            <w:rFonts w:ascii="Arial" w:eastAsia="Times New Roman" w:hAnsi="Arial" w:cs="Arial"/>
            <w:lang w:eastAsia="pt-PT"/>
            <w:rPrChange w:id="1513" w:author="Adelino Naquarta Sepalanga Domingos" w:date="2025-03-05T08:28:00Z" w16du:dateUtc="2025-03-05T07:28:00Z">
              <w:rPr>
                <w:rFonts w:ascii="Times New Roman" w:eastAsia="Times New Roman" w:hAnsi="Times New Roman" w:cs="Times New Roman"/>
                <w:sz w:val="24"/>
                <w:szCs w:val="24"/>
                <w:lang w:eastAsia="pt-PT"/>
              </w:rPr>
            </w:rPrChange>
          </w:rPr>
          <w:t>.</w:t>
        </w:r>
      </w:ins>
    </w:p>
    <w:p w14:paraId="28791097" w14:textId="513C1516" w:rsidR="003F3EDE" w:rsidRPr="00A96890" w:rsidRDefault="003F3EDE" w:rsidP="003F3EDE">
      <w:pPr>
        <w:rPr>
          <w:rFonts w:ascii="Arial" w:eastAsia="Times New Roman" w:hAnsi="Arial" w:cs="Arial"/>
          <w:lang w:eastAsia="pt-PT"/>
          <w:rPrChange w:id="1514"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lang w:eastAsia="pt-PT"/>
          <w:rPrChange w:id="1515" w:author="Adelino Naquarta Sepalanga Domingos" w:date="2025-03-05T08:28:00Z" w16du:dateUtc="2025-03-05T07:28:00Z">
            <w:rPr>
              <w:rFonts w:ascii="Times New Roman" w:eastAsia="Times New Roman" w:hAnsi="Times New Roman" w:cs="Times New Roman"/>
              <w:sz w:val="24"/>
              <w:szCs w:val="24"/>
              <w:lang w:eastAsia="pt-PT"/>
            </w:rPr>
          </w:rPrChange>
        </w:rPr>
        <w:t>"</w:t>
      </w:r>
      <w:r w:rsidRPr="00A96890">
        <w:rPr>
          <w:rFonts w:ascii="Arial" w:eastAsia="Times New Roman" w:hAnsi="Arial" w:cs="Arial"/>
          <w:b/>
          <w:bCs/>
          <w:lang w:eastAsia="pt-PT"/>
          <w:rPrChange w:id="1516" w:author="Adelino Naquarta Sepalanga Domingos" w:date="2025-03-05T08:28:00Z" w16du:dateUtc="2025-03-05T07:28:00Z">
            <w:rPr>
              <w:rFonts w:ascii="Times New Roman" w:eastAsia="Times New Roman" w:hAnsi="Times New Roman" w:cs="Times New Roman"/>
              <w:b/>
              <w:bCs/>
              <w:sz w:val="24"/>
              <w:szCs w:val="24"/>
              <w:lang w:eastAsia="pt-PT"/>
            </w:rPr>
          </w:rPrChange>
        </w:rPr>
        <w:t>FG</w:t>
      </w:r>
      <w:r w:rsidRPr="00A96890">
        <w:rPr>
          <w:rFonts w:ascii="Arial" w:eastAsia="Times New Roman" w:hAnsi="Arial" w:cs="Arial"/>
          <w:lang w:eastAsia="pt-PT"/>
          <w:rPrChange w:id="1517" w:author="Adelino Naquarta Sepalanga Domingos" w:date="2025-03-05T08:28:00Z" w16du:dateUtc="2025-03-05T07:28:00Z">
            <w:rPr>
              <w:rFonts w:ascii="Times New Roman" w:eastAsia="Times New Roman" w:hAnsi="Times New Roman" w:cs="Times New Roman"/>
              <w:sz w:val="24"/>
              <w:szCs w:val="24"/>
              <w:lang w:eastAsia="pt-PT"/>
            </w:rPr>
          </w:rPrChange>
        </w:rPr>
        <w:t>" - Factura Global</w:t>
      </w:r>
      <w:ins w:id="1518" w:author="Adelino Naquarta Sepalanga Domingos" w:date="2025-03-05T08:31:00Z" w16du:dateUtc="2025-03-05T07:31:00Z">
        <w:r w:rsidR="00A96890">
          <w:rPr>
            <w:rFonts w:ascii="Arial" w:eastAsia="Times New Roman" w:hAnsi="Arial" w:cs="Arial"/>
            <w:lang w:eastAsia="pt-PT"/>
          </w:rPr>
          <w:t>:</w:t>
        </w:r>
      </w:ins>
      <w:r w:rsidRPr="00A96890">
        <w:rPr>
          <w:rFonts w:ascii="Arial" w:eastAsia="Times New Roman" w:hAnsi="Arial" w:cs="Arial"/>
          <w:lang w:eastAsia="pt-PT"/>
          <w:rPrChange w:id="1519"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Documento comercial, com periodicidade máxima mensal, que engloba todas as transmissões de bens e prestações de serviços efectuadas durante o período em referência</w:t>
      </w:r>
      <w:ins w:id="1520" w:author="Adelino Naquarta Sepalanga Domingos" w:date="2025-02-28T12:15:00Z" w16du:dateUtc="2025-02-28T11:15:00Z">
        <w:r w:rsidR="00A70FF2" w:rsidRPr="00A96890">
          <w:rPr>
            <w:rFonts w:ascii="Arial" w:eastAsia="Times New Roman" w:hAnsi="Arial" w:cs="Arial"/>
            <w:lang w:eastAsia="pt-PT"/>
            <w:rPrChange w:id="1521" w:author="Adelino Naquarta Sepalanga Domingos" w:date="2025-03-05T08:28:00Z" w16du:dateUtc="2025-03-05T07:28:00Z">
              <w:rPr>
                <w:rFonts w:ascii="Times New Roman" w:eastAsia="Times New Roman" w:hAnsi="Times New Roman" w:cs="Times New Roman"/>
                <w:sz w:val="24"/>
                <w:szCs w:val="24"/>
                <w:lang w:eastAsia="pt-PT"/>
              </w:rPr>
            </w:rPrChange>
          </w:rPr>
          <w:t>.</w:t>
        </w:r>
      </w:ins>
    </w:p>
    <w:p w14:paraId="477E3F00" w14:textId="6702491A" w:rsidR="003F3EDE" w:rsidRPr="00A96890" w:rsidRDefault="003F3EDE" w:rsidP="003F3EDE">
      <w:pPr>
        <w:rPr>
          <w:rFonts w:ascii="Arial" w:eastAsia="Times New Roman" w:hAnsi="Arial" w:cs="Arial"/>
          <w:lang w:eastAsia="pt-PT"/>
          <w:rPrChange w:id="1522"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b/>
          <w:bCs/>
          <w:lang w:eastAsia="pt-PT"/>
          <w:rPrChange w:id="1523" w:author="Adelino Naquarta Sepalanga Domingos" w:date="2025-03-05T08:28:00Z" w16du:dateUtc="2025-03-05T07:28:00Z">
            <w:rPr>
              <w:rFonts w:ascii="Times New Roman" w:eastAsia="Times New Roman" w:hAnsi="Times New Roman" w:cs="Times New Roman"/>
              <w:b/>
              <w:bCs/>
              <w:sz w:val="24"/>
              <w:szCs w:val="24"/>
              <w:lang w:eastAsia="pt-PT"/>
            </w:rPr>
          </w:rPrChange>
        </w:rPr>
        <w:t>“AC”</w:t>
      </w:r>
      <w:r w:rsidRPr="00A96890">
        <w:rPr>
          <w:rFonts w:ascii="Arial" w:eastAsia="Times New Roman" w:hAnsi="Arial" w:cs="Arial"/>
          <w:lang w:eastAsia="pt-PT"/>
          <w:rPrChange w:id="1524"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 Aviso de cobrança</w:t>
      </w:r>
      <w:ins w:id="1525" w:author="Adelino Naquarta Sepalanga Domingos" w:date="2025-03-05T08:31:00Z" w16du:dateUtc="2025-03-05T07:31:00Z">
        <w:r w:rsidR="00A96890">
          <w:rPr>
            <w:rFonts w:ascii="Arial" w:eastAsia="Times New Roman" w:hAnsi="Arial" w:cs="Arial"/>
            <w:lang w:eastAsia="pt-PT"/>
          </w:rPr>
          <w:t>:</w:t>
        </w:r>
      </w:ins>
      <w:r w:rsidRPr="00A96890">
        <w:rPr>
          <w:rFonts w:ascii="Arial" w:eastAsia="Times New Roman" w:hAnsi="Arial" w:cs="Arial"/>
          <w:lang w:eastAsia="pt-PT"/>
          <w:rPrChange w:id="1526"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Documento que agrega a factura e o recibo, podendo apenas ser emitida quando a data da factura e do pagamento coincidem (pronto pagamento).</w:t>
      </w:r>
    </w:p>
    <w:p w14:paraId="5143C681" w14:textId="05578CEE" w:rsidR="003F3EDE" w:rsidRPr="00A96890" w:rsidRDefault="003F3EDE" w:rsidP="003F3EDE">
      <w:pPr>
        <w:rPr>
          <w:rFonts w:ascii="Arial" w:eastAsia="Times New Roman" w:hAnsi="Arial" w:cs="Arial"/>
          <w:lang w:eastAsia="pt-PT"/>
          <w:rPrChange w:id="1527"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lang w:eastAsia="pt-PT"/>
          <w:rPrChange w:id="1528" w:author="Adelino Naquarta Sepalanga Domingos" w:date="2025-03-05T08:28:00Z" w16du:dateUtc="2025-03-05T07:28:00Z">
            <w:rPr>
              <w:rFonts w:ascii="Times New Roman" w:eastAsia="Times New Roman" w:hAnsi="Times New Roman" w:cs="Times New Roman"/>
              <w:sz w:val="24"/>
              <w:szCs w:val="24"/>
              <w:lang w:eastAsia="pt-PT"/>
            </w:rPr>
          </w:rPrChange>
        </w:rPr>
        <w:t>“</w:t>
      </w:r>
      <w:r w:rsidRPr="00A96890">
        <w:rPr>
          <w:rFonts w:ascii="Arial" w:eastAsia="Times New Roman" w:hAnsi="Arial" w:cs="Arial"/>
          <w:b/>
          <w:bCs/>
          <w:lang w:eastAsia="pt-PT"/>
          <w:rPrChange w:id="1529" w:author="Adelino Naquarta Sepalanga Domingos" w:date="2025-03-05T08:28:00Z" w16du:dateUtc="2025-03-05T07:28:00Z">
            <w:rPr>
              <w:rFonts w:ascii="Times New Roman" w:eastAsia="Times New Roman" w:hAnsi="Times New Roman" w:cs="Times New Roman"/>
              <w:b/>
              <w:bCs/>
              <w:sz w:val="24"/>
              <w:szCs w:val="24"/>
              <w:lang w:eastAsia="pt-PT"/>
            </w:rPr>
          </w:rPrChange>
        </w:rPr>
        <w:t>AR</w:t>
      </w:r>
      <w:r w:rsidRPr="00A96890">
        <w:rPr>
          <w:rFonts w:ascii="Arial" w:eastAsia="Times New Roman" w:hAnsi="Arial" w:cs="Arial"/>
          <w:lang w:eastAsia="pt-PT"/>
          <w:rPrChange w:id="1530" w:author="Adelino Naquarta Sepalanga Domingos" w:date="2025-03-05T08:28:00Z" w16du:dateUtc="2025-03-05T07:28:00Z">
            <w:rPr>
              <w:rFonts w:ascii="Times New Roman" w:eastAsia="Times New Roman" w:hAnsi="Times New Roman" w:cs="Times New Roman"/>
              <w:sz w:val="24"/>
              <w:szCs w:val="24"/>
              <w:lang w:eastAsia="pt-PT"/>
            </w:rPr>
          </w:rPrChange>
        </w:rPr>
        <w:t>” – Aviso de cobrança/recibo</w:t>
      </w:r>
      <w:ins w:id="1531" w:author="Adelino Naquarta Sepalanga Domingos" w:date="2025-03-05T08:31:00Z" w16du:dateUtc="2025-03-05T07:31:00Z">
        <w:r w:rsidR="00A96890">
          <w:rPr>
            <w:rFonts w:ascii="Arial" w:eastAsia="Times New Roman" w:hAnsi="Arial" w:cs="Arial"/>
            <w:lang w:eastAsia="pt-PT"/>
          </w:rPr>
          <w:t>:</w:t>
        </w:r>
      </w:ins>
      <w:r w:rsidRPr="00A96890">
        <w:rPr>
          <w:rFonts w:ascii="Arial" w:eastAsia="Times New Roman" w:hAnsi="Arial" w:cs="Arial"/>
          <w:lang w:eastAsia="pt-PT"/>
          <w:rPrChange w:id="1532"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w:t>
      </w:r>
      <w:r w:rsidRPr="00A96890">
        <w:rPr>
          <w:rFonts w:ascii="Arial" w:eastAsia="Malgun Gothic" w:hAnsi="Arial" w:cs="Arial"/>
          <w:rPrChange w:id="1533" w:author="Adelino Naquarta Sepalanga Domingos" w:date="2025-03-05T08:28:00Z" w16du:dateUtc="2025-03-05T07:28:00Z">
            <w:rPr>
              <w:rFonts w:ascii="Times New Roman" w:eastAsia="Malgun Gothic" w:hAnsi="Times New Roman" w:cs="Times New Roman"/>
            </w:rPr>
          </w:rPrChange>
        </w:rPr>
        <w:t>Documentos emitidos por empresas seguradoras, que formalizam e comprovam os serviços prestados</w:t>
      </w:r>
      <w:ins w:id="1534" w:author="Adelino Naquarta Sepalanga Domingos" w:date="2025-02-28T12:15:00Z" w16du:dateUtc="2025-02-28T11:15:00Z">
        <w:r w:rsidR="00A70FF2" w:rsidRPr="00A96890">
          <w:rPr>
            <w:rFonts w:ascii="Arial" w:eastAsia="Malgun Gothic" w:hAnsi="Arial" w:cs="Arial"/>
            <w:rPrChange w:id="1535" w:author="Adelino Naquarta Sepalanga Domingos" w:date="2025-03-05T08:28:00Z" w16du:dateUtc="2025-03-05T07:28:00Z">
              <w:rPr>
                <w:rFonts w:ascii="Times New Roman" w:eastAsia="Malgun Gothic" w:hAnsi="Times New Roman" w:cs="Times New Roman"/>
              </w:rPr>
            </w:rPrChange>
          </w:rPr>
          <w:t>.</w:t>
        </w:r>
      </w:ins>
    </w:p>
    <w:p w14:paraId="30232518" w14:textId="55CFD32A" w:rsidR="003F3EDE" w:rsidRPr="00A96890" w:rsidRDefault="003F3EDE" w:rsidP="003F3EDE">
      <w:pPr>
        <w:rPr>
          <w:rFonts w:ascii="Arial" w:eastAsia="Times New Roman" w:hAnsi="Arial" w:cs="Arial"/>
          <w:lang w:eastAsia="pt-PT"/>
          <w:rPrChange w:id="1536"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lang w:eastAsia="pt-PT"/>
          <w:rPrChange w:id="1537" w:author="Adelino Naquarta Sepalanga Domingos" w:date="2025-03-05T08:28:00Z" w16du:dateUtc="2025-03-05T07:28:00Z">
            <w:rPr>
              <w:rFonts w:ascii="Times New Roman" w:eastAsia="Times New Roman" w:hAnsi="Times New Roman" w:cs="Times New Roman"/>
              <w:sz w:val="24"/>
              <w:szCs w:val="24"/>
              <w:lang w:eastAsia="pt-PT"/>
            </w:rPr>
          </w:rPrChange>
        </w:rPr>
        <w:lastRenderedPageBreak/>
        <w:t>“</w:t>
      </w:r>
      <w:r w:rsidRPr="00A96890">
        <w:rPr>
          <w:rFonts w:ascii="Arial" w:eastAsia="Times New Roman" w:hAnsi="Arial" w:cs="Arial"/>
          <w:b/>
          <w:bCs/>
          <w:lang w:eastAsia="pt-PT"/>
          <w:rPrChange w:id="1538" w:author="Adelino Naquarta Sepalanga Domingos" w:date="2025-03-05T08:28:00Z" w16du:dateUtc="2025-03-05T07:28:00Z">
            <w:rPr>
              <w:rFonts w:ascii="Times New Roman" w:eastAsia="Times New Roman" w:hAnsi="Times New Roman" w:cs="Times New Roman"/>
              <w:b/>
              <w:bCs/>
              <w:sz w:val="24"/>
              <w:szCs w:val="24"/>
              <w:lang w:eastAsia="pt-PT"/>
            </w:rPr>
          </w:rPrChange>
        </w:rPr>
        <w:t>TV</w:t>
      </w:r>
      <w:r w:rsidRPr="00A96890">
        <w:rPr>
          <w:rFonts w:ascii="Arial" w:eastAsia="Times New Roman" w:hAnsi="Arial" w:cs="Arial"/>
          <w:lang w:eastAsia="pt-PT"/>
          <w:rPrChange w:id="1539" w:author="Adelino Naquarta Sepalanga Domingos" w:date="2025-03-05T08:28:00Z" w16du:dateUtc="2025-03-05T07:28:00Z">
            <w:rPr>
              <w:rFonts w:ascii="Times New Roman" w:eastAsia="Times New Roman" w:hAnsi="Times New Roman" w:cs="Times New Roman"/>
              <w:sz w:val="24"/>
              <w:szCs w:val="24"/>
              <w:lang w:eastAsia="pt-PT"/>
            </w:rPr>
          </w:rPrChange>
        </w:rPr>
        <w:t>” – Talão de venda</w:t>
      </w:r>
      <w:ins w:id="1540" w:author="Adelino Naquarta Sepalanga Domingos" w:date="2025-03-05T08:32:00Z" w16du:dateUtc="2025-03-05T07:32:00Z">
        <w:r w:rsidR="00A96890">
          <w:rPr>
            <w:rFonts w:ascii="Arial" w:eastAsia="Times New Roman" w:hAnsi="Arial" w:cs="Arial"/>
            <w:lang w:eastAsia="pt-PT"/>
          </w:rPr>
          <w:t>:</w:t>
        </w:r>
      </w:ins>
      <w:r w:rsidRPr="00A96890">
        <w:rPr>
          <w:rFonts w:ascii="Arial" w:eastAsia="Times New Roman" w:hAnsi="Arial" w:cs="Arial"/>
          <w:lang w:eastAsia="pt-PT"/>
          <w:rPrChange w:id="1541"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w:t>
      </w:r>
      <w:ins w:id="1542" w:author="Adelino Naquarta Sepalanga Domingos" w:date="2025-03-05T08:32:00Z" w16du:dateUtc="2025-03-05T07:32:00Z">
        <w:r w:rsidR="00A96890">
          <w:rPr>
            <w:rFonts w:ascii="Arial" w:eastAsia="Times New Roman" w:hAnsi="Arial" w:cs="Arial"/>
            <w:lang w:eastAsia="pt-PT"/>
          </w:rPr>
          <w:t>D</w:t>
        </w:r>
      </w:ins>
      <w:del w:id="1543" w:author="Adelino Naquarta Sepalanga Domingos" w:date="2025-03-05T08:32:00Z" w16du:dateUtc="2025-03-05T07:32:00Z">
        <w:r w:rsidRPr="00A96890" w:rsidDel="00A96890">
          <w:rPr>
            <w:rFonts w:ascii="Arial" w:eastAsia="Times New Roman" w:hAnsi="Arial" w:cs="Arial"/>
            <w:lang w:eastAsia="pt-PT"/>
            <w:rPrChange w:id="1544" w:author="Adelino Naquarta Sepalanga Domingos" w:date="2025-03-05T08:28:00Z" w16du:dateUtc="2025-03-05T07:28:00Z">
              <w:rPr>
                <w:rFonts w:ascii="Times New Roman" w:eastAsia="Times New Roman" w:hAnsi="Times New Roman" w:cs="Times New Roman"/>
                <w:sz w:val="24"/>
                <w:szCs w:val="24"/>
                <w:lang w:eastAsia="pt-PT"/>
              </w:rPr>
            </w:rPrChange>
          </w:rPr>
          <w:delText>d</w:delText>
        </w:r>
      </w:del>
      <w:r w:rsidRPr="00A96890">
        <w:rPr>
          <w:rFonts w:ascii="Arial" w:eastAsia="Times New Roman" w:hAnsi="Arial" w:cs="Arial"/>
          <w:lang w:eastAsia="pt-PT"/>
          <w:rPrChange w:id="1545" w:author="Adelino Naquarta Sepalanga Domingos" w:date="2025-03-05T08:28:00Z" w16du:dateUtc="2025-03-05T07:28:00Z">
            <w:rPr>
              <w:rFonts w:ascii="Times New Roman" w:eastAsia="Times New Roman" w:hAnsi="Times New Roman" w:cs="Times New Roman"/>
              <w:sz w:val="24"/>
              <w:szCs w:val="24"/>
              <w:lang w:eastAsia="pt-PT"/>
            </w:rPr>
          </w:rPrChange>
        </w:rPr>
        <w:t>ocumento que agrega a factura e o recibo, podendo apenas ser emitida quando a data da factura e do pagamento coincidem (pronto pagamento). A identificação do destinatário é opcional pois é usado para vendas a consumidores finais.</w:t>
      </w:r>
    </w:p>
    <w:p w14:paraId="4F52E894" w14:textId="69668D51" w:rsidR="003F3EDE" w:rsidRPr="00A96890" w:rsidRDefault="003F3EDE" w:rsidP="003F3EDE">
      <w:pPr>
        <w:rPr>
          <w:rFonts w:ascii="Arial" w:eastAsia="Times New Roman" w:hAnsi="Arial" w:cs="Arial"/>
          <w:lang w:eastAsia="pt-PT"/>
          <w:rPrChange w:id="1546"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lang w:eastAsia="pt-PT"/>
          <w:rPrChange w:id="1547" w:author="Adelino Naquarta Sepalanga Domingos" w:date="2025-03-05T08:28:00Z" w16du:dateUtc="2025-03-05T07:28:00Z">
            <w:rPr>
              <w:rFonts w:ascii="Times New Roman" w:eastAsia="Times New Roman" w:hAnsi="Times New Roman" w:cs="Times New Roman"/>
              <w:sz w:val="24"/>
              <w:szCs w:val="24"/>
              <w:lang w:eastAsia="pt-PT"/>
            </w:rPr>
          </w:rPrChange>
        </w:rPr>
        <w:t>“</w:t>
      </w:r>
      <w:r w:rsidRPr="00A96890">
        <w:rPr>
          <w:rFonts w:ascii="Arial" w:eastAsia="Times New Roman" w:hAnsi="Arial" w:cs="Arial"/>
          <w:b/>
          <w:bCs/>
          <w:lang w:eastAsia="pt-PT"/>
          <w:rPrChange w:id="1548" w:author="Adelino Naquarta Sepalanga Domingos" w:date="2025-03-05T08:28:00Z" w16du:dateUtc="2025-03-05T07:28:00Z">
            <w:rPr>
              <w:rFonts w:ascii="Times New Roman" w:eastAsia="Times New Roman" w:hAnsi="Times New Roman" w:cs="Times New Roman"/>
              <w:b/>
              <w:bCs/>
              <w:sz w:val="24"/>
              <w:szCs w:val="24"/>
              <w:lang w:eastAsia="pt-PT"/>
            </w:rPr>
          </w:rPrChange>
        </w:rPr>
        <w:t>RE</w:t>
      </w:r>
      <w:r w:rsidRPr="00A96890">
        <w:rPr>
          <w:rFonts w:ascii="Arial" w:eastAsia="Times New Roman" w:hAnsi="Arial" w:cs="Arial"/>
          <w:lang w:eastAsia="pt-PT"/>
          <w:rPrChange w:id="1549" w:author="Adelino Naquarta Sepalanga Domingos" w:date="2025-03-05T08:28:00Z" w16du:dateUtc="2025-03-05T07:28:00Z">
            <w:rPr>
              <w:rFonts w:ascii="Times New Roman" w:eastAsia="Times New Roman" w:hAnsi="Times New Roman" w:cs="Times New Roman"/>
              <w:sz w:val="24"/>
              <w:szCs w:val="24"/>
              <w:lang w:eastAsia="pt-PT"/>
            </w:rPr>
          </w:rPrChange>
        </w:rPr>
        <w:t>” – Estorno ou recibo de estorno</w:t>
      </w:r>
      <w:ins w:id="1550" w:author="Adelino Naquarta Sepalanga Domingos" w:date="2025-02-28T12:15:00Z" w16du:dateUtc="2025-02-28T11:15:00Z">
        <w:r w:rsidR="00A70FF2" w:rsidRPr="00A96890">
          <w:rPr>
            <w:rFonts w:ascii="Arial" w:eastAsia="Times New Roman" w:hAnsi="Arial" w:cs="Arial"/>
            <w:lang w:eastAsia="pt-PT"/>
            <w:rPrChange w:id="1551" w:author="Adelino Naquarta Sepalanga Domingos" w:date="2025-03-05T08:28:00Z" w16du:dateUtc="2025-03-05T07:28:00Z">
              <w:rPr>
                <w:rFonts w:ascii="Times New Roman" w:eastAsia="Times New Roman" w:hAnsi="Times New Roman" w:cs="Times New Roman"/>
                <w:sz w:val="24"/>
                <w:szCs w:val="24"/>
                <w:lang w:eastAsia="pt-PT"/>
              </w:rPr>
            </w:rPrChange>
          </w:rPr>
          <w:t>.</w:t>
        </w:r>
      </w:ins>
    </w:p>
    <w:p w14:paraId="3AB14DF5" w14:textId="5C2F9791" w:rsidR="003F3EDE" w:rsidRPr="00A96890" w:rsidRDefault="003F3EDE" w:rsidP="003F3EDE">
      <w:pPr>
        <w:rPr>
          <w:rFonts w:ascii="Arial" w:eastAsia="Times New Roman" w:hAnsi="Arial" w:cs="Arial"/>
          <w:lang w:eastAsia="pt-PT"/>
          <w:rPrChange w:id="1552"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lang w:eastAsia="pt-PT"/>
          <w:rPrChange w:id="1553" w:author="Adelino Naquarta Sepalanga Domingos" w:date="2025-03-05T08:28:00Z" w16du:dateUtc="2025-03-05T07:28:00Z">
            <w:rPr>
              <w:rFonts w:ascii="Times New Roman" w:eastAsia="Times New Roman" w:hAnsi="Times New Roman" w:cs="Times New Roman"/>
              <w:sz w:val="24"/>
              <w:szCs w:val="24"/>
              <w:lang w:eastAsia="pt-PT"/>
            </w:rPr>
          </w:rPrChange>
        </w:rPr>
        <w:t>“</w:t>
      </w:r>
      <w:r w:rsidRPr="00A96890">
        <w:rPr>
          <w:rFonts w:ascii="Arial" w:eastAsia="Times New Roman" w:hAnsi="Arial" w:cs="Arial"/>
          <w:b/>
          <w:bCs/>
          <w:lang w:eastAsia="pt-PT"/>
          <w:rPrChange w:id="1554" w:author="Adelino Naquarta Sepalanga Domingos" w:date="2025-03-05T08:28:00Z" w16du:dateUtc="2025-03-05T07:28:00Z">
            <w:rPr>
              <w:rFonts w:ascii="Times New Roman" w:eastAsia="Times New Roman" w:hAnsi="Times New Roman" w:cs="Times New Roman"/>
              <w:b/>
              <w:bCs/>
              <w:sz w:val="24"/>
              <w:szCs w:val="24"/>
              <w:lang w:eastAsia="pt-PT"/>
            </w:rPr>
          </w:rPrChange>
        </w:rPr>
        <w:t>ND</w:t>
      </w:r>
      <w:r w:rsidRPr="00A96890">
        <w:rPr>
          <w:rFonts w:ascii="Arial" w:eastAsia="Times New Roman" w:hAnsi="Arial" w:cs="Arial"/>
          <w:lang w:eastAsia="pt-PT"/>
          <w:rPrChange w:id="1555" w:author="Adelino Naquarta Sepalanga Domingos" w:date="2025-03-05T08:28:00Z" w16du:dateUtc="2025-03-05T07:28:00Z">
            <w:rPr>
              <w:rFonts w:ascii="Times New Roman" w:eastAsia="Times New Roman" w:hAnsi="Times New Roman" w:cs="Times New Roman"/>
              <w:sz w:val="24"/>
              <w:szCs w:val="24"/>
              <w:lang w:eastAsia="pt-PT"/>
            </w:rPr>
          </w:rPrChange>
        </w:rPr>
        <w:t>” – Nota de débito</w:t>
      </w:r>
      <w:ins w:id="1556" w:author="Adelino Naquarta Sepalanga Domingos" w:date="2025-03-05T08:33:00Z" w16du:dateUtc="2025-03-05T07:33:00Z">
        <w:r w:rsidR="00A96890">
          <w:rPr>
            <w:rFonts w:ascii="Arial" w:eastAsia="Times New Roman" w:hAnsi="Arial" w:cs="Arial"/>
            <w:lang w:eastAsia="pt-PT"/>
          </w:rPr>
          <w:t>:</w:t>
        </w:r>
      </w:ins>
      <w:r w:rsidRPr="00A96890">
        <w:rPr>
          <w:rFonts w:ascii="Arial" w:eastAsia="Times New Roman" w:hAnsi="Arial" w:cs="Arial"/>
          <w:lang w:eastAsia="pt-PT"/>
          <w:rPrChange w:id="1557"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w:t>
      </w:r>
      <w:r w:rsidRPr="00A96890">
        <w:rPr>
          <w:rFonts w:ascii="Arial" w:eastAsia="Malgun Gothic" w:hAnsi="Arial" w:cs="Arial"/>
          <w:rPrChange w:id="1558" w:author="Adelino Naquarta Sepalanga Domingos" w:date="2025-03-05T08:28:00Z" w16du:dateUtc="2025-03-05T07:28:00Z">
            <w:rPr>
              <w:rFonts w:ascii="Times New Roman" w:eastAsia="Malgun Gothic" w:hAnsi="Times New Roman" w:cs="Times New Roman"/>
            </w:rPr>
          </w:rPrChange>
        </w:rPr>
        <w:t>Documento comercial que suporta situações de débito quando não haja obrigação de emissão de factura nos termos do presente Regime Jurídico, no qual não deve haver liquidação de imposto</w:t>
      </w:r>
      <w:ins w:id="1559" w:author="Adelino Naquarta Sepalanga Domingos" w:date="2025-02-28T12:16:00Z" w16du:dateUtc="2025-02-28T11:16:00Z">
        <w:r w:rsidR="00A70FF2" w:rsidRPr="00A96890">
          <w:rPr>
            <w:rFonts w:ascii="Arial" w:eastAsia="Malgun Gothic" w:hAnsi="Arial" w:cs="Arial"/>
            <w:rPrChange w:id="1560" w:author="Adelino Naquarta Sepalanga Domingos" w:date="2025-03-05T08:28:00Z" w16du:dateUtc="2025-03-05T07:28:00Z">
              <w:rPr>
                <w:rFonts w:ascii="Times New Roman" w:eastAsia="Malgun Gothic" w:hAnsi="Times New Roman" w:cs="Times New Roman"/>
              </w:rPr>
            </w:rPrChange>
          </w:rPr>
          <w:t>.</w:t>
        </w:r>
      </w:ins>
    </w:p>
    <w:p w14:paraId="3F0881D3" w14:textId="4CF2284F" w:rsidR="003F3EDE" w:rsidRPr="00A96890" w:rsidRDefault="003F3EDE" w:rsidP="003F3EDE">
      <w:pPr>
        <w:rPr>
          <w:rFonts w:ascii="Arial" w:eastAsia="Times New Roman" w:hAnsi="Arial" w:cs="Arial"/>
          <w:lang w:eastAsia="pt-PT"/>
          <w:rPrChange w:id="1561"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lang w:eastAsia="pt-PT"/>
          <w:rPrChange w:id="1562" w:author="Adelino Naquarta Sepalanga Domingos" w:date="2025-03-05T08:28:00Z" w16du:dateUtc="2025-03-05T07:28:00Z">
            <w:rPr>
              <w:rFonts w:ascii="Times New Roman" w:eastAsia="Times New Roman" w:hAnsi="Times New Roman" w:cs="Times New Roman"/>
              <w:sz w:val="24"/>
              <w:szCs w:val="24"/>
              <w:lang w:eastAsia="pt-PT"/>
            </w:rPr>
          </w:rPrChange>
        </w:rPr>
        <w:t>“</w:t>
      </w:r>
      <w:r w:rsidRPr="00A96890">
        <w:rPr>
          <w:rFonts w:ascii="Arial" w:eastAsia="Times New Roman" w:hAnsi="Arial" w:cs="Arial"/>
          <w:b/>
          <w:bCs/>
          <w:lang w:eastAsia="pt-PT"/>
          <w:rPrChange w:id="1563" w:author="Adelino Naquarta Sepalanga Domingos" w:date="2025-03-05T08:28:00Z" w16du:dateUtc="2025-03-05T07:28:00Z">
            <w:rPr>
              <w:rFonts w:ascii="Times New Roman" w:eastAsia="Times New Roman" w:hAnsi="Times New Roman" w:cs="Times New Roman"/>
              <w:b/>
              <w:bCs/>
              <w:sz w:val="24"/>
              <w:szCs w:val="24"/>
              <w:lang w:eastAsia="pt-PT"/>
            </w:rPr>
          </w:rPrChange>
        </w:rPr>
        <w:t>NC</w:t>
      </w:r>
      <w:r w:rsidRPr="00A96890">
        <w:rPr>
          <w:rFonts w:ascii="Arial" w:eastAsia="Times New Roman" w:hAnsi="Arial" w:cs="Arial"/>
          <w:lang w:eastAsia="pt-PT"/>
          <w:rPrChange w:id="1564" w:author="Adelino Naquarta Sepalanga Domingos" w:date="2025-03-05T08:28:00Z" w16du:dateUtc="2025-03-05T07:28:00Z">
            <w:rPr>
              <w:rFonts w:ascii="Times New Roman" w:eastAsia="Times New Roman" w:hAnsi="Times New Roman" w:cs="Times New Roman"/>
              <w:sz w:val="24"/>
              <w:szCs w:val="24"/>
              <w:lang w:eastAsia="pt-PT"/>
            </w:rPr>
          </w:rPrChange>
        </w:rPr>
        <w:t>” – Nota de crédito</w:t>
      </w:r>
      <w:ins w:id="1565" w:author="Adelino Naquarta Sepalanga Domingos" w:date="2025-03-05T08:33:00Z" w16du:dateUtc="2025-03-05T07:33:00Z">
        <w:r w:rsidR="00A96890">
          <w:rPr>
            <w:rFonts w:ascii="Arial" w:eastAsia="Times New Roman" w:hAnsi="Arial" w:cs="Arial"/>
            <w:lang w:eastAsia="pt-PT"/>
          </w:rPr>
          <w:t>:</w:t>
        </w:r>
      </w:ins>
      <w:r w:rsidRPr="00A96890">
        <w:rPr>
          <w:rFonts w:ascii="Arial" w:eastAsia="Times New Roman" w:hAnsi="Arial" w:cs="Arial"/>
          <w:lang w:eastAsia="pt-PT"/>
          <w:rPrChange w:id="1566"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w:t>
      </w:r>
      <w:r w:rsidRPr="00A96890">
        <w:rPr>
          <w:rFonts w:ascii="Arial" w:eastAsia="Malgun Gothic" w:hAnsi="Arial" w:cs="Arial"/>
          <w:rPrChange w:id="1567" w:author="Adelino Naquarta Sepalanga Domingos" w:date="2025-03-05T08:28:00Z" w16du:dateUtc="2025-03-05T07:28:00Z">
            <w:rPr>
              <w:rFonts w:ascii="Times New Roman" w:eastAsia="Malgun Gothic" w:hAnsi="Times New Roman" w:cs="Times New Roman"/>
            </w:rPr>
          </w:rPrChange>
        </w:rPr>
        <w:t>Documento comercial de anulação ou rectificação de factura emitida, sempre que, por qualquer motivo, a operação económica deixa de ter lugar ou o respectivo valor seja reduzido, o que sucede nomeadamente nas devoluções de bens, variação do nível do serviço prestado, ou quaisquer descontos;</w:t>
      </w:r>
    </w:p>
    <w:p w14:paraId="446962FA" w14:textId="54ECF6F3" w:rsidR="003F3EDE" w:rsidRPr="00A96890" w:rsidRDefault="003F3EDE" w:rsidP="003F3EDE">
      <w:pPr>
        <w:autoSpaceDE w:val="0"/>
        <w:autoSpaceDN w:val="0"/>
        <w:adjustRightInd w:val="0"/>
        <w:spacing w:after="120" w:line="360" w:lineRule="auto"/>
        <w:jc w:val="both"/>
        <w:rPr>
          <w:rFonts w:ascii="Arial" w:eastAsia="Malgun Gothic" w:hAnsi="Arial" w:cs="Arial"/>
          <w:rPrChange w:id="1568" w:author="Adelino Naquarta Sepalanga Domingos" w:date="2025-03-05T08:28:00Z" w16du:dateUtc="2025-03-05T07:28:00Z">
            <w:rPr>
              <w:rFonts w:ascii="Times New Roman" w:eastAsia="Malgun Gothic" w:hAnsi="Times New Roman" w:cs="Times New Roman"/>
            </w:rPr>
          </w:rPrChange>
        </w:rPr>
      </w:pPr>
      <w:r w:rsidRPr="00A96890">
        <w:rPr>
          <w:rFonts w:ascii="Arial" w:eastAsia="Times New Roman" w:hAnsi="Arial" w:cs="Arial"/>
          <w:lang w:eastAsia="pt-PT"/>
          <w:rPrChange w:id="1569" w:author="Adelino Naquarta Sepalanga Domingos" w:date="2025-03-05T08:28:00Z" w16du:dateUtc="2025-03-05T07:28:00Z">
            <w:rPr>
              <w:rFonts w:ascii="Times New Roman" w:eastAsia="Times New Roman" w:hAnsi="Times New Roman" w:cs="Times New Roman"/>
              <w:sz w:val="24"/>
              <w:szCs w:val="24"/>
              <w:lang w:eastAsia="pt-PT"/>
            </w:rPr>
          </w:rPrChange>
        </w:rPr>
        <w:t>“</w:t>
      </w:r>
      <w:r w:rsidRPr="00A96890">
        <w:rPr>
          <w:rFonts w:ascii="Arial" w:eastAsia="Times New Roman" w:hAnsi="Arial" w:cs="Arial"/>
          <w:b/>
          <w:bCs/>
          <w:lang w:eastAsia="pt-PT"/>
          <w:rPrChange w:id="1570" w:author="Adelino Naquarta Sepalanga Domingos" w:date="2025-03-05T08:28:00Z" w16du:dateUtc="2025-03-05T07:28:00Z">
            <w:rPr>
              <w:rFonts w:ascii="Times New Roman" w:eastAsia="Times New Roman" w:hAnsi="Times New Roman" w:cs="Times New Roman"/>
              <w:b/>
              <w:bCs/>
              <w:sz w:val="24"/>
              <w:szCs w:val="24"/>
              <w:lang w:eastAsia="pt-PT"/>
            </w:rPr>
          </w:rPrChange>
        </w:rPr>
        <w:t>AF</w:t>
      </w:r>
      <w:r w:rsidRPr="00A96890">
        <w:rPr>
          <w:rFonts w:ascii="Arial" w:eastAsia="Times New Roman" w:hAnsi="Arial" w:cs="Arial"/>
          <w:lang w:eastAsia="pt-PT"/>
          <w:rPrChange w:id="1571" w:author="Adelino Naquarta Sepalanga Domingos" w:date="2025-03-05T08:28:00Z" w16du:dateUtc="2025-03-05T07:28:00Z">
            <w:rPr>
              <w:rFonts w:ascii="Times New Roman" w:eastAsia="Times New Roman" w:hAnsi="Times New Roman" w:cs="Times New Roman"/>
              <w:sz w:val="24"/>
              <w:szCs w:val="24"/>
              <w:lang w:eastAsia="pt-PT"/>
            </w:rPr>
          </w:rPrChange>
        </w:rPr>
        <w:t>” – Factura/recibo (autofacturação)</w:t>
      </w:r>
      <w:ins w:id="1572" w:author="Adelino Naquarta Sepalanga Domingos" w:date="2025-03-05T08:33:00Z" w16du:dateUtc="2025-03-05T07:33:00Z">
        <w:r w:rsidR="00A96890">
          <w:rPr>
            <w:rFonts w:ascii="Arial" w:eastAsia="Times New Roman" w:hAnsi="Arial" w:cs="Arial"/>
            <w:lang w:eastAsia="pt-PT"/>
          </w:rPr>
          <w:t>:</w:t>
        </w:r>
      </w:ins>
      <w:r w:rsidRPr="00A96890">
        <w:rPr>
          <w:rFonts w:ascii="Arial" w:eastAsia="Times New Roman" w:hAnsi="Arial" w:cs="Arial"/>
          <w:lang w:eastAsia="pt-PT"/>
          <w:rPrChange w:id="1573"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w:t>
      </w:r>
      <w:r w:rsidRPr="00A96890">
        <w:rPr>
          <w:rFonts w:ascii="Arial" w:eastAsia="Malgun Gothic" w:hAnsi="Arial" w:cs="Arial"/>
          <w:rPrChange w:id="1574" w:author="Adelino Naquarta Sepalanga Domingos" w:date="2025-03-05T08:28:00Z" w16du:dateUtc="2025-03-05T07:28:00Z">
            <w:rPr>
              <w:rFonts w:ascii="Times New Roman" w:eastAsia="Malgun Gothic" w:hAnsi="Times New Roman" w:cs="Times New Roman"/>
            </w:rPr>
          </w:rPrChange>
        </w:rPr>
        <w:t>Emissão de Factura-Recibo pelos adquirentes de bens ou serviços em substituição dos seus fornecedores</w:t>
      </w:r>
      <w:ins w:id="1575" w:author="Adelino Naquarta Sepalanga Domingos" w:date="2025-02-28T12:16:00Z" w16du:dateUtc="2025-02-28T11:16:00Z">
        <w:r w:rsidR="00A70FF2" w:rsidRPr="00A96890">
          <w:rPr>
            <w:rFonts w:ascii="Arial" w:eastAsia="Malgun Gothic" w:hAnsi="Arial" w:cs="Arial"/>
            <w:rPrChange w:id="1576" w:author="Adelino Naquarta Sepalanga Domingos" w:date="2025-03-05T08:28:00Z" w16du:dateUtc="2025-03-05T07:28:00Z">
              <w:rPr>
                <w:rFonts w:ascii="Times New Roman" w:eastAsia="Malgun Gothic" w:hAnsi="Times New Roman" w:cs="Times New Roman"/>
              </w:rPr>
            </w:rPrChange>
          </w:rPr>
          <w:t>.</w:t>
        </w:r>
      </w:ins>
    </w:p>
    <w:p w14:paraId="1A06FD2B" w14:textId="77777777" w:rsidR="003F3EDE" w:rsidRPr="007B5483" w:rsidRDefault="003F3EDE" w:rsidP="003F3EDE">
      <w:pPr>
        <w:rPr>
          <w:rFonts w:ascii="Arial" w:hAnsi="Arial" w:cs="Arial"/>
          <w:b/>
          <w:sz w:val="28"/>
          <w:rPrChange w:id="1577" w:author="Adelino Naquarta Sepalanga Domingos" w:date="2025-03-05T08:02:00Z" w16du:dateUtc="2025-03-05T07:02:00Z">
            <w:rPr>
              <w:rFonts w:ascii="Times New Roman" w:hAnsi="Times New Roman" w:cs="Times New Roman"/>
              <w:b/>
              <w:sz w:val="28"/>
            </w:rPr>
          </w:rPrChange>
        </w:rPr>
      </w:pPr>
    </w:p>
    <w:tbl>
      <w:tblPr>
        <w:tblStyle w:val="TabeladeGrelha4-Destaque3"/>
        <w:tblW w:w="0" w:type="auto"/>
        <w:tblInd w:w="-714" w:type="dxa"/>
        <w:tblLook w:val="04A0" w:firstRow="1" w:lastRow="0" w:firstColumn="1" w:lastColumn="0" w:noHBand="0" w:noVBand="1"/>
      </w:tblPr>
      <w:tblGrid>
        <w:gridCol w:w="940"/>
        <w:gridCol w:w="4200"/>
        <w:gridCol w:w="5523"/>
      </w:tblGrid>
      <w:tr w:rsidR="003F3EDE" w:rsidRPr="007B5483" w14:paraId="2788BB90" w14:textId="77777777" w:rsidTr="0025185C">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632" w:type="dxa"/>
            <w:gridSpan w:val="3"/>
            <w:shd w:val="clear" w:color="auto" w:fill="002060"/>
            <w:noWrap/>
          </w:tcPr>
          <w:p w14:paraId="192B2720" w14:textId="77777777" w:rsidR="003F3EDE" w:rsidRPr="007B5483" w:rsidRDefault="003F3EDE" w:rsidP="0025185C">
            <w:pPr>
              <w:jc w:val="center"/>
              <w:rPr>
                <w:rFonts w:ascii="Arial" w:eastAsia="Times New Roman" w:hAnsi="Arial" w:cs="Arial"/>
                <w:b w:val="0"/>
                <w:bCs w:val="0"/>
                <w:color w:val="FFFFFF"/>
                <w:sz w:val="18"/>
                <w:szCs w:val="18"/>
                <w:lang w:eastAsia="pt-PT"/>
                <w:rPrChange w:id="1578" w:author="Adelino Naquarta Sepalanga Domingos" w:date="2025-03-05T08:02:00Z" w16du:dateUtc="2025-03-05T07:02:00Z">
                  <w:rPr>
                    <w:rFonts w:ascii="Times New Roman" w:eastAsia="Times New Roman" w:hAnsi="Times New Roman" w:cs="Times New Roman"/>
                    <w:b w:val="0"/>
                    <w:bCs w:val="0"/>
                    <w:color w:val="FFFFFF"/>
                    <w:sz w:val="18"/>
                    <w:szCs w:val="18"/>
                    <w:lang w:eastAsia="pt-PT"/>
                  </w:rPr>
                </w:rPrChange>
              </w:rPr>
            </w:pPr>
            <w:r w:rsidRPr="007B5483">
              <w:rPr>
                <w:rFonts w:ascii="Arial" w:eastAsia="Times New Roman" w:hAnsi="Arial" w:cs="Arial"/>
                <w:lang w:eastAsia="pt-PT"/>
                <w:rPrChange w:id="1579" w:author="Adelino Naquarta Sepalanga Domingos" w:date="2025-03-05T08:02:00Z" w16du:dateUtc="2025-03-05T07:02:00Z">
                  <w:rPr>
                    <w:rFonts w:ascii="Times New Roman" w:eastAsia="Times New Roman" w:hAnsi="Times New Roman" w:cs="Times New Roman"/>
                    <w:lang w:eastAsia="pt-PT"/>
                  </w:rPr>
                </w:rPrChange>
              </w:rPr>
              <w:t xml:space="preserve">Isenções Incompletas - operações internas </w:t>
            </w:r>
          </w:p>
        </w:tc>
      </w:tr>
      <w:tr w:rsidR="003F3EDE" w:rsidRPr="007B5483" w14:paraId="2BFBA8E7" w14:textId="77777777" w:rsidTr="0025185C">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09" w:type="dxa"/>
            <w:shd w:val="clear" w:color="auto" w:fill="002060"/>
            <w:noWrap/>
            <w:hideMark/>
          </w:tcPr>
          <w:p w14:paraId="43903AFC" w14:textId="77777777" w:rsidR="003F3EDE" w:rsidRPr="007B5483" w:rsidRDefault="003F3EDE" w:rsidP="0025185C">
            <w:pPr>
              <w:jc w:val="center"/>
              <w:rPr>
                <w:rFonts w:ascii="Arial" w:eastAsia="Times New Roman" w:hAnsi="Arial" w:cs="Arial"/>
                <w:b w:val="0"/>
                <w:bCs w:val="0"/>
                <w:color w:val="FFFFFF" w:themeColor="background1"/>
                <w:sz w:val="18"/>
                <w:szCs w:val="18"/>
                <w:lang w:eastAsia="pt-PT"/>
                <w:rPrChange w:id="1580" w:author="Adelino Naquarta Sepalanga Domingos" w:date="2025-03-05T08:02:00Z" w16du:dateUtc="2025-03-05T07:02:00Z">
                  <w:rPr>
                    <w:rFonts w:ascii="Times New Roman" w:eastAsia="Times New Roman" w:hAnsi="Times New Roman" w:cs="Times New Roman"/>
                    <w:b w:val="0"/>
                    <w:bCs w:val="0"/>
                    <w:color w:val="FFFFFF" w:themeColor="background1"/>
                    <w:sz w:val="18"/>
                    <w:szCs w:val="18"/>
                    <w:lang w:eastAsia="pt-PT"/>
                  </w:rPr>
                </w:rPrChange>
              </w:rPr>
            </w:pPr>
            <w:r w:rsidRPr="007B5483">
              <w:rPr>
                <w:rFonts w:ascii="Arial" w:eastAsia="Times New Roman" w:hAnsi="Arial" w:cs="Arial"/>
                <w:color w:val="FFFFFF" w:themeColor="background1"/>
                <w:sz w:val="18"/>
                <w:szCs w:val="18"/>
                <w:lang w:eastAsia="pt-PT"/>
                <w:rPrChange w:id="1581" w:author="Adelino Naquarta Sepalanga Domingos" w:date="2025-03-05T08:02:00Z" w16du:dateUtc="2025-03-05T07:02:00Z">
                  <w:rPr>
                    <w:rFonts w:ascii="Times New Roman" w:eastAsia="Times New Roman" w:hAnsi="Times New Roman" w:cs="Times New Roman"/>
                    <w:color w:val="FFFFFF" w:themeColor="background1"/>
                    <w:sz w:val="18"/>
                    <w:szCs w:val="18"/>
                    <w:lang w:eastAsia="pt-PT"/>
                  </w:rPr>
                </w:rPrChange>
              </w:rPr>
              <w:t>Código</w:t>
            </w:r>
          </w:p>
        </w:tc>
        <w:tc>
          <w:tcPr>
            <w:tcW w:w="4200" w:type="dxa"/>
            <w:shd w:val="clear" w:color="auto" w:fill="002060"/>
            <w:noWrap/>
            <w:hideMark/>
          </w:tcPr>
          <w:p w14:paraId="0F33ADD1"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8"/>
                <w:szCs w:val="18"/>
                <w:lang w:eastAsia="pt-PT"/>
                <w:rPrChange w:id="1582" w:author="Adelino Naquarta Sepalanga Domingos" w:date="2025-03-05T08:02:00Z" w16du:dateUtc="2025-03-05T07:02:00Z">
                  <w:rPr>
                    <w:rFonts w:ascii="Times New Roman" w:eastAsia="Times New Roman" w:hAnsi="Times New Roman" w:cs="Times New Roman"/>
                    <w:b/>
                    <w:bCs/>
                    <w:color w:val="FFFFFF" w:themeColor="background1"/>
                    <w:sz w:val="18"/>
                    <w:szCs w:val="18"/>
                    <w:lang w:eastAsia="pt-PT"/>
                  </w:rPr>
                </w:rPrChange>
              </w:rPr>
            </w:pPr>
            <w:r w:rsidRPr="007B5483">
              <w:rPr>
                <w:rFonts w:ascii="Arial" w:eastAsia="Times New Roman" w:hAnsi="Arial" w:cs="Arial"/>
                <w:b/>
                <w:bCs/>
                <w:color w:val="FFFFFF" w:themeColor="background1"/>
                <w:sz w:val="18"/>
                <w:szCs w:val="18"/>
                <w:lang w:eastAsia="pt-PT"/>
                <w:rPrChange w:id="1583" w:author="Adelino Naquarta Sepalanga Domingos" w:date="2025-03-05T08:02:00Z" w16du:dateUtc="2025-03-05T07:02:00Z">
                  <w:rPr>
                    <w:rFonts w:ascii="Times New Roman" w:eastAsia="Times New Roman" w:hAnsi="Times New Roman" w:cs="Times New Roman"/>
                    <w:b/>
                    <w:bCs/>
                    <w:color w:val="FFFFFF" w:themeColor="background1"/>
                    <w:sz w:val="18"/>
                    <w:szCs w:val="18"/>
                    <w:lang w:eastAsia="pt-PT"/>
                  </w:rPr>
                </w:rPrChange>
              </w:rPr>
              <w:t>Menção a constar no documento¹</w:t>
            </w:r>
          </w:p>
        </w:tc>
        <w:tc>
          <w:tcPr>
            <w:tcW w:w="5523" w:type="dxa"/>
            <w:shd w:val="clear" w:color="auto" w:fill="002060"/>
            <w:noWrap/>
            <w:hideMark/>
          </w:tcPr>
          <w:p w14:paraId="4C9FDD5A"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8"/>
                <w:szCs w:val="18"/>
                <w:lang w:eastAsia="pt-PT"/>
                <w:rPrChange w:id="1584" w:author="Adelino Naquarta Sepalanga Domingos" w:date="2025-03-05T08:02:00Z" w16du:dateUtc="2025-03-05T07:02:00Z">
                  <w:rPr>
                    <w:rFonts w:ascii="Times New Roman" w:eastAsia="Times New Roman" w:hAnsi="Times New Roman" w:cs="Times New Roman"/>
                    <w:b/>
                    <w:bCs/>
                    <w:color w:val="FFFFFF" w:themeColor="background1"/>
                    <w:sz w:val="18"/>
                    <w:szCs w:val="18"/>
                    <w:lang w:eastAsia="pt-PT"/>
                  </w:rPr>
                </w:rPrChange>
              </w:rPr>
            </w:pPr>
            <w:r w:rsidRPr="007B5483">
              <w:rPr>
                <w:rFonts w:ascii="Arial" w:eastAsia="Times New Roman" w:hAnsi="Arial" w:cs="Arial"/>
                <w:b/>
                <w:bCs/>
                <w:color w:val="FFFFFF" w:themeColor="background1"/>
                <w:sz w:val="18"/>
                <w:szCs w:val="18"/>
                <w:lang w:eastAsia="pt-PT"/>
                <w:rPrChange w:id="1585" w:author="Adelino Naquarta Sepalanga Domingos" w:date="2025-03-05T08:02:00Z" w16du:dateUtc="2025-03-05T07:02:00Z">
                  <w:rPr>
                    <w:rFonts w:ascii="Times New Roman" w:eastAsia="Times New Roman" w:hAnsi="Times New Roman" w:cs="Times New Roman"/>
                    <w:b/>
                    <w:bCs/>
                    <w:color w:val="FFFFFF" w:themeColor="background1"/>
                    <w:sz w:val="18"/>
                    <w:szCs w:val="18"/>
                    <w:lang w:eastAsia="pt-PT"/>
                  </w:rPr>
                </w:rPrChange>
              </w:rPr>
              <w:t>Descrição</w:t>
            </w:r>
          </w:p>
        </w:tc>
      </w:tr>
      <w:tr w:rsidR="003F3EDE" w:rsidRPr="007B5483" w14:paraId="1020956A" w14:textId="77777777" w:rsidTr="0025185C">
        <w:trPr>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708B6C46" w14:textId="77777777" w:rsidR="003F3EDE" w:rsidRPr="007B5483" w:rsidRDefault="003F3EDE" w:rsidP="0025185C">
            <w:pPr>
              <w:jc w:val="center"/>
              <w:rPr>
                <w:rFonts w:ascii="Arial" w:eastAsia="Times New Roman" w:hAnsi="Arial" w:cs="Arial"/>
                <w:b w:val="0"/>
                <w:bCs w:val="0"/>
                <w:color w:val="000000"/>
                <w:sz w:val="21"/>
                <w:szCs w:val="21"/>
                <w:lang w:eastAsia="pt-PT"/>
                <w:rPrChange w:id="1586"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58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M10</w:t>
            </w:r>
          </w:p>
        </w:tc>
        <w:tc>
          <w:tcPr>
            <w:tcW w:w="4200" w:type="dxa"/>
            <w:noWrap/>
            <w:hideMark/>
          </w:tcPr>
          <w:p w14:paraId="2FC5A8C6" w14:textId="32084321"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58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58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a) do n</w:t>
            </w:r>
            <w:ins w:id="1590" w:author="Adelino Naquarta Sepalanga Domingos" w:date="2025-02-28T12:17:00Z" w16du:dateUtc="2025-02-28T11:17:00Z">
              <w:r w:rsidR="00A70FF2" w:rsidRPr="007B5483">
                <w:rPr>
                  <w:rFonts w:ascii="Arial" w:eastAsia="Times New Roman" w:hAnsi="Arial" w:cs="Arial"/>
                  <w:color w:val="000000"/>
                  <w:sz w:val="21"/>
                  <w:szCs w:val="21"/>
                  <w:lang w:eastAsia="pt-PT"/>
                  <w:rPrChange w:id="159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59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593" w:author="Adelino Naquarta Sepalanga Domingos" w:date="2025-02-28T12:17:00Z" w16du:dateUtc="2025-02-28T11:17:00Z">
              <w:r w:rsidR="00A70FF2" w:rsidRPr="007B5483">
                <w:rPr>
                  <w:rFonts w:ascii="Arial" w:eastAsia="Times New Roman" w:hAnsi="Arial" w:cs="Arial"/>
                  <w:color w:val="000000"/>
                  <w:sz w:val="21"/>
                  <w:szCs w:val="21"/>
                  <w:lang w:eastAsia="pt-PT"/>
                  <w:rPrChange w:id="159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59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ins w:id="1596" w:author="Adelino Naquarta Sepalanga Domingos" w:date="2025-02-28T15:21:00Z" w16du:dateUtc="2025-02-28T14:21:00Z">
              <w:r w:rsidR="00037DFD" w:rsidRPr="007B5483">
                <w:rPr>
                  <w:rFonts w:ascii="Arial" w:eastAsia="Times New Roman" w:hAnsi="Arial" w:cs="Arial"/>
                  <w:color w:val="000000"/>
                  <w:sz w:val="21"/>
                  <w:szCs w:val="21"/>
                  <w:lang w:eastAsia="pt-PT"/>
                  <w:rPrChange w:id="159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(Revogado)</w:t>
              </w:r>
            </w:ins>
          </w:p>
        </w:tc>
        <w:tc>
          <w:tcPr>
            <w:tcW w:w="5523" w:type="dxa"/>
            <w:noWrap/>
            <w:hideMark/>
          </w:tcPr>
          <w:p w14:paraId="4CE88AC5"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59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59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 transmissão dos bens alimentares, conforme anexo I do presente código.</w:t>
            </w:r>
          </w:p>
        </w:tc>
      </w:tr>
      <w:tr w:rsidR="003F3EDE" w:rsidRPr="007B5483" w14:paraId="69AF6C20"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4D10C1EC" w14:textId="77777777" w:rsidR="003F3EDE" w:rsidRPr="007B5483" w:rsidRDefault="003F3EDE" w:rsidP="0025185C">
            <w:pPr>
              <w:jc w:val="center"/>
              <w:rPr>
                <w:rFonts w:ascii="Arial" w:eastAsia="Times New Roman" w:hAnsi="Arial" w:cs="Arial"/>
                <w:b w:val="0"/>
                <w:bCs w:val="0"/>
                <w:color w:val="000000"/>
                <w:sz w:val="21"/>
                <w:szCs w:val="21"/>
                <w:lang w:eastAsia="pt-PT"/>
                <w:rPrChange w:id="1600"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0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M11</w:t>
            </w:r>
          </w:p>
        </w:tc>
        <w:tc>
          <w:tcPr>
            <w:tcW w:w="4200" w:type="dxa"/>
            <w:noWrap/>
            <w:hideMark/>
          </w:tcPr>
          <w:p w14:paraId="16EC6057" w14:textId="1644C64D"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0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0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b) do n</w:t>
            </w:r>
            <w:ins w:id="1604" w:author="Adelino Naquarta Sepalanga Domingos" w:date="2025-02-28T12:17:00Z" w16du:dateUtc="2025-02-28T11:17:00Z">
              <w:r w:rsidR="00A70FF2" w:rsidRPr="007B5483">
                <w:rPr>
                  <w:rFonts w:ascii="Arial" w:eastAsia="Times New Roman" w:hAnsi="Arial" w:cs="Arial"/>
                  <w:color w:val="000000"/>
                  <w:sz w:val="21"/>
                  <w:szCs w:val="21"/>
                  <w:lang w:eastAsia="pt-PT"/>
                  <w:rPrChange w:id="160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0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07" w:author="Adelino Naquarta Sepalanga Domingos" w:date="2025-02-28T12:17:00Z" w16du:dateUtc="2025-02-28T11:17:00Z">
              <w:r w:rsidR="00A70FF2" w:rsidRPr="007B5483">
                <w:rPr>
                  <w:rFonts w:ascii="Arial" w:eastAsia="Times New Roman" w:hAnsi="Arial" w:cs="Arial"/>
                  <w:color w:val="000000"/>
                  <w:sz w:val="21"/>
                  <w:szCs w:val="21"/>
                  <w:lang w:eastAsia="pt-PT"/>
                  <w:rPrChange w:id="160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0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noWrap/>
            <w:hideMark/>
          </w:tcPr>
          <w:p w14:paraId="0538A8C6"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1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1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medicamentos destinados exclusivamente a fins terapêuticos e profilácticos.</w:t>
            </w:r>
          </w:p>
        </w:tc>
      </w:tr>
      <w:tr w:rsidR="003F3EDE" w:rsidRPr="007B5483" w14:paraId="7DB792D9" w14:textId="77777777" w:rsidTr="0025185C">
        <w:trPr>
          <w:trHeight w:val="960"/>
        </w:trPr>
        <w:tc>
          <w:tcPr>
            <w:cnfStyle w:val="001000000000" w:firstRow="0" w:lastRow="0" w:firstColumn="1" w:lastColumn="0" w:oddVBand="0" w:evenVBand="0" w:oddHBand="0" w:evenHBand="0" w:firstRowFirstColumn="0" w:firstRowLastColumn="0" w:lastRowFirstColumn="0" w:lastRowLastColumn="0"/>
            <w:tcW w:w="909" w:type="dxa"/>
            <w:noWrap/>
          </w:tcPr>
          <w:p w14:paraId="09D3EA4F" w14:textId="77777777" w:rsidR="003F3EDE" w:rsidRPr="007B5483" w:rsidRDefault="003F3EDE" w:rsidP="0025185C">
            <w:pPr>
              <w:jc w:val="center"/>
              <w:rPr>
                <w:rFonts w:ascii="Arial" w:eastAsia="Times New Roman" w:hAnsi="Arial" w:cs="Arial"/>
                <w:b w:val="0"/>
                <w:bCs w:val="0"/>
                <w:color w:val="000000"/>
                <w:sz w:val="21"/>
                <w:szCs w:val="21"/>
                <w:lang w:eastAsia="pt-PT"/>
                <w:rPrChange w:id="1612"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1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M12</w:t>
            </w:r>
          </w:p>
        </w:tc>
        <w:tc>
          <w:tcPr>
            <w:tcW w:w="4200" w:type="dxa"/>
            <w:noWrap/>
            <w:hideMark/>
          </w:tcPr>
          <w:p w14:paraId="21D094A5" w14:textId="22F9E8D8"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1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1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c) do n</w:t>
            </w:r>
            <w:ins w:id="1616" w:author="Adelino Naquarta Sepalanga Domingos" w:date="2025-02-28T12:17:00Z" w16du:dateUtc="2025-02-28T11:17:00Z">
              <w:r w:rsidR="00A70FF2" w:rsidRPr="007B5483">
                <w:rPr>
                  <w:rFonts w:ascii="Arial" w:eastAsia="Times New Roman" w:hAnsi="Arial" w:cs="Arial"/>
                  <w:color w:val="000000"/>
                  <w:sz w:val="21"/>
                  <w:szCs w:val="21"/>
                  <w:lang w:eastAsia="pt-PT"/>
                  <w:rPrChange w:id="161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1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19" w:author="Adelino Naquarta Sepalanga Domingos" w:date="2025-02-28T12:17:00Z" w16du:dateUtc="2025-02-28T11:17:00Z">
              <w:r w:rsidR="00A70FF2" w:rsidRPr="007B5483">
                <w:rPr>
                  <w:rFonts w:ascii="Arial" w:eastAsia="Times New Roman" w:hAnsi="Arial" w:cs="Arial"/>
                  <w:color w:val="000000"/>
                  <w:sz w:val="21"/>
                  <w:szCs w:val="21"/>
                  <w:lang w:eastAsia="pt-PT"/>
                  <w:rPrChange w:id="162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2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hideMark/>
          </w:tcPr>
          <w:p w14:paraId="59E33D68"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2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2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cadeiras de rodas e veículos semelhantes, accionados manualmente ou por motor, para portadores de deficiência, aparelhos, máquinas de escrever com caracteres braille, impressoras para caracteres braille e os artefactos que se destinam a ser utilizados por invisuais ou a corrigir a audição</w:t>
            </w:r>
          </w:p>
        </w:tc>
      </w:tr>
      <w:tr w:rsidR="003F3EDE" w:rsidRPr="007B5483" w14:paraId="5CE583FC"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06898765" w14:textId="77777777" w:rsidR="003F3EDE" w:rsidRPr="007B5483" w:rsidRDefault="003F3EDE" w:rsidP="0025185C">
            <w:pPr>
              <w:jc w:val="center"/>
              <w:rPr>
                <w:rFonts w:ascii="Arial" w:eastAsia="Times New Roman" w:hAnsi="Arial" w:cs="Arial"/>
                <w:b w:val="0"/>
                <w:bCs w:val="0"/>
                <w:color w:val="000000"/>
                <w:sz w:val="21"/>
                <w:szCs w:val="21"/>
                <w:lang w:eastAsia="pt-PT"/>
                <w:rPrChange w:id="1624"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2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M13</w:t>
            </w:r>
          </w:p>
        </w:tc>
        <w:tc>
          <w:tcPr>
            <w:tcW w:w="4200" w:type="dxa"/>
            <w:noWrap/>
            <w:hideMark/>
          </w:tcPr>
          <w:p w14:paraId="651BEB35" w14:textId="3FECD53B"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2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2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d) do n</w:t>
            </w:r>
            <w:ins w:id="1628" w:author="Adelino Naquarta Sepalanga Domingos" w:date="2025-02-28T12:17:00Z" w16du:dateUtc="2025-02-28T11:17:00Z">
              <w:r w:rsidR="00A70FF2" w:rsidRPr="007B5483">
                <w:rPr>
                  <w:rFonts w:ascii="Arial" w:eastAsia="Times New Roman" w:hAnsi="Arial" w:cs="Arial"/>
                  <w:color w:val="000000"/>
                  <w:sz w:val="21"/>
                  <w:szCs w:val="21"/>
                  <w:lang w:eastAsia="pt-PT"/>
                  <w:rPrChange w:id="162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3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31" w:author="Adelino Naquarta Sepalanga Domingos" w:date="2025-02-28T12:17:00Z" w16du:dateUtc="2025-02-28T11:17:00Z">
              <w:r w:rsidR="00A70FF2" w:rsidRPr="007B5483">
                <w:rPr>
                  <w:rFonts w:ascii="Arial" w:eastAsia="Times New Roman" w:hAnsi="Arial" w:cs="Arial"/>
                  <w:color w:val="000000"/>
                  <w:sz w:val="21"/>
                  <w:szCs w:val="21"/>
                  <w:lang w:eastAsia="pt-PT"/>
                  <w:rPrChange w:id="163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3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noWrap/>
            <w:hideMark/>
          </w:tcPr>
          <w:p w14:paraId="7B1B2EF6"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3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3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 transmissão de livros, incluindo em formato digital</w:t>
            </w:r>
          </w:p>
        </w:tc>
      </w:tr>
      <w:tr w:rsidR="003F3EDE" w:rsidRPr="007B5483" w14:paraId="62049A16"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6C0534AF" w14:textId="77777777" w:rsidR="003F3EDE" w:rsidRPr="007B5483" w:rsidRDefault="003F3EDE" w:rsidP="0025185C">
            <w:pPr>
              <w:jc w:val="center"/>
              <w:rPr>
                <w:rFonts w:ascii="Arial" w:eastAsia="Times New Roman" w:hAnsi="Arial" w:cs="Arial"/>
                <w:b w:val="0"/>
                <w:bCs w:val="0"/>
                <w:color w:val="000000"/>
                <w:sz w:val="21"/>
                <w:szCs w:val="21"/>
                <w:lang w:eastAsia="pt-PT"/>
                <w:rPrChange w:id="1636"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3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M14</w:t>
            </w:r>
          </w:p>
        </w:tc>
        <w:tc>
          <w:tcPr>
            <w:tcW w:w="4200" w:type="dxa"/>
            <w:noWrap/>
            <w:hideMark/>
          </w:tcPr>
          <w:p w14:paraId="1EC30B1F" w14:textId="6BBFB9A3"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3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3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e) do n</w:t>
            </w:r>
            <w:ins w:id="1640" w:author="Adelino Naquarta Sepalanga Domingos" w:date="2025-02-28T12:17:00Z" w16du:dateUtc="2025-02-28T11:17:00Z">
              <w:r w:rsidR="00A70FF2" w:rsidRPr="007B5483">
                <w:rPr>
                  <w:rFonts w:ascii="Arial" w:eastAsia="Times New Roman" w:hAnsi="Arial" w:cs="Arial"/>
                  <w:color w:val="000000"/>
                  <w:sz w:val="21"/>
                  <w:szCs w:val="21"/>
                  <w:lang w:eastAsia="pt-PT"/>
                  <w:rPrChange w:id="164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4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43" w:author="Adelino Naquarta Sepalanga Domingos" w:date="2025-02-28T12:17:00Z" w16du:dateUtc="2025-02-28T11:17:00Z">
              <w:r w:rsidR="00A70FF2" w:rsidRPr="007B5483">
                <w:rPr>
                  <w:rFonts w:ascii="Arial" w:eastAsia="Times New Roman" w:hAnsi="Arial" w:cs="Arial"/>
                  <w:color w:val="000000"/>
                  <w:sz w:val="21"/>
                  <w:szCs w:val="21"/>
                  <w:lang w:eastAsia="pt-PT"/>
                  <w:rPrChange w:id="164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4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hideMark/>
          </w:tcPr>
          <w:p w14:paraId="3B8E6D51"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4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4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 locação de bens imóveis destinados a fins habitacionais, designadamente prédios urbanos, fracções autónomas destes ou terrenos para construção, com excepção das prestações de serviços de alojamento efectuadas no âmbito da actividade hoteleira ou de outras com funções análogas</w:t>
            </w:r>
          </w:p>
        </w:tc>
      </w:tr>
      <w:tr w:rsidR="003F3EDE" w:rsidRPr="007B5483" w14:paraId="1B134009"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659819C7" w14:textId="77777777" w:rsidR="003F3EDE" w:rsidRPr="007B5483" w:rsidRDefault="003F3EDE" w:rsidP="0025185C">
            <w:pPr>
              <w:jc w:val="center"/>
              <w:rPr>
                <w:rFonts w:ascii="Arial" w:eastAsia="Times New Roman" w:hAnsi="Arial" w:cs="Arial"/>
                <w:b w:val="0"/>
                <w:bCs w:val="0"/>
                <w:color w:val="000000"/>
                <w:sz w:val="21"/>
                <w:szCs w:val="21"/>
                <w:lang w:eastAsia="pt-PT"/>
                <w:rPrChange w:id="1648"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4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M15</w:t>
            </w:r>
          </w:p>
        </w:tc>
        <w:tc>
          <w:tcPr>
            <w:tcW w:w="4200" w:type="dxa"/>
            <w:noWrap/>
            <w:hideMark/>
          </w:tcPr>
          <w:p w14:paraId="1721D4B1" w14:textId="1D8792A0"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5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5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f) do n</w:t>
            </w:r>
            <w:ins w:id="1652" w:author="Adelino Naquarta Sepalanga Domingos" w:date="2025-02-28T12:21:00Z" w16du:dateUtc="2025-02-28T11:21:00Z">
              <w:r w:rsidR="00A70FF2" w:rsidRPr="007B5483">
                <w:rPr>
                  <w:rFonts w:ascii="Arial" w:eastAsia="Times New Roman" w:hAnsi="Arial" w:cs="Arial"/>
                  <w:color w:val="000000"/>
                  <w:sz w:val="21"/>
                  <w:szCs w:val="21"/>
                  <w:lang w:eastAsia="pt-PT"/>
                  <w:rPrChange w:id="165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5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55" w:author="Adelino Naquarta Sepalanga Domingos" w:date="2025-02-28T12:21:00Z" w16du:dateUtc="2025-02-28T11:21:00Z">
              <w:r w:rsidR="00A70FF2" w:rsidRPr="007B5483">
                <w:rPr>
                  <w:rFonts w:ascii="Arial" w:eastAsia="Times New Roman" w:hAnsi="Arial" w:cs="Arial"/>
                  <w:color w:val="000000"/>
                  <w:sz w:val="21"/>
                  <w:szCs w:val="21"/>
                  <w:lang w:eastAsia="pt-PT"/>
                  <w:rPrChange w:id="165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5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noWrap/>
            <w:hideMark/>
          </w:tcPr>
          <w:p w14:paraId="07E94546"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5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5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operações sujeitas ao imposto de SISA, ainda que dele isentas</w:t>
            </w:r>
          </w:p>
        </w:tc>
      </w:tr>
      <w:tr w:rsidR="003F3EDE" w:rsidRPr="007B5483" w14:paraId="45DC6CE1"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4C8C5630" w14:textId="77777777" w:rsidR="003F3EDE" w:rsidRPr="007B5483" w:rsidRDefault="003F3EDE" w:rsidP="0025185C">
            <w:pPr>
              <w:jc w:val="center"/>
              <w:rPr>
                <w:rFonts w:ascii="Arial" w:eastAsia="Times New Roman" w:hAnsi="Arial" w:cs="Arial"/>
                <w:b w:val="0"/>
                <w:bCs w:val="0"/>
                <w:color w:val="000000"/>
                <w:sz w:val="21"/>
                <w:szCs w:val="21"/>
                <w:lang w:eastAsia="pt-PT"/>
                <w:rPrChange w:id="1660"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6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M16</w:t>
            </w:r>
          </w:p>
        </w:tc>
        <w:tc>
          <w:tcPr>
            <w:tcW w:w="4200" w:type="dxa"/>
            <w:noWrap/>
            <w:hideMark/>
          </w:tcPr>
          <w:p w14:paraId="3ED33CC4" w14:textId="60B81C55"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6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6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g) do n</w:t>
            </w:r>
            <w:ins w:id="1664" w:author="Adelino Naquarta Sepalanga Domingos" w:date="2025-02-28T12:21:00Z" w16du:dateUtc="2025-02-28T11:21:00Z">
              <w:r w:rsidR="00A70FF2" w:rsidRPr="007B5483">
                <w:rPr>
                  <w:rFonts w:ascii="Arial" w:eastAsia="Times New Roman" w:hAnsi="Arial" w:cs="Arial"/>
                  <w:color w:val="000000"/>
                  <w:sz w:val="21"/>
                  <w:szCs w:val="21"/>
                  <w:lang w:eastAsia="pt-PT"/>
                  <w:rPrChange w:id="166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6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67" w:author="Adelino Naquarta Sepalanga Domingos" w:date="2025-02-28T12:21:00Z" w16du:dateUtc="2025-02-28T11:21:00Z">
              <w:r w:rsidR="00A70FF2" w:rsidRPr="007B5483">
                <w:rPr>
                  <w:rFonts w:ascii="Arial" w:eastAsia="Times New Roman" w:hAnsi="Arial" w:cs="Arial"/>
                  <w:color w:val="000000"/>
                  <w:sz w:val="21"/>
                  <w:szCs w:val="21"/>
                  <w:lang w:eastAsia="pt-PT"/>
                  <w:rPrChange w:id="166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6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hideMark/>
          </w:tcPr>
          <w:p w14:paraId="48CEF010"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7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7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 exploração e a prática de jogos de fortuna ou azar e de diversão social, bem como as respectivas comissões e todas as operações relacionadas, quando as mesmas estejam sujeitas a Imposto Especial sobre o Jogos, nos termos da legislação aplicável</w:t>
            </w:r>
          </w:p>
        </w:tc>
      </w:tr>
      <w:tr w:rsidR="003F3EDE" w:rsidRPr="007B5483" w14:paraId="55588662"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3449D020" w14:textId="77777777" w:rsidR="003F3EDE" w:rsidRPr="007B5483" w:rsidRDefault="003F3EDE" w:rsidP="0025185C">
            <w:pPr>
              <w:jc w:val="center"/>
              <w:rPr>
                <w:rFonts w:ascii="Arial" w:eastAsia="Times New Roman" w:hAnsi="Arial" w:cs="Arial"/>
                <w:b w:val="0"/>
                <w:bCs w:val="0"/>
                <w:color w:val="000000"/>
                <w:sz w:val="21"/>
                <w:szCs w:val="21"/>
                <w:lang w:eastAsia="pt-PT"/>
                <w:rPrChange w:id="1672"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7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M17</w:t>
            </w:r>
          </w:p>
        </w:tc>
        <w:tc>
          <w:tcPr>
            <w:tcW w:w="4200" w:type="dxa"/>
            <w:noWrap/>
            <w:hideMark/>
          </w:tcPr>
          <w:p w14:paraId="0EC2340B" w14:textId="11C347EB"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7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7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h) do n</w:t>
            </w:r>
            <w:ins w:id="1676" w:author="Adelino Naquarta Sepalanga Domingos" w:date="2025-02-28T12:23:00Z" w16du:dateUtc="2025-02-28T11:23:00Z">
              <w:r w:rsidR="004034EA" w:rsidRPr="007B5483">
                <w:rPr>
                  <w:rFonts w:ascii="Arial" w:eastAsia="Times New Roman" w:hAnsi="Arial" w:cs="Arial"/>
                  <w:color w:val="000000"/>
                  <w:sz w:val="21"/>
                  <w:szCs w:val="21"/>
                  <w:lang w:eastAsia="pt-PT"/>
                  <w:rPrChange w:id="167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7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79" w:author="Adelino Naquarta Sepalanga Domingos" w:date="2025-02-28T12:23:00Z" w16du:dateUtc="2025-02-28T11:23:00Z">
              <w:r w:rsidR="004034EA" w:rsidRPr="007B5483">
                <w:rPr>
                  <w:rFonts w:ascii="Arial" w:eastAsia="Times New Roman" w:hAnsi="Arial" w:cs="Arial"/>
                  <w:color w:val="000000"/>
                  <w:sz w:val="21"/>
                  <w:szCs w:val="21"/>
                  <w:lang w:eastAsia="pt-PT"/>
                  <w:rPrChange w:id="168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8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noWrap/>
            <w:hideMark/>
          </w:tcPr>
          <w:p w14:paraId="4B534A5C"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8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8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O transporte colectivo de passageiros</w:t>
            </w:r>
          </w:p>
        </w:tc>
      </w:tr>
      <w:tr w:rsidR="003F3EDE" w:rsidRPr="007B5483" w14:paraId="6083ADEE" w14:textId="77777777" w:rsidTr="0025185C">
        <w:trPr>
          <w:trHeight w:val="624"/>
        </w:trPr>
        <w:tc>
          <w:tcPr>
            <w:cnfStyle w:val="001000000000" w:firstRow="0" w:lastRow="0" w:firstColumn="1" w:lastColumn="0" w:oddVBand="0" w:evenVBand="0" w:oddHBand="0" w:evenHBand="0" w:firstRowFirstColumn="0" w:firstRowLastColumn="0" w:lastRowFirstColumn="0" w:lastRowLastColumn="0"/>
            <w:tcW w:w="909" w:type="dxa"/>
            <w:noWrap/>
          </w:tcPr>
          <w:p w14:paraId="40284B12" w14:textId="77777777" w:rsidR="003F3EDE" w:rsidRPr="007B5483" w:rsidRDefault="003F3EDE" w:rsidP="0025185C">
            <w:pPr>
              <w:jc w:val="center"/>
              <w:rPr>
                <w:rFonts w:ascii="Arial" w:eastAsia="Times New Roman" w:hAnsi="Arial" w:cs="Arial"/>
                <w:b w:val="0"/>
                <w:bCs w:val="0"/>
                <w:color w:val="000000"/>
                <w:sz w:val="21"/>
                <w:szCs w:val="21"/>
                <w:lang w:eastAsia="pt-PT"/>
                <w:rPrChange w:id="1684"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8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M18</w:t>
            </w:r>
          </w:p>
        </w:tc>
        <w:tc>
          <w:tcPr>
            <w:tcW w:w="4200" w:type="dxa"/>
            <w:noWrap/>
            <w:hideMark/>
          </w:tcPr>
          <w:p w14:paraId="64D4D9D6" w14:textId="120BFD80"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8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8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i) do n</w:t>
            </w:r>
            <w:ins w:id="1688" w:author="Adelino Naquarta Sepalanga Domingos" w:date="2025-02-28T12:23:00Z" w16du:dateUtc="2025-02-28T11:23:00Z">
              <w:r w:rsidR="004034EA" w:rsidRPr="007B5483">
                <w:rPr>
                  <w:rFonts w:ascii="Arial" w:eastAsia="Times New Roman" w:hAnsi="Arial" w:cs="Arial"/>
                  <w:color w:val="000000"/>
                  <w:sz w:val="21"/>
                  <w:szCs w:val="21"/>
                  <w:lang w:eastAsia="pt-PT"/>
                  <w:rPrChange w:id="168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9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91" w:author="Adelino Naquarta Sepalanga Domingos" w:date="2025-02-28T12:23:00Z" w16du:dateUtc="2025-02-28T11:23:00Z">
              <w:r w:rsidR="004034EA" w:rsidRPr="007B5483">
                <w:rPr>
                  <w:rFonts w:ascii="Arial" w:eastAsia="Times New Roman" w:hAnsi="Arial" w:cs="Arial"/>
                  <w:color w:val="000000"/>
                  <w:sz w:val="21"/>
                  <w:szCs w:val="21"/>
                  <w:lang w:eastAsia="pt-PT"/>
                  <w:rPrChange w:id="169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9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artigo 12.º do CIVA</w:t>
            </w:r>
          </w:p>
        </w:tc>
        <w:tc>
          <w:tcPr>
            <w:tcW w:w="5523" w:type="dxa"/>
            <w:hideMark/>
          </w:tcPr>
          <w:p w14:paraId="54B5E0F3"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9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9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operações de intermediação financeira, incluindo a locação financeira, exceptuando-se aquelas em que uma taxa, ou contraprestação, especifica e predeterminada é cobrada pelo serviço.</w:t>
            </w:r>
          </w:p>
        </w:tc>
      </w:tr>
      <w:tr w:rsidR="003F3EDE" w:rsidRPr="007B5483" w14:paraId="29E39288"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36B473A1" w14:textId="77777777" w:rsidR="003F3EDE" w:rsidRPr="007B5483" w:rsidRDefault="003F3EDE" w:rsidP="0025185C">
            <w:pPr>
              <w:jc w:val="center"/>
              <w:rPr>
                <w:rFonts w:ascii="Arial" w:eastAsia="Times New Roman" w:hAnsi="Arial" w:cs="Arial"/>
                <w:b w:val="0"/>
                <w:bCs w:val="0"/>
                <w:color w:val="000000"/>
                <w:sz w:val="21"/>
                <w:szCs w:val="21"/>
                <w:lang w:eastAsia="pt-PT"/>
                <w:rPrChange w:id="1696"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9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M19</w:t>
            </w:r>
          </w:p>
        </w:tc>
        <w:tc>
          <w:tcPr>
            <w:tcW w:w="4200" w:type="dxa"/>
            <w:noWrap/>
            <w:hideMark/>
          </w:tcPr>
          <w:p w14:paraId="43C4BE1B" w14:textId="2A948215"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9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9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j) do n</w:t>
            </w:r>
            <w:ins w:id="1700" w:author="Adelino Naquarta Sepalanga Domingos" w:date="2025-02-28T12:23:00Z" w16du:dateUtc="2025-02-28T11:23:00Z">
              <w:r w:rsidR="004034EA" w:rsidRPr="007B5483">
                <w:rPr>
                  <w:rFonts w:ascii="Arial" w:eastAsia="Times New Roman" w:hAnsi="Arial" w:cs="Arial"/>
                  <w:color w:val="000000"/>
                  <w:sz w:val="21"/>
                  <w:szCs w:val="21"/>
                  <w:lang w:eastAsia="pt-PT"/>
                  <w:rPrChange w:id="170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70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703" w:author="Adelino Naquarta Sepalanga Domingos" w:date="2025-02-28T12:23:00Z" w16du:dateUtc="2025-02-28T11:23:00Z">
              <w:r w:rsidR="004034EA" w:rsidRPr="007B5483">
                <w:rPr>
                  <w:rFonts w:ascii="Arial" w:eastAsia="Times New Roman" w:hAnsi="Arial" w:cs="Arial"/>
                  <w:color w:val="000000"/>
                  <w:sz w:val="21"/>
                  <w:szCs w:val="21"/>
                  <w:lang w:eastAsia="pt-PT"/>
                  <w:rPrChange w:id="170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70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noWrap/>
            <w:hideMark/>
          </w:tcPr>
          <w:p w14:paraId="6DBDEABF" w14:textId="05362ADF"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70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0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O seguro de saúde, bem como a prestação de seguros e resseguros do ramo vida</w:t>
            </w:r>
            <w:ins w:id="1708" w:author="Adelino Naquarta Sepalanga Domingos" w:date="2025-02-28T12:23:00Z" w16du:dateUtc="2025-02-28T11:23:00Z">
              <w:r w:rsidR="004034EA" w:rsidRPr="007B5483">
                <w:rPr>
                  <w:rFonts w:ascii="Arial" w:eastAsia="Times New Roman" w:hAnsi="Arial" w:cs="Arial"/>
                  <w:color w:val="000000"/>
                  <w:sz w:val="21"/>
                  <w:szCs w:val="21"/>
                  <w:lang w:eastAsia="pt-PT"/>
                  <w:rPrChange w:id="170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del w:id="1710" w:author="Adelino Naquarta Sepalanga Domingos" w:date="2025-02-28T12:23:00Z" w16du:dateUtc="2025-02-28T11:23:00Z">
              <w:r w:rsidRPr="007B5483" w:rsidDel="004034EA">
                <w:rPr>
                  <w:rFonts w:ascii="Arial" w:eastAsia="Times New Roman" w:hAnsi="Arial" w:cs="Arial"/>
                  <w:color w:val="000000"/>
                  <w:sz w:val="21"/>
                  <w:szCs w:val="21"/>
                  <w:lang w:eastAsia="pt-PT"/>
                  <w:rPrChange w:id="171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w:delText>
              </w:r>
            </w:del>
          </w:p>
        </w:tc>
      </w:tr>
      <w:tr w:rsidR="003F3EDE" w:rsidRPr="007B5483" w14:paraId="61DE8336" w14:textId="77777777" w:rsidTr="0025185C">
        <w:trPr>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1A7929AD" w14:textId="77777777" w:rsidR="003F3EDE" w:rsidRPr="007B5483" w:rsidRDefault="003F3EDE" w:rsidP="0025185C">
            <w:pPr>
              <w:jc w:val="center"/>
              <w:rPr>
                <w:rFonts w:ascii="Arial" w:eastAsia="Times New Roman" w:hAnsi="Arial" w:cs="Arial"/>
                <w:b w:val="0"/>
                <w:bCs w:val="0"/>
                <w:color w:val="000000"/>
                <w:sz w:val="21"/>
                <w:szCs w:val="21"/>
                <w:lang w:eastAsia="pt-PT"/>
                <w:rPrChange w:id="1712"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71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M20</w:t>
            </w:r>
          </w:p>
        </w:tc>
        <w:tc>
          <w:tcPr>
            <w:tcW w:w="4200" w:type="dxa"/>
            <w:noWrap/>
            <w:hideMark/>
          </w:tcPr>
          <w:p w14:paraId="35408327" w14:textId="3F3900AC"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1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1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k) do n</w:t>
            </w:r>
            <w:ins w:id="1716" w:author="Adelino Naquarta Sepalanga Domingos" w:date="2025-02-28T12:24:00Z" w16du:dateUtc="2025-02-28T11:24:00Z">
              <w:r w:rsidR="004034EA" w:rsidRPr="007B5483">
                <w:rPr>
                  <w:rFonts w:ascii="Arial" w:eastAsia="Times New Roman" w:hAnsi="Arial" w:cs="Arial"/>
                  <w:color w:val="000000"/>
                  <w:sz w:val="21"/>
                  <w:szCs w:val="21"/>
                  <w:lang w:eastAsia="pt-PT"/>
                  <w:rPrChange w:id="171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71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719" w:author="Adelino Naquarta Sepalanga Domingos" w:date="2025-02-28T12:24:00Z" w16du:dateUtc="2025-02-28T11:24:00Z">
              <w:r w:rsidR="004034EA" w:rsidRPr="007B5483">
                <w:rPr>
                  <w:rFonts w:ascii="Arial" w:eastAsia="Times New Roman" w:hAnsi="Arial" w:cs="Arial"/>
                  <w:color w:val="000000"/>
                  <w:sz w:val="21"/>
                  <w:szCs w:val="21"/>
                  <w:lang w:eastAsia="pt-PT"/>
                  <w:rPrChange w:id="172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72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noWrap/>
            <w:hideMark/>
          </w:tcPr>
          <w:p w14:paraId="06F43694"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2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val="x-none" w:eastAsia="pt-PT"/>
                <w:rPrChange w:id="1723" w:author="Adelino Naquarta Sepalanga Domingos" w:date="2025-03-05T08:02:00Z" w16du:dateUtc="2025-03-05T07:02:00Z">
                  <w:rPr>
                    <w:rFonts w:ascii="Times New Roman" w:eastAsia="Times New Roman" w:hAnsi="Times New Roman" w:cs="Times New Roman"/>
                    <w:color w:val="000000"/>
                    <w:sz w:val="21"/>
                    <w:szCs w:val="21"/>
                    <w:lang w:val="x-none" w:eastAsia="pt-PT"/>
                  </w:rPr>
                </w:rPrChange>
              </w:rPr>
              <w:t>As transmissões de  produtos petrolíferos conforme anexo II do presente código.</w:t>
            </w:r>
          </w:p>
        </w:tc>
      </w:tr>
      <w:tr w:rsidR="003F3EDE" w:rsidRPr="007B5483" w14:paraId="4238B8F2"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305C9858" w14:textId="77777777" w:rsidR="003F3EDE" w:rsidRPr="007B5483" w:rsidRDefault="003F3EDE" w:rsidP="0025185C">
            <w:pPr>
              <w:jc w:val="center"/>
              <w:rPr>
                <w:rFonts w:ascii="Arial" w:eastAsia="Times New Roman" w:hAnsi="Arial" w:cs="Arial"/>
                <w:b w:val="0"/>
                <w:bCs w:val="0"/>
                <w:color w:val="000000"/>
                <w:sz w:val="21"/>
                <w:szCs w:val="21"/>
                <w:lang w:eastAsia="pt-PT"/>
                <w:rPrChange w:id="1724"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72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M21</w:t>
            </w:r>
          </w:p>
        </w:tc>
        <w:tc>
          <w:tcPr>
            <w:tcW w:w="4200" w:type="dxa"/>
            <w:noWrap/>
          </w:tcPr>
          <w:p w14:paraId="6B4D26C2" w14:textId="6D4B4389"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72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2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l) do n</w:t>
            </w:r>
            <w:ins w:id="1728" w:author="Adelino Naquarta Sepalanga Domingos" w:date="2025-02-28T12:24:00Z" w16du:dateUtc="2025-02-28T11:24:00Z">
              <w:r w:rsidR="004034EA" w:rsidRPr="007B5483">
                <w:rPr>
                  <w:rFonts w:ascii="Arial" w:eastAsia="Times New Roman" w:hAnsi="Arial" w:cs="Arial"/>
                  <w:color w:val="000000"/>
                  <w:sz w:val="21"/>
                  <w:szCs w:val="21"/>
                  <w:lang w:eastAsia="pt-PT"/>
                  <w:rPrChange w:id="172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73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731" w:author="Adelino Naquarta Sepalanga Domingos" w:date="2025-02-28T12:24:00Z" w16du:dateUtc="2025-02-28T11:24:00Z">
              <w:r w:rsidR="004034EA" w:rsidRPr="007B5483">
                <w:rPr>
                  <w:rFonts w:ascii="Arial" w:eastAsia="Times New Roman" w:hAnsi="Arial" w:cs="Arial"/>
                  <w:color w:val="000000"/>
                  <w:sz w:val="21"/>
                  <w:szCs w:val="21"/>
                  <w:lang w:eastAsia="pt-PT"/>
                  <w:rPrChange w:id="173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73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noWrap/>
          </w:tcPr>
          <w:p w14:paraId="09D4C290"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73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3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As prestações de serviço que tenham por objecto o ensino, efectuadas por estabelecimentos integrados </w:t>
            </w:r>
            <w:r w:rsidRPr="007B5483">
              <w:rPr>
                <w:rFonts w:ascii="Arial" w:eastAsia="Times New Roman" w:hAnsi="Arial" w:cs="Arial"/>
                <w:color w:val="000000"/>
                <w:sz w:val="21"/>
                <w:szCs w:val="21"/>
                <w:lang w:eastAsia="pt-PT"/>
                <w:rPrChange w:id="173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lastRenderedPageBreak/>
              <w:t>conforme definidos na Lei de Bases do Sistema de Educação e Ensino, bem como por estabelecimentos de Ensino Superior devidamente reconhecidos pelo Ministério de Tutela.</w:t>
            </w:r>
          </w:p>
        </w:tc>
      </w:tr>
      <w:tr w:rsidR="003F3EDE" w:rsidRPr="007B5483" w14:paraId="06BF8539" w14:textId="77777777" w:rsidTr="0025185C">
        <w:trPr>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151C0351" w14:textId="77777777" w:rsidR="003F3EDE" w:rsidRPr="007B5483" w:rsidRDefault="003F3EDE" w:rsidP="0025185C">
            <w:pPr>
              <w:jc w:val="center"/>
              <w:rPr>
                <w:rFonts w:ascii="Arial" w:eastAsia="Times New Roman" w:hAnsi="Arial" w:cs="Arial"/>
                <w:b w:val="0"/>
                <w:bCs w:val="0"/>
                <w:color w:val="000000"/>
                <w:sz w:val="21"/>
                <w:szCs w:val="21"/>
                <w:lang w:eastAsia="pt-PT"/>
                <w:rPrChange w:id="1737"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73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lastRenderedPageBreak/>
              <w:t>M22</w:t>
            </w:r>
          </w:p>
        </w:tc>
        <w:tc>
          <w:tcPr>
            <w:tcW w:w="4200" w:type="dxa"/>
            <w:noWrap/>
          </w:tcPr>
          <w:p w14:paraId="6EB80760" w14:textId="2FD61650"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3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4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Isento nos termos da alínea m) do </w:t>
            </w:r>
            <w:ins w:id="1741" w:author="Adelino Naquarta Sepalanga Domingos" w:date="2025-02-28T12:24:00Z" w16du:dateUtc="2025-02-28T11:24:00Z">
              <w:r w:rsidR="004034EA" w:rsidRPr="007B5483">
                <w:rPr>
                  <w:rFonts w:ascii="Arial" w:eastAsia="Times New Roman" w:hAnsi="Arial" w:cs="Arial"/>
                  <w:color w:val="000000"/>
                  <w:sz w:val="21"/>
                  <w:szCs w:val="21"/>
                  <w:lang w:eastAsia="pt-PT"/>
                  <w:rPrChange w:id="174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n.º </w:t>
              </w:r>
            </w:ins>
            <w:ins w:id="1743" w:author="Adelino Naquarta Sepalanga Domingos" w:date="2025-02-28T12:25:00Z" w16du:dateUtc="2025-02-28T11:25:00Z">
              <w:r w:rsidR="004034EA" w:rsidRPr="007B5483">
                <w:rPr>
                  <w:rFonts w:ascii="Arial" w:eastAsia="Times New Roman" w:hAnsi="Arial" w:cs="Arial"/>
                  <w:color w:val="000000"/>
                  <w:sz w:val="21"/>
                  <w:szCs w:val="21"/>
                  <w:lang w:eastAsia="pt-PT"/>
                  <w:rPrChange w:id="174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1 do </w:t>
              </w:r>
            </w:ins>
            <w:r w:rsidRPr="007B5483">
              <w:rPr>
                <w:rFonts w:ascii="Arial" w:eastAsia="Times New Roman" w:hAnsi="Arial" w:cs="Arial"/>
                <w:color w:val="000000"/>
                <w:sz w:val="21"/>
                <w:szCs w:val="21"/>
                <w:lang w:eastAsia="pt-PT"/>
                <w:rPrChange w:id="174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artigo 12.º do CIVA</w:t>
            </w:r>
          </w:p>
        </w:tc>
        <w:tc>
          <w:tcPr>
            <w:tcW w:w="5523" w:type="dxa"/>
            <w:noWrap/>
          </w:tcPr>
          <w:p w14:paraId="24FFDC9F"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4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4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prestações de serviço médico sanitário, efectuadas por estabelecimentos hospitalares, clínicas, dispensários e similares</w:t>
            </w:r>
          </w:p>
        </w:tc>
      </w:tr>
      <w:tr w:rsidR="003F3EDE" w:rsidRPr="007B5483" w14:paraId="1EEBB6EE"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7C669DCA" w14:textId="77777777" w:rsidR="003F3EDE" w:rsidRPr="007B5483" w:rsidRDefault="003F3EDE" w:rsidP="0025185C">
            <w:pPr>
              <w:jc w:val="center"/>
              <w:rPr>
                <w:rFonts w:ascii="Arial" w:eastAsia="Times New Roman" w:hAnsi="Arial" w:cs="Arial"/>
                <w:b w:val="0"/>
                <w:bCs w:val="0"/>
                <w:color w:val="000000"/>
                <w:sz w:val="21"/>
                <w:szCs w:val="21"/>
                <w:lang w:eastAsia="pt-PT"/>
                <w:rPrChange w:id="1748"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74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M23</w:t>
            </w:r>
          </w:p>
        </w:tc>
        <w:tc>
          <w:tcPr>
            <w:tcW w:w="4200" w:type="dxa"/>
            <w:noWrap/>
          </w:tcPr>
          <w:p w14:paraId="07C05688" w14:textId="6AC3BD78"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75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5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Isento nos termos da alínea n) do </w:t>
            </w:r>
            <w:ins w:id="1752" w:author="Adelino Naquarta Sepalanga Domingos" w:date="2025-02-28T12:26:00Z" w16du:dateUtc="2025-02-28T11:26:00Z">
              <w:r w:rsidR="00C756CF" w:rsidRPr="007B5483">
                <w:rPr>
                  <w:rFonts w:ascii="Arial" w:eastAsia="Times New Roman" w:hAnsi="Arial" w:cs="Arial"/>
                  <w:color w:val="000000"/>
                  <w:sz w:val="21"/>
                  <w:szCs w:val="21"/>
                  <w:lang w:eastAsia="pt-PT"/>
                  <w:rPrChange w:id="175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n.º 1 do </w:t>
              </w:r>
            </w:ins>
            <w:r w:rsidRPr="007B5483">
              <w:rPr>
                <w:rFonts w:ascii="Arial" w:eastAsia="Times New Roman" w:hAnsi="Arial" w:cs="Arial"/>
                <w:color w:val="000000"/>
                <w:sz w:val="21"/>
                <w:szCs w:val="21"/>
                <w:lang w:eastAsia="pt-PT"/>
                <w:rPrChange w:id="175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artigo 12.º do CIVA</w:t>
            </w:r>
          </w:p>
        </w:tc>
        <w:tc>
          <w:tcPr>
            <w:tcW w:w="5523" w:type="dxa"/>
            <w:noWrap/>
          </w:tcPr>
          <w:p w14:paraId="78C45487"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75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5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O transporte de doentes ou feridos em ambulâncias ou outros veículos apropriados efectuados por organismos devidamente autorizados</w:t>
            </w:r>
          </w:p>
        </w:tc>
      </w:tr>
      <w:tr w:rsidR="003F3EDE" w:rsidRPr="007B5483" w14:paraId="4860682C" w14:textId="77777777" w:rsidTr="0025185C">
        <w:trPr>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53D593EA" w14:textId="77777777" w:rsidR="003F3EDE" w:rsidRPr="007B5483" w:rsidRDefault="003F3EDE" w:rsidP="0025185C">
            <w:pPr>
              <w:jc w:val="center"/>
              <w:rPr>
                <w:rFonts w:ascii="Arial" w:eastAsia="Times New Roman" w:hAnsi="Arial" w:cs="Arial"/>
                <w:b w:val="0"/>
                <w:bCs w:val="0"/>
                <w:color w:val="000000"/>
                <w:sz w:val="21"/>
                <w:szCs w:val="21"/>
                <w:lang w:eastAsia="pt-PT"/>
                <w:rPrChange w:id="1757"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75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M24</w:t>
            </w:r>
          </w:p>
        </w:tc>
        <w:tc>
          <w:tcPr>
            <w:tcW w:w="4200" w:type="dxa"/>
            <w:noWrap/>
          </w:tcPr>
          <w:p w14:paraId="43984E7A" w14:textId="39C4509A"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5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6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Isento nos termos da alínea </w:t>
            </w:r>
            <w:del w:id="1761" w:author="Adelino Naquarta Sepalanga Domingos" w:date="2025-02-28T14:05:00Z" w16du:dateUtc="2025-02-28T13:05:00Z">
              <w:r w:rsidRPr="007B5483" w:rsidDel="00AD3319">
                <w:rPr>
                  <w:rFonts w:ascii="Arial" w:eastAsia="Times New Roman" w:hAnsi="Arial" w:cs="Arial"/>
                  <w:color w:val="000000"/>
                  <w:sz w:val="21"/>
                  <w:szCs w:val="21"/>
                  <w:lang w:eastAsia="pt-PT"/>
                  <w:rPrChange w:id="176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0</w:delText>
              </w:r>
            </w:del>
            <w:ins w:id="1763" w:author="Adelino Naquarta Sepalanga Domingos" w:date="2025-02-28T14:05:00Z" w16du:dateUtc="2025-02-28T13:05:00Z">
              <w:r w:rsidR="00AD3319" w:rsidRPr="007B5483">
                <w:rPr>
                  <w:rFonts w:ascii="Arial" w:eastAsia="Times New Roman" w:hAnsi="Arial" w:cs="Arial"/>
                  <w:color w:val="000000"/>
                  <w:sz w:val="21"/>
                  <w:szCs w:val="21"/>
                  <w:lang w:eastAsia="pt-PT"/>
                  <w:rPrChange w:id="176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o</w:t>
              </w:r>
            </w:ins>
            <w:r w:rsidRPr="007B5483">
              <w:rPr>
                <w:rFonts w:ascii="Arial" w:eastAsia="Times New Roman" w:hAnsi="Arial" w:cs="Arial"/>
                <w:color w:val="000000"/>
                <w:sz w:val="21"/>
                <w:szCs w:val="21"/>
                <w:lang w:eastAsia="pt-PT"/>
                <w:rPrChange w:id="176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do</w:t>
            </w:r>
            <w:ins w:id="1766" w:author="Adelino Naquarta Sepalanga Domingos" w:date="2025-02-28T14:05:00Z" w16du:dateUtc="2025-02-28T13:05:00Z">
              <w:r w:rsidR="00AD3319" w:rsidRPr="007B5483">
                <w:rPr>
                  <w:rFonts w:ascii="Arial" w:eastAsia="Times New Roman" w:hAnsi="Arial" w:cs="Arial"/>
                  <w:color w:val="000000"/>
                  <w:sz w:val="21"/>
                  <w:szCs w:val="21"/>
                  <w:lang w:eastAsia="pt-PT"/>
                  <w:rPrChange w:id="176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76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12.º do CIVA</w:t>
            </w:r>
          </w:p>
        </w:tc>
        <w:tc>
          <w:tcPr>
            <w:tcW w:w="5523" w:type="dxa"/>
            <w:noWrap/>
          </w:tcPr>
          <w:p w14:paraId="45076953"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6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7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Os equipamentos médicos para o exercício da actividade dos estabelecimentos de saúde.</w:t>
            </w:r>
          </w:p>
        </w:tc>
      </w:tr>
      <w:tr w:rsidR="003F3EDE" w:rsidRPr="007B5483" w14:paraId="574A8F8F"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358943B7" w14:textId="77777777" w:rsidR="003F3EDE" w:rsidRPr="007B5483" w:rsidRDefault="003F3EDE" w:rsidP="0025185C">
            <w:pPr>
              <w:jc w:val="center"/>
              <w:rPr>
                <w:rFonts w:ascii="Arial" w:eastAsia="Times New Roman" w:hAnsi="Arial" w:cs="Arial"/>
                <w:b w:val="0"/>
                <w:bCs w:val="0"/>
                <w:color w:val="FFFFFF"/>
                <w:sz w:val="21"/>
                <w:szCs w:val="21"/>
                <w:lang w:eastAsia="pt-PT"/>
                <w:rPrChange w:id="1771" w:author="Adelino Naquarta Sepalanga Domingos" w:date="2025-03-05T08:02:00Z" w16du:dateUtc="2025-03-05T07:02:00Z">
                  <w:rPr>
                    <w:rFonts w:ascii="Times New Roman" w:eastAsia="Times New Roman" w:hAnsi="Times New Roman" w:cs="Times New Roman"/>
                    <w:b w:val="0"/>
                    <w:bCs w:val="0"/>
                    <w:color w:val="FFFFFF"/>
                    <w:sz w:val="21"/>
                    <w:szCs w:val="21"/>
                    <w:lang w:eastAsia="pt-PT"/>
                  </w:rPr>
                </w:rPrChange>
              </w:rPr>
            </w:pPr>
          </w:p>
        </w:tc>
        <w:tc>
          <w:tcPr>
            <w:tcW w:w="4200" w:type="dxa"/>
            <w:noWrap/>
          </w:tcPr>
          <w:p w14:paraId="6DF79440"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1"/>
                <w:szCs w:val="21"/>
                <w:lang w:eastAsia="pt-PT"/>
                <w:rPrChange w:id="1772"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p>
        </w:tc>
        <w:tc>
          <w:tcPr>
            <w:tcW w:w="5523" w:type="dxa"/>
            <w:noWrap/>
          </w:tcPr>
          <w:p w14:paraId="4DFF541C"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1"/>
                <w:szCs w:val="21"/>
                <w:lang w:eastAsia="pt-PT"/>
                <w:rPrChange w:id="1773"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p>
        </w:tc>
      </w:tr>
      <w:tr w:rsidR="003F3EDE" w:rsidRPr="007B5483" w14:paraId="064009F0" w14:textId="77777777" w:rsidTr="0025185C">
        <w:trPr>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62725589" w14:textId="77777777" w:rsidR="003F3EDE" w:rsidRPr="007B5483" w:rsidRDefault="003F3EDE" w:rsidP="0025185C">
            <w:pPr>
              <w:spacing w:after="200" w:line="276" w:lineRule="auto"/>
              <w:jc w:val="center"/>
              <w:rPr>
                <w:rFonts w:ascii="Arial" w:eastAsia="Calibri" w:hAnsi="Arial" w:cs="Arial"/>
                <w:sz w:val="21"/>
                <w:szCs w:val="21"/>
                <w:rPrChange w:id="1774"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177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M80</w:t>
            </w:r>
          </w:p>
        </w:tc>
        <w:tc>
          <w:tcPr>
            <w:tcW w:w="4200" w:type="dxa"/>
            <w:noWrap/>
            <w:hideMark/>
          </w:tcPr>
          <w:p w14:paraId="57485AE2" w14:textId="67A74764"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7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7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w:t>
            </w:r>
            <w:ins w:id="1778" w:author="Adelino Naquarta Sepalanga Domingos" w:date="2025-02-28T14:07:00Z" w16du:dateUtc="2025-02-28T13:07:00Z">
              <w:r w:rsidR="00483934" w:rsidRPr="007B5483">
                <w:rPr>
                  <w:rFonts w:ascii="Arial" w:eastAsia="Times New Roman" w:hAnsi="Arial" w:cs="Arial"/>
                  <w:color w:val="000000"/>
                  <w:sz w:val="21"/>
                  <w:szCs w:val="21"/>
                  <w:lang w:eastAsia="pt-PT"/>
                  <w:rPrChange w:id="177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í</w:t>
              </w:r>
            </w:ins>
            <w:del w:id="1780" w:author="Adelino Naquarta Sepalanga Domingos" w:date="2025-02-28T14:07:00Z" w16du:dateUtc="2025-02-28T13:07:00Z">
              <w:r w:rsidRPr="007B5483" w:rsidDel="00483934">
                <w:rPr>
                  <w:rFonts w:ascii="Arial" w:eastAsia="Times New Roman" w:hAnsi="Arial" w:cs="Arial"/>
                  <w:color w:val="000000"/>
                  <w:sz w:val="21"/>
                  <w:szCs w:val="21"/>
                  <w:lang w:eastAsia="pt-PT"/>
                  <w:rPrChange w:id="178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i</w:delText>
              </w:r>
            </w:del>
            <w:r w:rsidRPr="007B5483">
              <w:rPr>
                <w:rFonts w:ascii="Arial" w:eastAsia="Times New Roman" w:hAnsi="Arial" w:cs="Arial"/>
                <w:color w:val="000000"/>
                <w:sz w:val="21"/>
                <w:szCs w:val="21"/>
                <w:lang w:eastAsia="pt-PT"/>
                <w:rPrChange w:id="178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nea a) do n</w:t>
            </w:r>
            <w:ins w:id="1783" w:author="Adelino Naquarta Sepalanga Domingos" w:date="2025-02-28T14:07:00Z" w16du:dateUtc="2025-02-28T13:07:00Z">
              <w:r w:rsidR="00483934" w:rsidRPr="007B5483">
                <w:rPr>
                  <w:rFonts w:ascii="Arial" w:eastAsia="Times New Roman" w:hAnsi="Arial" w:cs="Arial"/>
                  <w:color w:val="000000"/>
                  <w:sz w:val="21"/>
                  <w:szCs w:val="21"/>
                  <w:lang w:eastAsia="pt-PT"/>
                  <w:rPrChange w:id="178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78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786" w:author="Adelino Naquarta Sepalanga Domingos" w:date="2025-02-28T14:07:00Z" w16du:dateUtc="2025-02-28T13:07:00Z">
              <w:r w:rsidR="00483934" w:rsidRPr="007B5483">
                <w:rPr>
                  <w:rFonts w:ascii="Arial" w:eastAsia="Times New Roman" w:hAnsi="Arial" w:cs="Arial"/>
                  <w:color w:val="000000"/>
                  <w:sz w:val="21"/>
                  <w:szCs w:val="21"/>
                  <w:lang w:eastAsia="pt-PT"/>
                  <w:rPrChange w:id="178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78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14.º do CIVA</w:t>
            </w:r>
          </w:p>
        </w:tc>
        <w:tc>
          <w:tcPr>
            <w:tcW w:w="5523" w:type="dxa"/>
            <w:noWrap/>
            <w:hideMark/>
          </w:tcPr>
          <w:p w14:paraId="0DD38272" w14:textId="77777777" w:rsidR="003F3EDE" w:rsidRPr="007B5483" w:rsidRDefault="003F3EDE" w:rsidP="0025185C">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8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9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importações definitivas de bens cuja transmissão no território nacional seja isenta de imposto;</w:t>
            </w:r>
          </w:p>
        </w:tc>
      </w:tr>
      <w:tr w:rsidR="003F3EDE" w:rsidRPr="007B5483" w14:paraId="194F7B87"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61C9EA57" w14:textId="77777777" w:rsidR="003F3EDE" w:rsidRPr="007B5483" w:rsidRDefault="003F3EDE" w:rsidP="0025185C">
            <w:pPr>
              <w:spacing w:after="200" w:line="276" w:lineRule="auto"/>
              <w:jc w:val="center"/>
              <w:rPr>
                <w:rFonts w:ascii="Arial" w:eastAsia="Calibri" w:hAnsi="Arial" w:cs="Arial"/>
                <w:sz w:val="21"/>
                <w:szCs w:val="21"/>
                <w:rPrChange w:id="1791"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179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M81</w:t>
            </w:r>
          </w:p>
        </w:tc>
        <w:tc>
          <w:tcPr>
            <w:tcW w:w="4200" w:type="dxa"/>
            <w:noWrap/>
            <w:hideMark/>
          </w:tcPr>
          <w:p w14:paraId="1A30079D" w14:textId="4B8BFF9A"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79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9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w:t>
            </w:r>
            <w:ins w:id="1795" w:author="Adelino Naquarta Sepalanga Domingos" w:date="2025-02-28T14:14:00Z" w16du:dateUtc="2025-02-28T13:14:00Z">
              <w:r w:rsidR="00483934" w:rsidRPr="007B5483">
                <w:rPr>
                  <w:rFonts w:ascii="Arial" w:eastAsia="Times New Roman" w:hAnsi="Arial" w:cs="Arial"/>
                  <w:color w:val="000000"/>
                  <w:sz w:val="21"/>
                  <w:szCs w:val="21"/>
                  <w:lang w:eastAsia="pt-PT"/>
                  <w:rPrChange w:id="179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í</w:t>
              </w:r>
            </w:ins>
            <w:del w:id="1797" w:author="Adelino Naquarta Sepalanga Domingos" w:date="2025-02-28T14:14:00Z" w16du:dateUtc="2025-02-28T13:14:00Z">
              <w:r w:rsidRPr="007B5483" w:rsidDel="00483934">
                <w:rPr>
                  <w:rFonts w:ascii="Arial" w:eastAsia="Times New Roman" w:hAnsi="Arial" w:cs="Arial"/>
                  <w:color w:val="000000"/>
                  <w:sz w:val="21"/>
                  <w:szCs w:val="21"/>
                  <w:lang w:eastAsia="pt-PT"/>
                  <w:rPrChange w:id="179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i</w:delText>
              </w:r>
            </w:del>
            <w:r w:rsidRPr="007B5483">
              <w:rPr>
                <w:rFonts w:ascii="Arial" w:eastAsia="Times New Roman" w:hAnsi="Arial" w:cs="Arial"/>
                <w:color w:val="000000"/>
                <w:sz w:val="21"/>
                <w:szCs w:val="21"/>
                <w:lang w:eastAsia="pt-PT"/>
                <w:rPrChange w:id="179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nea b) do n</w:t>
            </w:r>
            <w:ins w:id="1800" w:author="Adelino Naquarta Sepalanga Domingos" w:date="2025-02-28T14:14:00Z" w16du:dateUtc="2025-02-28T13:14:00Z">
              <w:r w:rsidR="00483934" w:rsidRPr="007B5483">
                <w:rPr>
                  <w:rFonts w:ascii="Arial" w:eastAsia="Times New Roman" w:hAnsi="Arial" w:cs="Arial"/>
                  <w:color w:val="000000"/>
                  <w:sz w:val="21"/>
                  <w:szCs w:val="21"/>
                  <w:lang w:eastAsia="pt-PT"/>
                  <w:rPrChange w:id="180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80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803" w:author="Adelino Naquarta Sepalanga Domingos" w:date="2025-02-28T14:14:00Z" w16du:dateUtc="2025-02-28T13:14:00Z">
              <w:r w:rsidR="00483934" w:rsidRPr="007B5483">
                <w:rPr>
                  <w:rFonts w:ascii="Arial" w:eastAsia="Times New Roman" w:hAnsi="Arial" w:cs="Arial"/>
                  <w:color w:val="000000"/>
                  <w:sz w:val="21"/>
                  <w:szCs w:val="21"/>
                  <w:lang w:eastAsia="pt-PT"/>
                  <w:rPrChange w:id="180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80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14.º do CIVA</w:t>
            </w:r>
          </w:p>
        </w:tc>
        <w:tc>
          <w:tcPr>
            <w:tcW w:w="5523" w:type="dxa"/>
            <w:noWrap/>
            <w:hideMark/>
          </w:tcPr>
          <w:p w14:paraId="3FA0DD1D"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80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0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importações de ouro, moedas ou notas de banco, efectuadas pelo Banco Nacional de Angola</w:t>
            </w:r>
          </w:p>
        </w:tc>
      </w:tr>
      <w:tr w:rsidR="003F3EDE" w:rsidRPr="007B5483" w14:paraId="6E1D56CF"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1942A34A" w14:textId="77777777" w:rsidR="003F3EDE" w:rsidRPr="007B5483" w:rsidRDefault="003F3EDE" w:rsidP="0025185C">
            <w:pPr>
              <w:spacing w:after="200" w:line="276" w:lineRule="auto"/>
              <w:jc w:val="center"/>
              <w:rPr>
                <w:rFonts w:ascii="Arial" w:eastAsia="Calibri" w:hAnsi="Arial" w:cs="Arial"/>
                <w:sz w:val="21"/>
                <w:szCs w:val="21"/>
                <w:rPrChange w:id="1808"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180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M82</w:t>
            </w:r>
          </w:p>
        </w:tc>
        <w:tc>
          <w:tcPr>
            <w:tcW w:w="4200" w:type="dxa"/>
            <w:noWrap/>
            <w:hideMark/>
          </w:tcPr>
          <w:p w14:paraId="2C7F1F08" w14:textId="24E65831"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1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1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w:t>
            </w:r>
            <w:ins w:id="1812" w:author="Adelino Naquarta Sepalanga Domingos" w:date="2025-02-28T14:17:00Z" w16du:dateUtc="2025-02-28T13:17:00Z">
              <w:r w:rsidR="00BA1BD5" w:rsidRPr="007B5483">
                <w:rPr>
                  <w:rFonts w:ascii="Arial" w:eastAsia="Times New Roman" w:hAnsi="Arial" w:cs="Arial"/>
                  <w:color w:val="000000"/>
                  <w:sz w:val="21"/>
                  <w:szCs w:val="21"/>
                  <w:lang w:eastAsia="pt-PT"/>
                  <w:rPrChange w:id="181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í</w:t>
              </w:r>
            </w:ins>
            <w:del w:id="1814" w:author="Adelino Naquarta Sepalanga Domingos" w:date="2025-02-28T14:17:00Z" w16du:dateUtc="2025-02-28T13:17:00Z">
              <w:r w:rsidRPr="007B5483" w:rsidDel="00BA1BD5">
                <w:rPr>
                  <w:rFonts w:ascii="Arial" w:eastAsia="Times New Roman" w:hAnsi="Arial" w:cs="Arial"/>
                  <w:color w:val="000000"/>
                  <w:sz w:val="21"/>
                  <w:szCs w:val="21"/>
                  <w:lang w:eastAsia="pt-PT"/>
                  <w:rPrChange w:id="181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i</w:delText>
              </w:r>
            </w:del>
            <w:r w:rsidRPr="007B5483">
              <w:rPr>
                <w:rFonts w:ascii="Arial" w:eastAsia="Times New Roman" w:hAnsi="Arial" w:cs="Arial"/>
                <w:color w:val="000000"/>
                <w:sz w:val="21"/>
                <w:szCs w:val="21"/>
                <w:lang w:eastAsia="pt-PT"/>
                <w:rPrChange w:id="181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nea c) do n</w:t>
            </w:r>
            <w:ins w:id="1817" w:author="Adelino Naquarta Sepalanga Domingos" w:date="2025-02-28T14:17:00Z" w16du:dateUtc="2025-02-28T13:17:00Z">
              <w:r w:rsidR="00483934" w:rsidRPr="007B5483">
                <w:rPr>
                  <w:rFonts w:ascii="Arial" w:eastAsia="Times New Roman" w:hAnsi="Arial" w:cs="Arial"/>
                  <w:color w:val="000000"/>
                  <w:sz w:val="21"/>
                  <w:szCs w:val="21"/>
                  <w:lang w:eastAsia="pt-PT"/>
                  <w:rPrChange w:id="181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81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820" w:author="Adelino Naquarta Sepalanga Domingos" w:date="2025-02-28T14:17:00Z" w16du:dateUtc="2025-02-28T13:17:00Z">
              <w:r w:rsidR="00483934" w:rsidRPr="007B5483">
                <w:rPr>
                  <w:rFonts w:ascii="Arial" w:eastAsia="Times New Roman" w:hAnsi="Arial" w:cs="Arial"/>
                  <w:color w:val="000000"/>
                  <w:sz w:val="21"/>
                  <w:szCs w:val="21"/>
                  <w:lang w:eastAsia="pt-PT"/>
                  <w:rPrChange w:id="182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82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14.º do CIVA</w:t>
            </w:r>
          </w:p>
        </w:tc>
        <w:tc>
          <w:tcPr>
            <w:tcW w:w="5523" w:type="dxa"/>
            <w:hideMark/>
          </w:tcPr>
          <w:p w14:paraId="23D644E2"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2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2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 importação de bens destinados a ofertas para atenuar os efeitos das calamidades naturais, tais como cheias, tempestades, secas, ciclones, sismos, terramotos e outros de idêntica natureza, desde que devidamente autorizado pelo Titular do Poder Executivo</w:t>
            </w:r>
          </w:p>
        </w:tc>
      </w:tr>
      <w:tr w:rsidR="003F3EDE" w:rsidRPr="007B5483" w14:paraId="1E3D0745" w14:textId="77777777" w:rsidTr="0025185C">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769832B1" w14:textId="77777777" w:rsidR="003F3EDE" w:rsidRPr="007B5483" w:rsidRDefault="003F3EDE" w:rsidP="0025185C">
            <w:pPr>
              <w:spacing w:after="200" w:line="276" w:lineRule="auto"/>
              <w:jc w:val="center"/>
              <w:rPr>
                <w:rFonts w:ascii="Arial" w:eastAsia="Calibri" w:hAnsi="Arial" w:cs="Arial"/>
                <w:sz w:val="21"/>
                <w:szCs w:val="21"/>
                <w:rPrChange w:id="1825"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182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M83</w:t>
            </w:r>
          </w:p>
        </w:tc>
        <w:tc>
          <w:tcPr>
            <w:tcW w:w="4200" w:type="dxa"/>
            <w:noWrap/>
            <w:hideMark/>
          </w:tcPr>
          <w:p w14:paraId="47DD94EE" w14:textId="0970A090"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82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2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w:t>
            </w:r>
            <w:ins w:id="1829" w:author="Adelino Naquarta Sepalanga Domingos" w:date="2025-02-28T14:18:00Z" w16du:dateUtc="2025-02-28T13:18:00Z">
              <w:r w:rsidR="00BA1BD5" w:rsidRPr="007B5483">
                <w:rPr>
                  <w:rFonts w:ascii="Arial" w:eastAsia="Times New Roman" w:hAnsi="Arial" w:cs="Arial"/>
                  <w:color w:val="000000"/>
                  <w:sz w:val="21"/>
                  <w:szCs w:val="21"/>
                  <w:lang w:eastAsia="pt-PT"/>
                  <w:rPrChange w:id="183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í</w:t>
              </w:r>
            </w:ins>
            <w:del w:id="1831" w:author="Adelino Naquarta Sepalanga Domingos" w:date="2025-02-28T14:18:00Z" w16du:dateUtc="2025-02-28T13:18:00Z">
              <w:r w:rsidRPr="007B5483" w:rsidDel="00BA1BD5">
                <w:rPr>
                  <w:rFonts w:ascii="Arial" w:eastAsia="Times New Roman" w:hAnsi="Arial" w:cs="Arial"/>
                  <w:color w:val="000000"/>
                  <w:sz w:val="21"/>
                  <w:szCs w:val="21"/>
                  <w:lang w:eastAsia="pt-PT"/>
                  <w:rPrChange w:id="183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i</w:delText>
              </w:r>
            </w:del>
            <w:r w:rsidRPr="007B5483">
              <w:rPr>
                <w:rFonts w:ascii="Arial" w:eastAsia="Times New Roman" w:hAnsi="Arial" w:cs="Arial"/>
                <w:color w:val="000000"/>
                <w:sz w:val="21"/>
                <w:szCs w:val="21"/>
                <w:lang w:eastAsia="pt-PT"/>
                <w:rPrChange w:id="183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nea d) do n</w:t>
            </w:r>
            <w:ins w:id="1834" w:author="Adelino Naquarta Sepalanga Domingos" w:date="2025-02-28T14:18:00Z" w16du:dateUtc="2025-02-28T13:18:00Z">
              <w:r w:rsidR="00BA1BD5" w:rsidRPr="007B5483">
                <w:rPr>
                  <w:rFonts w:ascii="Arial" w:eastAsia="Times New Roman" w:hAnsi="Arial" w:cs="Arial"/>
                  <w:color w:val="000000"/>
                  <w:sz w:val="21"/>
                  <w:szCs w:val="21"/>
                  <w:lang w:eastAsia="pt-PT"/>
                  <w:rPrChange w:id="183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83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837" w:author="Adelino Naquarta Sepalanga Domingos" w:date="2025-02-28T14:18:00Z" w16du:dateUtc="2025-02-28T13:18:00Z">
              <w:r w:rsidR="00BA1BD5" w:rsidRPr="007B5483">
                <w:rPr>
                  <w:rFonts w:ascii="Arial" w:eastAsia="Times New Roman" w:hAnsi="Arial" w:cs="Arial"/>
                  <w:color w:val="000000"/>
                  <w:sz w:val="21"/>
                  <w:szCs w:val="21"/>
                  <w:lang w:eastAsia="pt-PT"/>
                  <w:rPrChange w:id="183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83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14.º do CIVA</w:t>
            </w:r>
          </w:p>
        </w:tc>
        <w:tc>
          <w:tcPr>
            <w:tcW w:w="5523" w:type="dxa"/>
            <w:noWrap/>
            <w:hideMark/>
          </w:tcPr>
          <w:p w14:paraId="1AA74634" w14:textId="77777777" w:rsidR="003F3EDE" w:rsidRPr="007B5483" w:rsidRDefault="003F3EDE" w:rsidP="0025185C">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84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4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 importação de mercadorias ou equipamentos destinados exclusiva e directamente à execução das operações petrolíferas e mineiras nos termos da Lei que estabelece o Regime Aduaneiro do Sector Petrolífero e do Código Mineiro, respectivamente.</w:t>
            </w:r>
          </w:p>
        </w:tc>
      </w:tr>
      <w:tr w:rsidR="003F3EDE" w:rsidRPr="007B5483" w14:paraId="29791EE9"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264C9565" w14:textId="77777777" w:rsidR="003F3EDE" w:rsidRPr="007B5483" w:rsidRDefault="003F3EDE" w:rsidP="0025185C">
            <w:pPr>
              <w:jc w:val="center"/>
              <w:rPr>
                <w:rFonts w:ascii="Arial" w:eastAsia="Times New Roman" w:hAnsi="Arial" w:cs="Arial"/>
                <w:color w:val="000000"/>
                <w:sz w:val="21"/>
                <w:szCs w:val="21"/>
                <w:lang w:eastAsia="pt-PT"/>
                <w:rPrChange w:id="184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4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M84</w:t>
            </w:r>
          </w:p>
        </w:tc>
        <w:tc>
          <w:tcPr>
            <w:tcW w:w="4200" w:type="dxa"/>
            <w:noWrap/>
          </w:tcPr>
          <w:p w14:paraId="630C076D" w14:textId="5DC2B3D1"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4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4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e) do n</w:t>
            </w:r>
            <w:ins w:id="1846" w:author="Adelino Naquarta Sepalanga Domingos" w:date="2025-02-28T14:18:00Z" w16du:dateUtc="2025-02-28T13:18:00Z">
              <w:r w:rsidR="00BA1BD5" w:rsidRPr="007B5483">
                <w:rPr>
                  <w:rFonts w:ascii="Arial" w:eastAsia="Times New Roman" w:hAnsi="Arial" w:cs="Arial"/>
                  <w:color w:val="000000"/>
                  <w:sz w:val="21"/>
                  <w:szCs w:val="21"/>
                  <w:lang w:eastAsia="pt-PT"/>
                  <w:rPrChange w:id="184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84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849" w:author="Adelino Naquarta Sepalanga Domingos" w:date="2025-02-28T14:18:00Z" w16du:dateUtc="2025-02-28T13:18:00Z">
              <w:r w:rsidR="00BA1BD5" w:rsidRPr="007B5483">
                <w:rPr>
                  <w:rFonts w:ascii="Arial" w:eastAsia="Times New Roman" w:hAnsi="Arial" w:cs="Arial"/>
                  <w:color w:val="000000"/>
                  <w:sz w:val="21"/>
                  <w:szCs w:val="21"/>
                  <w:lang w:eastAsia="pt-PT"/>
                  <w:rPrChange w:id="185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85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14.º do CIVA</w:t>
            </w:r>
          </w:p>
        </w:tc>
        <w:tc>
          <w:tcPr>
            <w:tcW w:w="5523" w:type="dxa"/>
            <w:noWrap/>
          </w:tcPr>
          <w:p w14:paraId="5F85C23A" w14:textId="77777777" w:rsidR="003F3EDE" w:rsidRPr="007B5483" w:rsidRDefault="003F3EDE" w:rsidP="0025185C">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5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5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Importação de moeda estrangeira efectuada pelas instituições financeiras bancárias, nos termos definidos pelo Banco Nacional de Angola.</w:t>
            </w:r>
          </w:p>
        </w:tc>
      </w:tr>
      <w:tr w:rsidR="003F3EDE" w:rsidRPr="007B5483" w14:paraId="12BEFD0A" w14:textId="77777777" w:rsidTr="0025185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909" w:type="dxa"/>
            <w:noWrap/>
          </w:tcPr>
          <w:p w14:paraId="26A3A371" w14:textId="77777777" w:rsidR="003F3EDE" w:rsidRPr="007B5483" w:rsidRDefault="003F3EDE" w:rsidP="0025185C">
            <w:pPr>
              <w:jc w:val="center"/>
              <w:rPr>
                <w:rFonts w:ascii="Arial" w:eastAsia="Times New Roman" w:hAnsi="Arial" w:cs="Arial"/>
                <w:color w:val="000000"/>
                <w:sz w:val="21"/>
                <w:szCs w:val="21"/>
                <w:lang w:eastAsia="pt-PT"/>
                <w:rPrChange w:id="185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5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M85</w:t>
            </w:r>
          </w:p>
        </w:tc>
        <w:tc>
          <w:tcPr>
            <w:tcW w:w="4200" w:type="dxa"/>
            <w:noWrap/>
            <w:hideMark/>
          </w:tcPr>
          <w:p w14:paraId="6EC1F4DF" w14:textId="7455BD26"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85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5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w:t>
            </w:r>
            <w:ins w:id="1858" w:author="Adelino Naquarta Sepalanga Domingos" w:date="2025-02-28T14:18:00Z" w16du:dateUtc="2025-02-28T13:18:00Z">
              <w:r w:rsidR="00BA1BD5" w:rsidRPr="007B5483">
                <w:rPr>
                  <w:rFonts w:ascii="Arial" w:eastAsia="Times New Roman" w:hAnsi="Arial" w:cs="Arial"/>
                  <w:color w:val="000000"/>
                  <w:sz w:val="21"/>
                  <w:szCs w:val="21"/>
                  <w:lang w:eastAsia="pt-PT"/>
                  <w:rPrChange w:id="185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í</w:t>
              </w:r>
            </w:ins>
            <w:del w:id="1860" w:author="Adelino Naquarta Sepalanga Domingos" w:date="2025-02-28T14:18:00Z" w16du:dateUtc="2025-02-28T13:18:00Z">
              <w:r w:rsidRPr="007B5483" w:rsidDel="00BA1BD5">
                <w:rPr>
                  <w:rFonts w:ascii="Arial" w:eastAsia="Times New Roman" w:hAnsi="Arial" w:cs="Arial"/>
                  <w:color w:val="000000"/>
                  <w:sz w:val="21"/>
                  <w:szCs w:val="21"/>
                  <w:lang w:eastAsia="pt-PT"/>
                  <w:rPrChange w:id="186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i</w:delText>
              </w:r>
            </w:del>
            <w:r w:rsidRPr="007B5483">
              <w:rPr>
                <w:rFonts w:ascii="Arial" w:eastAsia="Times New Roman" w:hAnsi="Arial" w:cs="Arial"/>
                <w:color w:val="000000"/>
                <w:sz w:val="21"/>
                <w:szCs w:val="21"/>
                <w:lang w:eastAsia="pt-PT"/>
                <w:rPrChange w:id="186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nea a) do n</w:t>
            </w:r>
            <w:ins w:id="1863" w:author="Adelino Naquarta Sepalanga Domingos" w:date="2025-02-28T14:18:00Z" w16du:dateUtc="2025-02-28T13:18:00Z">
              <w:r w:rsidR="00BA1BD5" w:rsidRPr="007B5483">
                <w:rPr>
                  <w:rFonts w:ascii="Arial" w:eastAsia="Times New Roman" w:hAnsi="Arial" w:cs="Arial"/>
                  <w:color w:val="000000"/>
                  <w:sz w:val="21"/>
                  <w:szCs w:val="21"/>
                  <w:lang w:eastAsia="pt-PT"/>
                  <w:rPrChange w:id="186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86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866" w:author="Adelino Naquarta Sepalanga Domingos" w:date="2025-02-28T14:18:00Z" w16du:dateUtc="2025-02-28T13:18:00Z">
              <w:r w:rsidR="00BA1BD5" w:rsidRPr="007B5483">
                <w:rPr>
                  <w:rFonts w:ascii="Arial" w:eastAsia="Times New Roman" w:hAnsi="Arial" w:cs="Arial"/>
                  <w:color w:val="000000"/>
                  <w:sz w:val="21"/>
                  <w:szCs w:val="21"/>
                  <w:lang w:eastAsia="pt-PT"/>
                  <w:rPrChange w:id="186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86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2 do artigo 14.º do CIVA</w:t>
            </w:r>
          </w:p>
        </w:tc>
        <w:tc>
          <w:tcPr>
            <w:tcW w:w="5523" w:type="dxa"/>
            <w:noWrap/>
            <w:hideMark/>
          </w:tcPr>
          <w:p w14:paraId="21DC1283" w14:textId="77777777" w:rsidR="003F3EDE" w:rsidRPr="007B5483" w:rsidRDefault="003F3EDE" w:rsidP="0025185C">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86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7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No âmbito de tratados e acordos internacionais de que a República de Angola seja parte, nos termos previstos nesses tratados e acordos;</w:t>
            </w:r>
          </w:p>
        </w:tc>
      </w:tr>
      <w:tr w:rsidR="003F3EDE" w:rsidRPr="007B5483" w14:paraId="17D8C62E" w14:textId="77777777" w:rsidTr="0025185C">
        <w:trPr>
          <w:trHeight w:val="624"/>
        </w:trPr>
        <w:tc>
          <w:tcPr>
            <w:cnfStyle w:val="001000000000" w:firstRow="0" w:lastRow="0" w:firstColumn="1" w:lastColumn="0" w:oddVBand="0" w:evenVBand="0" w:oddHBand="0" w:evenHBand="0" w:firstRowFirstColumn="0" w:firstRowLastColumn="0" w:lastRowFirstColumn="0" w:lastRowLastColumn="0"/>
            <w:tcW w:w="909" w:type="dxa"/>
            <w:noWrap/>
          </w:tcPr>
          <w:p w14:paraId="43FE2D1E" w14:textId="77777777" w:rsidR="003F3EDE" w:rsidRPr="007B5483" w:rsidRDefault="003F3EDE" w:rsidP="0025185C">
            <w:pPr>
              <w:jc w:val="center"/>
              <w:rPr>
                <w:rFonts w:ascii="Arial" w:eastAsia="Times New Roman" w:hAnsi="Arial" w:cs="Arial"/>
                <w:color w:val="000000"/>
                <w:sz w:val="21"/>
                <w:szCs w:val="21"/>
                <w:lang w:eastAsia="pt-PT"/>
                <w:rPrChange w:id="187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7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M86</w:t>
            </w:r>
          </w:p>
        </w:tc>
        <w:tc>
          <w:tcPr>
            <w:tcW w:w="4200" w:type="dxa"/>
            <w:noWrap/>
            <w:hideMark/>
          </w:tcPr>
          <w:p w14:paraId="0915B27E" w14:textId="5080D398"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7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7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w:t>
            </w:r>
            <w:ins w:id="1875" w:author="Adelino Naquarta Sepalanga Domingos" w:date="2025-02-28T14:19:00Z" w16du:dateUtc="2025-02-28T13:19:00Z">
              <w:r w:rsidR="00BA1BD5" w:rsidRPr="007B5483">
                <w:rPr>
                  <w:rFonts w:ascii="Arial" w:eastAsia="Times New Roman" w:hAnsi="Arial" w:cs="Arial"/>
                  <w:color w:val="000000"/>
                  <w:sz w:val="21"/>
                  <w:szCs w:val="21"/>
                  <w:lang w:eastAsia="pt-PT"/>
                  <w:rPrChange w:id="187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í</w:t>
              </w:r>
            </w:ins>
            <w:del w:id="1877" w:author="Adelino Naquarta Sepalanga Domingos" w:date="2025-02-28T14:19:00Z" w16du:dateUtc="2025-02-28T13:19:00Z">
              <w:r w:rsidRPr="007B5483" w:rsidDel="00BA1BD5">
                <w:rPr>
                  <w:rFonts w:ascii="Arial" w:eastAsia="Times New Roman" w:hAnsi="Arial" w:cs="Arial"/>
                  <w:color w:val="000000"/>
                  <w:sz w:val="21"/>
                  <w:szCs w:val="21"/>
                  <w:lang w:eastAsia="pt-PT"/>
                  <w:rPrChange w:id="187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i</w:delText>
              </w:r>
            </w:del>
            <w:r w:rsidRPr="007B5483">
              <w:rPr>
                <w:rFonts w:ascii="Arial" w:eastAsia="Times New Roman" w:hAnsi="Arial" w:cs="Arial"/>
                <w:color w:val="000000"/>
                <w:sz w:val="21"/>
                <w:szCs w:val="21"/>
                <w:lang w:eastAsia="pt-PT"/>
                <w:rPrChange w:id="187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nea b) do n</w:t>
            </w:r>
            <w:ins w:id="1880" w:author="Adelino Naquarta Sepalanga Domingos" w:date="2025-02-28T14:19:00Z" w16du:dateUtc="2025-02-28T13:19:00Z">
              <w:r w:rsidR="00BA1BD5" w:rsidRPr="007B5483">
                <w:rPr>
                  <w:rFonts w:ascii="Arial" w:eastAsia="Times New Roman" w:hAnsi="Arial" w:cs="Arial"/>
                  <w:color w:val="000000"/>
                  <w:sz w:val="21"/>
                  <w:szCs w:val="21"/>
                  <w:lang w:eastAsia="pt-PT"/>
                  <w:rPrChange w:id="188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88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883" w:author="Adelino Naquarta Sepalanga Domingos" w:date="2025-02-28T14:19:00Z" w16du:dateUtc="2025-02-28T13:19:00Z">
              <w:r w:rsidR="00BA1BD5" w:rsidRPr="007B5483">
                <w:rPr>
                  <w:rFonts w:ascii="Arial" w:eastAsia="Times New Roman" w:hAnsi="Arial" w:cs="Arial"/>
                  <w:color w:val="000000"/>
                  <w:sz w:val="21"/>
                  <w:szCs w:val="21"/>
                  <w:lang w:eastAsia="pt-PT"/>
                  <w:rPrChange w:id="188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88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2 do artigo 14.º do CIVA</w:t>
            </w:r>
          </w:p>
        </w:tc>
        <w:tc>
          <w:tcPr>
            <w:tcW w:w="5523" w:type="dxa"/>
            <w:hideMark/>
          </w:tcPr>
          <w:p w14:paraId="206D300A"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8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8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No âmbito de relações diplomáticas e consulares, quando a isenção resulte de tratados e acordos internacionais celebrados pela República de Angola</w:t>
            </w:r>
          </w:p>
        </w:tc>
      </w:tr>
      <w:tr w:rsidR="003F3EDE" w:rsidRPr="007B5483" w14:paraId="715E551D"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72377E51" w14:textId="77777777" w:rsidR="003F3EDE" w:rsidRPr="007B5483" w:rsidRDefault="003F3EDE" w:rsidP="0025185C">
            <w:pPr>
              <w:jc w:val="center"/>
              <w:rPr>
                <w:rFonts w:ascii="Arial" w:eastAsia="Times New Roman" w:hAnsi="Arial" w:cs="Arial"/>
                <w:b w:val="0"/>
                <w:bCs w:val="0"/>
                <w:color w:val="FFFFFF" w:themeColor="background1"/>
                <w:sz w:val="21"/>
                <w:szCs w:val="21"/>
                <w:lang w:eastAsia="pt-PT"/>
                <w:rPrChange w:id="1888" w:author="Adelino Naquarta Sepalanga Domingos" w:date="2025-03-05T08:02:00Z" w16du:dateUtc="2025-03-05T07:02:00Z">
                  <w:rPr>
                    <w:rFonts w:ascii="Times New Roman" w:eastAsia="Times New Roman" w:hAnsi="Times New Roman" w:cs="Times New Roman"/>
                    <w:b w:val="0"/>
                    <w:bCs w:val="0"/>
                    <w:color w:val="FFFFFF" w:themeColor="background1"/>
                    <w:sz w:val="21"/>
                    <w:szCs w:val="21"/>
                    <w:lang w:eastAsia="pt-PT"/>
                  </w:rPr>
                </w:rPrChange>
              </w:rPr>
            </w:pPr>
          </w:p>
        </w:tc>
        <w:tc>
          <w:tcPr>
            <w:tcW w:w="4200" w:type="dxa"/>
            <w:noWrap/>
          </w:tcPr>
          <w:p w14:paraId="55F5DEB0"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21"/>
                <w:szCs w:val="21"/>
                <w:lang w:eastAsia="pt-PT"/>
                <w:rPrChange w:id="1889" w:author="Adelino Naquarta Sepalanga Domingos" w:date="2025-03-05T08:02:00Z" w16du:dateUtc="2025-03-05T07:02:00Z">
                  <w:rPr>
                    <w:rFonts w:ascii="Times New Roman" w:eastAsia="Times New Roman" w:hAnsi="Times New Roman" w:cs="Times New Roman"/>
                    <w:b/>
                    <w:bCs/>
                    <w:color w:val="FFFFFF" w:themeColor="background1"/>
                    <w:sz w:val="21"/>
                    <w:szCs w:val="21"/>
                    <w:lang w:eastAsia="pt-PT"/>
                  </w:rPr>
                </w:rPrChange>
              </w:rPr>
            </w:pPr>
          </w:p>
        </w:tc>
        <w:tc>
          <w:tcPr>
            <w:tcW w:w="5523" w:type="dxa"/>
            <w:noWrap/>
          </w:tcPr>
          <w:p w14:paraId="546CEA1E"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21"/>
                <w:szCs w:val="21"/>
                <w:lang w:eastAsia="pt-PT"/>
                <w:rPrChange w:id="1890" w:author="Adelino Naquarta Sepalanga Domingos" w:date="2025-03-05T08:02:00Z" w16du:dateUtc="2025-03-05T07:02:00Z">
                  <w:rPr>
                    <w:rFonts w:ascii="Times New Roman" w:eastAsia="Times New Roman" w:hAnsi="Times New Roman" w:cs="Times New Roman"/>
                    <w:b/>
                    <w:bCs/>
                    <w:color w:val="FFFFFF" w:themeColor="background1"/>
                    <w:sz w:val="21"/>
                    <w:szCs w:val="21"/>
                    <w:lang w:eastAsia="pt-PT"/>
                  </w:rPr>
                </w:rPrChange>
              </w:rPr>
            </w:pPr>
          </w:p>
        </w:tc>
      </w:tr>
      <w:tr w:rsidR="003F3EDE" w:rsidRPr="007B5483" w14:paraId="1025BF38" w14:textId="77777777" w:rsidTr="0025185C">
        <w:trPr>
          <w:trHeight w:val="624"/>
        </w:trPr>
        <w:tc>
          <w:tcPr>
            <w:cnfStyle w:val="001000000000" w:firstRow="0" w:lastRow="0" w:firstColumn="1" w:lastColumn="0" w:oddVBand="0" w:evenVBand="0" w:oddHBand="0" w:evenHBand="0" w:firstRowFirstColumn="0" w:firstRowLastColumn="0" w:lastRowFirstColumn="0" w:lastRowLastColumn="0"/>
            <w:tcW w:w="909" w:type="dxa"/>
            <w:noWrap/>
          </w:tcPr>
          <w:p w14:paraId="4AF44008" w14:textId="77777777" w:rsidR="003F3EDE" w:rsidRPr="007B5483" w:rsidRDefault="003F3EDE" w:rsidP="0025185C">
            <w:pPr>
              <w:jc w:val="center"/>
              <w:rPr>
                <w:rFonts w:ascii="Arial" w:eastAsia="Times New Roman" w:hAnsi="Arial" w:cs="Arial"/>
                <w:b w:val="0"/>
                <w:bCs w:val="0"/>
                <w:color w:val="000000"/>
                <w:sz w:val="21"/>
                <w:szCs w:val="21"/>
                <w:lang w:eastAsia="pt-PT"/>
                <w:rPrChange w:id="1891"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89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M30</w:t>
            </w:r>
          </w:p>
        </w:tc>
        <w:tc>
          <w:tcPr>
            <w:tcW w:w="4200" w:type="dxa"/>
            <w:noWrap/>
            <w:hideMark/>
          </w:tcPr>
          <w:p w14:paraId="17494E8C" w14:textId="7F19E4A2"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9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9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a) do</w:t>
            </w:r>
            <w:ins w:id="1895" w:author="Adelino Naquarta Sepalanga Domingos" w:date="2025-02-28T14:21:00Z" w16du:dateUtc="2025-02-28T13:21:00Z">
              <w:r w:rsidR="00BA1BD5" w:rsidRPr="007B5483">
                <w:rPr>
                  <w:rFonts w:ascii="Arial" w:eastAsia="Times New Roman" w:hAnsi="Arial" w:cs="Arial"/>
                  <w:color w:val="000000"/>
                  <w:sz w:val="21"/>
                  <w:szCs w:val="21"/>
                  <w:lang w:eastAsia="pt-PT"/>
                  <w:rPrChange w:id="189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89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hideMark/>
          </w:tcPr>
          <w:p w14:paraId="725709F4"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9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9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expedidos ou transportados com destino ao estrangeiro pelo vendedor ou por um terceiro por conta deste</w:t>
            </w:r>
          </w:p>
        </w:tc>
      </w:tr>
      <w:tr w:rsidR="003F3EDE" w:rsidRPr="007B5483" w14:paraId="20D00ACF" w14:textId="77777777" w:rsidTr="0025185C">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13257846" w14:textId="77777777" w:rsidR="003F3EDE" w:rsidRPr="007B5483" w:rsidRDefault="003F3EDE" w:rsidP="0025185C">
            <w:pPr>
              <w:jc w:val="center"/>
              <w:rPr>
                <w:rFonts w:ascii="Arial" w:eastAsia="Times New Roman" w:hAnsi="Arial" w:cs="Arial"/>
                <w:b w:val="0"/>
                <w:bCs w:val="0"/>
                <w:color w:val="000000"/>
                <w:sz w:val="21"/>
                <w:szCs w:val="21"/>
                <w:lang w:eastAsia="pt-PT"/>
                <w:rPrChange w:id="1900"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90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M31</w:t>
            </w:r>
          </w:p>
        </w:tc>
        <w:tc>
          <w:tcPr>
            <w:tcW w:w="4200" w:type="dxa"/>
            <w:noWrap/>
            <w:hideMark/>
          </w:tcPr>
          <w:p w14:paraId="1F83E05C" w14:textId="24B2DCD9"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0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0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b) do</w:t>
            </w:r>
            <w:ins w:id="1904" w:author="Adelino Naquarta Sepalanga Domingos" w:date="2025-02-28T14:21:00Z" w16du:dateUtc="2025-02-28T13:21:00Z">
              <w:r w:rsidR="00BA1BD5" w:rsidRPr="007B5483">
                <w:rPr>
                  <w:rFonts w:ascii="Arial" w:eastAsia="Times New Roman" w:hAnsi="Arial" w:cs="Arial"/>
                  <w:color w:val="000000"/>
                  <w:sz w:val="21"/>
                  <w:szCs w:val="21"/>
                  <w:lang w:eastAsia="pt-PT"/>
                  <w:rPrChange w:id="190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90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noWrap/>
            <w:hideMark/>
          </w:tcPr>
          <w:p w14:paraId="2142F57A" w14:textId="77777777" w:rsidR="003F3EDE" w:rsidRPr="007B5483" w:rsidRDefault="003F3EDE" w:rsidP="0025185C">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0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0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de abastecimento postos a bordo das embarcações que efectuem navegação marítima em alto mar e que assegurem o transporte remunerado de passageiros ou o exercício de uma actividade comercial, industrial ou de pesca;</w:t>
            </w:r>
          </w:p>
        </w:tc>
      </w:tr>
      <w:tr w:rsidR="003F3EDE" w:rsidRPr="007B5483" w14:paraId="0FD51740"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683B7798" w14:textId="77777777" w:rsidR="003F3EDE" w:rsidRPr="007B5483" w:rsidRDefault="003F3EDE" w:rsidP="0025185C">
            <w:pPr>
              <w:jc w:val="center"/>
              <w:rPr>
                <w:rFonts w:ascii="Arial" w:eastAsia="Times New Roman" w:hAnsi="Arial" w:cs="Arial"/>
                <w:b w:val="0"/>
                <w:bCs w:val="0"/>
                <w:color w:val="000000"/>
                <w:sz w:val="21"/>
                <w:szCs w:val="21"/>
                <w:lang w:eastAsia="pt-PT"/>
                <w:rPrChange w:id="1909"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91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M32</w:t>
            </w:r>
          </w:p>
        </w:tc>
        <w:tc>
          <w:tcPr>
            <w:tcW w:w="4200" w:type="dxa"/>
            <w:noWrap/>
            <w:hideMark/>
          </w:tcPr>
          <w:p w14:paraId="4C67FE99" w14:textId="1F83CEBE"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1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1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c) do</w:t>
            </w:r>
            <w:ins w:id="1913" w:author="Adelino Naquarta Sepalanga Domingos" w:date="2025-02-28T14:21:00Z" w16du:dateUtc="2025-02-28T13:21:00Z">
              <w:r w:rsidR="00BA1BD5" w:rsidRPr="007B5483">
                <w:rPr>
                  <w:rFonts w:ascii="Arial" w:eastAsia="Times New Roman" w:hAnsi="Arial" w:cs="Arial"/>
                  <w:color w:val="000000"/>
                  <w:sz w:val="21"/>
                  <w:szCs w:val="21"/>
                  <w:lang w:eastAsia="pt-PT"/>
                  <w:rPrChange w:id="191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91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noWrap/>
            <w:hideMark/>
          </w:tcPr>
          <w:p w14:paraId="4C9F2180" w14:textId="77777777" w:rsidR="003F3EDE" w:rsidRPr="007B5483" w:rsidRDefault="003F3EDE" w:rsidP="0025185C">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1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1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de abastecimento postos a bordo das aeronaves utilizadas por companhias de navegação aérea que se dediquem principalmente ao tráfego internacional e que assegurem o transporte remunerado de passageiros, ou o exercício de uma actividade comercial ou industrial</w:t>
            </w:r>
          </w:p>
        </w:tc>
      </w:tr>
      <w:tr w:rsidR="003F3EDE" w:rsidRPr="007B5483" w14:paraId="70ECBCEA" w14:textId="77777777" w:rsidTr="0025185C">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7CE9AD5D" w14:textId="77777777" w:rsidR="003F3EDE" w:rsidRPr="007B5483" w:rsidRDefault="003F3EDE" w:rsidP="0025185C">
            <w:pPr>
              <w:jc w:val="center"/>
              <w:rPr>
                <w:rFonts w:ascii="Arial" w:eastAsia="Times New Roman" w:hAnsi="Arial" w:cs="Arial"/>
                <w:b w:val="0"/>
                <w:bCs w:val="0"/>
                <w:color w:val="000000"/>
                <w:sz w:val="21"/>
                <w:szCs w:val="21"/>
                <w:lang w:eastAsia="pt-PT"/>
                <w:rPrChange w:id="1918"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91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M33</w:t>
            </w:r>
          </w:p>
        </w:tc>
        <w:tc>
          <w:tcPr>
            <w:tcW w:w="4200" w:type="dxa"/>
            <w:noWrap/>
            <w:hideMark/>
          </w:tcPr>
          <w:p w14:paraId="2BACD50D" w14:textId="6408D54F"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2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2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d) do</w:t>
            </w:r>
            <w:ins w:id="1922" w:author="Adelino Naquarta Sepalanga Domingos" w:date="2025-02-28T14:22:00Z" w16du:dateUtc="2025-02-28T13:22:00Z">
              <w:r w:rsidR="00BA1BD5" w:rsidRPr="007B5483">
                <w:rPr>
                  <w:rFonts w:ascii="Arial" w:eastAsia="Times New Roman" w:hAnsi="Arial" w:cs="Arial"/>
                  <w:color w:val="000000"/>
                  <w:sz w:val="21"/>
                  <w:szCs w:val="21"/>
                  <w:lang w:eastAsia="pt-PT"/>
                  <w:rPrChange w:id="192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92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hideMark/>
          </w:tcPr>
          <w:p w14:paraId="20762EC3"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2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2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de abastecimento postos a bordo das embarcações de salvamento, assistência marítima, pesca costeira e embarcações de guerra, quando deixem o país com destino a um porto ou ancoradouro situado no estrangeiro</w:t>
            </w:r>
          </w:p>
        </w:tc>
      </w:tr>
      <w:tr w:rsidR="003F3EDE" w:rsidRPr="007B5483" w14:paraId="30C47BB6" w14:textId="77777777" w:rsidTr="0025185C">
        <w:trPr>
          <w:trHeight w:val="1560"/>
        </w:trPr>
        <w:tc>
          <w:tcPr>
            <w:cnfStyle w:val="001000000000" w:firstRow="0" w:lastRow="0" w:firstColumn="1" w:lastColumn="0" w:oddVBand="0" w:evenVBand="0" w:oddHBand="0" w:evenHBand="0" w:firstRowFirstColumn="0" w:firstRowLastColumn="0" w:lastRowFirstColumn="0" w:lastRowLastColumn="0"/>
            <w:tcW w:w="909" w:type="dxa"/>
            <w:noWrap/>
          </w:tcPr>
          <w:p w14:paraId="45184130" w14:textId="77777777" w:rsidR="003F3EDE" w:rsidRPr="007B5483" w:rsidRDefault="003F3EDE" w:rsidP="0025185C">
            <w:pPr>
              <w:jc w:val="center"/>
              <w:rPr>
                <w:rFonts w:ascii="Arial" w:eastAsia="Times New Roman" w:hAnsi="Arial" w:cs="Arial"/>
                <w:b w:val="0"/>
                <w:bCs w:val="0"/>
                <w:color w:val="000000"/>
                <w:sz w:val="21"/>
                <w:szCs w:val="21"/>
                <w:lang w:eastAsia="pt-PT"/>
                <w:rPrChange w:id="1927"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92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lastRenderedPageBreak/>
              <w:t>M34</w:t>
            </w:r>
          </w:p>
        </w:tc>
        <w:tc>
          <w:tcPr>
            <w:tcW w:w="4200" w:type="dxa"/>
            <w:noWrap/>
            <w:hideMark/>
          </w:tcPr>
          <w:p w14:paraId="4E89A2BB" w14:textId="02D88BE9"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2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3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Isento nos termos da alínea e) do </w:t>
            </w:r>
            <w:ins w:id="1931" w:author="Adelino Naquarta Sepalanga Domingos" w:date="2025-02-28T14:22:00Z" w16du:dateUtc="2025-02-28T13:22:00Z">
              <w:r w:rsidR="00BA1BD5" w:rsidRPr="007B5483">
                <w:rPr>
                  <w:rFonts w:ascii="Arial" w:eastAsia="Times New Roman" w:hAnsi="Arial" w:cs="Arial"/>
                  <w:color w:val="000000"/>
                  <w:sz w:val="21"/>
                  <w:szCs w:val="21"/>
                  <w:lang w:eastAsia="pt-PT"/>
                  <w:rPrChange w:id="193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n.º 1 do </w:t>
              </w:r>
            </w:ins>
            <w:r w:rsidRPr="007B5483">
              <w:rPr>
                <w:rFonts w:ascii="Arial" w:eastAsia="Times New Roman" w:hAnsi="Arial" w:cs="Arial"/>
                <w:color w:val="000000"/>
                <w:sz w:val="21"/>
                <w:szCs w:val="21"/>
                <w:lang w:eastAsia="pt-PT"/>
                <w:rPrChange w:id="193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artigo 15.º do CIVA</w:t>
            </w:r>
          </w:p>
        </w:tc>
        <w:tc>
          <w:tcPr>
            <w:tcW w:w="5523" w:type="dxa"/>
            <w:noWrap/>
            <w:hideMark/>
          </w:tcPr>
          <w:p w14:paraId="1134C70A" w14:textId="77777777" w:rsidR="003F3EDE" w:rsidRPr="007B5483" w:rsidRDefault="003F3EDE" w:rsidP="0025185C">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3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3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transformações, reparações, manutenção, frete e aluguer, incluindo a locação financeira, de embarcações e aeronaves afectas às companhias de navegação aérea e marítima que se dediquem principalmente ao tráfego internacional, assim como as transmissões de bens de abastecimento postos a bordo das mesmas e as prestações de serviços efectuadas com vista à satisfação das suas necessidades directas e da respectiva carga;</w:t>
            </w:r>
          </w:p>
        </w:tc>
      </w:tr>
      <w:tr w:rsidR="003F3EDE" w:rsidRPr="007B5483" w14:paraId="1CE47B9F" w14:textId="77777777" w:rsidTr="0025185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909" w:type="dxa"/>
            <w:noWrap/>
          </w:tcPr>
          <w:p w14:paraId="7CCACDFB" w14:textId="77777777" w:rsidR="003F3EDE" w:rsidRPr="007B5483" w:rsidRDefault="003F3EDE" w:rsidP="0025185C">
            <w:pPr>
              <w:jc w:val="center"/>
              <w:rPr>
                <w:rFonts w:ascii="Arial" w:eastAsia="Times New Roman" w:hAnsi="Arial" w:cs="Arial"/>
                <w:b w:val="0"/>
                <w:bCs w:val="0"/>
                <w:color w:val="000000"/>
                <w:sz w:val="21"/>
                <w:szCs w:val="21"/>
                <w:lang w:eastAsia="pt-PT"/>
                <w:rPrChange w:id="1936"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93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M35</w:t>
            </w:r>
          </w:p>
        </w:tc>
        <w:tc>
          <w:tcPr>
            <w:tcW w:w="4200" w:type="dxa"/>
            <w:noWrap/>
            <w:hideMark/>
          </w:tcPr>
          <w:p w14:paraId="0B4D005C" w14:textId="6CA2A314"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3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3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f) do</w:t>
            </w:r>
            <w:ins w:id="1940" w:author="Adelino Naquarta Sepalanga Domingos" w:date="2025-02-28T14:22:00Z" w16du:dateUtc="2025-02-28T13:22:00Z">
              <w:r w:rsidR="00BA1BD5" w:rsidRPr="007B5483">
                <w:rPr>
                  <w:rFonts w:ascii="Arial" w:eastAsia="Times New Roman" w:hAnsi="Arial" w:cs="Arial"/>
                  <w:color w:val="000000"/>
                  <w:sz w:val="21"/>
                  <w:szCs w:val="21"/>
                  <w:lang w:eastAsia="pt-PT"/>
                  <w:rPrChange w:id="194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94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noWrap/>
            <w:hideMark/>
          </w:tcPr>
          <w:p w14:paraId="24138BBC" w14:textId="77777777" w:rsidR="003F3EDE" w:rsidRPr="007B5483" w:rsidRDefault="003F3EDE" w:rsidP="0025185C">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4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4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efectuadas no âmbito de relações diplomáticas e consulares cuja isenção resulte de acordos e convénios internacionais celebrados por Angola;</w:t>
            </w:r>
          </w:p>
        </w:tc>
      </w:tr>
      <w:tr w:rsidR="003F3EDE" w:rsidRPr="007B5483" w14:paraId="5C8B3D68"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046751D1" w14:textId="77777777" w:rsidR="003F3EDE" w:rsidRPr="007B5483" w:rsidRDefault="003F3EDE" w:rsidP="0025185C">
            <w:pPr>
              <w:jc w:val="center"/>
              <w:rPr>
                <w:rFonts w:ascii="Arial" w:eastAsia="Times New Roman" w:hAnsi="Arial" w:cs="Arial"/>
                <w:b w:val="0"/>
                <w:bCs w:val="0"/>
                <w:color w:val="000000"/>
                <w:sz w:val="21"/>
                <w:szCs w:val="21"/>
                <w:lang w:eastAsia="pt-PT"/>
                <w:rPrChange w:id="1945"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94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M36</w:t>
            </w:r>
          </w:p>
        </w:tc>
        <w:tc>
          <w:tcPr>
            <w:tcW w:w="4200" w:type="dxa"/>
            <w:noWrap/>
            <w:hideMark/>
          </w:tcPr>
          <w:p w14:paraId="0ABA643E" w14:textId="1CE51DB3"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4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4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g) do</w:t>
            </w:r>
            <w:ins w:id="1949" w:author="Adelino Naquarta Sepalanga Domingos" w:date="2025-02-28T14:23:00Z" w16du:dateUtc="2025-02-28T13:23:00Z">
              <w:r w:rsidR="00BA1BD5" w:rsidRPr="007B5483">
                <w:rPr>
                  <w:rFonts w:ascii="Arial" w:eastAsia="Times New Roman" w:hAnsi="Arial" w:cs="Arial"/>
                  <w:color w:val="000000"/>
                  <w:sz w:val="21"/>
                  <w:szCs w:val="21"/>
                  <w:lang w:eastAsia="pt-PT"/>
                  <w:rPrChange w:id="195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95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hideMark/>
          </w:tcPr>
          <w:p w14:paraId="2BA46389"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5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5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destinados a organismos internacionais reconhecidos por Angola ou a membros dos mesmos organismos, nos limites e com as condições fixadas em acordos e convénios internacionais celebrados por Angola</w:t>
            </w:r>
          </w:p>
        </w:tc>
      </w:tr>
      <w:tr w:rsidR="003F3EDE" w:rsidRPr="007B5483" w14:paraId="5A2D071C" w14:textId="77777777" w:rsidTr="0025185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909" w:type="dxa"/>
            <w:noWrap/>
          </w:tcPr>
          <w:p w14:paraId="64BFB949" w14:textId="77777777" w:rsidR="003F3EDE" w:rsidRPr="007B5483" w:rsidRDefault="003F3EDE" w:rsidP="0025185C">
            <w:pPr>
              <w:jc w:val="center"/>
              <w:rPr>
                <w:rFonts w:ascii="Arial" w:eastAsia="Times New Roman" w:hAnsi="Arial" w:cs="Arial"/>
                <w:b w:val="0"/>
                <w:bCs w:val="0"/>
                <w:color w:val="000000"/>
                <w:sz w:val="21"/>
                <w:szCs w:val="21"/>
                <w:lang w:eastAsia="pt-PT"/>
                <w:rPrChange w:id="1954"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95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M37</w:t>
            </w:r>
          </w:p>
        </w:tc>
        <w:tc>
          <w:tcPr>
            <w:tcW w:w="4200" w:type="dxa"/>
            <w:noWrap/>
            <w:hideMark/>
          </w:tcPr>
          <w:p w14:paraId="2A34250D" w14:textId="734ED7AF"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5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5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h) do</w:t>
            </w:r>
            <w:ins w:id="1958" w:author="Adelino Naquarta Sepalanga Domingos" w:date="2025-02-28T14:23:00Z" w16du:dateUtc="2025-02-28T13:23:00Z">
              <w:r w:rsidR="00BA1BD5" w:rsidRPr="007B5483">
                <w:rPr>
                  <w:rFonts w:ascii="Arial" w:eastAsia="Times New Roman" w:hAnsi="Arial" w:cs="Arial"/>
                  <w:color w:val="000000"/>
                  <w:sz w:val="21"/>
                  <w:szCs w:val="21"/>
                  <w:lang w:eastAsia="pt-PT"/>
                  <w:rPrChange w:id="195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96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hideMark/>
          </w:tcPr>
          <w:p w14:paraId="2D7E1D0B"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6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6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efectuadas no âmbito de tratados e acordos internacionais de que a República de Angola seja parte, quando a isenção resulte desses mesmos tratados e acordos</w:t>
            </w:r>
          </w:p>
        </w:tc>
      </w:tr>
      <w:tr w:rsidR="003F3EDE" w:rsidRPr="007B5483" w14:paraId="5AF345EC" w14:textId="77777777" w:rsidTr="0025185C">
        <w:trPr>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0C76AE64" w14:textId="77777777" w:rsidR="003F3EDE" w:rsidRPr="007B5483" w:rsidRDefault="003F3EDE" w:rsidP="0025185C">
            <w:pPr>
              <w:jc w:val="center"/>
              <w:rPr>
                <w:rFonts w:ascii="Arial" w:eastAsia="Times New Roman" w:hAnsi="Arial" w:cs="Arial"/>
                <w:b w:val="0"/>
                <w:bCs w:val="0"/>
                <w:color w:val="000000"/>
                <w:sz w:val="21"/>
                <w:szCs w:val="21"/>
                <w:lang w:eastAsia="pt-PT"/>
                <w:rPrChange w:id="1963"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96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M38</w:t>
            </w:r>
          </w:p>
        </w:tc>
        <w:tc>
          <w:tcPr>
            <w:tcW w:w="4200" w:type="dxa"/>
            <w:noWrap/>
            <w:hideMark/>
          </w:tcPr>
          <w:p w14:paraId="400CF76A" w14:textId="0A903ED5"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6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6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i) do</w:t>
            </w:r>
            <w:ins w:id="1967" w:author="Adelino Naquarta Sepalanga Domingos" w:date="2025-02-28T14:23:00Z" w16du:dateUtc="2025-02-28T13:23:00Z">
              <w:r w:rsidR="00BA1BD5" w:rsidRPr="007B5483">
                <w:rPr>
                  <w:rFonts w:ascii="Arial" w:eastAsia="Times New Roman" w:hAnsi="Arial" w:cs="Arial"/>
                  <w:color w:val="000000"/>
                  <w:sz w:val="21"/>
                  <w:szCs w:val="21"/>
                  <w:lang w:eastAsia="pt-PT"/>
                  <w:rPrChange w:id="196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96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noWrap/>
            <w:hideMark/>
          </w:tcPr>
          <w:p w14:paraId="4C7C631E" w14:textId="77777777" w:rsidR="003F3EDE" w:rsidRPr="007B5483" w:rsidRDefault="003F3EDE" w:rsidP="0025185C">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7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7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O transporte de pessoas provenientes ou com destino ao estrangeiro.</w:t>
            </w:r>
          </w:p>
        </w:tc>
      </w:tr>
      <w:tr w:rsidR="003F3EDE" w:rsidRPr="007B5483" w14:paraId="6FDF3DA8"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hideMark/>
          </w:tcPr>
          <w:p w14:paraId="41CE4846" w14:textId="77777777" w:rsidR="003F3EDE" w:rsidRPr="007B5483" w:rsidRDefault="003F3EDE" w:rsidP="0025185C">
            <w:pPr>
              <w:jc w:val="center"/>
              <w:rPr>
                <w:rFonts w:ascii="Arial" w:eastAsia="Times New Roman" w:hAnsi="Arial" w:cs="Arial"/>
                <w:b w:val="0"/>
                <w:bCs w:val="0"/>
                <w:color w:val="FFFFFF"/>
                <w:sz w:val="21"/>
                <w:szCs w:val="21"/>
                <w:lang w:eastAsia="pt-PT"/>
                <w:rPrChange w:id="1972" w:author="Adelino Naquarta Sepalanga Domingos" w:date="2025-03-05T08:02:00Z" w16du:dateUtc="2025-03-05T07:02:00Z">
                  <w:rPr>
                    <w:rFonts w:ascii="Times New Roman" w:eastAsia="Times New Roman" w:hAnsi="Times New Roman" w:cs="Times New Roman"/>
                    <w:b w:val="0"/>
                    <w:bCs w:val="0"/>
                    <w:color w:val="FFFFFF"/>
                    <w:sz w:val="21"/>
                    <w:szCs w:val="21"/>
                    <w:lang w:eastAsia="pt-PT"/>
                  </w:rPr>
                </w:rPrChange>
              </w:rPr>
            </w:pPr>
            <w:r w:rsidRPr="007B5483">
              <w:rPr>
                <w:rFonts w:ascii="Arial" w:eastAsia="Times New Roman" w:hAnsi="Arial" w:cs="Arial"/>
                <w:color w:val="FFFFFF"/>
                <w:sz w:val="21"/>
                <w:szCs w:val="21"/>
                <w:lang w:eastAsia="pt-PT"/>
                <w:rPrChange w:id="1973" w:author="Adelino Naquarta Sepalanga Domingos" w:date="2025-03-05T08:02:00Z" w16du:dateUtc="2025-03-05T07:02:00Z">
                  <w:rPr>
                    <w:rFonts w:ascii="Times New Roman" w:eastAsia="Times New Roman" w:hAnsi="Times New Roman" w:cs="Times New Roman"/>
                    <w:color w:val="FFFFFF"/>
                    <w:sz w:val="21"/>
                    <w:szCs w:val="21"/>
                    <w:lang w:eastAsia="pt-PT"/>
                  </w:rPr>
                </w:rPrChange>
              </w:rPr>
              <w:t>Código</w:t>
            </w:r>
          </w:p>
        </w:tc>
        <w:tc>
          <w:tcPr>
            <w:tcW w:w="4200" w:type="dxa"/>
            <w:noWrap/>
            <w:hideMark/>
          </w:tcPr>
          <w:p w14:paraId="21B78198"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1"/>
                <w:szCs w:val="21"/>
                <w:lang w:eastAsia="pt-PT"/>
                <w:rPrChange w:id="1974"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r w:rsidRPr="007B5483">
              <w:rPr>
                <w:rFonts w:ascii="Arial" w:eastAsia="Times New Roman" w:hAnsi="Arial" w:cs="Arial"/>
                <w:b/>
                <w:bCs/>
                <w:color w:val="FFFFFF"/>
                <w:sz w:val="21"/>
                <w:szCs w:val="21"/>
                <w:lang w:eastAsia="pt-PT"/>
                <w:rPrChange w:id="1975"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t>Menção a constar no documento¹</w:t>
            </w:r>
          </w:p>
        </w:tc>
        <w:tc>
          <w:tcPr>
            <w:tcW w:w="5523" w:type="dxa"/>
            <w:noWrap/>
            <w:hideMark/>
          </w:tcPr>
          <w:p w14:paraId="17F367BB"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1"/>
                <w:szCs w:val="21"/>
                <w:lang w:eastAsia="pt-PT"/>
                <w:rPrChange w:id="1976"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r w:rsidRPr="007B5483">
              <w:rPr>
                <w:rFonts w:ascii="Arial" w:eastAsia="Times New Roman" w:hAnsi="Arial" w:cs="Arial"/>
                <w:b/>
                <w:bCs/>
                <w:color w:val="FFFFFF"/>
                <w:sz w:val="21"/>
                <w:szCs w:val="21"/>
                <w:lang w:eastAsia="pt-PT"/>
                <w:rPrChange w:id="1977"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t>Descrição</w:t>
            </w:r>
          </w:p>
        </w:tc>
      </w:tr>
      <w:tr w:rsidR="003F3EDE" w:rsidRPr="007B5483" w14:paraId="7EC934A9"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624D563B" w14:textId="77777777" w:rsidR="003F3EDE" w:rsidRPr="007B5483" w:rsidRDefault="003F3EDE" w:rsidP="0025185C">
            <w:pPr>
              <w:spacing w:after="200" w:line="276" w:lineRule="auto"/>
              <w:jc w:val="center"/>
              <w:rPr>
                <w:rFonts w:ascii="Arial" w:eastAsia="Calibri" w:hAnsi="Arial" w:cs="Arial"/>
                <w:sz w:val="21"/>
                <w:szCs w:val="21"/>
                <w:rPrChange w:id="1978"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197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M90</w:t>
            </w:r>
          </w:p>
        </w:tc>
        <w:tc>
          <w:tcPr>
            <w:tcW w:w="4200" w:type="dxa"/>
            <w:noWrap/>
            <w:hideMark/>
          </w:tcPr>
          <w:p w14:paraId="4BF20D8B" w14:textId="5FB4F37D"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8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8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a) do n</w:t>
            </w:r>
            <w:ins w:id="1982" w:author="Adelino Naquarta Sepalanga Domingos" w:date="2025-02-28T14:24:00Z" w16du:dateUtc="2025-02-28T13:24:00Z">
              <w:r w:rsidR="00BA1BD5" w:rsidRPr="007B5483">
                <w:rPr>
                  <w:rFonts w:ascii="Arial" w:eastAsia="Times New Roman" w:hAnsi="Arial" w:cs="Arial"/>
                  <w:color w:val="000000"/>
                  <w:sz w:val="21"/>
                  <w:szCs w:val="21"/>
                  <w:lang w:eastAsia="pt-PT"/>
                  <w:rPrChange w:id="198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98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985" w:author="Adelino Naquarta Sepalanga Domingos" w:date="2025-02-28T14:24:00Z" w16du:dateUtc="2025-02-28T13:24:00Z">
              <w:r w:rsidR="00BA1BD5" w:rsidRPr="007B5483">
                <w:rPr>
                  <w:rFonts w:ascii="Arial" w:eastAsia="Times New Roman" w:hAnsi="Arial" w:cs="Arial"/>
                  <w:color w:val="000000"/>
                  <w:sz w:val="21"/>
                  <w:szCs w:val="21"/>
                  <w:lang w:eastAsia="pt-PT"/>
                  <w:rPrChange w:id="198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98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16.º do CIVA</w:t>
            </w:r>
          </w:p>
        </w:tc>
        <w:tc>
          <w:tcPr>
            <w:tcW w:w="5523" w:type="dxa"/>
            <w:noWrap/>
            <w:hideMark/>
          </w:tcPr>
          <w:p w14:paraId="1FFE6DDB" w14:textId="77777777" w:rsidR="003F3EDE" w:rsidRPr="007B5483" w:rsidRDefault="003F3EDE" w:rsidP="0025185C">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8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8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importações de bens que, sob controlo aduaneiro e de acordo com as disposições aduaneiras especificamente aplicáveis, sejam postas nos regimes de zona franca, que sejam introduzidos em armazéns de regimes aduaneiros ou lojas francas, enquanto permanecerem sob tais regimes;</w:t>
            </w:r>
          </w:p>
        </w:tc>
      </w:tr>
      <w:tr w:rsidR="003F3EDE" w:rsidRPr="007B5483" w14:paraId="7CF9847B" w14:textId="77777777" w:rsidTr="0025185C">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07F629E4" w14:textId="77777777" w:rsidR="003F3EDE" w:rsidRPr="007B5483" w:rsidRDefault="003F3EDE" w:rsidP="0025185C">
            <w:pPr>
              <w:spacing w:after="200" w:line="276" w:lineRule="auto"/>
              <w:jc w:val="center"/>
              <w:rPr>
                <w:rFonts w:ascii="Arial" w:eastAsia="Calibri" w:hAnsi="Arial" w:cs="Arial"/>
                <w:sz w:val="21"/>
                <w:szCs w:val="21"/>
                <w:rPrChange w:id="1990"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199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M91</w:t>
            </w:r>
          </w:p>
        </w:tc>
        <w:tc>
          <w:tcPr>
            <w:tcW w:w="4200" w:type="dxa"/>
            <w:noWrap/>
            <w:hideMark/>
          </w:tcPr>
          <w:p w14:paraId="09B1B1ED" w14:textId="1872A4A1"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9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9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b) do n</w:t>
            </w:r>
            <w:ins w:id="1994" w:author="Adelino Naquarta Sepalanga Domingos" w:date="2025-02-28T14:24:00Z" w16du:dateUtc="2025-02-28T13:24:00Z">
              <w:r w:rsidR="00BA1BD5" w:rsidRPr="007B5483">
                <w:rPr>
                  <w:rFonts w:ascii="Arial" w:eastAsia="Times New Roman" w:hAnsi="Arial" w:cs="Arial"/>
                  <w:color w:val="000000"/>
                  <w:sz w:val="21"/>
                  <w:szCs w:val="21"/>
                  <w:lang w:eastAsia="pt-PT"/>
                  <w:rPrChange w:id="199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99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997" w:author="Adelino Naquarta Sepalanga Domingos" w:date="2025-02-28T14:24:00Z" w16du:dateUtc="2025-02-28T13:24:00Z">
              <w:r w:rsidR="00BA1BD5" w:rsidRPr="007B5483">
                <w:rPr>
                  <w:rFonts w:ascii="Arial" w:eastAsia="Times New Roman" w:hAnsi="Arial" w:cs="Arial"/>
                  <w:color w:val="000000"/>
                  <w:sz w:val="21"/>
                  <w:szCs w:val="21"/>
                  <w:lang w:eastAsia="pt-PT"/>
                  <w:rPrChange w:id="199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99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16.º do CIVA</w:t>
            </w:r>
          </w:p>
        </w:tc>
        <w:tc>
          <w:tcPr>
            <w:tcW w:w="5523" w:type="dxa"/>
            <w:noWrap/>
            <w:hideMark/>
          </w:tcPr>
          <w:p w14:paraId="01037704" w14:textId="77777777" w:rsidR="003F3EDE" w:rsidRPr="007B5483" w:rsidRDefault="003F3EDE" w:rsidP="0025185C">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200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200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que sejam expedidos ou transportados para as zonas ou depósitos mencionados na alínea anterior, bem como as prestações de serviços directamente conexas com tais transmissões;</w:t>
            </w:r>
          </w:p>
        </w:tc>
      </w:tr>
      <w:tr w:rsidR="003F3EDE" w:rsidRPr="007B5483" w14:paraId="77F20A30"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0B5C4D16" w14:textId="77777777" w:rsidR="003F3EDE" w:rsidRPr="007B5483" w:rsidRDefault="003F3EDE" w:rsidP="0025185C">
            <w:pPr>
              <w:spacing w:after="200" w:line="276" w:lineRule="auto"/>
              <w:jc w:val="center"/>
              <w:rPr>
                <w:rFonts w:ascii="Arial" w:eastAsia="Calibri" w:hAnsi="Arial" w:cs="Arial"/>
                <w:sz w:val="21"/>
                <w:szCs w:val="21"/>
                <w:rPrChange w:id="2002"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200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M92</w:t>
            </w:r>
          </w:p>
        </w:tc>
        <w:tc>
          <w:tcPr>
            <w:tcW w:w="4200" w:type="dxa"/>
            <w:noWrap/>
            <w:hideMark/>
          </w:tcPr>
          <w:p w14:paraId="6F06014F" w14:textId="27D58C73"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200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200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c) do n</w:t>
            </w:r>
            <w:ins w:id="2006" w:author="Adelino Naquarta Sepalanga Domingos" w:date="2025-02-28T14:24:00Z" w16du:dateUtc="2025-02-28T13:24:00Z">
              <w:r w:rsidR="00BA1BD5" w:rsidRPr="007B5483">
                <w:rPr>
                  <w:rFonts w:ascii="Arial" w:eastAsia="Times New Roman" w:hAnsi="Arial" w:cs="Arial"/>
                  <w:color w:val="000000"/>
                  <w:sz w:val="21"/>
                  <w:szCs w:val="21"/>
                  <w:lang w:eastAsia="pt-PT"/>
                  <w:rPrChange w:id="200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200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2009" w:author="Adelino Naquarta Sepalanga Domingos" w:date="2025-02-28T14:24:00Z" w16du:dateUtc="2025-02-28T13:24:00Z">
              <w:r w:rsidR="00BA1BD5" w:rsidRPr="007B5483">
                <w:rPr>
                  <w:rFonts w:ascii="Arial" w:eastAsia="Times New Roman" w:hAnsi="Arial" w:cs="Arial"/>
                  <w:color w:val="000000"/>
                  <w:sz w:val="21"/>
                  <w:szCs w:val="21"/>
                  <w:lang w:eastAsia="pt-PT"/>
                  <w:rPrChange w:id="201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201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16.º do CIVA</w:t>
            </w:r>
          </w:p>
        </w:tc>
        <w:tc>
          <w:tcPr>
            <w:tcW w:w="5523" w:type="dxa"/>
            <w:hideMark/>
          </w:tcPr>
          <w:p w14:paraId="546D1601"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201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201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que se efectuem nos regimes a que se refere a alínea a), assim como as prestações de serviços directamente conexas com tais transmissões, enquanto os bens permanecerem naquelas situações</w:t>
            </w:r>
          </w:p>
        </w:tc>
      </w:tr>
      <w:tr w:rsidR="003F3EDE" w:rsidRPr="007B5483" w14:paraId="2BBF31F9" w14:textId="77777777" w:rsidTr="0025185C">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1B7DCDDF" w14:textId="77777777" w:rsidR="003F3EDE" w:rsidRPr="007B5483" w:rsidRDefault="003F3EDE" w:rsidP="0025185C">
            <w:pPr>
              <w:spacing w:after="200" w:line="276" w:lineRule="auto"/>
              <w:jc w:val="center"/>
              <w:rPr>
                <w:rFonts w:ascii="Arial" w:eastAsia="Calibri" w:hAnsi="Arial" w:cs="Arial"/>
                <w:sz w:val="21"/>
                <w:szCs w:val="21"/>
                <w:rPrChange w:id="2014"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201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M93</w:t>
            </w:r>
          </w:p>
        </w:tc>
        <w:tc>
          <w:tcPr>
            <w:tcW w:w="4200" w:type="dxa"/>
            <w:noWrap/>
            <w:hideMark/>
          </w:tcPr>
          <w:p w14:paraId="444FB65C" w14:textId="7C19EB69"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201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201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d) do n</w:t>
            </w:r>
            <w:ins w:id="2018" w:author="Adelino Naquarta Sepalanga Domingos" w:date="2025-02-28T14:25:00Z" w16du:dateUtc="2025-02-28T13:25:00Z">
              <w:r w:rsidR="00BA1BD5" w:rsidRPr="007B5483">
                <w:rPr>
                  <w:rFonts w:ascii="Arial" w:eastAsia="Times New Roman" w:hAnsi="Arial" w:cs="Arial"/>
                  <w:color w:val="000000"/>
                  <w:sz w:val="21"/>
                  <w:szCs w:val="21"/>
                  <w:lang w:eastAsia="pt-PT"/>
                  <w:rPrChange w:id="201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202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2021" w:author="Adelino Naquarta Sepalanga Domingos" w:date="2025-02-28T14:25:00Z" w16du:dateUtc="2025-02-28T13:25:00Z">
              <w:r w:rsidR="00BA1BD5" w:rsidRPr="007B5483">
                <w:rPr>
                  <w:rFonts w:ascii="Arial" w:eastAsia="Times New Roman" w:hAnsi="Arial" w:cs="Arial"/>
                  <w:color w:val="000000"/>
                  <w:sz w:val="21"/>
                  <w:szCs w:val="21"/>
                  <w:lang w:eastAsia="pt-PT"/>
                  <w:rPrChange w:id="202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202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16.º do CIVA</w:t>
            </w:r>
          </w:p>
        </w:tc>
        <w:tc>
          <w:tcPr>
            <w:tcW w:w="5523" w:type="dxa"/>
            <w:hideMark/>
          </w:tcPr>
          <w:p w14:paraId="4113B2CD"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202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202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que se encontrem nos regimes de trânsito, draubaque ou importação temporária e as prestações de serviços directamente conexas com tais operações, enquanto os mesmos forem considerados abrangidos por aqueles regimes</w:t>
            </w:r>
          </w:p>
        </w:tc>
      </w:tr>
      <w:tr w:rsidR="003F3EDE" w:rsidRPr="007B5483" w14:paraId="6804A33D" w14:textId="77777777" w:rsidTr="0025185C">
        <w:trPr>
          <w:trHeight w:val="410"/>
        </w:trPr>
        <w:tc>
          <w:tcPr>
            <w:cnfStyle w:val="001000000000" w:firstRow="0" w:lastRow="0" w:firstColumn="1" w:lastColumn="0" w:oddVBand="0" w:evenVBand="0" w:oddHBand="0" w:evenHBand="0" w:firstRowFirstColumn="0" w:firstRowLastColumn="0" w:lastRowFirstColumn="0" w:lastRowLastColumn="0"/>
            <w:tcW w:w="909" w:type="dxa"/>
            <w:noWrap/>
          </w:tcPr>
          <w:p w14:paraId="60ECEC94" w14:textId="77777777" w:rsidR="003F3EDE" w:rsidRPr="007B5483" w:rsidRDefault="003F3EDE" w:rsidP="0025185C">
            <w:pPr>
              <w:jc w:val="center"/>
              <w:rPr>
                <w:rFonts w:ascii="Arial" w:eastAsia="Times New Roman" w:hAnsi="Arial" w:cs="Arial"/>
                <w:b w:val="0"/>
                <w:bCs w:val="0"/>
                <w:color w:val="FFFFFF" w:themeColor="background1"/>
                <w:sz w:val="21"/>
                <w:szCs w:val="21"/>
                <w:lang w:eastAsia="pt-PT"/>
                <w:rPrChange w:id="2026" w:author="Adelino Naquarta Sepalanga Domingos" w:date="2025-03-05T08:02:00Z" w16du:dateUtc="2025-03-05T07:02:00Z">
                  <w:rPr>
                    <w:rFonts w:ascii="Times New Roman" w:eastAsia="Times New Roman" w:hAnsi="Times New Roman" w:cs="Times New Roman"/>
                    <w:b w:val="0"/>
                    <w:bCs w:val="0"/>
                    <w:color w:val="FFFFFF" w:themeColor="background1"/>
                    <w:sz w:val="21"/>
                    <w:szCs w:val="21"/>
                    <w:lang w:eastAsia="pt-PT"/>
                  </w:rPr>
                </w:rPrChange>
              </w:rPr>
            </w:pPr>
            <w:r w:rsidRPr="007B5483">
              <w:rPr>
                <w:rFonts w:ascii="Arial" w:eastAsia="Times New Roman" w:hAnsi="Arial" w:cs="Arial"/>
                <w:color w:val="FFFFFF" w:themeColor="background1"/>
                <w:sz w:val="21"/>
                <w:szCs w:val="21"/>
                <w:lang w:eastAsia="pt-PT"/>
                <w:rPrChange w:id="2027" w:author="Adelino Naquarta Sepalanga Domingos" w:date="2025-03-05T08:02:00Z" w16du:dateUtc="2025-03-05T07:02:00Z">
                  <w:rPr>
                    <w:rFonts w:ascii="Times New Roman" w:eastAsia="Times New Roman" w:hAnsi="Times New Roman" w:cs="Times New Roman"/>
                    <w:color w:val="FFFFFF" w:themeColor="background1"/>
                    <w:sz w:val="21"/>
                    <w:szCs w:val="21"/>
                    <w:lang w:eastAsia="pt-PT"/>
                  </w:rPr>
                </w:rPrChange>
              </w:rPr>
              <w:t>Código</w:t>
            </w:r>
          </w:p>
        </w:tc>
        <w:tc>
          <w:tcPr>
            <w:tcW w:w="4200" w:type="dxa"/>
            <w:noWrap/>
            <w:hideMark/>
          </w:tcPr>
          <w:p w14:paraId="7C3CE2C5"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FFFFFF" w:themeColor="background1"/>
                <w:sz w:val="21"/>
                <w:szCs w:val="21"/>
                <w:lang w:eastAsia="pt-PT"/>
                <w:rPrChange w:id="2028" w:author="Adelino Naquarta Sepalanga Domingos" w:date="2025-03-05T08:02:00Z" w16du:dateUtc="2025-03-05T07:02:00Z">
                  <w:rPr>
                    <w:rFonts w:ascii="Times New Roman" w:eastAsia="Times New Roman" w:hAnsi="Times New Roman" w:cs="Times New Roman"/>
                    <w:b/>
                    <w:bCs/>
                    <w:color w:val="FFFFFF" w:themeColor="background1"/>
                    <w:sz w:val="21"/>
                    <w:szCs w:val="21"/>
                    <w:lang w:eastAsia="pt-PT"/>
                  </w:rPr>
                </w:rPrChange>
              </w:rPr>
            </w:pPr>
            <w:r w:rsidRPr="007B5483">
              <w:rPr>
                <w:rFonts w:ascii="Arial" w:eastAsia="Times New Roman" w:hAnsi="Arial" w:cs="Arial"/>
                <w:b/>
                <w:bCs/>
                <w:color w:val="FFFFFF" w:themeColor="background1"/>
                <w:sz w:val="21"/>
                <w:szCs w:val="21"/>
                <w:lang w:eastAsia="pt-PT"/>
                <w:rPrChange w:id="2029" w:author="Adelino Naquarta Sepalanga Domingos" w:date="2025-03-05T08:02:00Z" w16du:dateUtc="2025-03-05T07:02:00Z">
                  <w:rPr>
                    <w:rFonts w:ascii="Times New Roman" w:eastAsia="Times New Roman" w:hAnsi="Times New Roman" w:cs="Times New Roman"/>
                    <w:b/>
                    <w:bCs/>
                    <w:color w:val="FFFFFF" w:themeColor="background1"/>
                    <w:sz w:val="21"/>
                    <w:szCs w:val="21"/>
                    <w:lang w:eastAsia="pt-PT"/>
                  </w:rPr>
                </w:rPrChange>
              </w:rPr>
              <w:t>Menção a constar no documento¹</w:t>
            </w:r>
          </w:p>
        </w:tc>
        <w:tc>
          <w:tcPr>
            <w:tcW w:w="5523" w:type="dxa"/>
            <w:hideMark/>
          </w:tcPr>
          <w:p w14:paraId="46D4AD2E"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FFFFFF" w:themeColor="background1"/>
                <w:sz w:val="21"/>
                <w:szCs w:val="21"/>
                <w:lang w:eastAsia="pt-PT"/>
                <w:rPrChange w:id="2030" w:author="Adelino Naquarta Sepalanga Domingos" w:date="2025-03-05T08:02:00Z" w16du:dateUtc="2025-03-05T07:02:00Z">
                  <w:rPr>
                    <w:rFonts w:ascii="Times New Roman" w:eastAsia="Times New Roman" w:hAnsi="Times New Roman" w:cs="Times New Roman"/>
                    <w:b/>
                    <w:bCs/>
                    <w:color w:val="FFFFFF" w:themeColor="background1"/>
                    <w:sz w:val="21"/>
                    <w:szCs w:val="21"/>
                    <w:lang w:eastAsia="pt-PT"/>
                  </w:rPr>
                </w:rPrChange>
              </w:rPr>
            </w:pPr>
            <w:r w:rsidRPr="007B5483">
              <w:rPr>
                <w:rFonts w:ascii="Arial" w:eastAsia="Times New Roman" w:hAnsi="Arial" w:cs="Arial"/>
                <w:b/>
                <w:bCs/>
                <w:color w:val="FFFFFF" w:themeColor="background1"/>
                <w:sz w:val="21"/>
                <w:szCs w:val="21"/>
                <w:lang w:eastAsia="pt-PT"/>
                <w:rPrChange w:id="2031" w:author="Adelino Naquarta Sepalanga Domingos" w:date="2025-03-05T08:02:00Z" w16du:dateUtc="2025-03-05T07:02:00Z">
                  <w:rPr>
                    <w:rFonts w:ascii="Times New Roman" w:eastAsia="Times New Roman" w:hAnsi="Times New Roman" w:cs="Times New Roman"/>
                    <w:b/>
                    <w:bCs/>
                    <w:color w:val="FFFFFF" w:themeColor="background1"/>
                    <w:sz w:val="21"/>
                    <w:szCs w:val="21"/>
                    <w:lang w:eastAsia="pt-PT"/>
                  </w:rPr>
                </w:rPrChange>
              </w:rPr>
              <w:t>Descrição</w:t>
            </w:r>
          </w:p>
        </w:tc>
      </w:tr>
      <w:tr w:rsidR="003F3EDE" w:rsidRPr="007B5483" w14:paraId="5F31015F" w14:textId="77777777" w:rsidTr="0025185C">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909" w:type="dxa"/>
            <w:noWrap/>
          </w:tcPr>
          <w:p w14:paraId="14F739B9" w14:textId="77777777" w:rsidR="003F3EDE" w:rsidRPr="007B5483" w:rsidRDefault="003F3EDE" w:rsidP="0025185C">
            <w:pPr>
              <w:spacing w:after="200" w:line="276" w:lineRule="auto"/>
              <w:jc w:val="center"/>
              <w:rPr>
                <w:rFonts w:ascii="Arial" w:eastAsia="Times New Roman" w:hAnsi="Arial" w:cs="Arial"/>
                <w:b w:val="0"/>
                <w:bCs w:val="0"/>
                <w:color w:val="FFFFFF"/>
                <w:sz w:val="21"/>
                <w:szCs w:val="21"/>
                <w:lang w:eastAsia="pt-PT"/>
                <w:rPrChange w:id="2032" w:author="Adelino Naquarta Sepalanga Domingos" w:date="2025-03-05T08:02:00Z" w16du:dateUtc="2025-03-05T07:02:00Z">
                  <w:rPr>
                    <w:rFonts w:ascii="Times New Roman" w:eastAsia="Times New Roman" w:hAnsi="Times New Roman" w:cs="Times New Roman"/>
                    <w:b w:val="0"/>
                    <w:bCs w:val="0"/>
                    <w:color w:val="FFFFFF"/>
                    <w:sz w:val="21"/>
                    <w:szCs w:val="21"/>
                    <w:lang w:eastAsia="pt-PT"/>
                  </w:rPr>
                </w:rPrChange>
              </w:rPr>
            </w:pPr>
            <w:r w:rsidRPr="007B5483">
              <w:rPr>
                <w:rFonts w:ascii="Arial" w:eastAsia="Times New Roman" w:hAnsi="Arial" w:cs="Arial"/>
                <w:color w:val="000000"/>
                <w:sz w:val="21"/>
                <w:szCs w:val="21"/>
                <w:lang w:eastAsia="pt-PT"/>
                <w:rPrChange w:id="203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M00</w:t>
            </w:r>
          </w:p>
        </w:tc>
        <w:tc>
          <w:tcPr>
            <w:tcW w:w="4200" w:type="dxa"/>
            <w:noWrap/>
          </w:tcPr>
          <w:p w14:paraId="6B6E2A86"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1"/>
                <w:szCs w:val="21"/>
                <w:lang w:eastAsia="pt-PT"/>
                <w:rPrChange w:id="2034"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r w:rsidRPr="007B5483">
              <w:rPr>
                <w:rFonts w:ascii="Arial" w:eastAsia="Times New Roman" w:hAnsi="Arial" w:cs="Arial"/>
                <w:color w:val="000000"/>
                <w:sz w:val="21"/>
                <w:szCs w:val="21"/>
                <w:lang w:eastAsia="pt-PT"/>
                <w:rPrChange w:id="203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IVA– Regime Simplificado</w:t>
            </w:r>
          </w:p>
        </w:tc>
        <w:tc>
          <w:tcPr>
            <w:tcW w:w="5523" w:type="dxa"/>
          </w:tcPr>
          <w:p w14:paraId="7C6238FB"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1"/>
                <w:szCs w:val="21"/>
                <w:lang w:eastAsia="pt-PT"/>
                <w:rPrChange w:id="2036"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p>
        </w:tc>
      </w:tr>
      <w:tr w:rsidR="003F3EDE" w:rsidRPr="007B5483" w14:paraId="57C02481" w14:textId="77777777" w:rsidTr="0025185C">
        <w:trPr>
          <w:trHeight w:val="239"/>
        </w:trPr>
        <w:tc>
          <w:tcPr>
            <w:cnfStyle w:val="001000000000" w:firstRow="0" w:lastRow="0" w:firstColumn="1" w:lastColumn="0" w:oddVBand="0" w:evenVBand="0" w:oddHBand="0" w:evenHBand="0" w:firstRowFirstColumn="0" w:firstRowLastColumn="0" w:lastRowFirstColumn="0" w:lastRowLastColumn="0"/>
            <w:tcW w:w="909" w:type="dxa"/>
            <w:noWrap/>
          </w:tcPr>
          <w:p w14:paraId="760E9404" w14:textId="77777777" w:rsidR="003F3EDE" w:rsidRPr="007B5483" w:rsidRDefault="003F3EDE" w:rsidP="0025185C">
            <w:pPr>
              <w:spacing w:after="200" w:line="276" w:lineRule="auto"/>
              <w:jc w:val="center"/>
              <w:rPr>
                <w:rFonts w:ascii="Arial" w:eastAsia="Times New Roman" w:hAnsi="Arial" w:cs="Arial"/>
                <w:color w:val="000000"/>
                <w:sz w:val="21"/>
                <w:szCs w:val="21"/>
                <w:lang w:eastAsia="pt-PT"/>
                <w:rPrChange w:id="203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203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M02</w:t>
            </w:r>
          </w:p>
        </w:tc>
        <w:tc>
          <w:tcPr>
            <w:tcW w:w="4200" w:type="dxa"/>
            <w:noWrap/>
          </w:tcPr>
          <w:p w14:paraId="28515CFC"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203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204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Transmissão de bens e serviço não sujeita</w:t>
            </w:r>
          </w:p>
        </w:tc>
        <w:tc>
          <w:tcPr>
            <w:tcW w:w="5523" w:type="dxa"/>
          </w:tcPr>
          <w:p w14:paraId="5468E904"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FFFFFF"/>
                <w:sz w:val="21"/>
                <w:szCs w:val="21"/>
                <w:lang w:eastAsia="pt-PT"/>
                <w:rPrChange w:id="2041"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p>
        </w:tc>
      </w:tr>
      <w:tr w:rsidR="003F3EDE" w:rsidRPr="007B5483" w14:paraId="7D377D89" w14:textId="77777777" w:rsidTr="0025185C">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909" w:type="dxa"/>
            <w:noWrap/>
          </w:tcPr>
          <w:p w14:paraId="014551D8" w14:textId="77777777" w:rsidR="003F3EDE" w:rsidRPr="007B5483" w:rsidRDefault="003F3EDE" w:rsidP="0025185C">
            <w:pPr>
              <w:spacing w:after="200" w:line="276" w:lineRule="auto"/>
              <w:jc w:val="center"/>
              <w:rPr>
                <w:rFonts w:ascii="Arial" w:eastAsia="Times New Roman" w:hAnsi="Arial" w:cs="Arial"/>
                <w:b w:val="0"/>
                <w:bCs w:val="0"/>
                <w:color w:val="000000"/>
                <w:sz w:val="21"/>
                <w:szCs w:val="21"/>
                <w:lang w:eastAsia="pt-PT"/>
                <w:rPrChange w:id="2042"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204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M04</w:t>
            </w:r>
          </w:p>
        </w:tc>
        <w:tc>
          <w:tcPr>
            <w:tcW w:w="4200" w:type="dxa"/>
            <w:noWrap/>
          </w:tcPr>
          <w:p w14:paraId="5B616AF0"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204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204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IVA – Regime de Exclusão</w:t>
            </w:r>
          </w:p>
        </w:tc>
        <w:tc>
          <w:tcPr>
            <w:tcW w:w="5523" w:type="dxa"/>
          </w:tcPr>
          <w:p w14:paraId="43505E1E"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1"/>
                <w:szCs w:val="21"/>
                <w:lang w:eastAsia="pt-PT"/>
                <w:rPrChange w:id="2046"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p>
        </w:tc>
      </w:tr>
    </w:tbl>
    <w:p w14:paraId="54D7EC66" w14:textId="77777777" w:rsidR="003F3EDE" w:rsidRPr="007B5483" w:rsidRDefault="003F3EDE" w:rsidP="003F3EDE">
      <w:pPr>
        <w:rPr>
          <w:rFonts w:ascii="Arial" w:hAnsi="Arial" w:cs="Arial"/>
          <w:b/>
          <w:sz w:val="28"/>
          <w:rPrChange w:id="2047" w:author="Adelino Naquarta Sepalanga Domingos" w:date="2025-03-05T08:02:00Z" w16du:dateUtc="2025-03-05T07:02:00Z">
            <w:rPr>
              <w:b/>
              <w:sz w:val="28"/>
            </w:rPr>
          </w:rPrChange>
        </w:rPr>
      </w:pPr>
    </w:p>
    <w:tbl>
      <w:tblPr>
        <w:tblStyle w:val="TabeladeGrelha4-Destaque3"/>
        <w:tblW w:w="0" w:type="auto"/>
        <w:tblInd w:w="-714" w:type="dxa"/>
        <w:tblLook w:val="04A0" w:firstRow="1" w:lastRow="0" w:firstColumn="1" w:lastColumn="0" w:noHBand="0" w:noVBand="1"/>
      </w:tblPr>
      <w:tblGrid>
        <w:gridCol w:w="4823"/>
        <w:gridCol w:w="572"/>
        <w:gridCol w:w="5237"/>
      </w:tblGrid>
      <w:tr w:rsidR="003F3EDE" w:rsidRPr="007B5483" w14:paraId="404E19CA" w14:textId="77777777" w:rsidTr="0025185C">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0632" w:type="dxa"/>
            <w:gridSpan w:val="3"/>
            <w:shd w:val="clear" w:color="auto" w:fill="002060"/>
          </w:tcPr>
          <w:p w14:paraId="7A94FA2A" w14:textId="77777777" w:rsidR="003F3EDE" w:rsidRPr="007B5483" w:rsidRDefault="003F3EDE" w:rsidP="0025185C">
            <w:pPr>
              <w:jc w:val="center"/>
              <w:rPr>
                <w:rFonts w:ascii="Arial" w:eastAsia="Times New Roman" w:hAnsi="Arial" w:cs="Arial"/>
                <w:b w:val="0"/>
                <w:bCs w:val="0"/>
                <w:sz w:val="18"/>
                <w:szCs w:val="18"/>
                <w:lang w:eastAsia="pt-PT"/>
                <w:rPrChange w:id="2048" w:author="Adelino Naquarta Sepalanga Domingos" w:date="2025-03-05T08:02:00Z" w16du:dateUtc="2025-03-05T07:02:00Z">
                  <w:rPr>
                    <w:rFonts w:ascii="Arial Narrow" w:eastAsia="Times New Roman" w:hAnsi="Arial Narrow" w:cs="Times New Roman"/>
                    <w:b w:val="0"/>
                    <w:bCs w:val="0"/>
                    <w:sz w:val="18"/>
                    <w:szCs w:val="18"/>
                    <w:lang w:eastAsia="pt-PT"/>
                  </w:rPr>
                </w:rPrChange>
              </w:rPr>
            </w:pPr>
            <w:r w:rsidRPr="007B5483">
              <w:rPr>
                <w:rFonts w:ascii="Arial" w:eastAsia="Times New Roman" w:hAnsi="Arial" w:cs="Arial"/>
                <w:lang w:eastAsia="pt-PT"/>
                <w:rPrChange w:id="2049" w:author="Adelino Naquarta Sepalanga Domingos" w:date="2025-03-05T08:02:00Z" w16du:dateUtc="2025-03-05T07:02:00Z">
                  <w:rPr>
                    <w:rFonts w:ascii="Arial Narrow" w:eastAsia="Times New Roman" w:hAnsi="Arial Narrow" w:cs="Times New Roman"/>
                    <w:lang w:eastAsia="pt-PT"/>
                  </w:rPr>
                </w:rPrChange>
              </w:rPr>
              <w:t>Código da taxa (</w:t>
            </w:r>
            <w:proofErr w:type="spellStart"/>
            <w:r w:rsidRPr="007B5483">
              <w:rPr>
                <w:rFonts w:ascii="Arial" w:eastAsia="Times New Roman" w:hAnsi="Arial" w:cs="Arial"/>
                <w:lang w:eastAsia="pt-PT"/>
                <w:rPrChange w:id="2050" w:author="Adelino Naquarta Sepalanga Domingos" w:date="2025-03-05T08:02:00Z" w16du:dateUtc="2025-03-05T07:02:00Z">
                  <w:rPr>
                    <w:rFonts w:ascii="Arial Narrow" w:eastAsia="Times New Roman" w:hAnsi="Arial Narrow" w:cs="Times New Roman"/>
                    <w:lang w:eastAsia="pt-PT"/>
                  </w:rPr>
                </w:rPrChange>
              </w:rPr>
              <w:t>TaxCode</w:t>
            </w:r>
            <w:proofErr w:type="spellEnd"/>
            <w:r w:rsidRPr="007B5483">
              <w:rPr>
                <w:rFonts w:ascii="Arial" w:eastAsia="Times New Roman" w:hAnsi="Arial" w:cs="Arial"/>
                <w:lang w:eastAsia="pt-PT"/>
                <w:rPrChange w:id="2051" w:author="Adelino Naquarta Sepalanga Domingos" w:date="2025-03-05T08:02:00Z" w16du:dateUtc="2025-03-05T07:02:00Z">
                  <w:rPr>
                    <w:rFonts w:ascii="Arial Narrow" w:eastAsia="Times New Roman" w:hAnsi="Arial Narrow" w:cs="Times New Roman"/>
                    <w:lang w:eastAsia="pt-PT"/>
                  </w:rPr>
                </w:rPrChange>
              </w:rPr>
              <w:t>)</w:t>
            </w:r>
          </w:p>
        </w:tc>
      </w:tr>
      <w:tr w:rsidR="003F3EDE" w:rsidRPr="007B5483" w14:paraId="48874386" w14:textId="77777777" w:rsidTr="00251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3" w:type="dxa"/>
          </w:tcPr>
          <w:p w14:paraId="0F403007" w14:textId="77777777" w:rsidR="003F3EDE" w:rsidRPr="007B5483" w:rsidRDefault="003F3EDE" w:rsidP="0025185C">
            <w:pPr>
              <w:rPr>
                <w:rFonts w:ascii="Arial" w:eastAsia="Times New Roman" w:hAnsi="Arial" w:cs="Arial"/>
                <w:color w:val="000000"/>
                <w:sz w:val="20"/>
                <w:szCs w:val="20"/>
                <w:lang w:eastAsia="pt-PT"/>
                <w:rPrChange w:id="2052"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53"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No caso do campo 2.5.12.10.3. - Código do tipo de imposto IVA</w:t>
            </w:r>
          </w:p>
        </w:tc>
        <w:tc>
          <w:tcPr>
            <w:tcW w:w="572" w:type="dxa"/>
          </w:tcPr>
          <w:p w14:paraId="2C7F479F"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54"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55"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IVA</w:t>
            </w:r>
          </w:p>
        </w:tc>
        <w:tc>
          <w:tcPr>
            <w:tcW w:w="5237" w:type="dxa"/>
          </w:tcPr>
          <w:p w14:paraId="29EB78C1"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56"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57"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deve ser preenchido com:</w:t>
            </w:r>
          </w:p>
          <w:p w14:paraId="49843D5C"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58"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59"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 xml:space="preserve">-NOR- Taxa normal; </w:t>
            </w:r>
          </w:p>
          <w:p w14:paraId="7132C391"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60"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61"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 xml:space="preserve">-INT- Taxa intermédia </w:t>
            </w:r>
          </w:p>
          <w:p w14:paraId="43858703"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62"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63"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-RED- Taxa reduzida</w:t>
            </w:r>
          </w:p>
          <w:p w14:paraId="7499694F"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64"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65"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lastRenderedPageBreak/>
              <w:t>-ISE- Isenta;</w:t>
            </w:r>
          </w:p>
          <w:p w14:paraId="3C69F921"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66"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67"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-OUT- Outros, aplicável para os regimes especiais de IVA.</w:t>
            </w:r>
          </w:p>
        </w:tc>
      </w:tr>
      <w:tr w:rsidR="003F3EDE" w:rsidRPr="007B5483" w14:paraId="12C3A283" w14:textId="77777777" w:rsidTr="0025185C">
        <w:tc>
          <w:tcPr>
            <w:cnfStyle w:val="001000000000" w:firstRow="0" w:lastRow="0" w:firstColumn="1" w:lastColumn="0" w:oddVBand="0" w:evenVBand="0" w:oddHBand="0" w:evenHBand="0" w:firstRowFirstColumn="0" w:firstRowLastColumn="0" w:lastRowFirstColumn="0" w:lastRowLastColumn="0"/>
            <w:tcW w:w="4823" w:type="dxa"/>
          </w:tcPr>
          <w:p w14:paraId="08365209" w14:textId="77777777" w:rsidR="003F3EDE" w:rsidRPr="007B5483" w:rsidRDefault="003F3EDE" w:rsidP="0025185C">
            <w:pPr>
              <w:rPr>
                <w:rFonts w:ascii="Arial" w:eastAsia="Times New Roman" w:hAnsi="Arial" w:cs="Arial"/>
                <w:color w:val="000000"/>
                <w:sz w:val="20"/>
                <w:szCs w:val="20"/>
                <w:lang w:eastAsia="pt-PT"/>
                <w:rPrChange w:id="2068"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69"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lastRenderedPageBreak/>
              <w:t>No caso do campo 2.5.12.10.3. - Código do tipo de imposto IS</w:t>
            </w:r>
          </w:p>
          <w:p w14:paraId="26F5DB65" w14:textId="77777777" w:rsidR="003F3EDE" w:rsidRPr="007B5483" w:rsidRDefault="003F3EDE" w:rsidP="0025185C">
            <w:pPr>
              <w:rPr>
                <w:rFonts w:ascii="Arial" w:eastAsia="Times New Roman" w:hAnsi="Arial" w:cs="Arial"/>
                <w:color w:val="000000"/>
                <w:sz w:val="20"/>
                <w:szCs w:val="20"/>
                <w:lang w:eastAsia="pt-PT"/>
                <w:rPrChange w:id="2070"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p>
        </w:tc>
        <w:tc>
          <w:tcPr>
            <w:tcW w:w="572" w:type="dxa"/>
          </w:tcPr>
          <w:p w14:paraId="40EE670A"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pt-PT"/>
                <w:rPrChange w:id="2071"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72"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IS</w:t>
            </w:r>
          </w:p>
        </w:tc>
        <w:tc>
          <w:tcPr>
            <w:tcW w:w="5237" w:type="dxa"/>
          </w:tcPr>
          <w:p w14:paraId="14F3D110"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pt-PT"/>
                <w:rPrChange w:id="2073"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74"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deve ser preenchido com:</w:t>
            </w:r>
          </w:p>
          <w:p w14:paraId="68A811E6"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pt-PT"/>
                <w:rPrChange w:id="2075"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76"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O código da verba respectiva;</w:t>
            </w:r>
          </w:p>
        </w:tc>
      </w:tr>
      <w:tr w:rsidR="003F3EDE" w:rsidRPr="007B5483" w14:paraId="3E738AC3" w14:textId="77777777" w:rsidTr="00251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3" w:type="dxa"/>
          </w:tcPr>
          <w:p w14:paraId="763E3C06" w14:textId="77777777" w:rsidR="003F3EDE" w:rsidRPr="007B5483" w:rsidRDefault="003F3EDE" w:rsidP="0025185C">
            <w:pPr>
              <w:rPr>
                <w:rFonts w:ascii="Arial" w:eastAsia="Times New Roman" w:hAnsi="Arial" w:cs="Arial"/>
                <w:color w:val="000000"/>
                <w:sz w:val="20"/>
                <w:szCs w:val="20"/>
                <w:lang w:eastAsia="pt-PT"/>
                <w:rPrChange w:id="2077"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78"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No caso do campo 2.5.12.10.3. - Código do tipo de imposto NS</w:t>
            </w:r>
          </w:p>
          <w:p w14:paraId="4C91BA79" w14:textId="77777777" w:rsidR="003F3EDE" w:rsidRPr="007B5483" w:rsidRDefault="003F3EDE" w:rsidP="0025185C">
            <w:pPr>
              <w:rPr>
                <w:rFonts w:ascii="Arial" w:eastAsia="Times New Roman" w:hAnsi="Arial" w:cs="Arial"/>
                <w:color w:val="000000"/>
                <w:sz w:val="20"/>
                <w:szCs w:val="20"/>
                <w:lang w:eastAsia="pt-PT"/>
                <w:rPrChange w:id="2079"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p>
        </w:tc>
        <w:tc>
          <w:tcPr>
            <w:tcW w:w="572" w:type="dxa"/>
          </w:tcPr>
          <w:p w14:paraId="0DAB9D62"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80"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81"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NS</w:t>
            </w:r>
          </w:p>
        </w:tc>
        <w:tc>
          <w:tcPr>
            <w:tcW w:w="5237" w:type="dxa"/>
          </w:tcPr>
          <w:p w14:paraId="0BC181E3"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82"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83"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 xml:space="preserve">No caso de não sujeição deve ser preenchido com </w:t>
            </w:r>
          </w:p>
          <w:p w14:paraId="19A0874E"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84"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85"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-NS-</w:t>
            </w:r>
          </w:p>
        </w:tc>
      </w:tr>
      <w:tr w:rsidR="003F3EDE" w:rsidRPr="007B5483" w14:paraId="010E6768" w14:textId="77777777" w:rsidTr="0025185C">
        <w:tc>
          <w:tcPr>
            <w:cnfStyle w:val="001000000000" w:firstRow="0" w:lastRow="0" w:firstColumn="1" w:lastColumn="0" w:oddVBand="0" w:evenVBand="0" w:oddHBand="0" w:evenHBand="0" w:firstRowFirstColumn="0" w:firstRowLastColumn="0" w:lastRowFirstColumn="0" w:lastRowLastColumn="0"/>
            <w:tcW w:w="10632" w:type="dxa"/>
            <w:gridSpan w:val="3"/>
          </w:tcPr>
          <w:p w14:paraId="719F22FE" w14:textId="77777777" w:rsidR="003F3EDE" w:rsidRPr="007B5483" w:rsidRDefault="003F3EDE" w:rsidP="0025185C">
            <w:pPr>
              <w:jc w:val="center"/>
              <w:rPr>
                <w:rFonts w:ascii="Arial" w:eastAsia="Times New Roman" w:hAnsi="Arial" w:cs="Arial"/>
                <w:b w:val="0"/>
                <w:bCs w:val="0"/>
                <w:color w:val="000000"/>
                <w:sz w:val="20"/>
                <w:szCs w:val="20"/>
                <w:lang w:eastAsia="pt-PT"/>
                <w:rPrChange w:id="2086" w:author="Adelino Naquarta Sepalanga Domingos" w:date="2025-03-05T08:02:00Z" w16du:dateUtc="2025-03-05T07:02:00Z">
                  <w:rPr>
                    <w:rFonts w:ascii="Times New Roman" w:eastAsia="Times New Roman" w:hAnsi="Times New Roman" w:cs="Times New Roman"/>
                    <w:b w:val="0"/>
                    <w:bCs w:val="0"/>
                    <w:color w:val="000000"/>
                    <w:sz w:val="20"/>
                    <w:szCs w:val="20"/>
                    <w:lang w:eastAsia="pt-PT"/>
                  </w:rPr>
                </w:rPrChange>
              </w:rPr>
            </w:pPr>
            <w:r w:rsidRPr="007B5483">
              <w:rPr>
                <w:rFonts w:ascii="Arial" w:eastAsia="Times New Roman" w:hAnsi="Arial" w:cs="Arial"/>
                <w:color w:val="FFFFFF" w:themeColor="background1"/>
                <w:sz w:val="20"/>
                <w:szCs w:val="20"/>
                <w:lang w:eastAsia="pt-PT"/>
                <w:rPrChange w:id="2087" w:author="Adelino Naquarta Sepalanga Domingos" w:date="2025-03-05T08:02:00Z" w16du:dateUtc="2025-03-05T07:02:00Z">
                  <w:rPr>
                    <w:rFonts w:ascii="Times New Roman" w:eastAsia="Times New Roman" w:hAnsi="Times New Roman" w:cs="Times New Roman"/>
                    <w:color w:val="FFFFFF" w:themeColor="background1"/>
                    <w:sz w:val="20"/>
                    <w:szCs w:val="20"/>
                    <w:lang w:eastAsia="pt-PT"/>
                  </w:rPr>
                </w:rPrChange>
              </w:rPr>
              <w:t>Código do tipo de imposto (</w:t>
            </w:r>
            <w:proofErr w:type="spellStart"/>
            <w:r w:rsidRPr="007B5483">
              <w:rPr>
                <w:rFonts w:ascii="Arial" w:eastAsia="Times New Roman" w:hAnsi="Arial" w:cs="Arial"/>
                <w:color w:val="FFFFFF" w:themeColor="background1"/>
                <w:sz w:val="20"/>
                <w:szCs w:val="20"/>
                <w:lang w:eastAsia="pt-PT"/>
                <w:rPrChange w:id="2088" w:author="Adelino Naquarta Sepalanga Domingos" w:date="2025-03-05T08:02:00Z" w16du:dateUtc="2025-03-05T07:02:00Z">
                  <w:rPr>
                    <w:rFonts w:ascii="Times New Roman" w:eastAsia="Times New Roman" w:hAnsi="Times New Roman" w:cs="Times New Roman"/>
                    <w:color w:val="FFFFFF" w:themeColor="background1"/>
                    <w:sz w:val="20"/>
                    <w:szCs w:val="20"/>
                    <w:lang w:eastAsia="pt-PT"/>
                  </w:rPr>
                </w:rPrChange>
              </w:rPr>
              <w:t>TaxType</w:t>
            </w:r>
            <w:proofErr w:type="spellEnd"/>
            <w:r w:rsidRPr="007B5483">
              <w:rPr>
                <w:rFonts w:ascii="Arial" w:eastAsia="Times New Roman" w:hAnsi="Arial" w:cs="Arial"/>
                <w:color w:val="FFFFFF" w:themeColor="background1"/>
                <w:sz w:val="20"/>
                <w:szCs w:val="20"/>
                <w:lang w:eastAsia="pt-PT"/>
                <w:rPrChange w:id="2089" w:author="Adelino Naquarta Sepalanga Domingos" w:date="2025-03-05T08:02:00Z" w16du:dateUtc="2025-03-05T07:02:00Z">
                  <w:rPr>
                    <w:rFonts w:ascii="Times New Roman" w:eastAsia="Times New Roman" w:hAnsi="Times New Roman" w:cs="Times New Roman"/>
                    <w:color w:val="FFFFFF" w:themeColor="background1"/>
                    <w:sz w:val="20"/>
                    <w:szCs w:val="20"/>
                    <w:lang w:eastAsia="pt-PT"/>
                  </w:rPr>
                </w:rPrChange>
              </w:rPr>
              <w:t>)</w:t>
            </w:r>
          </w:p>
        </w:tc>
      </w:tr>
      <w:tr w:rsidR="003F3EDE" w:rsidRPr="007B5483" w14:paraId="474B6336" w14:textId="77777777" w:rsidTr="00251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gridSpan w:val="2"/>
          </w:tcPr>
          <w:p w14:paraId="20A1C172" w14:textId="77777777" w:rsidR="003F3EDE" w:rsidRPr="007B5483" w:rsidRDefault="003F3EDE" w:rsidP="0025185C">
            <w:pPr>
              <w:rPr>
                <w:rFonts w:ascii="Arial" w:eastAsia="Times New Roman" w:hAnsi="Arial" w:cs="Arial"/>
                <w:color w:val="000000"/>
                <w:sz w:val="20"/>
                <w:szCs w:val="20"/>
                <w:lang w:eastAsia="pt-PT"/>
                <w:rPrChange w:id="2090"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91"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Neste campo deve ser indicado o tipo de imposto.</w:t>
            </w:r>
          </w:p>
          <w:p w14:paraId="788702E3" w14:textId="77777777" w:rsidR="003F3EDE" w:rsidRPr="007B5483" w:rsidRDefault="003F3EDE" w:rsidP="0025185C">
            <w:pPr>
              <w:rPr>
                <w:rFonts w:ascii="Arial" w:eastAsia="Times New Roman" w:hAnsi="Arial" w:cs="Arial"/>
                <w:color w:val="000000"/>
                <w:sz w:val="20"/>
                <w:szCs w:val="20"/>
                <w:lang w:eastAsia="pt-PT"/>
                <w:rPrChange w:id="2092"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93"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Deve ser preenchido com:</w:t>
            </w:r>
          </w:p>
          <w:p w14:paraId="6E86A6F3" w14:textId="77777777" w:rsidR="003F3EDE" w:rsidRPr="007B5483" w:rsidRDefault="003F3EDE" w:rsidP="0025185C">
            <w:pPr>
              <w:rPr>
                <w:rFonts w:ascii="Arial" w:eastAsia="Times New Roman" w:hAnsi="Arial" w:cs="Arial"/>
                <w:color w:val="000000"/>
                <w:sz w:val="20"/>
                <w:szCs w:val="20"/>
                <w:lang w:eastAsia="pt-PT"/>
                <w:rPrChange w:id="2094"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p>
        </w:tc>
        <w:tc>
          <w:tcPr>
            <w:tcW w:w="5237" w:type="dxa"/>
          </w:tcPr>
          <w:p w14:paraId="3EBFB0D6"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95"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96"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―IVA– Imposto sobre o valor acrescentado;</w:t>
            </w:r>
          </w:p>
          <w:p w14:paraId="5AEFE59F"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97"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98"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―IS– Imposto de Selo.</w:t>
            </w:r>
          </w:p>
          <w:p w14:paraId="4048E379"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99"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100"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―NS – Não sujeição a IVA ou IS.</w:t>
            </w:r>
          </w:p>
        </w:tc>
      </w:tr>
    </w:tbl>
    <w:p w14:paraId="3229E8AF" w14:textId="77777777" w:rsidR="003F3EDE" w:rsidRPr="007B5483" w:rsidRDefault="003F3EDE" w:rsidP="003F3EDE">
      <w:pPr>
        <w:rPr>
          <w:rFonts w:ascii="Arial" w:hAnsi="Arial" w:cs="Arial"/>
          <w:b/>
          <w:sz w:val="28"/>
          <w:rPrChange w:id="2101" w:author="Adelino Naquarta Sepalanga Domingos" w:date="2025-03-05T08:02:00Z" w16du:dateUtc="2025-03-05T07:02:00Z">
            <w:rPr>
              <w:b/>
              <w:sz w:val="28"/>
            </w:rPr>
          </w:rPrChange>
        </w:rPr>
      </w:pPr>
    </w:p>
    <w:p w14:paraId="4B98B69F" w14:textId="77777777" w:rsidR="002B55DF" w:rsidRPr="007B5483" w:rsidRDefault="002B55DF" w:rsidP="003F3EDE">
      <w:pPr>
        <w:rPr>
          <w:rFonts w:ascii="Arial" w:hAnsi="Arial" w:cs="Arial"/>
          <w:b/>
          <w:sz w:val="28"/>
          <w:rPrChange w:id="2102" w:author="Adelino Naquarta Sepalanga Domingos" w:date="2025-03-05T08:02:00Z" w16du:dateUtc="2025-03-05T07:02:00Z">
            <w:rPr>
              <w:b/>
              <w:sz w:val="28"/>
            </w:rPr>
          </w:rPrChange>
        </w:rPr>
      </w:pPr>
    </w:p>
    <w:p w14:paraId="4BCE6B9A" w14:textId="2F2CCD7A" w:rsidR="002B55DF" w:rsidRPr="007B5483" w:rsidDel="00691778" w:rsidRDefault="002B55DF" w:rsidP="003F3EDE">
      <w:pPr>
        <w:rPr>
          <w:del w:id="2103" w:author="Adelino Naquarta Sepalanga Domingos" w:date="2025-03-05T08:41:00Z" w16du:dateUtc="2025-03-05T07:41:00Z"/>
          <w:rFonts w:ascii="Arial" w:hAnsi="Arial" w:cs="Arial"/>
          <w:b/>
          <w:sz w:val="28"/>
          <w:rPrChange w:id="2104" w:author="Adelino Naquarta Sepalanga Domingos" w:date="2025-03-05T08:02:00Z" w16du:dateUtc="2025-03-05T07:02:00Z">
            <w:rPr>
              <w:del w:id="2105" w:author="Adelino Naquarta Sepalanga Domingos" w:date="2025-03-05T08:41:00Z" w16du:dateUtc="2025-03-05T07:41:00Z"/>
              <w:b/>
              <w:sz w:val="28"/>
            </w:rPr>
          </w:rPrChange>
        </w:rPr>
      </w:pPr>
    </w:p>
    <w:p w14:paraId="0A409AAA" w14:textId="466D7AB1" w:rsidR="002B55DF" w:rsidRPr="007B5483" w:rsidDel="00691778" w:rsidRDefault="002B55DF" w:rsidP="003F3EDE">
      <w:pPr>
        <w:rPr>
          <w:del w:id="2106" w:author="Adelino Naquarta Sepalanga Domingos" w:date="2025-03-05T08:41:00Z" w16du:dateUtc="2025-03-05T07:41:00Z"/>
          <w:rFonts w:ascii="Arial" w:hAnsi="Arial" w:cs="Arial"/>
          <w:b/>
          <w:sz w:val="28"/>
          <w:rPrChange w:id="2107" w:author="Adelino Naquarta Sepalanga Domingos" w:date="2025-03-05T08:02:00Z" w16du:dateUtc="2025-03-05T07:02:00Z">
            <w:rPr>
              <w:del w:id="2108" w:author="Adelino Naquarta Sepalanga Domingos" w:date="2025-03-05T08:41:00Z" w16du:dateUtc="2025-03-05T07:41:00Z"/>
              <w:b/>
              <w:sz w:val="28"/>
            </w:rPr>
          </w:rPrChange>
        </w:rPr>
      </w:pPr>
    </w:p>
    <w:p w14:paraId="44B16DA1" w14:textId="4D0A17F7" w:rsidR="002B55DF" w:rsidRPr="007B5483" w:rsidDel="00691778" w:rsidRDefault="002B55DF" w:rsidP="003F3EDE">
      <w:pPr>
        <w:rPr>
          <w:del w:id="2109" w:author="Adelino Naquarta Sepalanga Domingos" w:date="2025-03-05T08:41:00Z" w16du:dateUtc="2025-03-05T07:41:00Z"/>
          <w:rFonts w:ascii="Arial" w:hAnsi="Arial" w:cs="Arial"/>
          <w:b/>
          <w:sz w:val="28"/>
          <w:rPrChange w:id="2110" w:author="Adelino Naquarta Sepalanga Domingos" w:date="2025-03-05T08:02:00Z" w16du:dateUtc="2025-03-05T07:02:00Z">
            <w:rPr>
              <w:del w:id="2111" w:author="Adelino Naquarta Sepalanga Domingos" w:date="2025-03-05T08:41:00Z" w16du:dateUtc="2025-03-05T07:41:00Z"/>
              <w:b/>
              <w:sz w:val="28"/>
            </w:rPr>
          </w:rPrChange>
        </w:rPr>
      </w:pPr>
    </w:p>
    <w:p w14:paraId="31D0ED31" w14:textId="0C658C67" w:rsidR="002B55DF" w:rsidRPr="007B5483" w:rsidDel="00691778" w:rsidRDefault="002B55DF" w:rsidP="003F3EDE">
      <w:pPr>
        <w:rPr>
          <w:del w:id="2112" w:author="Adelino Naquarta Sepalanga Domingos" w:date="2025-03-05T08:41:00Z" w16du:dateUtc="2025-03-05T07:41:00Z"/>
          <w:rFonts w:ascii="Arial" w:hAnsi="Arial" w:cs="Arial"/>
          <w:b/>
          <w:sz w:val="28"/>
          <w:rPrChange w:id="2113" w:author="Adelino Naquarta Sepalanga Domingos" w:date="2025-03-05T08:02:00Z" w16du:dateUtc="2025-03-05T07:02:00Z">
            <w:rPr>
              <w:del w:id="2114" w:author="Adelino Naquarta Sepalanga Domingos" w:date="2025-03-05T08:41:00Z" w16du:dateUtc="2025-03-05T07:41:00Z"/>
              <w:b/>
              <w:sz w:val="28"/>
            </w:rPr>
          </w:rPrChange>
        </w:rPr>
      </w:pPr>
    </w:p>
    <w:p w14:paraId="1F400D34" w14:textId="40026A57" w:rsidR="002B55DF" w:rsidDel="00691778" w:rsidRDefault="002B55DF" w:rsidP="003F3EDE">
      <w:pPr>
        <w:rPr>
          <w:del w:id="2115" w:author="Adelino Naquarta Sepalanga Domingos" w:date="2025-03-05T08:41:00Z" w16du:dateUtc="2025-03-05T07:41:00Z"/>
          <w:b/>
          <w:sz w:val="28"/>
        </w:rPr>
      </w:pPr>
    </w:p>
    <w:p w14:paraId="0CD041CB" w14:textId="77777777" w:rsidR="003F3EDE" w:rsidRDefault="003F3EDE" w:rsidP="003F3EDE">
      <w:pPr>
        <w:pStyle w:val="PargrafodaLista"/>
        <w:widowControl w:val="0"/>
        <w:spacing w:after="0" w:line="276" w:lineRule="auto"/>
        <w:ind w:left="284" w:right="-142"/>
        <w:contextualSpacing w:val="0"/>
        <w:jc w:val="both"/>
        <w:rPr>
          <w:rFonts w:ascii="Times New Roman" w:eastAsia="Times New Roman" w:hAnsi="Times New Roman" w:cs="Times New Roman"/>
          <w:spacing w:val="-1"/>
          <w:sz w:val="24"/>
          <w:szCs w:val="24"/>
        </w:rPr>
      </w:pPr>
    </w:p>
    <w:p w14:paraId="395FE957" w14:textId="77777777" w:rsidR="00BA1BD5" w:rsidRPr="001A2728" w:rsidRDefault="003F3EDE">
      <w:pPr>
        <w:spacing w:after="0" w:line="276" w:lineRule="auto"/>
        <w:ind w:right="-142"/>
        <w:jc w:val="center"/>
        <w:rPr>
          <w:ins w:id="2116" w:author="Adelino Naquarta Sepalanga Domingos" w:date="2025-02-28T14:26:00Z" w16du:dateUtc="2025-02-28T13:26:00Z"/>
          <w:rFonts w:ascii="Arial" w:eastAsia="Microsoft JhengHei" w:hAnsi="Arial" w:cs="Arial"/>
          <w:b/>
          <w:sz w:val="24"/>
          <w:szCs w:val="24"/>
          <w:rPrChange w:id="2117" w:author="Adelino Naquarta Sepalanga Domingos" w:date="2025-03-05T08:50:00Z" w16du:dateUtc="2025-03-05T07:50:00Z">
            <w:rPr>
              <w:ins w:id="2118" w:author="Adelino Naquarta Sepalanga Domingos" w:date="2025-02-28T14:26:00Z" w16du:dateUtc="2025-02-28T13:26:00Z"/>
              <w:rFonts w:ascii="Times New Roman" w:eastAsia="Microsoft JhengHei" w:hAnsi="Times New Roman" w:cs="Times New Roman"/>
              <w:b/>
              <w:sz w:val="24"/>
              <w:szCs w:val="24"/>
              <w:highlight w:val="yellow"/>
            </w:rPr>
          </w:rPrChange>
        </w:rPr>
        <w:pPrChange w:id="2119" w:author="Adelino Naquarta Sepalanga Domingos" w:date="2025-02-28T14:27:00Z" w16du:dateUtc="2025-02-28T13:27:00Z">
          <w:pPr>
            <w:spacing w:after="0" w:line="276" w:lineRule="auto"/>
            <w:ind w:left="2124" w:right="-142" w:firstLine="708"/>
            <w:jc w:val="both"/>
          </w:pPr>
        </w:pPrChange>
      </w:pPr>
      <w:r w:rsidRPr="001A2728">
        <w:rPr>
          <w:rFonts w:ascii="Arial" w:eastAsia="Microsoft JhengHei" w:hAnsi="Arial" w:cs="Arial"/>
          <w:b/>
          <w:sz w:val="24"/>
          <w:szCs w:val="24"/>
          <w:rPrChange w:id="2120" w:author="Adelino Naquarta Sepalanga Domingos" w:date="2025-03-05T08:50:00Z" w16du:dateUtc="2025-03-05T07:50:00Z">
            <w:rPr>
              <w:rFonts w:ascii="Times New Roman" w:eastAsia="Microsoft JhengHei" w:hAnsi="Times New Roman" w:cs="Times New Roman"/>
              <w:b/>
              <w:sz w:val="24"/>
              <w:szCs w:val="24"/>
              <w:highlight w:val="yellow"/>
            </w:rPr>
          </w:rPrChange>
        </w:rPr>
        <w:t xml:space="preserve">Anexo </w:t>
      </w:r>
      <w:ins w:id="2121" w:author="Adelino Naquarta Sepalanga Domingos" w:date="2025-02-28T14:26:00Z" w16du:dateUtc="2025-02-28T13:26:00Z">
        <w:r w:rsidR="00BA1BD5" w:rsidRPr="001A2728">
          <w:rPr>
            <w:rFonts w:ascii="Arial" w:eastAsia="Microsoft JhengHei" w:hAnsi="Arial" w:cs="Arial"/>
            <w:b/>
            <w:sz w:val="24"/>
            <w:szCs w:val="24"/>
            <w:rPrChange w:id="2122" w:author="Adelino Naquarta Sepalanga Domingos" w:date="2025-03-05T08:50:00Z" w16du:dateUtc="2025-03-05T07:50:00Z">
              <w:rPr>
                <w:rFonts w:ascii="Times New Roman" w:eastAsia="Microsoft JhengHei" w:hAnsi="Times New Roman" w:cs="Times New Roman"/>
                <w:b/>
                <w:sz w:val="24"/>
                <w:szCs w:val="24"/>
                <w:highlight w:val="yellow"/>
              </w:rPr>
            </w:rPrChange>
          </w:rPr>
          <w:t>III</w:t>
        </w:r>
      </w:ins>
    </w:p>
    <w:p w14:paraId="2C78AF69" w14:textId="508F73CD" w:rsidR="003F3EDE" w:rsidRPr="001A2728" w:rsidRDefault="003F3EDE">
      <w:pPr>
        <w:spacing w:after="0" w:line="276" w:lineRule="auto"/>
        <w:ind w:right="-142"/>
        <w:jc w:val="center"/>
        <w:rPr>
          <w:rFonts w:ascii="Arial" w:eastAsia="Microsoft JhengHei" w:hAnsi="Arial" w:cs="Arial"/>
          <w:b/>
          <w:sz w:val="24"/>
          <w:szCs w:val="24"/>
          <w:rPrChange w:id="2123" w:author="Adelino Naquarta Sepalanga Domingos" w:date="2025-03-05T08:50:00Z" w16du:dateUtc="2025-03-05T07:50:00Z">
            <w:rPr>
              <w:rFonts w:ascii="Times New Roman" w:eastAsia="Microsoft JhengHei" w:hAnsi="Times New Roman" w:cs="Times New Roman"/>
              <w:b/>
              <w:sz w:val="24"/>
              <w:szCs w:val="24"/>
              <w:highlight w:val="yellow"/>
            </w:rPr>
          </w:rPrChange>
        </w:rPr>
        <w:pPrChange w:id="2124" w:author="Adelino Naquarta Sepalanga Domingos" w:date="2025-02-28T14:27:00Z" w16du:dateUtc="2025-02-28T13:27:00Z">
          <w:pPr>
            <w:spacing w:after="0" w:line="276" w:lineRule="auto"/>
            <w:ind w:left="2124" w:right="-142" w:firstLine="708"/>
            <w:jc w:val="both"/>
          </w:pPr>
        </w:pPrChange>
      </w:pPr>
      <w:del w:id="2125" w:author="Adelino Naquarta Sepalanga Domingos" w:date="2025-02-28T14:27:00Z" w16du:dateUtc="2025-02-28T13:27:00Z">
        <w:r w:rsidRPr="001A2728" w:rsidDel="00BA1BD5">
          <w:rPr>
            <w:rFonts w:ascii="Arial" w:eastAsia="Microsoft JhengHei" w:hAnsi="Arial" w:cs="Arial"/>
            <w:b/>
            <w:sz w:val="24"/>
            <w:szCs w:val="24"/>
            <w:rPrChange w:id="2126" w:author="Adelino Naquarta Sepalanga Domingos" w:date="2025-03-05T08:50:00Z" w16du:dateUtc="2025-03-05T07:50:00Z">
              <w:rPr>
                <w:rFonts w:ascii="Times New Roman" w:eastAsia="Microsoft JhengHei" w:hAnsi="Times New Roman" w:cs="Times New Roman"/>
                <w:b/>
                <w:sz w:val="24"/>
                <w:szCs w:val="24"/>
                <w:highlight w:val="yellow"/>
              </w:rPr>
            </w:rPrChange>
          </w:rPr>
          <w:delText xml:space="preserve">da </w:delText>
        </w:r>
      </w:del>
      <w:r w:rsidRPr="001A2728">
        <w:rPr>
          <w:rFonts w:ascii="Arial" w:eastAsia="Microsoft JhengHei" w:hAnsi="Arial" w:cs="Arial"/>
          <w:b/>
          <w:sz w:val="24"/>
          <w:szCs w:val="24"/>
          <w:rPrChange w:id="2127" w:author="Adelino Naquarta Sepalanga Domingos" w:date="2025-03-05T08:50:00Z" w16du:dateUtc="2025-03-05T07:50:00Z">
            <w:rPr>
              <w:rFonts w:ascii="Times New Roman" w:eastAsia="Microsoft JhengHei" w:hAnsi="Times New Roman" w:cs="Times New Roman"/>
              <w:b/>
              <w:sz w:val="24"/>
              <w:szCs w:val="24"/>
              <w:highlight w:val="yellow"/>
            </w:rPr>
          </w:rPrChange>
        </w:rPr>
        <w:t>Estrutura Dados inventário</w:t>
      </w:r>
    </w:p>
    <w:p w14:paraId="2CEE1E7F" w14:textId="77777777" w:rsidR="003F3EDE" w:rsidRPr="00ED4DAE" w:rsidRDefault="003F3EDE" w:rsidP="003F3EDE">
      <w:pPr>
        <w:pStyle w:val="PargrafodaLista"/>
        <w:widowControl w:val="0"/>
        <w:spacing w:after="0" w:line="276" w:lineRule="auto"/>
        <w:ind w:left="284" w:right="-142"/>
        <w:contextualSpacing w:val="0"/>
        <w:jc w:val="both"/>
        <w:rPr>
          <w:rFonts w:ascii="Times New Roman" w:eastAsia="Times New Roman" w:hAnsi="Times New Roman" w:cs="Times New Roman"/>
          <w:spacing w:val="-1"/>
          <w:sz w:val="24"/>
          <w:szCs w:val="24"/>
          <w:highlight w:val="yellow"/>
        </w:rPr>
      </w:pPr>
    </w:p>
    <w:tbl>
      <w:tblPr>
        <w:tblStyle w:val="TabeladeGrelha4-Destaque3"/>
        <w:tblW w:w="10632" w:type="dxa"/>
        <w:tblInd w:w="-714" w:type="dxa"/>
        <w:tblLayout w:type="fixed"/>
        <w:tblLook w:val="04A0" w:firstRow="1" w:lastRow="0" w:firstColumn="1" w:lastColumn="0" w:noHBand="0" w:noVBand="1"/>
      </w:tblPr>
      <w:tblGrid>
        <w:gridCol w:w="1135"/>
        <w:gridCol w:w="992"/>
        <w:gridCol w:w="3544"/>
        <w:gridCol w:w="3685"/>
        <w:gridCol w:w="1276"/>
      </w:tblGrid>
      <w:tr w:rsidR="003F3EDE" w:rsidRPr="001A2728" w14:paraId="5BF4B33B" w14:textId="77777777" w:rsidTr="003E6082">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1135" w:type="dxa"/>
            <w:shd w:val="clear" w:color="auto" w:fill="44546A" w:themeFill="text2"/>
            <w:hideMark/>
          </w:tcPr>
          <w:p w14:paraId="4614AF53" w14:textId="77777777" w:rsidR="003F3EDE" w:rsidRPr="001A2728" w:rsidRDefault="003F3EDE" w:rsidP="0025185C">
            <w:pPr>
              <w:widowControl w:val="0"/>
              <w:jc w:val="center"/>
              <w:rPr>
                <w:rFonts w:ascii="Arial" w:eastAsia="Times New Roman" w:hAnsi="Arial" w:cs="Arial"/>
                <w:b w:val="0"/>
                <w:bCs w:val="0"/>
                <w:spacing w:val="-1"/>
                <w:sz w:val="20"/>
                <w:szCs w:val="20"/>
                <w:rPrChange w:id="2128" w:author="Adelino Naquarta Sepalanga Domingos" w:date="2025-03-05T08:51:00Z" w16du:dateUtc="2025-03-05T07:51:00Z">
                  <w:rPr>
                    <w:rFonts w:ascii="Times New Roman" w:eastAsia="Times New Roman" w:hAnsi="Times New Roman"/>
                    <w:b w:val="0"/>
                    <w:bCs w:val="0"/>
                    <w:spacing w:val="-1"/>
                  </w:rPr>
                </w:rPrChange>
              </w:rPr>
            </w:pPr>
            <w:r w:rsidRPr="001A2728">
              <w:rPr>
                <w:rFonts w:ascii="Arial" w:eastAsia="Times New Roman" w:hAnsi="Arial" w:cs="Arial"/>
                <w:spacing w:val="-1"/>
                <w:sz w:val="20"/>
                <w:szCs w:val="20"/>
                <w:rPrChange w:id="2129" w:author="Adelino Naquarta Sepalanga Domingos" w:date="2025-03-05T08:51:00Z" w16du:dateUtc="2025-03-05T07:51:00Z">
                  <w:rPr>
                    <w:rFonts w:ascii="Times New Roman" w:eastAsia="Times New Roman" w:hAnsi="Times New Roman"/>
                    <w:spacing w:val="-1"/>
                  </w:rPr>
                </w:rPrChange>
              </w:rPr>
              <w:t>Índice do campo</w:t>
            </w:r>
          </w:p>
        </w:tc>
        <w:tc>
          <w:tcPr>
            <w:tcW w:w="992" w:type="dxa"/>
            <w:shd w:val="clear" w:color="auto" w:fill="44546A" w:themeFill="text2"/>
            <w:hideMark/>
          </w:tcPr>
          <w:p w14:paraId="2296DE0B" w14:textId="77777777" w:rsidR="003F3EDE" w:rsidRPr="001A2728"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pacing w:val="-1"/>
                <w:sz w:val="20"/>
                <w:szCs w:val="20"/>
                <w:rPrChange w:id="2130" w:author="Adelino Naquarta Sepalanga Domingos" w:date="2025-03-05T08:51:00Z" w16du:dateUtc="2025-03-05T07:51:00Z">
                  <w:rPr>
                    <w:rFonts w:ascii="Times New Roman" w:eastAsia="Times New Roman" w:hAnsi="Times New Roman"/>
                    <w:b w:val="0"/>
                    <w:bCs w:val="0"/>
                    <w:spacing w:val="-1"/>
                  </w:rPr>
                </w:rPrChange>
              </w:rPr>
            </w:pPr>
            <w:r w:rsidRPr="001A2728">
              <w:rPr>
                <w:rFonts w:ascii="Arial" w:eastAsia="Times New Roman" w:hAnsi="Arial" w:cs="Arial"/>
                <w:spacing w:val="-1"/>
                <w:sz w:val="20"/>
                <w:szCs w:val="20"/>
                <w:rPrChange w:id="2131" w:author="Adelino Naquarta Sepalanga Domingos" w:date="2025-03-05T08:51:00Z" w16du:dateUtc="2025-03-05T07:51:00Z">
                  <w:rPr>
                    <w:rFonts w:ascii="Times New Roman" w:eastAsia="Times New Roman" w:hAnsi="Times New Roman"/>
                    <w:spacing w:val="-1"/>
                  </w:rPr>
                </w:rPrChange>
              </w:rPr>
              <w:t>Obrigatório</w:t>
            </w:r>
          </w:p>
        </w:tc>
        <w:tc>
          <w:tcPr>
            <w:tcW w:w="3544" w:type="dxa"/>
            <w:shd w:val="clear" w:color="auto" w:fill="44546A" w:themeFill="text2"/>
            <w:hideMark/>
          </w:tcPr>
          <w:p w14:paraId="10D10C23" w14:textId="77777777" w:rsidR="003F3EDE" w:rsidRPr="001A2728"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pacing w:val="-1"/>
                <w:sz w:val="20"/>
                <w:szCs w:val="20"/>
                <w:rPrChange w:id="2132" w:author="Adelino Naquarta Sepalanga Domingos" w:date="2025-03-05T08:51:00Z" w16du:dateUtc="2025-03-05T07:51:00Z">
                  <w:rPr>
                    <w:rFonts w:ascii="Times New Roman" w:eastAsia="Times New Roman" w:hAnsi="Times New Roman"/>
                    <w:b w:val="0"/>
                    <w:bCs w:val="0"/>
                    <w:spacing w:val="-1"/>
                  </w:rPr>
                </w:rPrChange>
              </w:rPr>
            </w:pPr>
            <w:r w:rsidRPr="001A2728">
              <w:rPr>
                <w:rFonts w:ascii="Arial" w:eastAsia="Times New Roman" w:hAnsi="Arial" w:cs="Arial"/>
                <w:spacing w:val="-1"/>
                <w:sz w:val="20"/>
                <w:szCs w:val="20"/>
                <w:rPrChange w:id="2133" w:author="Adelino Naquarta Sepalanga Domingos" w:date="2025-03-05T08:51:00Z" w16du:dateUtc="2025-03-05T07:51:00Z">
                  <w:rPr>
                    <w:rFonts w:ascii="Times New Roman" w:eastAsia="Times New Roman" w:hAnsi="Times New Roman"/>
                    <w:spacing w:val="-1"/>
                  </w:rPr>
                </w:rPrChange>
              </w:rPr>
              <w:t>Nome do campo</w:t>
            </w:r>
          </w:p>
        </w:tc>
        <w:tc>
          <w:tcPr>
            <w:tcW w:w="3685" w:type="dxa"/>
            <w:shd w:val="clear" w:color="auto" w:fill="44546A" w:themeFill="text2"/>
            <w:hideMark/>
          </w:tcPr>
          <w:p w14:paraId="3ECB60C6" w14:textId="77777777" w:rsidR="003F3EDE" w:rsidRPr="001A2728"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pacing w:val="-1"/>
                <w:sz w:val="20"/>
                <w:szCs w:val="20"/>
                <w:rPrChange w:id="2134" w:author="Adelino Naquarta Sepalanga Domingos" w:date="2025-03-05T08:51:00Z" w16du:dateUtc="2025-03-05T07:51:00Z">
                  <w:rPr>
                    <w:rFonts w:ascii="Times New Roman" w:eastAsia="Times New Roman" w:hAnsi="Times New Roman"/>
                    <w:b w:val="0"/>
                    <w:bCs w:val="0"/>
                    <w:spacing w:val="-1"/>
                  </w:rPr>
                </w:rPrChange>
              </w:rPr>
            </w:pPr>
            <w:r w:rsidRPr="001A2728">
              <w:rPr>
                <w:rFonts w:ascii="Arial" w:eastAsia="Times New Roman" w:hAnsi="Arial" w:cs="Arial"/>
                <w:spacing w:val="-1"/>
                <w:sz w:val="20"/>
                <w:szCs w:val="20"/>
                <w:rPrChange w:id="2135" w:author="Adelino Naquarta Sepalanga Domingos" w:date="2025-03-05T08:51:00Z" w16du:dateUtc="2025-03-05T07:51:00Z">
                  <w:rPr>
                    <w:rFonts w:ascii="Times New Roman" w:eastAsia="Times New Roman" w:hAnsi="Times New Roman"/>
                    <w:spacing w:val="-1"/>
                  </w:rPr>
                </w:rPrChange>
              </w:rPr>
              <w:t>Notas técnicas</w:t>
            </w:r>
          </w:p>
        </w:tc>
        <w:tc>
          <w:tcPr>
            <w:tcW w:w="1276" w:type="dxa"/>
            <w:shd w:val="clear" w:color="auto" w:fill="44546A" w:themeFill="text2"/>
            <w:hideMark/>
          </w:tcPr>
          <w:p w14:paraId="1B4C5F67" w14:textId="77777777" w:rsidR="003F3EDE" w:rsidRPr="001A2728"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pacing w:val="-1"/>
                <w:sz w:val="20"/>
                <w:szCs w:val="20"/>
                <w:rPrChange w:id="2136" w:author="Adelino Naquarta Sepalanga Domingos" w:date="2025-03-05T08:51:00Z" w16du:dateUtc="2025-03-05T07:51:00Z">
                  <w:rPr>
                    <w:rFonts w:ascii="Times New Roman" w:eastAsia="Times New Roman" w:hAnsi="Times New Roman"/>
                    <w:b w:val="0"/>
                    <w:bCs w:val="0"/>
                    <w:spacing w:val="-1"/>
                  </w:rPr>
                </w:rPrChange>
              </w:rPr>
            </w:pPr>
            <w:r w:rsidRPr="001A2728">
              <w:rPr>
                <w:rFonts w:ascii="Arial" w:eastAsia="Times New Roman" w:hAnsi="Arial" w:cs="Arial"/>
                <w:spacing w:val="-1"/>
                <w:sz w:val="20"/>
                <w:szCs w:val="20"/>
                <w:rPrChange w:id="2137" w:author="Adelino Naquarta Sepalanga Domingos" w:date="2025-03-05T08:51:00Z" w16du:dateUtc="2025-03-05T07:51:00Z">
                  <w:rPr>
                    <w:rFonts w:ascii="Times New Roman" w:eastAsia="Times New Roman" w:hAnsi="Times New Roman"/>
                    <w:spacing w:val="-1"/>
                  </w:rPr>
                </w:rPrChange>
              </w:rPr>
              <w:t>Formato</w:t>
            </w:r>
          </w:p>
        </w:tc>
      </w:tr>
      <w:tr w:rsidR="001567B5" w:rsidRPr="001A2728" w14:paraId="0D77D014" w14:textId="77777777" w:rsidTr="003E6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58E83467" w14:textId="0E0D1341" w:rsidR="001567B5" w:rsidRPr="001A2728" w:rsidRDefault="001567B5" w:rsidP="001567B5">
            <w:pPr>
              <w:widowControl w:val="0"/>
              <w:jc w:val="center"/>
              <w:rPr>
                <w:rFonts w:ascii="Arial" w:eastAsia="Times New Roman" w:hAnsi="Arial" w:cs="Arial"/>
                <w:spacing w:val="-1"/>
                <w:sz w:val="20"/>
                <w:szCs w:val="20"/>
                <w:rPrChange w:id="2138"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39" w:author="Adelino Naquarta Sepalanga Domingos" w:date="2025-03-05T08:51:00Z" w16du:dateUtc="2025-03-05T07:51:00Z">
                  <w:rPr>
                    <w:rFonts w:ascii="Times New Roman" w:eastAsia="Times New Roman" w:hAnsi="Times New Roman"/>
                    <w:spacing w:val="-1"/>
                    <w:highlight w:val="yellow"/>
                  </w:rPr>
                </w:rPrChange>
              </w:rPr>
              <w:t>0</w:t>
            </w:r>
          </w:p>
        </w:tc>
        <w:tc>
          <w:tcPr>
            <w:tcW w:w="992" w:type="dxa"/>
          </w:tcPr>
          <w:p w14:paraId="5F2F36B2" w14:textId="77777777"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40"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41" w:author="Adelino Naquarta Sepalanga Domingos" w:date="2025-03-05T08:51:00Z" w16du:dateUtc="2025-03-05T07:51:00Z">
                  <w:rPr>
                    <w:rFonts w:ascii="Times New Roman" w:eastAsia="Times New Roman" w:hAnsi="Times New Roman"/>
                    <w:spacing w:val="-1"/>
                    <w:highlight w:val="yellow"/>
                  </w:rPr>
                </w:rPrChange>
              </w:rPr>
              <w:t>*</w:t>
            </w:r>
          </w:p>
        </w:tc>
        <w:tc>
          <w:tcPr>
            <w:tcW w:w="3544" w:type="dxa"/>
          </w:tcPr>
          <w:p w14:paraId="31523E5B" w14:textId="77777777" w:rsidR="001567B5" w:rsidRPr="001A2728" w:rsidRDefault="001567B5"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42"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43" w:author="Adelino Naquarta Sepalanga Domingos" w:date="2025-03-05T08:51:00Z" w16du:dateUtc="2025-03-05T07:51:00Z">
                  <w:rPr>
                    <w:rFonts w:ascii="Times New Roman" w:eastAsia="Times New Roman" w:hAnsi="Times New Roman"/>
                    <w:spacing w:val="-1"/>
                  </w:rPr>
                </w:rPrChange>
              </w:rPr>
              <w:t xml:space="preserve">Método de custeio </w:t>
            </w:r>
          </w:p>
        </w:tc>
        <w:tc>
          <w:tcPr>
            <w:tcW w:w="3685" w:type="dxa"/>
          </w:tcPr>
          <w:p w14:paraId="49EE7B1D" w14:textId="77777777" w:rsidR="001567B5" w:rsidRPr="001A2728" w:rsidRDefault="001567B5"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44"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45" w:author="Adelino Naquarta Sepalanga Domingos" w:date="2025-03-05T08:51:00Z" w16du:dateUtc="2025-03-05T07:51:00Z">
                  <w:rPr>
                    <w:rFonts w:ascii="Times New Roman" w:eastAsia="Times New Roman" w:hAnsi="Times New Roman"/>
                    <w:spacing w:val="-1"/>
                  </w:rPr>
                </w:rPrChange>
              </w:rPr>
              <w:t>Indicar o método de custeio da empresa</w:t>
            </w:r>
            <w:r w:rsidR="003E6082" w:rsidRPr="001A2728">
              <w:rPr>
                <w:rFonts w:ascii="Arial" w:eastAsia="Times New Roman" w:hAnsi="Arial" w:cs="Arial"/>
                <w:spacing w:val="-1"/>
                <w:sz w:val="20"/>
                <w:szCs w:val="20"/>
                <w:rPrChange w:id="2146" w:author="Adelino Naquarta Sepalanga Domingos" w:date="2025-03-05T08:51:00Z" w16du:dateUtc="2025-03-05T07:51:00Z">
                  <w:rPr>
                    <w:rFonts w:ascii="Times New Roman" w:eastAsia="Times New Roman" w:hAnsi="Times New Roman"/>
                    <w:spacing w:val="-1"/>
                  </w:rPr>
                </w:rPrChange>
              </w:rPr>
              <w:t>.</w:t>
            </w:r>
          </w:p>
          <w:p w14:paraId="5CF5EBB6" w14:textId="77777777" w:rsidR="003E6082" w:rsidRPr="001A2728" w:rsidRDefault="003E6082" w:rsidP="003E6082">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47"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48" w:author="Adelino Naquarta Sepalanga Domingos" w:date="2025-03-05T08:51:00Z" w16du:dateUtc="2025-03-05T07:51:00Z">
                  <w:rPr>
                    <w:rFonts w:ascii="Times New Roman" w:eastAsia="Times New Roman" w:hAnsi="Times New Roman"/>
                    <w:spacing w:val="-1"/>
                  </w:rPr>
                </w:rPrChange>
              </w:rPr>
              <w:t>Deve ser preenchido com uma das seguintes letras:</w:t>
            </w:r>
          </w:p>
          <w:p w14:paraId="3B2EEDEB" w14:textId="4F04BF28" w:rsidR="003E6082" w:rsidRPr="001A2728" w:rsidRDefault="003E6082"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49" w:author="Adelino Naquarta Sepalanga Domingos" w:date="2025-03-05T08:51:00Z" w16du:dateUtc="2025-03-05T07:51:00Z">
                  <w:rPr>
                    <w:rFonts w:ascii="Times New Roman" w:eastAsia="Times New Roman" w:hAnsi="Times New Roman"/>
                    <w:spacing w:val="-1"/>
                  </w:rPr>
                </w:rPrChange>
              </w:rPr>
            </w:pPr>
          </w:p>
        </w:tc>
        <w:tc>
          <w:tcPr>
            <w:tcW w:w="1276" w:type="dxa"/>
          </w:tcPr>
          <w:p w14:paraId="126A2771" w14:textId="409A7117"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50" w:author="Adelino Naquarta Sepalanga Domingos" w:date="2025-03-05T08:51:00Z" w16du:dateUtc="2025-03-05T07:51:00Z">
                  <w:rPr>
                    <w:rFonts w:ascii="Times New Roman" w:eastAsia="Times New Roman" w:hAnsi="Times New Roman"/>
                    <w:spacing w:val="-1"/>
                  </w:rPr>
                </w:rPrChange>
              </w:rPr>
            </w:pPr>
            <w:proofErr w:type="spellStart"/>
            <w:r w:rsidRPr="001A2728">
              <w:rPr>
                <w:rFonts w:ascii="Arial" w:eastAsia="SimSun" w:hAnsi="Arial" w:cs="Arial"/>
                <w:kern w:val="2"/>
                <w:sz w:val="20"/>
                <w:szCs w:val="20"/>
                <w:lang w:eastAsia="zh-CN"/>
                <w:rPrChange w:id="2151" w:author="Adelino Naquarta Sepalanga Domingos" w:date="2025-03-05T08:51:00Z" w16du:dateUtc="2025-03-05T07:51:00Z">
                  <w:rPr>
                    <w:rFonts w:ascii="Times New Roman" w:eastAsia="SimSun" w:hAnsi="Times New Roman" w:cs="Times New Roman"/>
                    <w:kern w:val="2"/>
                    <w:sz w:val="21"/>
                    <w:szCs w:val="24"/>
                    <w:highlight w:val="yellow"/>
                    <w:lang w:eastAsia="zh-CN"/>
                  </w:rPr>
                </w:rPrChange>
              </w:rPr>
              <w:t>String</w:t>
            </w:r>
            <w:proofErr w:type="spellEnd"/>
          </w:p>
        </w:tc>
      </w:tr>
      <w:tr w:rsidR="001567B5" w:rsidRPr="001A2728" w14:paraId="4F7E7A1D" w14:textId="77777777" w:rsidTr="00B61C3D">
        <w:trPr>
          <w:trHeight w:val="2957"/>
        </w:trPr>
        <w:tc>
          <w:tcPr>
            <w:cnfStyle w:val="001000000000" w:firstRow="0" w:lastRow="0" w:firstColumn="1" w:lastColumn="0" w:oddVBand="0" w:evenVBand="0" w:oddHBand="0" w:evenHBand="0" w:firstRowFirstColumn="0" w:firstRowLastColumn="0" w:lastRowFirstColumn="0" w:lastRowLastColumn="0"/>
            <w:tcW w:w="1135" w:type="dxa"/>
          </w:tcPr>
          <w:p w14:paraId="558CBCD8" w14:textId="77777777" w:rsidR="001567B5" w:rsidRPr="001A2728" w:rsidRDefault="001567B5" w:rsidP="001567B5">
            <w:pPr>
              <w:widowControl w:val="0"/>
              <w:jc w:val="center"/>
              <w:rPr>
                <w:rFonts w:ascii="Arial" w:eastAsia="Times New Roman" w:hAnsi="Arial" w:cs="Arial"/>
                <w:spacing w:val="-1"/>
                <w:sz w:val="20"/>
                <w:szCs w:val="20"/>
                <w:rPrChange w:id="2152" w:author="Adelino Naquarta Sepalanga Domingos" w:date="2025-03-05T08:51:00Z" w16du:dateUtc="2025-03-05T07:51:00Z">
                  <w:rPr>
                    <w:rFonts w:ascii="Times New Roman" w:eastAsia="Times New Roman" w:hAnsi="Times New Roman"/>
                    <w:spacing w:val="-1"/>
                    <w:highlight w:val="yellow"/>
                  </w:rPr>
                </w:rPrChange>
              </w:rPr>
            </w:pPr>
          </w:p>
          <w:p w14:paraId="13357F37" w14:textId="77777777" w:rsidR="001567B5" w:rsidRPr="001A2728" w:rsidRDefault="001567B5" w:rsidP="001567B5">
            <w:pPr>
              <w:widowControl w:val="0"/>
              <w:jc w:val="center"/>
              <w:rPr>
                <w:rFonts w:ascii="Arial" w:eastAsia="Times New Roman" w:hAnsi="Arial" w:cs="Arial"/>
                <w:spacing w:val="-1"/>
                <w:sz w:val="20"/>
                <w:szCs w:val="20"/>
                <w:rPrChange w:id="2153"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54" w:author="Adelino Naquarta Sepalanga Domingos" w:date="2025-03-05T08:51:00Z" w16du:dateUtc="2025-03-05T07:51:00Z">
                  <w:rPr>
                    <w:rFonts w:ascii="Times New Roman" w:eastAsia="Times New Roman" w:hAnsi="Times New Roman"/>
                    <w:spacing w:val="-1"/>
                    <w:highlight w:val="yellow"/>
                  </w:rPr>
                </w:rPrChange>
              </w:rPr>
              <w:t>1</w:t>
            </w:r>
          </w:p>
        </w:tc>
        <w:tc>
          <w:tcPr>
            <w:tcW w:w="992" w:type="dxa"/>
          </w:tcPr>
          <w:p w14:paraId="065E252B" w14:textId="77777777" w:rsidR="001567B5" w:rsidRPr="001A2728" w:rsidRDefault="001567B5" w:rsidP="001567B5">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55" w:author="Adelino Naquarta Sepalanga Domingos" w:date="2025-03-05T08:51:00Z" w16du:dateUtc="2025-03-05T07:51:00Z">
                  <w:rPr>
                    <w:rFonts w:ascii="Times New Roman" w:eastAsia="Times New Roman" w:hAnsi="Times New Roman"/>
                    <w:spacing w:val="-1"/>
                    <w:highlight w:val="yellow"/>
                  </w:rPr>
                </w:rPrChange>
              </w:rPr>
            </w:pPr>
          </w:p>
          <w:p w14:paraId="64C4A156" w14:textId="77777777" w:rsidR="001567B5" w:rsidRPr="001A2728" w:rsidRDefault="001567B5" w:rsidP="001567B5">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56"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57" w:author="Adelino Naquarta Sepalanga Domingos" w:date="2025-03-05T08:51:00Z" w16du:dateUtc="2025-03-05T07:51:00Z">
                  <w:rPr>
                    <w:rFonts w:ascii="Times New Roman" w:eastAsia="Times New Roman" w:hAnsi="Times New Roman"/>
                    <w:spacing w:val="-1"/>
                    <w:highlight w:val="yellow"/>
                  </w:rPr>
                </w:rPrChange>
              </w:rPr>
              <w:t>*</w:t>
            </w:r>
          </w:p>
        </w:tc>
        <w:tc>
          <w:tcPr>
            <w:tcW w:w="3544" w:type="dxa"/>
          </w:tcPr>
          <w:p w14:paraId="666E3B5A" w14:textId="77777777" w:rsidR="001567B5" w:rsidRPr="001A2728" w:rsidRDefault="001567B5" w:rsidP="001567B5">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58" w:author="Adelino Naquarta Sepalanga Domingos" w:date="2025-03-05T08:51:00Z" w16du:dateUtc="2025-03-05T07:51:00Z">
                  <w:rPr>
                    <w:rFonts w:ascii="Times New Roman" w:eastAsia="Times New Roman" w:hAnsi="Times New Roman"/>
                    <w:spacing w:val="-1"/>
                    <w:highlight w:val="yellow"/>
                  </w:rPr>
                </w:rPrChange>
              </w:rPr>
            </w:pPr>
          </w:p>
          <w:p w14:paraId="2DE7E71B" w14:textId="77777777" w:rsidR="001567B5" w:rsidRPr="001A2728" w:rsidRDefault="001567B5" w:rsidP="001567B5">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59"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60" w:author="Adelino Naquarta Sepalanga Domingos" w:date="2025-03-05T08:51:00Z" w16du:dateUtc="2025-03-05T07:51:00Z">
                  <w:rPr>
                    <w:rFonts w:ascii="Times New Roman" w:eastAsia="Times New Roman" w:hAnsi="Times New Roman"/>
                    <w:spacing w:val="-1"/>
                    <w:highlight w:val="yellow"/>
                  </w:rPr>
                </w:rPrChange>
              </w:rPr>
              <w:t>Tipo de produto (</w:t>
            </w:r>
            <w:proofErr w:type="spellStart"/>
            <w:proofErr w:type="gramStart"/>
            <w:r w:rsidRPr="001A2728">
              <w:rPr>
                <w:rFonts w:ascii="Arial" w:eastAsia="Times New Roman" w:hAnsi="Arial" w:cs="Arial"/>
                <w:spacing w:val="-1"/>
                <w:sz w:val="20"/>
                <w:szCs w:val="20"/>
                <w:rPrChange w:id="2161" w:author="Adelino Naquarta Sepalanga Domingos" w:date="2025-03-05T08:51:00Z" w16du:dateUtc="2025-03-05T07:51:00Z">
                  <w:rPr>
                    <w:rFonts w:ascii="Times New Roman" w:eastAsia="Times New Roman" w:hAnsi="Times New Roman"/>
                    <w:spacing w:val="-1"/>
                    <w:highlight w:val="yellow"/>
                  </w:rPr>
                </w:rPrChange>
              </w:rPr>
              <w:t>Product</w:t>
            </w:r>
            <w:proofErr w:type="spellEnd"/>
            <w:r w:rsidRPr="001A2728">
              <w:rPr>
                <w:rFonts w:ascii="Arial" w:eastAsia="Times New Roman" w:hAnsi="Arial" w:cs="Arial"/>
                <w:spacing w:val="-1"/>
                <w:sz w:val="20"/>
                <w:szCs w:val="20"/>
                <w:rPrChange w:id="2162" w:author="Adelino Naquarta Sepalanga Domingos" w:date="2025-03-05T08:51:00Z" w16du:dateUtc="2025-03-05T07:51:00Z">
                  <w:rPr>
                    <w:rFonts w:ascii="Times New Roman" w:eastAsia="Times New Roman" w:hAnsi="Times New Roman"/>
                    <w:spacing w:val="-1"/>
                    <w:highlight w:val="yellow"/>
                  </w:rPr>
                </w:rPrChange>
              </w:rPr>
              <w:t xml:space="preserve"> )</w:t>
            </w:r>
            <w:proofErr w:type="gramEnd"/>
          </w:p>
        </w:tc>
        <w:tc>
          <w:tcPr>
            <w:tcW w:w="3685" w:type="dxa"/>
          </w:tcPr>
          <w:p w14:paraId="6AF35430" w14:textId="77777777" w:rsidR="003E6082"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63"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64" w:author="Adelino Naquarta Sepalanga Domingos" w:date="2025-03-05T08:51:00Z" w16du:dateUtc="2025-03-05T07:51:00Z">
                  <w:rPr>
                    <w:rFonts w:ascii="Times New Roman" w:eastAsia="Times New Roman" w:hAnsi="Times New Roman"/>
                    <w:spacing w:val="-1"/>
                  </w:rPr>
                </w:rPrChange>
              </w:rPr>
              <w:t xml:space="preserve">Descrição: Identificador do tipo de produto. </w:t>
            </w:r>
          </w:p>
          <w:p w14:paraId="367627A3" w14:textId="223BCB4F" w:rsidR="00A72E9C"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65"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66" w:author="Adelino Naquarta Sepalanga Domingos" w:date="2025-03-05T08:51:00Z" w16du:dateUtc="2025-03-05T07:51:00Z">
                  <w:rPr>
                    <w:rFonts w:ascii="Times New Roman" w:eastAsia="Times New Roman" w:hAnsi="Times New Roman"/>
                    <w:spacing w:val="-1"/>
                  </w:rPr>
                </w:rPrChange>
              </w:rPr>
              <w:t>Deve ser preenchido com uma das seguintes letras:</w:t>
            </w:r>
          </w:p>
          <w:p w14:paraId="6DDB7101" w14:textId="721DB575" w:rsidR="00A72E9C"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67"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68" w:author="Adelino Naquarta Sepalanga Domingos" w:date="2025-03-05T08:51:00Z" w16du:dateUtc="2025-03-05T07:51:00Z">
                  <w:rPr>
                    <w:rFonts w:ascii="Times New Roman" w:eastAsia="Times New Roman" w:hAnsi="Times New Roman"/>
                    <w:spacing w:val="-1"/>
                  </w:rPr>
                </w:rPrChange>
              </w:rPr>
              <w:t>M – Mercadorias</w:t>
            </w:r>
          </w:p>
          <w:p w14:paraId="168B1692" w14:textId="1556F048" w:rsidR="00A72E9C"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69"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70" w:author="Adelino Naquarta Sepalanga Domingos" w:date="2025-03-05T08:51:00Z" w16du:dateUtc="2025-03-05T07:51:00Z">
                  <w:rPr>
                    <w:rFonts w:ascii="Times New Roman" w:eastAsia="Times New Roman" w:hAnsi="Times New Roman"/>
                    <w:spacing w:val="-1"/>
                  </w:rPr>
                </w:rPrChange>
              </w:rPr>
              <w:t>P – Matérias-primas, subsidiárias e de consumo</w:t>
            </w:r>
          </w:p>
          <w:p w14:paraId="70EDA565" w14:textId="1158EE54" w:rsidR="00A72E9C"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71"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72" w:author="Adelino Naquarta Sepalanga Domingos" w:date="2025-03-05T08:51:00Z" w16du:dateUtc="2025-03-05T07:51:00Z">
                  <w:rPr>
                    <w:rFonts w:ascii="Times New Roman" w:eastAsia="Times New Roman" w:hAnsi="Times New Roman"/>
                    <w:spacing w:val="-1"/>
                  </w:rPr>
                </w:rPrChange>
              </w:rPr>
              <w:t xml:space="preserve">A – </w:t>
            </w:r>
            <w:r w:rsidR="003E6082" w:rsidRPr="001A2728">
              <w:rPr>
                <w:rFonts w:ascii="Arial" w:eastAsia="Times New Roman" w:hAnsi="Arial" w:cs="Arial"/>
                <w:spacing w:val="-1"/>
                <w:sz w:val="20"/>
                <w:szCs w:val="20"/>
                <w:rPrChange w:id="2173" w:author="Adelino Naquarta Sepalanga Domingos" w:date="2025-03-05T08:51:00Z" w16du:dateUtc="2025-03-05T07:51:00Z">
                  <w:rPr>
                    <w:rFonts w:ascii="Times New Roman" w:eastAsia="Times New Roman" w:hAnsi="Times New Roman"/>
                    <w:spacing w:val="-1"/>
                  </w:rPr>
                </w:rPrChange>
              </w:rPr>
              <w:t>Produtos</w:t>
            </w:r>
            <w:r w:rsidRPr="001A2728">
              <w:rPr>
                <w:rFonts w:ascii="Arial" w:eastAsia="Times New Roman" w:hAnsi="Arial" w:cs="Arial"/>
                <w:spacing w:val="-1"/>
                <w:sz w:val="20"/>
                <w:szCs w:val="20"/>
                <w:rPrChange w:id="2174" w:author="Adelino Naquarta Sepalanga Domingos" w:date="2025-03-05T08:51:00Z" w16du:dateUtc="2025-03-05T07:51:00Z">
                  <w:rPr>
                    <w:rFonts w:ascii="Times New Roman" w:eastAsia="Times New Roman" w:hAnsi="Times New Roman"/>
                    <w:spacing w:val="-1"/>
                  </w:rPr>
                </w:rPrChange>
              </w:rPr>
              <w:t xml:space="preserve"> acabados e intermédios</w:t>
            </w:r>
          </w:p>
          <w:p w14:paraId="67EF0308" w14:textId="77777777" w:rsidR="00A72E9C"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75"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76" w:author="Adelino Naquarta Sepalanga Domingos" w:date="2025-03-05T08:51:00Z" w16du:dateUtc="2025-03-05T07:51:00Z">
                  <w:rPr>
                    <w:rFonts w:ascii="Times New Roman" w:eastAsia="Times New Roman" w:hAnsi="Times New Roman"/>
                    <w:spacing w:val="-1"/>
                  </w:rPr>
                </w:rPrChange>
              </w:rPr>
              <w:t>S – subprodutos, desperdícios e refugos</w:t>
            </w:r>
          </w:p>
          <w:p w14:paraId="5754471C" w14:textId="77777777" w:rsidR="00A72E9C"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77"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78" w:author="Adelino Naquarta Sepalanga Domingos" w:date="2025-03-05T08:51:00Z" w16du:dateUtc="2025-03-05T07:51:00Z">
                  <w:rPr>
                    <w:rFonts w:ascii="Times New Roman" w:eastAsia="Times New Roman" w:hAnsi="Times New Roman"/>
                    <w:spacing w:val="-1"/>
                  </w:rPr>
                </w:rPrChange>
              </w:rPr>
              <w:t>T – produtos e trabalhos em curso</w:t>
            </w:r>
          </w:p>
          <w:p w14:paraId="3499B081" w14:textId="0506D2A0" w:rsidR="001567B5"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79"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80" w:author="Adelino Naquarta Sepalanga Domingos" w:date="2025-03-05T08:51:00Z" w16du:dateUtc="2025-03-05T07:51:00Z">
                  <w:rPr>
                    <w:rFonts w:ascii="Times New Roman" w:eastAsia="Times New Roman" w:hAnsi="Times New Roman"/>
                    <w:spacing w:val="-1"/>
                  </w:rPr>
                </w:rPrChange>
              </w:rPr>
              <w:t xml:space="preserve">B – </w:t>
            </w:r>
            <w:r w:rsidR="003E6082" w:rsidRPr="001A2728">
              <w:rPr>
                <w:rFonts w:ascii="Arial" w:eastAsia="Times New Roman" w:hAnsi="Arial" w:cs="Arial"/>
                <w:spacing w:val="-1"/>
                <w:sz w:val="20"/>
                <w:szCs w:val="20"/>
                <w:rPrChange w:id="2181" w:author="Adelino Naquarta Sepalanga Domingos" w:date="2025-03-05T08:51:00Z" w16du:dateUtc="2025-03-05T07:51:00Z">
                  <w:rPr>
                    <w:rFonts w:ascii="Times New Roman" w:eastAsia="Times New Roman" w:hAnsi="Times New Roman"/>
                    <w:spacing w:val="-1"/>
                  </w:rPr>
                </w:rPrChange>
              </w:rPr>
              <w:t>Activos</w:t>
            </w:r>
            <w:r w:rsidRPr="001A2728">
              <w:rPr>
                <w:rFonts w:ascii="Arial" w:eastAsia="Times New Roman" w:hAnsi="Arial" w:cs="Arial"/>
                <w:spacing w:val="-1"/>
                <w:sz w:val="20"/>
                <w:szCs w:val="20"/>
                <w:rPrChange w:id="2182" w:author="Adelino Naquarta Sepalanga Domingos" w:date="2025-03-05T08:51:00Z" w16du:dateUtc="2025-03-05T07:51:00Z">
                  <w:rPr>
                    <w:rFonts w:ascii="Times New Roman" w:eastAsia="Times New Roman" w:hAnsi="Times New Roman"/>
                    <w:spacing w:val="-1"/>
                  </w:rPr>
                </w:rPrChange>
              </w:rPr>
              <w:t xml:space="preserve"> biológicos</w:t>
            </w:r>
          </w:p>
        </w:tc>
        <w:tc>
          <w:tcPr>
            <w:tcW w:w="1276" w:type="dxa"/>
          </w:tcPr>
          <w:p w14:paraId="07151976" w14:textId="7FF14363" w:rsidR="001567B5" w:rsidRPr="001A2728" w:rsidRDefault="001567B5" w:rsidP="001567B5">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83" w:author="Adelino Naquarta Sepalanga Domingos" w:date="2025-03-05T08:51:00Z" w16du:dateUtc="2025-03-05T07:51:00Z">
                  <w:rPr>
                    <w:rFonts w:ascii="Times New Roman" w:eastAsia="Times New Roman" w:hAnsi="Times New Roman"/>
                    <w:spacing w:val="-1"/>
                    <w:highlight w:val="yellow"/>
                  </w:rPr>
                </w:rPrChange>
              </w:rPr>
            </w:pPr>
            <w:proofErr w:type="spellStart"/>
            <w:r w:rsidRPr="001A2728">
              <w:rPr>
                <w:rFonts w:ascii="Arial" w:eastAsia="SimSun" w:hAnsi="Arial" w:cs="Arial"/>
                <w:kern w:val="2"/>
                <w:sz w:val="20"/>
                <w:szCs w:val="20"/>
                <w:lang w:eastAsia="zh-CN"/>
                <w:rPrChange w:id="2184" w:author="Adelino Naquarta Sepalanga Domingos" w:date="2025-03-05T08:51:00Z" w16du:dateUtc="2025-03-05T07:51:00Z">
                  <w:rPr>
                    <w:rFonts w:ascii="Times New Roman" w:eastAsia="SimSun" w:hAnsi="Times New Roman" w:cs="Times New Roman"/>
                    <w:kern w:val="2"/>
                    <w:sz w:val="21"/>
                    <w:szCs w:val="24"/>
                    <w:highlight w:val="yellow"/>
                    <w:lang w:eastAsia="zh-CN"/>
                  </w:rPr>
                </w:rPrChange>
              </w:rPr>
              <w:t>String</w:t>
            </w:r>
            <w:proofErr w:type="spellEnd"/>
          </w:p>
        </w:tc>
      </w:tr>
      <w:tr w:rsidR="001567B5" w:rsidRPr="001A2728" w14:paraId="4C4B494A" w14:textId="77777777" w:rsidTr="003E6082">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1135" w:type="dxa"/>
          </w:tcPr>
          <w:p w14:paraId="421F97DB" w14:textId="77777777" w:rsidR="001567B5" w:rsidRPr="001A2728" w:rsidRDefault="001567B5" w:rsidP="001567B5">
            <w:pPr>
              <w:widowControl w:val="0"/>
              <w:jc w:val="center"/>
              <w:rPr>
                <w:rFonts w:ascii="Arial" w:eastAsia="Times New Roman" w:hAnsi="Arial" w:cs="Arial"/>
                <w:spacing w:val="-1"/>
                <w:sz w:val="20"/>
                <w:szCs w:val="20"/>
                <w:rPrChange w:id="2185" w:author="Adelino Naquarta Sepalanga Domingos" w:date="2025-03-05T08:51:00Z" w16du:dateUtc="2025-03-05T07:51:00Z">
                  <w:rPr>
                    <w:rFonts w:ascii="Times New Roman" w:eastAsia="Times New Roman" w:hAnsi="Times New Roman"/>
                    <w:spacing w:val="-1"/>
                    <w:highlight w:val="yellow"/>
                  </w:rPr>
                </w:rPrChange>
              </w:rPr>
            </w:pPr>
          </w:p>
          <w:p w14:paraId="511186EC" w14:textId="77777777" w:rsidR="001567B5" w:rsidRPr="001A2728" w:rsidRDefault="001567B5" w:rsidP="001567B5">
            <w:pPr>
              <w:widowControl w:val="0"/>
              <w:jc w:val="center"/>
              <w:rPr>
                <w:rFonts w:ascii="Arial" w:eastAsia="Times New Roman" w:hAnsi="Arial" w:cs="Arial"/>
                <w:spacing w:val="-1"/>
                <w:sz w:val="20"/>
                <w:szCs w:val="20"/>
                <w:rPrChange w:id="2186"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87" w:author="Adelino Naquarta Sepalanga Domingos" w:date="2025-03-05T08:51:00Z" w16du:dateUtc="2025-03-05T07:51:00Z">
                  <w:rPr>
                    <w:rFonts w:ascii="Times New Roman" w:eastAsia="Times New Roman" w:hAnsi="Times New Roman"/>
                    <w:spacing w:val="-1"/>
                    <w:highlight w:val="yellow"/>
                  </w:rPr>
                </w:rPrChange>
              </w:rPr>
              <w:t>2</w:t>
            </w:r>
          </w:p>
        </w:tc>
        <w:tc>
          <w:tcPr>
            <w:tcW w:w="992" w:type="dxa"/>
          </w:tcPr>
          <w:p w14:paraId="2871E7D3" w14:textId="77777777"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88" w:author="Adelino Naquarta Sepalanga Domingos" w:date="2025-03-05T08:51:00Z" w16du:dateUtc="2025-03-05T07:51:00Z">
                  <w:rPr>
                    <w:rFonts w:ascii="Times New Roman" w:eastAsia="Times New Roman" w:hAnsi="Times New Roman"/>
                    <w:spacing w:val="-1"/>
                    <w:highlight w:val="yellow"/>
                  </w:rPr>
                </w:rPrChange>
              </w:rPr>
            </w:pPr>
          </w:p>
          <w:p w14:paraId="34D74632" w14:textId="77777777"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89"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90" w:author="Adelino Naquarta Sepalanga Domingos" w:date="2025-03-05T08:51:00Z" w16du:dateUtc="2025-03-05T07:51:00Z">
                  <w:rPr>
                    <w:rFonts w:ascii="Times New Roman" w:eastAsia="Times New Roman" w:hAnsi="Times New Roman"/>
                    <w:spacing w:val="-1"/>
                    <w:highlight w:val="yellow"/>
                  </w:rPr>
                </w:rPrChange>
              </w:rPr>
              <w:t>*</w:t>
            </w:r>
          </w:p>
        </w:tc>
        <w:tc>
          <w:tcPr>
            <w:tcW w:w="3544" w:type="dxa"/>
          </w:tcPr>
          <w:p w14:paraId="41ACBD03" w14:textId="77777777" w:rsidR="001567B5" w:rsidRPr="001A2728" w:rsidRDefault="001567B5"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91"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92" w:author="Adelino Naquarta Sepalanga Domingos" w:date="2025-03-05T08:51:00Z" w16du:dateUtc="2025-03-05T07:51:00Z">
                  <w:rPr>
                    <w:rFonts w:ascii="Times New Roman" w:eastAsia="Times New Roman" w:hAnsi="Times New Roman"/>
                    <w:spacing w:val="-1"/>
                    <w:highlight w:val="yellow"/>
                  </w:rPr>
                </w:rPrChange>
              </w:rPr>
              <w:t>Identificador único do produto (</w:t>
            </w:r>
            <w:proofErr w:type="spellStart"/>
            <w:r w:rsidRPr="001A2728">
              <w:rPr>
                <w:rFonts w:ascii="Arial" w:eastAsia="Times New Roman" w:hAnsi="Arial" w:cs="Arial"/>
                <w:spacing w:val="-1"/>
                <w:sz w:val="20"/>
                <w:szCs w:val="20"/>
                <w:rPrChange w:id="2193" w:author="Adelino Naquarta Sepalanga Domingos" w:date="2025-03-05T08:51:00Z" w16du:dateUtc="2025-03-05T07:51:00Z">
                  <w:rPr>
                    <w:rFonts w:ascii="Times New Roman" w:eastAsia="Times New Roman" w:hAnsi="Times New Roman"/>
                    <w:spacing w:val="-1"/>
                    <w:highlight w:val="yellow"/>
                  </w:rPr>
                </w:rPrChange>
              </w:rPr>
              <w:t>ProductCode</w:t>
            </w:r>
            <w:proofErr w:type="spellEnd"/>
            <w:r w:rsidRPr="001A2728">
              <w:rPr>
                <w:rFonts w:ascii="Arial" w:eastAsia="Times New Roman" w:hAnsi="Arial" w:cs="Arial"/>
                <w:spacing w:val="-1"/>
                <w:sz w:val="20"/>
                <w:szCs w:val="20"/>
                <w:rPrChange w:id="2194" w:author="Adelino Naquarta Sepalanga Domingos" w:date="2025-03-05T08:51:00Z" w16du:dateUtc="2025-03-05T07:51:00Z">
                  <w:rPr>
                    <w:rFonts w:ascii="Times New Roman" w:eastAsia="Times New Roman" w:hAnsi="Times New Roman"/>
                    <w:spacing w:val="-1"/>
                    <w:highlight w:val="yellow"/>
                  </w:rPr>
                </w:rPrChange>
              </w:rPr>
              <w:t>)</w:t>
            </w:r>
          </w:p>
        </w:tc>
        <w:tc>
          <w:tcPr>
            <w:tcW w:w="3685" w:type="dxa"/>
          </w:tcPr>
          <w:p w14:paraId="1ADBF58F" w14:textId="69B6AED7" w:rsidR="001567B5" w:rsidRPr="001A2728" w:rsidRDefault="00A72E9C"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95"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96" w:author="Adelino Naquarta Sepalanga Domingos" w:date="2025-03-05T08:51:00Z" w16du:dateUtc="2025-03-05T07:51:00Z">
                  <w:rPr>
                    <w:rFonts w:ascii="Times New Roman" w:eastAsia="Times New Roman" w:hAnsi="Times New Roman"/>
                    <w:spacing w:val="-1"/>
                  </w:rPr>
                </w:rPrChange>
              </w:rPr>
              <w:t>Chave do registo na tabela 2.4. – Tabela de produtos / serviços (</w:t>
            </w:r>
            <w:proofErr w:type="spellStart"/>
            <w:r w:rsidRPr="001A2728">
              <w:rPr>
                <w:rFonts w:ascii="Arial" w:eastAsia="Times New Roman" w:hAnsi="Arial" w:cs="Arial"/>
                <w:spacing w:val="-1"/>
                <w:sz w:val="20"/>
                <w:szCs w:val="20"/>
                <w:rPrChange w:id="2197" w:author="Adelino Naquarta Sepalanga Domingos" w:date="2025-03-05T08:51:00Z" w16du:dateUtc="2025-03-05T07:51:00Z">
                  <w:rPr>
                    <w:rFonts w:ascii="Times New Roman" w:eastAsia="Times New Roman" w:hAnsi="Times New Roman"/>
                    <w:spacing w:val="-1"/>
                  </w:rPr>
                </w:rPrChange>
              </w:rPr>
              <w:t>Product</w:t>
            </w:r>
            <w:proofErr w:type="spellEnd"/>
            <w:r w:rsidRPr="001A2728">
              <w:rPr>
                <w:rFonts w:ascii="Arial" w:eastAsia="Times New Roman" w:hAnsi="Arial" w:cs="Arial"/>
                <w:spacing w:val="-1"/>
                <w:sz w:val="20"/>
                <w:szCs w:val="20"/>
                <w:rPrChange w:id="2198" w:author="Adelino Naquarta Sepalanga Domingos" w:date="2025-03-05T08:51:00Z" w16du:dateUtc="2025-03-05T07:51:00Z">
                  <w:rPr>
                    <w:rFonts w:ascii="Times New Roman" w:eastAsia="Times New Roman" w:hAnsi="Times New Roman"/>
                    <w:spacing w:val="-1"/>
                  </w:rPr>
                </w:rPrChange>
              </w:rPr>
              <w:t>), no campo 2.4.2. – Identificador do produto ou serviço (</w:t>
            </w:r>
            <w:proofErr w:type="spellStart"/>
            <w:r w:rsidRPr="001A2728">
              <w:rPr>
                <w:rFonts w:ascii="Arial" w:eastAsia="Times New Roman" w:hAnsi="Arial" w:cs="Arial"/>
                <w:spacing w:val="-1"/>
                <w:sz w:val="20"/>
                <w:szCs w:val="20"/>
                <w:rPrChange w:id="2199" w:author="Adelino Naquarta Sepalanga Domingos" w:date="2025-03-05T08:51:00Z" w16du:dateUtc="2025-03-05T07:51:00Z">
                  <w:rPr>
                    <w:rFonts w:ascii="Times New Roman" w:eastAsia="Times New Roman" w:hAnsi="Times New Roman"/>
                    <w:spacing w:val="-1"/>
                  </w:rPr>
                </w:rPrChange>
              </w:rPr>
              <w:t>ProductCode</w:t>
            </w:r>
            <w:proofErr w:type="spellEnd"/>
            <w:r w:rsidRPr="001A2728">
              <w:rPr>
                <w:rFonts w:ascii="Arial" w:eastAsia="Times New Roman" w:hAnsi="Arial" w:cs="Arial"/>
                <w:spacing w:val="-1"/>
                <w:sz w:val="20"/>
                <w:szCs w:val="20"/>
                <w:rPrChange w:id="2200" w:author="Adelino Naquarta Sepalanga Domingos" w:date="2025-03-05T08:51:00Z" w16du:dateUtc="2025-03-05T07:51:00Z">
                  <w:rPr>
                    <w:rFonts w:ascii="Times New Roman" w:eastAsia="Times New Roman" w:hAnsi="Times New Roman"/>
                    <w:spacing w:val="-1"/>
                  </w:rPr>
                </w:rPrChange>
              </w:rPr>
              <w:t>).</w:t>
            </w:r>
          </w:p>
        </w:tc>
        <w:tc>
          <w:tcPr>
            <w:tcW w:w="1276" w:type="dxa"/>
          </w:tcPr>
          <w:p w14:paraId="03681DC9" w14:textId="65E37F38"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201" w:author="Adelino Naquarta Sepalanga Domingos" w:date="2025-03-05T08:51:00Z" w16du:dateUtc="2025-03-05T07:51:00Z">
                  <w:rPr>
                    <w:rFonts w:ascii="Times New Roman" w:eastAsia="Times New Roman" w:hAnsi="Times New Roman"/>
                    <w:spacing w:val="-1"/>
                    <w:highlight w:val="yellow"/>
                  </w:rPr>
                </w:rPrChange>
              </w:rPr>
            </w:pPr>
            <w:proofErr w:type="spellStart"/>
            <w:r w:rsidRPr="001A2728">
              <w:rPr>
                <w:rFonts w:ascii="Arial" w:eastAsia="SimSun" w:hAnsi="Arial" w:cs="Arial"/>
                <w:kern w:val="2"/>
                <w:sz w:val="20"/>
                <w:szCs w:val="20"/>
                <w:lang w:eastAsia="zh-CN"/>
                <w:rPrChange w:id="2202" w:author="Adelino Naquarta Sepalanga Domingos" w:date="2025-03-05T08:51:00Z" w16du:dateUtc="2025-03-05T07:51:00Z">
                  <w:rPr>
                    <w:rFonts w:ascii="Times New Roman" w:eastAsia="SimSun" w:hAnsi="Times New Roman" w:cs="Times New Roman"/>
                    <w:kern w:val="2"/>
                    <w:sz w:val="21"/>
                    <w:szCs w:val="24"/>
                    <w:highlight w:val="yellow"/>
                    <w:lang w:eastAsia="zh-CN"/>
                  </w:rPr>
                </w:rPrChange>
              </w:rPr>
              <w:t>String</w:t>
            </w:r>
            <w:proofErr w:type="spellEnd"/>
          </w:p>
        </w:tc>
      </w:tr>
      <w:tr w:rsidR="001567B5" w:rsidRPr="001A2728" w14:paraId="36B0AC48" w14:textId="77777777" w:rsidTr="003E6082">
        <w:trPr>
          <w:trHeight w:val="360"/>
        </w:trPr>
        <w:tc>
          <w:tcPr>
            <w:cnfStyle w:val="001000000000" w:firstRow="0" w:lastRow="0" w:firstColumn="1" w:lastColumn="0" w:oddVBand="0" w:evenVBand="0" w:oddHBand="0" w:evenHBand="0" w:firstRowFirstColumn="0" w:firstRowLastColumn="0" w:lastRowFirstColumn="0" w:lastRowLastColumn="0"/>
            <w:tcW w:w="1135" w:type="dxa"/>
          </w:tcPr>
          <w:p w14:paraId="7F47683B" w14:textId="77777777" w:rsidR="001567B5" w:rsidRPr="001A2728" w:rsidRDefault="001567B5" w:rsidP="001567B5">
            <w:pPr>
              <w:widowControl w:val="0"/>
              <w:jc w:val="center"/>
              <w:rPr>
                <w:rFonts w:ascii="Arial" w:eastAsia="Times New Roman" w:hAnsi="Arial" w:cs="Arial"/>
                <w:spacing w:val="-1"/>
                <w:sz w:val="20"/>
                <w:szCs w:val="20"/>
                <w:rPrChange w:id="2203"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04" w:author="Adelino Naquarta Sepalanga Domingos" w:date="2025-03-05T08:51:00Z" w16du:dateUtc="2025-03-05T07:51:00Z">
                  <w:rPr>
                    <w:rFonts w:ascii="Times New Roman" w:eastAsia="Times New Roman" w:hAnsi="Times New Roman"/>
                    <w:spacing w:val="-1"/>
                    <w:highlight w:val="yellow"/>
                  </w:rPr>
                </w:rPrChange>
              </w:rPr>
              <w:t>3</w:t>
            </w:r>
          </w:p>
        </w:tc>
        <w:tc>
          <w:tcPr>
            <w:tcW w:w="992" w:type="dxa"/>
          </w:tcPr>
          <w:p w14:paraId="7176A328" w14:textId="77777777" w:rsidR="001567B5" w:rsidRPr="001A2728" w:rsidRDefault="001567B5" w:rsidP="001567B5">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205"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06" w:author="Adelino Naquarta Sepalanga Domingos" w:date="2025-03-05T08:51:00Z" w16du:dateUtc="2025-03-05T07:51:00Z">
                  <w:rPr>
                    <w:rFonts w:ascii="Times New Roman" w:eastAsia="Times New Roman" w:hAnsi="Times New Roman"/>
                    <w:spacing w:val="-1"/>
                    <w:highlight w:val="yellow"/>
                  </w:rPr>
                </w:rPrChange>
              </w:rPr>
              <w:t>*</w:t>
            </w:r>
          </w:p>
        </w:tc>
        <w:tc>
          <w:tcPr>
            <w:tcW w:w="3544" w:type="dxa"/>
          </w:tcPr>
          <w:p w14:paraId="6F5E1BF5" w14:textId="77777777" w:rsidR="001567B5" w:rsidRPr="001A2728" w:rsidRDefault="001567B5" w:rsidP="001567B5">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207"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08" w:author="Adelino Naquarta Sepalanga Domingos" w:date="2025-03-05T08:51:00Z" w16du:dateUtc="2025-03-05T07:51:00Z">
                  <w:rPr>
                    <w:rFonts w:ascii="Times New Roman" w:eastAsia="Times New Roman" w:hAnsi="Times New Roman"/>
                    <w:spacing w:val="-1"/>
                    <w:highlight w:val="yellow"/>
                  </w:rPr>
                </w:rPrChange>
              </w:rPr>
              <w:t>Descrição do produto (</w:t>
            </w:r>
            <w:proofErr w:type="spellStart"/>
            <w:r w:rsidRPr="001A2728">
              <w:rPr>
                <w:rFonts w:ascii="Arial" w:eastAsia="Times New Roman" w:hAnsi="Arial" w:cs="Arial"/>
                <w:spacing w:val="-1"/>
                <w:sz w:val="20"/>
                <w:szCs w:val="20"/>
                <w:rPrChange w:id="2209" w:author="Adelino Naquarta Sepalanga Domingos" w:date="2025-03-05T08:51:00Z" w16du:dateUtc="2025-03-05T07:51:00Z">
                  <w:rPr>
                    <w:rFonts w:ascii="Times New Roman" w:eastAsia="Times New Roman" w:hAnsi="Times New Roman"/>
                    <w:spacing w:val="-1"/>
                    <w:highlight w:val="yellow"/>
                  </w:rPr>
                </w:rPrChange>
              </w:rPr>
              <w:t>ProductDescription</w:t>
            </w:r>
            <w:proofErr w:type="spellEnd"/>
            <w:r w:rsidRPr="001A2728">
              <w:rPr>
                <w:rFonts w:ascii="Arial" w:eastAsia="Times New Roman" w:hAnsi="Arial" w:cs="Arial"/>
                <w:spacing w:val="-1"/>
                <w:sz w:val="20"/>
                <w:szCs w:val="20"/>
                <w:rPrChange w:id="2210" w:author="Adelino Naquarta Sepalanga Domingos" w:date="2025-03-05T08:51:00Z" w16du:dateUtc="2025-03-05T07:51:00Z">
                  <w:rPr>
                    <w:rFonts w:ascii="Times New Roman" w:eastAsia="Times New Roman" w:hAnsi="Times New Roman"/>
                    <w:spacing w:val="-1"/>
                    <w:highlight w:val="yellow"/>
                  </w:rPr>
                </w:rPrChange>
              </w:rPr>
              <w:t>)</w:t>
            </w:r>
          </w:p>
        </w:tc>
        <w:tc>
          <w:tcPr>
            <w:tcW w:w="3685" w:type="dxa"/>
          </w:tcPr>
          <w:p w14:paraId="08636B89" w14:textId="2D6C1F08" w:rsidR="001567B5" w:rsidRPr="001A2728" w:rsidRDefault="003E6082" w:rsidP="001567B5">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211"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12" w:author="Adelino Naquarta Sepalanga Domingos" w:date="2025-03-05T08:51:00Z" w16du:dateUtc="2025-03-05T07:51:00Z">
                  <w:rPr>
                    <w:rFonts w:ascii="Times New Roman" w:eastAsia="Times New Roman" w:hAnsi="Times New Roman"/>
                    <w:spacing w:val="-1"/>
                    <w:highlight w:val="yellow"/>
                  </w:rPr>
                </w:rPrChange>
              </w:rPr>
              <w:t>Descrição do produto.</w:t>
            </w:r>
          </w:p>
        </w:tc>
        <w:tc>
          <w:tcPr>
            <w:tcW w:w="1276" w:type="dxa"/>
          </w:tcPr>
          <w:p w14:paraId="69211F0A" w14:textId="6394786D" w:rsidR="001567B5" w:rsidRPr="001A2728" w:rsidRDefault="001567B5" w:rsidP="001567B5">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213" w:author="Adelino Naquarta Sepalanga Domingos" w:date="2025-03-05T08:51:00Z" w16du:dateUtc="2025-03-05T07:51:00Z">
                  <w:rPr>
                    <w:rFonts w:ascii="Times New Roman" w:eastAsia="Times New Roman" w:hAnsi="Times New Roman"/>
                    <w:spacing w:val="-1"/>
                    <w:highlight w:val="yellow"/>
                  </w:rPr>
                </w:rPrChange>
              </w:rPr>
            </w:pPr>
            <w:proofErr w:type="spellStart"/>
            <w:r w:rsidRPr="001A2728">
              <w:rPr>
                <w:rFonts w:ascii="Arial" w:eastAsia="SimSun" w:hAnsi="Arial" w:cs="Arial"/>
                <w:kern w:val="2"/>
                <w:sz w:val="20"/>
                <w:szCs w:val="20"/>
                <w:lang w:eastAsia="zh-CN"/>
                <w:rPrChange w:id="2214" w:author="Adelino Naquarta Sepalanga Domingos" w:date="2025-03-05T08:51:00Z" w16du:dateUtc="2025-03-05T07:51:00Z">
                  <w:rPr>
                    <w:rFonts w:ascii="Times New Roman" w:eastAsia="SimSun" w:hAnsi="Times New Roman" w:cs="Times New Roman"/>
                    <w:kern w:val="2"/>
                    <w:sz w:val="21"/>
                    <w:szCs w:val="24"/>
                    <w:highlight w:val="yellow"/>
                    <w:lang w:eastAsia="zh-CN"/>
                  </w:rPr>
                </w:rPrChange>
              </w:rPr>
              <w:t>String</w:t>
            </w:r>
            <w:proofErr w:type="spellEnd"/>
          </w:p>
        </w:tc>
      </w:tr>
      <w:tr w:rsidR="001567B5" w:rsidRPr="001A2728" w14:paraId="2B2C00BB" w14:textId="77777777" w:rsidTr="003E6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32CE2458" w14:textId="77777777" w:rsidR="001567B5" w:rsidRPr="001A2728" w:rsidRDefault="001567B5" w:rsidP="001567B5">
            <w:pPr>
              <w:widowControl w:val="0"/>
              <w:jc w:val="center"/>
              <w:rPr>
                <w:rFonts w:ascii="Arial" w:eastAsia="Times New Roman" w:hAnsi="Arial" w:cs="Arial"/>
                <w:spacing w:val="-1"/>
                <w:sz w:val="20"/>
                <w:szCs w:val="20"/>
                <w:rPrChange w:id="2215"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16" w:author="Adelino Naquarta Sepalanga Domingos" w:date="2025-03-05T08:51:00Z" w16du:dateUtc="2025-03-05T07:51:00Z">
                  <w:rPr>
                    <w:rFonts w:ascii="Times New Roman" w:eastAsia="Times New Roman" w:hAnsi="Times New Roman"/>
                    <w:spacing w:val="-1"/>
                    <w:highlight w:val="yellow"/>
                  </w:rPr>
                </w:rPrChange>
              </w:rPr>
              <w:t>4</w:t>
            </w:r>
          </w:p>
        </w:tc>
        <w:tc>
          <w:tcPr>
            <w:tcW w:w="992" w:type="dxa"/>
          </w:tcPr>
          <w:p w14:paraId="295503CF" w14:textId="77777777"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217"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18" w:author="Adelino Naquarta Sepalanga Domingos" w:date="2025-03-05T08:51:00Z" w16du:dateUtc="2025-03-05T07:51:00Z">
                  <w:rPr>
                    <w:rFonts w:ascii="Times New Roman" w:eastAsia="Times New Roman" w:hAnsi="Times New Roman"/>
                    <w:spacing w:val="-1"/>
                    <w:highlight w:val="yellow"/>
                  </w:rPr>
                </w:rPrChange>
              </w:rPr>
              <w:t>*</w:t>
            </w:r>
          </w:p>
        </w:tc>
        <w:tc>
          <w:tcPr>
            <w:tcW w:w="3544" w:type="dxa"/>
          </w:tcPr>
          <w:p w14:paraId="3D7FECBF" w14:textId="77777777" w:rsidR="001567B5" w:rsidRPr="001A2728" w:rsidRDefault="001567B5"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219"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20" w:author="Adelino Naquarta Sepalanga Domingos" w:date="2025-03-05T08:51:00Z" w16du:dateUtc="2025-03-05T07:51:00Z">
                  <w:rPr>
                    <w:rFonts w:ascii="Times New Roman" w:eastAsia="Times New Roman" w:hAnsi="Times New Roman"/>
                    <w:spacing w:val="-1"/>
                    <w:highlight w:val="yellow"/>
                  </w:rPr>
                </w:rPrChange>
              </w:rPr>
              <w:t>Quantidade (</w:t>
            </w:r>
            <w:proofErr w:type="spellStart"/>
            <w:r w:rsidRPr="001A2728">
              <w:rPr>
                <w:rFonts w:ascii="Arial" w:eastAsia="Times New Roman" w:hAnsi="Arial" w:cs="Arial"/>
                <w:spacing w:val="-1"/>
                <w:sz w:val="20"/>
                <w:szCs w:val="20"/>
                <w:rPrChange w:id="2221" w:author="Adelino Naquarta Sepalanga Domingos" w:date="2025-03-05T08:51:00Z" w16du:dateUtc="2025-03-05T07:51:00Z">
                  <w:rPr>
                    <w:rFonts w:ascii="Times New Roman" w:eastAsia="Times New Roman" w:hAnsi="Times New Roman"/>
                    <w:spacing w:val="-1"/>
                    <w:highlight w:val="yellow"/>
                  </w:rPr>
                </w:rPrChange>
              </w:rPr>
              <w:t>Quantity</w:t>
            </w:r>
            <w:proofErr w:type="spellEnd"/>
            <w:r w:rsidRPr="001A2728">
              <w:rPr>
                <w:rFonts w:ascii="Arial" w:eastAsia="Times New Roman" w:hAnsi="Arial" w:cs="Arial"/>
                <w:spacing w:val="-1"/>
                <w:sz w:val="20"/>
                <w:szCs w:val="20"/>
                <w:rPrChange w:id="2222" w:author="Adelino Naquarta Sepalanga Domingos" w:date="2025-03-05T08:51:00Z" w16du:dateUtc="2025-03-05T07:51:00Z">
                  <w:rPr>
                    <w:rFonts w:ascii="Times New Roman" w:eastAsia="Times New Roman" w:hAnsi="Times New Roman"/>
                    <w:spacing w:val="-1"/>
                    <w:highlight w:val="yellow"/>
                  </w:rPr>
                </w:rPrChange>
              </w:rPr>
              <w:t>)</w:t>
            </w:r>
          </w:p>
        </w:tc>
        <w:tc>
          <w:tcPr>
            <w:tcW w:w="3685" w:type="dxa"/>
          </w:tcPr>
          <w:p w14:paraId="6FAA3F57" w14:textId="54DB172C" w:rsidR="001567B5" w:rsidRPr="001A2728" w:rsidRDefault="003E6082"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223"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24" w:author="Adelino Naquarta Sepalanga Domingos" w:date="2025-03-05T08:51:00Z" w16du:dateUtc="2025-03-05T07:51:00Z">
                  <w:rPr>
                    <w:rFonts w:ascii="Times New Roman" w:eastAsia="Times New Roman" w:hAnsi="Times New Roman"/>
                    <w:spacing w:val="-1"/>
                  </w:rPr>
                </w:rPrChange>
              </w:rPr>
              <w:t>Quantidade de existência final relativa ao período a que reporta</w:t>
            </w:r>
          </w:p>
        </w:tc>
        <w:tc>
          <w:tcPr>
            <w:tcW w:w="1276" w:type="dxa"/>
          </w:tcPr>
          <w:p w14:paraId="714CD248" w14:textId="4AA4D569"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225" w:author="Adelino Naquarta Sepalanga Domingos" w:date="2025-03-05T08:51:00Z" w16du:dateUtc="2025-03-05T07:51:00Z">
                  <w:rPr>
                    <w:rFonts w:ascii="Times New Roman" w:eastAsia="Times New Roman" w:hAnsi="Times New Roman"/>
                    <w:spacing w:val="-1"/>
                    <w:highlight w:val="yellow"/>
                  </w:rPr>
                </w:rPrChange>
              </w:rPr>
            </w:pPr>
            <w:proofErr w:type="spellStart"/>
            <w:r w:rsidRPr="001A2728">
              <w:rPr>
                <w:rFonts w:ascii="Arial" w:eastAsia="SimSun" w:hAnsi="Arial" w:cs="Arial"/>
                <w:kern w:val="2"/>
                <w:sz w:val="20"/>
                <w:szCs w:val="20"/>
                <w:lang w:eastAsia="zh-CN"/>
                <w:rPrChange w:id="2226" w:author="Adelino Naquarta Sepalanga Domingos" w:date="2025-03-05T08:51:00Z" w16du:dateUtc="2025-03-05T07:51:00Z">
                  <w:rPr>
                    <w:rFonts w:ascii="Times New Roman" w:eastAsia="SimSun" w:hAnsi="Times New Roman" w:cs="Times New Roman"/>
                    <w:kern w:val="2"/>
                    <w:sz w:val="21"/>
                    <w:szCs w:val="24"/>
                    <w:highlight w:val="yellow"/>
                    <w:lang w:eastAsia="zh-CN"/>
                  </w:rPr>
                </w:rPrChange>
              </w:rPr>
              <w:t>Number</w:t>
            </w:r>
            <w:proofErr w:type="spellEnd"/>
          </w:p>
        </w:tc>
      </w:tr>
      <w:tr w:rsidR="001567B5" w:rsidRPr="001A2728" w14:paraId="68A15FAB" w14:textId="77777777" w:rsidTr="003E6082">
        <w:tc>
          <w:tcPr>
            <w:cnfStyle w:val="001000000000" w:firstRow="0" w:lastRow="0" w:firstColumn="1" w:lastColumn="0" w:oddVBand="0" w:evenVBand="0" w:oddHBand="0" w:evenHBand="0" w:firstRowFirstColumn="0" w:firstRowLastColumn="0" w:lastRowFirstColumn="0" w:lastRowLastColumn="0"/>
            <w:tcW w:w="1135" w:type="dxa"/>
          </w:tcPr>
          <w:p w14:paraId="5224C10D" w14:textId="77777777" w:rsidR="001567B5" w:rsidRPr="001A2728" w:rsidRDefault="001567B5" w:rsidP="001567B5">
            <w:pPr>
              <w:widowControl w:val="0"/>
              <w:jc w:val="center"/>
              <w:rPr>
                <w:rFonts w:ascii="Arial" w:eastAsia="Times New Roman" w:hAnsi="Arial" w:cs="Arial"/>
                <w:spacing w:val="-1"/>
                <w:sz w:val="20"/>
                <w:szCs w:val="20"/>
                <w:rPrChange w:id="2227"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28" w:author="Adelino Naquarta Sepalanga Domingos" w:date="2025-03-05T08:51:00Z" w16du:dateUtc="2025-03-05T07:51:00Z">
                  <w:rPr>
                    <w:rFonts w:ascii="Times New Roman" w:eastAsia="Times New Roman" w:hAnsi="Times New Roman"/>
                    <w:spacing w:val="-1"/>
                    <w:highlight w:val="yellow"/>
                  </w:rPr>
                </w:rPrChange>
              </w:rPr>
              <w:t>5</w:t>
            </w:r>
          </w:p>
        </w:tc>
        <w:tc>
          <w:tcPr>
            <w:tcW w:w="992" w:type="dxa"/>
          </w:tcPr>
          <w:p w14:paraId="670EF5A0" w14:textId="77777777" w:rsidR="001567B5" w:rsidRPr="001A2728" w:rsidRDefault="001567B5" w:rsidP="001567B5">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229"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30" w:author="Adelino Naquarta Sepalanga Domingos" w:date="2025-03-05T08:51:00Z" w16du:dateUtc="2025-03-05T07:51:00Z">
                  <w:rPr>
                    <w:rFonts w:ascii="Times New Roman" w:eastAsia="Times New Roman" w:hAnsi="Times New Roman"/>
                    <w:spacing w:val="-1"/>
                    <w:highlight w:val="yellow"/>
                  </w:rPr>
                </w:rPrChange>
              </w:rPr>
              <w:t>*</w:t>
            </w:r>
          </w:p>
        </w:tc>
        <w:tc>
          <w:tcPr>
            <w:tcW w:w="3544" w:type="dxa"/>
          </w:tcPr>
          <w:p w14:paraId="43F1D62A" w14:textId="77777777" w:rsidR="001567B5" w:rsidRPr="001A2728" w:rsidRDefault="001567B5" w:rsidP="001567B5">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231"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32" w:author="Adelino Naquarta Sepalanga Domingos" w:date="2025-03-05T08:51:00Z" w16du:dateUtc="2025-03-05T07:51:00Z">
                  <w:rPr>
                    <w:rFonts w:ascii="Times New Roman" w:eastAsia="Times New Roman" w:hAnsi="Times New Roman"/>
                    <w:spacing w:val="-1"/>
                    <w:highlight w:val="yellow"/>
                  </w:rPr>
                </w:rPrChange>
              </w:rPr>
              <w:t>Unidade de medida (</w:t>
            </w:r>
            <w:proofErr w:type="spellStart"/>
            <w:r w:rsidRPr="001A2728">
              <w:rPr>
                <w:rFonts w:ascii="Arial" w:eastAsia="Times New Roman" w:hAnsi="Arial" w:cs="Arial"/>
                <w:spacing w:val="-1"/>
                <w:sz w:val="20"/>
                <w:szCs w:val="20"/>
                <w:rPrChange w:id="2233" w:author="Adelino Naquarta Sepalanga Domingos" w:date="2025-03-05T08:51:00Z" w16du:dateUtc="2025-03-05T07:51:00Z">
                  <w:rPr>
                    <w:rFonts w:ascii="Times New Roman" w:eastAsia="Times New Roman" w:hAnsi="Times New Roman"/>
                    <w:spacing w:val="-1"/>
                    <w:highlight w:val="yellow"/>
                  </w:rPr>
                </w:rPrChange>
              </w:rPr>
              <w:t>UnitOfMeasure</w:t>
            </w:r>
            <w:proofErr w:type="spellEnd"/>
            <w:r w:rsidRPr="001A2728">
              <w:rPr>
                <w:rFonts w:ascii="Arial" w:eastAsia="Times New Roman" w:hAnsi="Arial" w:cs="Arial"/>
                <w:spacing w:val="-1"/>
                <w:sz w:val="20"/>
                <w:szCs w:val="20"/>
                <w:rPrChange w:id="2234" w:author="Adelino Naquarta Sepalanga Domingos" w:date="2025-03-05T08:51:00Z" w16du:dateUtc="2025-03-05T07:51:00Z">
                  <w:rPr>
                    <w:rFonts w:ascii="Times New Roman" w:eastAsia="Times New Roman" w:hAnsi="Times New Roman"/>
                    <w:spacing w:val="-1"/>
                    <w:highlight w:val="yellow"/>
                  </w:rPr>
                </w:rPrChange>
              </w:rPr>
              <w:t>)</w:t>
            </w:r>
          </w:p>
        </w:tc>
        <w:tc>
          <w:tcPr>
            <w:tcW w:w="3685" w:type="dxa"/>
          </w:tcPr>
          <w:p w14:paraId="2FB1D756" w14:textId="76B77D5F" w:rsidR="001567B5" w:rsidRPr="001A2728" w:rsidRDefault="003E6082" w:rsidP="001567B5">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235"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36" w:author="Adelino Naquarta Sepalanga Domingos" w:date="2025-03-05T08:51:00Z" w16du:dateUtc="2025-03-05T07:51:00Z">
                  <w:rPr>
                    <w:rFonts w:ascii="Times New Roman" w:eastAsia="Times New Roman" w:hAnsi="Times New Roman"/>
                    <w:spacing w:val="-1"/>
                    <w:highlight w:val="yellow"/>
                  </w:rPr>
                </w:rPrChange>
              </w:rPr>
              <w:t xml:space="preserve">Unidade de medida usada (exemplo: </w:t>
            </w:r>
            <w:r w:rsidRPr="001A2728">
              <w:rPr>
                <w:rFonts w:ascii="Arial" w:eastAsia="Times New Roman" w:hAnsi="Arial" w:cs="Arial"/>
                <w:spacing w:val="-1"/>
                <w:sz w:val="20"/>
                <w:szCs w:val="20"/>
                <w:rPrChange w:id="2237" w:author="Adelino Naquarta Sepalanga Domingos" w:date="2025-03-05T08:51:00Z" w16du:dateUtc="2025-03-05T07:51:00Z">
                  <w:rPr>
                    <w:rFonts w:ascii="Times New Roman" w:eastAsia="Times New Roman" w:hAnsi="Times New Roman"/>
                    <w:spacing w:val="-1"/>
                    <w:highlight w:val="yellow"/>
                  </w:rPr>
                </w:rPrChange>
              </w:rPr>
              <w:lastRenderedPageBreak/>
              <w:t>kg, cm, m³, unidades)</w:t>
            </w:r>
          </w:p>
        </w:tc>
        <w:tc>
          <w:tcPr>
            <w:tcW w:w="1276" w:type="dxa"/>
          </w:tcPr>
          <w:p w14:paraId="549EBC0F" w14:textId="2696A87D" w:rsidR="001567B5" w:rsidRPr="001A2728" w:rsidRDefault="001567B5" w:rsidP="001567B5">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238" w:author="Adelino Naquarta Sepalanga Domingos" w:date="2025-03-05T08:51:00Z" w16du:dateUtc="2025-03-05T07:51:00Z">
                  <w:rPr>
                    <w:rFonts w:ascii="Times New Roman" w:eastAsia="Times New Roman" w:hAnsi="Times New Roman"/>
                    <w:spacing w:val="-1"/>
                    <w:highlight w:val="yellow"/>
                  </w:rPr>
                </w:rPrChange>
              </w:rPr>
            </w:pPr>
            <w:proofErr w:type="spellStart"/>
            <w:r w:rsidRPr="001A2728">
              <w:rPr>
                <w:rFonts w:ascii="Arial" w:eastAsia="SimSun" w:hAnsi="Arial" w:cs="Arial"/>
                <w:kern w:val="2"/>
                <w:sz w:val="20"/>
                <w:szCs w:val="20"/>
                <w:lang w:eastAsia="zh-CN"/>
                <w:rPrChange w:id="2239" w:author="Adelino Naquarta Sepalanga Domingos" w:date="2025-03-05T08:51:00Z" w16du:dateUtc="2025-03-05T07:51:00Z">
                  <w:rPr>
                    <w:rFonts w:ascii="Times New Roman" w:eastAsia="SimSun" w:hAnsi="Times New Roman" w:cs="Times New Roman"/>
                    <w:kern w:val="2"/>
                    <w:sz w:val="21"/>
                    <w:szCs w:val="24"/>
                    <w:highlight w:val="yellow"/>
                    <w:lang w:eastAsia="zh-CN"/>
                  </w:rPr>
                </w:rPrChange>
              </w:rPr>
              <w:lastRenderedPageBreak/>
              <w:t>String</w:t>
            </w:r>
            <w:proofErr w:type="spellEnd"/>
          </w:p>
        </w:tc>
      </w:tr>
      <w:tr w:rsidR="001567B5" w:rsidRPr="00691778" w14:paraId="0E3FC0E4" w14:textId="77777777" w:rsidTr="003E6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11E00342" w14:textId="77777777" w:rsidR="001567B5" w:rsidRPr="001A2728" w:rsidRDefault="001567B5" w:rsidP="001567B5">
            <w:pPr>
              <w:widowControl w:val="0"/>
              <w:jc w:val="center"/>
              <w:rPr>
                <w:rFonts w:ascii="Arial" w:eastAsia="Times New Roman" w:hAnsi="Arial" w:cs="Arial"/>
                <w:spacing w:val="-1"/>
                <w:sz w:val="20"/>
                <w:szCs w:val="20"/>
                <w:rPrChange w:id="2240"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41" w:author="Adelino Naquarta Sepalanga Domingos" w:date="2025-03-05T08:51:00Z" w16du:dateUtc="2025-03-05T07:51:00Z">
                  <w:rPr>
                    <w:rFonts w:ascii="Times New Roman" w:eastAsia="Times New Roman" w:hAnsi="Times New Roman"/>
                    <w:spacing w:val="-1"/>
                    <w:highlight w:val="yellow"/>
                  </w:rPr>
                </w:rPrChange>
              </w:rPr>
              <w:t>6</w:t>
            </w:r>
          </w:p>
        </w:tc>
        <w:tc>
          <w:tcPr>
            <w:tcW w:w="992" w:type="dxa"/>
          </w:tcPr>
          <w:p w14:paraId="59E9B02D" w14:textId="77777777"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242"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43" w:author="Adelino Naquarta Sepalanga Domingos" w:date="2025-03-05T08:51:00Z" w16du:dateUtc="2025-03-05T07:51:00Z">
                  <w:rPr>
                    <w:rFonts w:ascii="Times New Roman" w:eastAsia="Times New Roman" w:hAnsi="Times New Roman"/>
                    <w:spacing w:val="-1"/>
                    <w:highlight w:val="yellow"/>
                  </w:rPr>
                </w:rPrChange>
              </w:rPr>
              <w:t>*</w:t>
            </w:r>
          </w:p>
        </w:tc>
        <w:tc>
          <w:tcPr>
            <w:tcW w:w="3544" w:type="dxa"/>
          </w:tcPr>
          <w:p w14:paraId="751886D6" w14:textId="77777777" w:rsidR="001567B5" w:rsidRPr="001A2728" w:rsidRDefault="001567B5"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244"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45" w:author="Adelino Naquarta Sepalanga Domingos" w:date="2025-03-05T08:51:00Z" w16du:dateUtc="2025-03-05T07:51:00Z">
                  <w:rPr>
                    <w:rFonts w:ascii="Times New Roman" w:eastAsia="Times New Roman" w:hAnsi="Times New Roman"/>
                    <w:spacing w:val="-1"/>
                    <w:highlight w:val="yellow"/>
                  </w:rPr>
                </w:rPrChange>
              </w:rPr>
              <w:t xml:space="preserve">Valor </w:t>
            </w:r>
          </w:p>
        </w:tc>
        <w:tc>
          <w:tcPr>
            <w:tcW w:w="3685" w:type="dxa"/>
          </w:tcPr>
          <w:p w14:paraId="48F9AD70" w14:textId="59773B80" w:rsidR="001567B5" w:rsidRPr="001A2728" w:rsidRDefault="003E6082"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246"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247" w:author="Adelino Naquarta Sepalanga Domingos" w:date="2025-03-05T08:51:00Z" w16du:dateUtc="2025-03-05T07:51:00Z">
                  <w:rPr>
                    <w:rFonts w:ascii="Times New Roman" w:eastAsia="Times New Roman" w:hAnsi="Times New Roman"/>
                    <w:spacing w:val="-1"/>
                    <w:highlight w:val="yellow"/>
                  </w:rPr>
                </w:rPrChange>
              </w:rPr>
              <w:t>Valor da existência final relativa ao período a que reporta</w:t>
            </w:r>
          </w:p>
        </w:tc>
        <w:tc>
          <w:tcPr>
            <w:tcW w:w="1276" w:type="dxa"/>
          </w:tcPr>
          <w:p w14:paraId="2D7F7888" w14:textId="2784FAF6"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248" w:author="Adelino Naquarta Sepalanga Domingos" w:date="2025-03-05T08:51:00Z" w16du:dateUtc="2025-03-05T07:51:00Z">
                  <w:rPr>
                    <w:rFonts w:ascii="Times New Roman" w:eastAsia="Times New Roman" w:hAnsi="Times New Roman"/>
                    <w:spacing w:val="-1"/>
                    <w:highlight w:val="yellow"/>
                  </w:rPr>
                </w:rPrChange>
              </w:rPr>
            </w:pPr>
            <w:proofErr w:type="spellStart"/>
            <w:r w:rsidRPr="001A2728">
              <w:rPr>
                <w:rFonts w:ascii="Arial" w:eastAsia="SimSun" w:hAnsi="Arial" w:cs="Arial"/>
                <w:kern w:val="2"/>
                <w:sz w:val="20"/>
                <w:szCs w:val="20"/>
                <w:lang w:eastAsia="zh-CN"/>
                <w:rPrChange w:id="2249" w:author="Adelino Naquarta Sepalanga Domingos" w:date="2025-03-05T08:51:00Z" w16du:dateUtc="2025-03-05T07:51:00Z">
                  <w:rPr>
                    <w:rFonts w:ascii="Times New Roman" w:eastAsia="SimSun" w:hAnsi="Times New Roman" w:cs="Times New Roman"/>
                    <w:kern w:val="2"/>
                    <w:sz w:val="21"/>
                    <w:szCs w:val="24"/>
                    <w:highlight w:val="yellow"/>
                    <w:lang w:eastAsia="zh-CN"/>
                  </w:rPr>
                </w:rPrChange>
              </w:rPr>
              <w:t>Number</w:t>
            </w:r>
            <w:proofErr w:type="spellEnd"/>
          </w:p>
        </w:tc>
      </w:tr>
    </w:tbl>
    <w:p w14:paraId="1B28C49E" w14:textId="77777777" w:rsidR="003F3EDE" w:rsidRDefault="003F3EDE" w:rsidP="003F3EDE">
      <w:pPr>
        <w:pStyle w:val="PargrafodaLista"/>
        <w:widowControl w:val="0"/>
        <w:spacing w:after="0" w:line="276" w:lineRule="auto"/>
        <w:ind w:left="284" w:right="-142"/>
        <w:contextualSpacing w:val="0"/>
        <w:jc w:val="both"/>
        <w:rPr>
          <w:rFonts w:ascii="Times New Roman" w:eastAsia="Times New Roman" w:hAnsi="Times New Roman" w:cs="Times New Roman"/>
          <w:spacing w:val="-1"/>
          <w:sz w:val="24"/>
          <w:szCs w:val="24"/>
        </w:rPr>
      </w:pPr>
    </w:p>
    <w:p w14:paraId="060BB1F4" w14:textId="77777777" w:rsidR="003F3EDE" w:rsidRPr="00572AFF" w:rsidRDefault="003F3EDE" w:rsidP="003F3EDE">
      <w:pPr>
        <w:pStyle w:val="PargrafodaLista"/>
        <w:widowControl w:val="0"/>
        <w:spacing w:after="0" w:line="276" w:lineRule="auto"/>
        <w:ind w:left="284" w:right="-142"/>
        <w:contextualSpacing w:val="0"/>
        <w:jc w:val="both"/>
        <w:rPr>
          <w:rFonts w:ascii="Times New Roman" w:eastAsia="Times New Roman" w:hAnsi="Times New Roman" w:cs="Times New Roman"/>
          <w:spacing w:val="-1"/>
          <w:sz w:val="24"/>
          <w:szCs w:val="24"/>
        </w:rPr>
      </w:pPr>
    </w:p>
    <w:p w14:paraId="204037AA" w14:textId="0669ACDB" w:rsidR="003E3775" w:rsidRPr="00691778" w:rsidRDefault="003F3EDE">
      <w:pPr>
        <w:spacing w:after="0" w:line="276" w:lineRule="auto"/>
        <w:jc w:val="center"/>
        <w:rPr>
          <w:ins w:id="2250" w:author="Adelino Naquarta Sepalanga Domingos" w:date="2025-02-28T14:40:00Z" w16du:dateUtc="2025-02-28T13:40:00Z"/>
          <w:rFonts w:ascii="Arial" w:eastAsia="Microsoft JhengHei" w:hAnsi="Arial" w:cs="Arial"/>
          <w:b/>
          <w:sz w:val="24"/>
          <w:szCs w:val="24"/>
          <w:rPrChange w:id="2251" w:author="Adelino Naquarta Sepalanga Domingos" w:date="2025-03-05T08:45:00Z" w16du:dateUtc="2025-03-05T07:45:00Z">
            <w:rPr>
              <w:ins w:id="2252" w:author="Adelino Naquarta Sepalanga Domingos" w:date="2025-02-28T14:40:00Z" w16du:dateUtc="2025-02-28T13:40:00Z"/>
              <w:rFonts w:ascii="Times New Roman" w:eastAsia="Microsoft JhengHei" w:hAnsi="Times New Roman" w:cs="Times New Roman"/>
              <w:b/>
              <w:sz w:val="24"/>
              <w:szCs w:val="24"/>
            </w:rPr>
          </w:rPrChange>
        </w:rPr>
        <w:pPrChange w:id="2253" w:author="Adelino Naquarta Sepalanga Domingos" w:date="2025-03-05T08:46:00Z" w16du:dateUtc="2025-03-05T07:46:00Z">
          <w:pPr>
            <w:spacing w:after="0" w:line="276" w:lineRule="auto"/>
            <w:ind w:left="2124" w:right="-142" w:firstLine="708"/>
            <w:jc w:val="both"/>
          </w:pPr>
        </w:pPrChange>
      </w:pPr>
      <w:r w:rsidRPr="00691778">
        <w:rPr>
          <w:rFonts w:ascii="Arial" w:eastAsia="Microsoft JhengHei" w:hAnsi="Arial" w:cs="Arial"/>
          <w:b/>
          <w:sz w:val="24"/>
          <w:szCs w:val="24"/>
          <w:rPrChange w:id="2254" w:author="Adelino Naquarta Sepalanga Domingos" w:date="2025-03-05T08:45:00Z" w16du:dateUtc="2025-03-05T07:45:00Z">
            <w:rPr>
              <w:rFonts w:ascii="Times New Roman" w:eastAsia="Microsoft JhengHei" w:hAnsi="Times New Roman" w:cs="Times New Roman"/>
              <w:b/>
              <w:sz w:val="24"/>
              <w:szCs w:val="24"/>
            </w:rPr>
          </w:rPrChange>
        </w:rPr>
        <w:t>Anexo</w:t>
      </w:r>
      <w:ins w:id="2255" w:author="Adelino Naquarta Sepalanga Domingos" w:date="2025-02-28T14:39:00Z" w16du:dateUtc="2025-02-28T13:39:00Z">
        <w:r w:rsidR="003E3775" w:rsidRPr="00691778">
          <w:rPr>
            <w:rFonts w:ascii="Arial" w:eastAsia="Microsoft JhengHei" w:hAnsi="Arial" w:cs="Arial"/>
            <w:b/>
            <w:sz w:val="24"/>
            <w:szCs w:val="24"/>
            <w:rPrChange w:id="2256" w:author="Adelino Naquarta Sepalanga Domingos" w:date="2025-03-05T08:45:00Z" w16du:dateUtc="2025-03-05T07:45:00Z">
              <w:rPr>
                <w:rFonts w:ascii="Times New Roman" w:eastAsia="Microsoft JhengHei" w:hAnsi="Times New Roman" w:cs="Times New Roman"/>
                <w:b/>
                <w:sz w:val="24"/>
                <w:szCs w:val="24"/>
              </w:rPr>
            </w:rPrChange>
          </w:rPr>
          <w:t xml:space="preserve"> IV</w:t>
        </w:r>
      </w:ins>
      <w:r w:rsidRPr="00691778">
        <w:rPr>
          <w:rFonts w:ascii="Arial" w:eastAsia="Microsoft JhengHei" w:hAnsi="Arial" w:cs="Arial"/>
          <w:b/>
          <w:sz w:val="24"/>
          <w:szCs w:val="24"/>
          <w:rPrChange w:id="2257" w:author="Adelino Naquarta Sepalanga Domingos" w:date="2025-03-05T08:45:00Z" w16du:dateUtc="2025-03-05T07:45:00Z">
            <w:rPr>
              <w:rFonts w:ascii="Times New Roman" w:eastAsia="Microsoft JhengHei" w:hAnsi="Times New Roman" w:cs="Times New Roman"/>
              <w:b/>
              <w:sz w:val="24"/>
              <w:szCs w:val="24"/>
            </w:rPr>
          </w:rPrChange>
        </w:rPr>
        <w:t xml:space="preserve"> </w:t>
      </w:r>
      <w:del w:id="2258" w:author="Adelino Naquarta Sepalanga Domingos" w:date="2025-02-28T14:39:00Z" w16du:dateUtc="2025-02-28T13:39:00Z">
        <w:r w:rsidRPr="00691778" w:rsidDel="003E3775">
          <w:rPr>
            <w:rFonts w:ascii="Arial" w:eastAsia="Microsoft JhengHei" w:hAnsi="Arial" w:cs="Arial"/>
            <w:b/>
            <w:sz w:val="24"/>
            <w:szCs w:val="24"/>
            <w:rPrChange w:id="2259" w:author="Adelino Naquarta Sepalanga Domingos" w:date="2025-03-05T08:45:00Z" w16du:dateUtc="2025-03-05T07:45:00Z">
              <w:rPr>
                <w:rFonts w:ascii="Times New Roman" w:eastAsia="Microsoft JhengHei" w:hAnsi="Times New Roman" w:cs="Times New Roman"/>
                <w:b/>
                <w:sz w:val="24"/>
                <w:szCs w:val="24"/>
              </w:rPr>
            </w:rPrChange>
          </w:rPr>
          <w:delText>da</w:delText>
        </w:r>
      </w:del>
    </w:p>
    <w:p w14:paraId="09B68BE0" w14:textId="4B01D474" w:rsidR="003F3EDE" w:rsidRPr="00691778" w:rsidRDefault="003F3EDE">
      <w:pPr>
        <w:spacing w:after="0" w:line="276" w:lineRule="auto"/>
        <w:jc w:val="center"/>
        <w:rPr>
          <w:rFonts w:ascii="Arial" w:eastAsia="Microsoft JhengHei" w:hAnsi="Arial" w:cs="Arial"/>
          <w:b/>
          <w:sz w:val="24"/>
          <w:szCs w:val="24"/>
          <w:rPrChange w:id="2260" w:author="Adelino Naquarta Sepalanga Domingos" w:date="2025-03-05T08:45:00Z" w16du:dateUtc="2025-03-05T07:45:00Z">
            <w:rPr>
              <w:rFonts w:ascii="Times New Roman" w:eastAsia="Microsoft JhengHei" w:hAnsi="Times New Roman" w:cs="Times New Roman"/>
              <w:b/>
              <w:sz w:val="24"/>
              <w:szCs w:val="24"/>
            </w:rPr>
          </w:rPrChange>
        </w:rPr>
        <w:pPrChange w:id="2261" w:author="Adelino Naquarta Sepalanga Domingos" w:date="2025-03-05T08:46:00Z" w16du:dateUtc="2025-03-05T07:46:00Z">
          <w:pPr>
            <w:spacing w:after="0" w:line="276" w:lineRule="auto"/>
            <w:ind w:left="2124" w:right="-142" w:firstLine="708"/>
            <w:jc w:val="both"/>
          </w:pPr>
        </w:pPrChange>
      </w:pPr>
      <w:r w:rsidRPr="00691778">
        <w:rPr>
          <w:rFonts w:ascii="Arial" w:eastAsia="Microsoft JhengHei" w:hAnsi="Arial" w:cs="Arial"/>
          <w:b/>
          <w:sz w:val="24"/>
          <w:szCs w:val="24"/>
          <w:rPrChange w:id="2262" w:author="Adelino Naquarta Sepalanga Domingos" w:date="2025-03-05T08:45:00Z" w16du:dateUtc="2025-03-05T07:45:00Z">
            <w:rPr>
              <w:rFonts w:ascii="Times New Roman" w:eastAsia="Microsoft JhengHei" w:hAnsi="Times New Roman" w:cs="Times New Roman"/>
              <w:b/>
              <w:sz w:val="24"/>
              <w:szCs w:val="24"/>
            </w:rPr>
          </w:rPrChange>
        </w:rPr>
        <w:t>Estrutura de Dados SAF-T AO</w:t>
      </w:r>
    </w:p>
    <w:p w14:paraId="3B20C6A0" w14:textId="77777777" w:rsidR="003F3EDE" w:rsidRPr="00691778" w:rsidRDefault="003F3EDE" w:rsidP="003F3EDE">
      <w:pPr>
        <w:spacing w:after="0" w:line="276" w:lineRule="auto"/>
        <w:ind w:left="2124" w:right="-142" w:firstLine="708"/>
        <w:jc w:val="both"/>
        <w:rPr>
          <w:rFonts w:ascii="Arial" w:eastAsia="Microsoft JhengHei" w:hAnsi="Arial" w:cs="Arial"/>
          <w:b/>
          <w:sz w:val="24"/>
          <w:szCs w:val="24"/>
          <w:rPrChange w:id="2263" w:author="Adelino Naquarta Sepalanga Domingos" w:date="2025-03-05T08:49:00Z" w16du:dateUtc="2025-03-05T07:49:00Z">
            <w:rPr>
              <w:rFonts w:ascii="Times New Roman" w:eastAsia="Microsoft JhengHei" w:hAnsi="Times New Roman" w:cs="Times New Roman"/>
              <w:b/>
              <w:sz w:val="24"/>
              <w:szCs w:val="24"/>
            </w:rPr>
          </w:rPrChange>
        </w:rPr>
      </w:pPr>
    </w:p>
    <w:p w14:paraId="7370AF14" w14:textId="77777777" w:rsidR="003F3EDE" w:rsidRPr="00691778" w:rsidRDefault="003F3EDE" w:rsidP="003F3EDE">
      <w:pPr>
        <w:pStyle w:val="PargrafodaLista"/>
        <w:widowControl w:val="0"/>
        <w:numPr>
          <w:ilvl w:val="0"/>
          <w:numId w:val="29"/>
        </w:numPr>
        <w:spacing w:after="240" w:line="276" w:lineRule="auto"/>
        <w:ind w:left="284" w:right="795"/>
        <w:contextualSpacing w:val="0"/>
        <w:jc w:val="both"/>
        <w:rPr>
          <w:rFonts w:ascii="Arial" w:hAnsi="Arial" w:cs="Arial"/>
          <w:sz w:val="24"/>
          <w:szCs w:val="24"/>
          <w:rPrChange w:id="226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65" w:author="Adelino Naquarta Sepalanga Domingos" w:date="2025-03-05T08:49:00Z" w16du:dateUtc="2025-03-05T07:49:00Z">
            <w:rPr>
              <w:rFonts w:ascii="Times New Roman" w:hAnsi="Times New Roman" w:cs="Times New Roman"/>
              <w:sz w:val="24"/>
              <w:szCs w:val="24"/>
            </w:rPr>
          </w:rPrChange>
        </w:rPr>
        <w:t>Na coluna “Obrigatório”, o símbolo “*” corresponde ao campo de preenchimento obrigatório e o “#” corresponde ao campo de escolha alternativa ou dependente de condições para a sua obrigatoriedade, sendo que o espaço em branco corresponde ao campo de escolha alternativa, que deve ser igualmente preenchido sempre que a informação exista no repositório de dados da aplicação, mediante prova documental.</w:t>
      </w:r>
    </w:p>
    <w:p w14:paraId="44F992FE" w14:textId="77777777" w:rsidR="003F3EDE" w:rsidRPr="00691778" w:rsidRDefault="003F3EDE" w:rsidP="003F3EDE">
      <w:pPr>
        <w:pStyle w:val="PargrafodaLista"/>
        <w:widowControl w:val="0"/>
        <w:numPr>
          <w:ilvl w:val="0"/>
          <w:numId w:val="29"/>
        </w:numPr>
        <w:spacing w:after="240" w:line="276" w:lineRule="auto"/>
        <w:ind w:left="284" w:right="795"/>
        <w:contextualSpacing w:val="0"/>
        <w:jc w:val="both"/>
        <w:rPr>
          <w:rFonts w:ascii="Arial" w:hAnsi="Arial" w:cs="Arial"/>
          <w:sz w:val="24"/>
          <w:szCs w:val="24"/>
          <w:rPrChange w:id="226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67" w:author="Adelino Naquarta Sepalanga Domingos" w:date="2025-03-05T08:49:00Z" w16du:dateUtc="2025-03-05T07:49:00Z">
            <w:rPr>
              <w:rFonts w:ascii="Times New Roman" w:hAnsi="Times New Roman" w:cs="Times New Roman"/>
              <w:sz w:val="24"/>
              <w:szCs w:val="24"/>
            </w:rPr>
          </w:rPrChange>
        </w:rPr>
        <w:t>A geração do Ficheiro de Inspecção Tributária - SAFT (AO) pelos sistemas de informação deve ser sempre efectuada para um determinado período anual de tributação, total ou parcial, desde o início desse período até ao seu termo ou à data da geração se anterior.</w:t>
      </w:r>
    </w:p>
    <w:p w14:paraId="3588F683" w14:textId="77777777" w:rsidR="003F3EDE" w:rsidRPr="00691778" w:rsidRDefault="003F3EDE" w:rsidP="003F3EDE">
      <w:pPr>
        <w:pStyle w:val="PargrafodaLista"/>
        <w:widowControl w:val="0"/>
        <w:numPr>
          <w:ilvl w:val="0"/>
          <w:numId w:val="29"/>
        </w:numPr>
        <w:spacing w:after="240" w:line="276" w:lineRule="auto"/>
        <w:ind w:left="284" w:right="795"/>
        <w:contextualSpacing w:val="0"/>
        <w:jc w:val="both"/>
        <w:rPr>
          <w:rFonts w:ascii="Arial" w:hAnsi="Arial" w:cs="Arial"/>
          <w:sz w:val="24"/>
          <w:szCs w:val="24"/>
          <w:rPrChange w:id="226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69" w:author="Adelino Naquarta Sepalanga Domingos" w:date="2025-03-05T08:49:00Z" w16du:dateUtc="2025-03-05T07:49:00Z">
            <w:rPr>
              <w:rFonts w:ascii="Times New Roman" w:hAnsi="Times New Roman" w:cs="Times New Roman"/>
              <w:sz w:val="24"/>
              <w:szCs w:val="24"/>
            </w:rPr>
          </w:rPrChange>
        </w:rPr>
        <w:t xml:space="preserve">O SAFT (AO) relativo à contabilidade deve ser único para o período a que diz respeito. </w:t>
      </w:r>
    </w:p>
    <w:p w14:paraId="6265CA11" w14:textId="77777777" w:rsidR="003F3EDE" w:rsidRPr="00691778" w:rsidRDefault="003F3EDE" w:rsidP="003F3EDE">
      <w:pPr>
        <w:pStyle w:val="PargrafodaLista"/>
        <w:widowControl w:val="0"/>
        <w:spacing w:after="240" w:line="276" w:lineRule="auto"/>
        <w:ind w:left="284" w:right="795"/>
        <w:contextualSpacing w:val="0"/>
        <w:jc w:val="both"/>
        <w:rPr>
          <w:rFonts w:ascii="Arial" w:hAnsi="Arial" w:cs="Arial"/>
          <w:sz w:val="24"/>
          <w:szCs w:val="24"/>
          <w:rPrChange w:id="227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71" w:author="Adelino Naquarta Sepalanga Domingos" w:date="2025-03-05T08:49:00Z" w16du:dateUtc="2025-03-05T07:49:00Z">
            <w:rPr>
              <w:rFonts w:ascii="Times New Roman" w:hAnsi="Times New Roman" w:cs="Times New Roman"/>
              <w:sz w:val="24"/>
              <w:szCs w:val="24"/>
            </w:rPr>
          </w:rPrChange>
        </w:rPr>
        <w:t>No caso de SAFT (AO) relativos à facturação, está prevista a possibilidade de ser gerado um para cada estabelecimento, se independentes do sistema de facturação adoptado a nível central. Se o sistema de facturação nos estabelecimentos estiver centralizado, deve ser fornecido um único ficheiro.</w:t>
      </w:r>
    </w:p>
    <w:p w14:paraId="7605DD24" w14:textId="77777777" w:rsidR="003F3EDE" w:rsidRPr="00691778" w:rsidRDefault="003F3EDE" w:rsidP="003F3EDE">
      <w:pPr>
        <w:pStyle w:val="PargrafodaLista"/>
        <w:widowControl w:val="0"/>
        <w:numPr>
          <w:ilvl w:val="0"/>
          <w:numId w:val="29"/>
        </w:numPr>
        <w:spacing w:after="240" w:line="276" w:lineRule="auto"/>
        <w:ind w:left="284" w:right="795"/>
        <w:contextualSpacing w:val="0"/>
        <w:jc w:val="both"/>
        <w:rPr>
          <w:rFonts w:ascii="Arial" w:hAnsi="Arial" w:cs="Arial"/>
          <w:sz w:val="24"/>
          <w:szCs w:val="24"/>
          <w:rPrChange w:id="227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73" w:author="Adelino Naquarta Sepalanga Domingos" w:date="2025-03-05T08:49:00Z" w16du:dateUtc="2025-03-05T07:49:00Z">
            <w:rPr>
              <w:rFonts w:ascii="Times New Roman" w:hAnsi="Times New Roman" w:cs="Times New Roman"/>
              <w:sz w:val="24"/>
              <w:szCs w:val="24"/>
            </w:rPr>
          </w:rPrChange>
        </w:rPr>
        <w:t>Na coluna “Formato” a dimensão dos campos do tipo texto é indicada em número de caracteres.</w:t>
      </w:r>
    </w:p>
    <w:p w14:paraId="5A01AEA7" w14:textId="77777777" w:rsidR="003F3EDE" w:rsidRPr="00691778" w:rsidRDefault="003F3EDE" w:rsidP="003F3EDE">
      <w:pPr>
        <w:pStyle w:val="PargrafodaLista"/>
        <w:widowControl w:val="0"/>
        <w:numPr>
          <w:ilvl w:val="0"/>
          <w:numId w:val="29"/>
        </w:numPr>
        <w:spacing w:after="240" w:line="276" w:lineRule="auto"/>
        <w:ind w:left="284" w:right="795"/>
        <w:contextualSpacing w:val="0"/>
        <w:jc w:val="both"/>
        <w:rPr>
          <w:rFonts w:ascii="Arial" w:hAnsi="Arial" w:cs="Arial"/>
          <w:sz w:val="24"/>
          <w:szCs w:val="24"/>
          <w:rPrChange w:id="227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75" w:author="Adelino Naquarta Sepalanga Domingos" w:date="2025-03-05T08:49:00Z" w16du:dateUtc="2025-03-05T07:49:00Z">
            <w:rPr>
              <w:rFonts w:ascii="Times New Roman" w:hAnsi="Times New Roman" w:cs="Times New Roman"/>
              <w:sz w:val="24"/>
              <w:szCs w:val="24"/>
            </w:rPr>
          </w:rPrChange>
        </w:rPr>
        <w:t>No caso das aplicações de contabilidade e facturação gerarem ficheiros independentes, estes devem conter informação comum e informação específica.</w:t>
      </w:r>
    </w:p>
    <w:p w14:paraId="0D96312F" w14:textId="77777777" w:rsidR="003F3EDE" w:rsidRPr="00691778" w:rsidRDefault="003F3EDE" w:rsidP="003F3EDE">
      <w:pPr>
        <w:pStyle w:val="PargrafodaLista"/>
        <w:widowControl w:val="0"/>
        <w:numPr>
          <w:ilvl w:val="0"/>
          <w:numId w:val="30"/>
        </w:numPr>
        <w:spacing w:after="240" w:line="276" w:lineRule="auto"/>
        <w:ind w:right="795"/>
        <w:contextualSpacing w:val="0"/>
        <w:jc w:val="both"/>
        <w:rPr>
          <w:rFonts w:ascii="Arial" w:hAnsi="Arial" w:cs="Arial"/>
          <w:sz w:val="24"/>
          <w:szCs w:val="24"/>
          <w:rPrChange w:id="227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77" w:author="Adelino Naquarta Sepalanga Domingos" w:date="2025-03-05T08:49:00Z" w16du:dateUtc="2025-03-05T07:49:00Z">
            <w:rPr>
              <w:rFonts w:ascii="Times New Roman" w:hAnsi="Times New Roman" w:cs="Times New Roman"/>
              <w:sz w:val="24"/>
              <w:szCs w:val="24"/>
            </w:rPr>
          </w:rPrChange>
        </w:rPr>
        <w:t>Tabelas de informação comuns para ambos os ficheiros:</w:t>
      </w:r>
    </w:p>
    <w:p w14:paraId="55E99CDB" w14:textId="77777777" w:rsidR="003F3EDE" w:rsidRPr="00691778" w:rsidRDefault="003F3EDE" w:rsidP="003F3EDE">
      <w:pPr>
        <w:pStyle w:val="PargrafodaLista"/>
        <w:widowControl w:val="0"/>
        <w:numPr>
          <w:ilvl w:val="0"/>
          <w:numId w:val="31"/>
        </w:numPr>
        <w:spacing w:after="240" w:line="276" w:lineRule="auto"/>
        <w:ind w:right="795"/>
        <w:contextualSpacing w:val="0"/>
        <w:jc w:val="both"/>
        <w:rPr>
          <w:rFonts w:ascii="Arial" w:hAnsi="Arial" w:cs="Arial"/>
          <w:sz w:val="24"/>
          <w:szCs w:val="24"/>
          <w:rPrChange w:id="227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79" w:author="Adelino Naquarta Sepalanga Domingos" w:date="2025-03-05T08:49:00Z" w16du:dateUtc="2025-03-05T07:49:00Z">
            <w:rPr>
              <w:rFonts w:ascii="Times New Roman" w:hAnsi="Times New Roman" w:cs="Times New Roman"/>
              <w:sz w:val="24"/>
              <w:szCs w:val="24"/>
            </w:rPr>
          </w:rPrChange>
        </w:rPr>
        <w:t>1– Cabeçalho (</w:t>
      </w:r>
      <w:proofErr w:type="spellStart"/>
      <w:r w:rsidRPr="00691778">
        <w:rPr>
          <w:rFonts w:ascii="Arial" w:hAnsi="Arial" w:cs="Arial"/>
          <w:sz w:val="24"/>
          <w:szCs w:val="24"/>
          <w:rPrChange w:id="2280" w:author="Adelino Naquarta Sepalanga Domingos" w:date="2025-03-05T08:49:00Z" w16du:dateUtc="2025-03-05T07:49:00Z">
            <w:rPr>
              <w:rFonts w:ascii="Times New Roman" w:hAnsi="Times New Roman" w:cs="Times New Roman"/>
              <w:sz w:val="24"/>
              <w:szCs w:val="24"/>
            </w:rPr>
          </w:rPrChange>
        </w:rPr>
        <w:t>Header</w:t>
      </w:r>
      <w:proofErr w:type="spellEnd"/>
      <w:r w:rsidRPr="00691778">
        <w:rPr>
          <w:rFonts w:ascii="Arial" w:hAnsi="Arial" w:cs="Arial"/>
          <w:sz w:val="24"/>
          <w:szCs w:val="24"/>
          <w:rPrChange w:id="2281" w:author="Adelino Naquarta Sepalanga Domingos" w:date="2025-03-05T08:49:00Z" w16du:dateUtc="2025-03-05T07:49:00Z">
            <w:rPr>
              <w:rFonts w:ascii="Times New Roman" w:hAnsi="Times New Roman" w:cs="Times New Roman"/>
              <w:sz w:val="24"/>
              <w:szCs w:val="24"/>
            </w:rPr>
          </w:rPrChange>
        </w:rPr>
        <w:t>);</w:t>
      </w:r>
    </w:p>
    <w:p w14:paraId="7E337404" w14:textId="77777777" w:rsidR="003F3EDE" w:rsidRPr="00691778" w:rsidRDefault="003F3EDE" w:rsidP="003F3EDE">
      <w:pPr>
        <w:pStyle w:val="PargrafodaLista"/>
        <w:widowControl w:val="0"/>
        <w:numPr>
          <w:ilvl w:val="0"/>
          <w:numId w:val="31"/>
        </w:numPr>
        <w:spacing w:after="240" w:line="276" w:lineRule="auto"/>
        <w:ind w:right="795"/>
        <w:contextualSpacing w:val="0"/>
        <w:jc w:val="both"/>
        <w:rPr>
          <w:rFonts w:ascii="Arial" w:hAnsi="Arial" w:cs="Arial"/>
          <w:sz w:val="24"/>
          <w:szCs w:val="24"/>
          <w:rPrChange w:id="228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83" w:author="Adelino Naquarta Sepalanga Domingos" w:date="2025-03-05T08:49:00Z" w16du:dateUtc="2025-03-05T07:49:00Z">
            <w:rPr>
              <w:rFonts w:ascii="Times New Roman" w:hAnsi="Times New Roman" w:cs="Times New Roman"/>
              <w:sz w:val="24"/>
              <w:szCs w:val="24"/>
            </w:rPr>
          </w:rPrChange>
        </w:rPr>
        <w:t>2.2. – Tabela de clientes (</w:t>
      </w:r>
      <w:proofErr w:type="spellStart"/>
      <w:r w:rsidRPr="00691778">
        <w:rPr>
          <w:rFonts w:ascii="Arial" w:hAnsi="Arial" w:cs="Arial"/>
          <w:sz w:val="24"/>
          <w:szCs w:val="24"/>
          <w:rPrChange w:id="2284" w:author="Adelino Naquarta Sepalanga Domingos" w:date="2025-03-05T08:49:00Z" w16du:dateUtc="2025-03-05T07:49:00Z">
            <w:rPr>
              <w:rFonts w:ascii="Times New Roman" w:hAnsi="Times New Roman" w:cs="Times New Roman"/>
              <w:sz w:val="24"/>
              <w:szCs w:val="24"/>
            </w:rPr>
          </w:rPrChange>
        </w:rPr>
        <w:t>Customer</w:t>
      </w:r>
      <w:proofErr w:type="spellEnd"/>
      <w:r w:rsidRPr="00691778">
        <w:rPr>
          <w:rFonts w:ascii="Arial" w:hAnsi="Arial" w:cs="Arial"/>
          <w:sz w:val="24"/>
          <w:szCs w:val="24"/>
          <w:rPrChange w:id="2285" w:author="Adelino Naquarta Sepalanga Domingos" w:date="2025-03-05T08:49:00Z" w16du:dateUtc="2025-03-05T07:49:00Z">
            <w:rPr>
              <w:rFonts w:ascii="Times New Roman" w:hAnsi="Times New Roman" w:cs="Times New Roman"/>
              <w:sz w:val="24"/>
              <w:szCs w:val="24"/>
            </w:rPr>
          </w:rPrChange>
        </w:rPr>
        <w:t>);</w:t>
      </w:r>
    </w:p>
    <w:p w14:paraId="16F6C454" w14:textId="77777777" w:rsidR="003F3EDE" w:rsidRPr="00691778" w:rsidRDefault="003F3EDE" w:rsidP="003F3EDE">
      <w:pPr>
        <w:pStyle w:val="PargrafodaLista"/>
        <w:widowControl w:val="0"/>
        <w:numPr>
          <w:ilvl w:val="0"/>
          <w:numId w:val="31"/>
        </w:numPr>
        <w:spacing w:after="240" w:line="276" w:lineRule="auto"/>
        <w:ind w:right="795"/>
        <w:contextualSpacing w:val="0"/>
        <w:jc w:val="both"/>
        <w:rPr>
          <w:rFonts w:ascii="Arial" w:hAnsi="Arial" w:cs="Arial"/>
          <w:sz w:val="24"/>
          <w:szCs w:val="24"/>
          <w:rPrChange w:id="228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87" w:author="Adelino Naquarta Sepalanga Domingos" w:date="2025-03-05T08:49:00Z" w16du:dateUtc="2025-03-05T07:49:00Z">
            <w:rPr>
              <w:rFonts w:ascii="Times New Roman" w:hAnsi="Times New Roman" w:cs="Times New Roman"/>
              <w:sz w:val="24"/>
              <w:szCs w:val="24"/>
            </w:rPr>
          </w:rPrChange>
        </w:rPr>
        <w:t>2.5. – Tabela de impostos (</w:t>
      </w:r>
      <w:proofErr w:type="spellStart"/>
      <w:r w:rsidRPr="00691778">
        <w:rPr>
          <w:rFonts w:ascii="Arial" w:hAnsi="Arial" w:cs="Arial"/>
          <w:sz w:val="24"/>
          <w:szCs w:val="24"/>
          <w:rPrChange w:id="2288" w:author="Adelino Naquarta Sepalanga Domingos" w:date="2025-03-05T08:49:00Z" w16du:dateUtc="2025-03-05T07:49:00Z">
            <w:rPr>
              <w:rFonts w:ascii="Times New Roman" w:hAnsi="Times New Roman" w:cs="Times New Roman"/>
              <w:sz w:val="24"/>
              <w:szCs w:val="24"/>
            </w:rPr>
          </w:rPrChange>
        </w:rPr>
        <w:t>TaxTable</w:t>
      </w:r>
      <w:proofErr w:type="spellEnd"/>
      <w:r w:rsidRPr="00691778">
        <w:rPr>
          <w:rFonts w:ascii="Arial" w:hAnsi="Arial" w:cs="Arial"/>
          <w:sz w:val="24"/>
          <w:szCs w:val="24"/>
          <w:rPrChange w:id="2289" w:author="Adelino Naquarta Sepalanga Domingos" w:date="2025-03-05T08:49:00Z" w16du:dateUtc="2025-03-05T07:49:00Z">
            <w:rPr>
              <w:rFonts w:ascii="Times New Roman" w:hAnsi="Times New Roman" w:cs="Times New Roman"/>
              <w:sz w:val="24"/>
              <w:szCs w:val="24"/>
            </w:rPr>
          </w:rPrChange>
        </w:rPr>
        <w:t>); e</w:t>
      </w:r>
    </w:p>
    <w:p w14:paraId="13D67C32" w14:textId="77777777" w:rsidR="003F3EDE" w:rsidRPr="00691778" w:rsidRDefault="003F3EDE" w:rsidP="003F3EDE">
      <w:pPr>
        <w:pStyle w:val="PargrafodaLista"/>
        <w:widowControl w:val="0"/>
        <w:numPr>
          <w:ilvl w:val="0"/>
          <w:numId w:val="38"/>
        </w:numPr>
        <w:spacing w:after="240" w:line="276" w:lineRule="auto"/>
        <w:ind w:right="795"/>
        <w:contextualSpacing w:val="0"/>
        <w:jc w:val="both"/>
        <w:rPr>
          <w:rFonts w:ascii="Arial" w:hAnsi="Arial" w:cs="Arial"/>
          <w:sz w:val="24"/>
          <w:szCs w:val="24"/>
          <w:rPrChange w:id="229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91" w:author="Adelino Naquarta Sepalanga Domingos" w:date="2025-03-05T08:49:00Z" w16du:dateUtc="2025-03-05T07:49:00Z">
            <w:rPr>
              <w:rFonts w:ascii="Times New Roman" w:hAnsi="Times New Roman" w:cs="Times New Roman"/>
              <w:sz w:val="24"/>
              <w:szCs w:val="24"/>
            </w:rPr>
          </w:rPrChange>
        </w:rPr>
        <w:t>4.4. – Documentos de recibos emitidos (</w:t>
      </w:r>
      <w:proofErr w:type="spellStart"/>
      <w:r w:rsidRPr="00691778">
        <w:rPr>
          <w:rFonts w:ascii="Arial" w:hAnsi="Arial" w:cs="Arial"/>
          <w:sz w:val="24"/>
          <w:szCs w:val="24"/>
          <w:rPrChange w:id="2292" w:author="Adelino Naquarta Sepalanga Domingos" w:date="2025-03-05T08:49:00Z" w16du:dateUtc="2025-03-05T07:49:00Z">
            <w:rPr>
              <w:rFonts w:ascii="Times New Roman" w:hAnsi="Times New Roman" w:cs="Times New Roman"/>
              <w:sz w:val="24"/>
              <w:szCs w:val="24"/>
            </w:rPr>
          </w:rPrChange>
        </w:rPr>
        <w:t>Payments</w:t>
      </w:r>
      <w:proofErr w:type="spellEnd"/>
      <w:r w:rsidRPr="00691778">
        <w:rPr>
          <w:rFonts w:ascii="Arial" w:hAnsi="Arial" w:cs="Arial"/>
          <w:sz w:val="24"/>
          <w:szCs w:val="24"/>
          <w:rPrChange w:id="2293" w:author="Adelino Naquarta Sepalanga Domingos" w:date="2025-03-05T08:49:00Z" w16du:dateUtc="2025-03-05T07:49:00Z">
            <w:rPr>
              <w:rFonts w:ascii="Times New Roman" w:hAnsi="Times New Roman" w:cs="Times New Roman"/>
              <w:sz w:val="24"/>
              <w:szCs w:val="24"/>
            </w:rPr>
          </w:rPrChange>
        </w:rPr>
        <w:t xml:space="preserve">), quando deva existir. </w:t>
      </w:r>
    </w:p>
    <w:p w14:paraId="26674E0D" w14:textId="5F131218" w:rsidR="003F3EDE" w:rsidRPr="00691778" w:rsidDel="003E3775" w:rsidRDefault="003F3EDE" w:rsidP="003F3EDE">
      <w:pPr>
        <w:pStyle w:val="PargrafodaLista"/>
        <w:spacing w:after="240" w:line="276" w:lineRule="auto"/>
        <w:ind w:right="795"/>
        <w:contextualSpacing w:val="0"/>
        <w:jc w:val="both"/>
        <w:rPr>
          <w:del w:id="2294" w:author="Adelino Naquarta Sepalanga Domingos" w:date="2025-02-28T14:48:00Z" w16du:dateUtc="2025-02-28T13:48:00Z"/>
          <w:rFonts w:ascii="Arial" w:hAnsi="Arial" w:cs="Arial"/>
          <w:sz w:val="24"/>
          <w:szCs w:val="24"/>
          <w:rPrChange w:id="2295" w:author="Adelino Naquarta Sepalanga Domingos" w:date="2025-03-05T08:49:00Z" w16du:dateUtc="2025-03-05T07:49:00Z">
            <w:rPr>
              <w:del w:id="2296" w:author="Adelino Naquarta Sepalanga Domingos" w:date="2025-02-28T14:48:00Z" w16du:dateUtc="2025-02-28T13:48:00Z"/>
              <w:rFonts w:ascii="Times New Roman" w:hAnsi="Times New Roman" w:cs="Times New Roman"/>
              <w:sz w:val="24"/>
              <w:szCs w:val="24"/>
            </w:rPr>
          </w:rPrChange>
        </w:rPr>
      </w:pPr>
    </w:p>
    <w:p w14:paraId="642A11ED" w14:textId="77777777" w:rsidR="003F3EDE" w:rsidRPr="00691778" w:rsidRDefault="003F3EDE" w:rsidP="003F3EDE">
      <w:pPr>
        <w:pStyle w:val="PargrafodaLista"/>
        <w:widowControl w:val="0"/>
        <w:numPr>
          <w:ilvl w:val="0"/>
          <w:numId w:val="37"/>
        </w:numPr>
        <w:spacing w:after="240" w:line="276" w:lineRule="auto"/>
        <w:ind w:right="795"/>
        <w:contextualSpacing w:val="0"/>
        <w:jc w:val="both"/>
        <w:rPr>
          <w:rFonts w:ascii="Arial" w:hAnsi="Arial" w:cs="Arial"/>
          <w:sz w:val="24"/>
          <w:szCs w:val="24"/>
          <w:rPrChange w:id="229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98" w:author="Adelino Naquarta Sepalanga Domingos" w:date="2025-03-05T08:49:00Z" w16du:dateUtc="2025-03-05T07:49:00Z">
            <w:rPr>
              <w:rFonts w:ascii="Times New Roman" w:hAnsi="Times New Roman" w:cs="Times New Roman"/>
              <w:sz w:val="24"/>
              <w:szCs w:val="24"/>
            </w:rPr>
          </w:rPrChange>
        </w:rPr>
        <w:t>Tabelas de informação específicas:</w:t>
      </w:r>
    </w:p>
    <w:p w14:paraId="3CFE9CB2" w14:textId="77777777" w:rsidR="003F3EDE" w:rsidRPr="00691778" w:rsidRDefault="003F3EDE" w:rsidP="003F3EDE">
      <w:pPr>
        <w:pStyle w:val="PargrafodaLista"/>
        <w:spacing w:after="240" w:line="276" w:lineRule="auto"/>
        <w:ind w:right="795"/>
        <w:contextualSpacing w:val="0"/>
        <w:jc w:val="both"/>
        <w:rPr>
          <w:rFonts w:ascii="Arial" w:hAnsi="Arial" w:cs="Arial"/>
          <w:sz w:val="24"/>
          <w:szCs w:val="24"/>
          <w:rPrChange w:id="229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00" w:author="Adelino Naquarta Sepalanga Domingos" w:date="2025-03-05T08:49:00Z" w16du:dateUtc="2025-03-05T07:49:00Z">
            <w:rPr>
              <w:rFonts w:ascii="Times New Roman" w:hAnsi="Times New Roman" w:cs="Times New Roman"/>
              <w:sz w:val="24"/>
              <w:szCs w:val="24"/>
            </w:rPr>
          </w:rPrChange>
        </w:rPr>
        <w:t>Para as aplicações de contabilidade:</w:t>
      </w:r>
    </w:p>
    <w:p w14:paraId="0ECE2C36" w14:textId="77777777" w:rsidR="003F3EDE" w:rsidRPr="00691778" w:rsidRDefault="003F3EDE" w:rsidP="003F3EDE">
      <w:pPr>
        <w:pStyle w:val="PargrafodaLista"/>
        <w:widowControl w:val="0"/>
        <w:numPr>
          <w:ilvl w:val="0"/>
          <w:numId w:val="31"/>
        </w:numPr>
        <w:spacing w:after="240" w:line="276" w:lineRule="auto"/>
        <w:ind w:right="795"/>
        <w:contextualSpacing w:val="0"/>
        <w:jc w:val="both"/>
        <w:rPr>
          <w:rFonts w:ascii="Arial" w:hAnsi="Arial" w:cs="Arial"/>
          <w:sz w:val="24"/>
          <w:szCs w:val="24"/>
          <w:rPrChange w:id="230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02" w:author="Adelino Naquarta Sepalanga Domingos" w:date="2025-03-05T08:49:00Z" w16du:dateUtc="2025-03-05T07:49:00Z">
            <w:rPr>
              <w:rFonts w:ascii="Times New Roman" w:hAnsi="Times New Roman" w:cs="Times New Roman"/>
              <w:sz w:val="24"/>
              <w:szCs w:val="24"/>
            </w:rPr>
          </w:rPrChange>
        </w:rPr>
        <w:t>2.1. – Tabela de código de contas (</w:t>
      </w:r>
      <w:proofErr w:type="spellStart"/>
      <w:r w:rsidRPr="00691778">
        <w:rPr>
          <w:rFonts w:ascii="Arial" w:hAnsi="Arial" w:cs="Arial"/>
          <w:sz w:val="24"/>
          <w:szCs w:val="24"/>
          <w:rPrChange w:id="2303" w:author="Adelino Naquarta Sepalanga Domingos" w:date="2025-03-05T08:49:00Z" w16du:dateUtc="2025-03-05T07:49:00Z">
            <w:rPr>
              <w:rFonts w:ascii="Times New Roman" w:hAnsi="Times New Roman" w:cs="Times New Roman"/>
              <w:sz w:val="24"/>
              <w:szCs w:val="24"/>
            </w:rPr>
          </w:rPrChange>
        </w:rPr>
        <w:t>GeneralLedgerAccounts</w:t>
      </w:r>
      <w:proofErr w:type="spellEnd"/>
      <w:r w:rsidRPr="00691778">
        <w:rPr>
          <w:rFonts w:ascii="Arial" w:hAnsi="Arial" w:cs="Arial"/>
          <w:sz w:val="24"/>
          <w:szCs w:val="24"/>
          <w:rPrChange w:id="2304" w:author="Adelino Naquarta Sepalanga Domingos" w:date="2025-03-05T08:49:00Z" w16du:dateUtc="2025-03-05T07:49:00Z">
            <w:rPr>
              <w:rFonts w:ascii="Times New Roman" w:hAnsi="Times New Roman" w:cs="Times New Roman"/>
              <w:sz w:val="24"/>
              <w:szCs w:val="24"/>
            </w:rPr>
          </w:rPrChange>
        </w:rPr>
        <w:t>);</w:t>
      </w:r>
    </w:p>
    <w:p w14:paraId="1682DB67" w14:textId="77777777" w:rsidR="003F3EDE" w:rsidRPr="00691778" w:rsidRDefault="003F3EDE" w:rsidP="003F3EDE">
      <w:pPr>
        <w:pStyle w:val="PargrafodaLista"/>
        <w:widowControl w:val="0"/>
        <w:numPr>
          <w:ilvl w:val="0"/>
          <w:numId w:val="31"/>
        </w:numPr>
        <w:spacing w:after="240" w:line="276" w:lineRule="auto"/>
        <w:ind w:right="795"/>
        <w:contextualSpacing w:val="0"/>
        <w:jc w:val="both"/>
        <w:rPr>
          <w:rFonts w:ascii="Arial" w:hAnsi="Arial" w:cs="Arial"/>
          <w:sz w:val="24"/>
          <w:szCs w:val="24"/>
          <w:rPrChange w:id="230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06" w:author="Adelino Naquarta Sepalanga Domingos" w:date="2025-03-05T08:49:00Z" w16du:dateUtc="2025-03-05T07:49:00Z">
            <w:rPr>
              <w:rFonts w:ascii="Times New Roman" w:hAnsi="Times New Roman" w:cs="Times New Roman"/>
              <w:sz w:val="24"/>
              <w:szCs w:val="24"/>
            </w:rPr>
          </w:rPrChange>
        </w:rPr>
        <w:t>2.3. - Tabela de fornecedores (</w:t>
      </w:r>
      <w:proofErr w:type="spellStart"/>
      <w:r w:rsidRPr="00691778">
        <w:rPr>
          <w:rFonts w:ascii="Arial" w:hAnsi="Arial" w:cs="Arial"/>
          <w:sz w:val="24"/>
          <w:szCs w:val="24"/>
          <w:rPrChange w:id="2307" w:author="Adelino Naquarta Sepalanga Domingos" w:date="2025-03-05T08:49:00Z" w16du:dateUtc="2025-03-05T07:49:00Z">
            <w:rPr>
              <w:rFonts w:ascii="Times New Roman" w:hAnsi="Times New Roman" w:cs="Times New Roman"/>
              <w:sz w:val="24"/>
              <w:szCs w:val="24"/>
            </w:rPr>
          </w:rPrChange>
        </w:rPr>
        <w:t>Supplier</w:t>
      </w:r>
      <w:proofErr w:type="spellEnd"/>
      <w:r w:rsidRPr="00691778">
        <w:rPr>
          <w:rFonts w:ascii="Arial" w:hAnsi="Arial" w:cs="Arial"/>
          <w:sz w:val="24"/>
          <w:szCs w:val="24"/>
          <w:rPrChange w:id="2308" w:author="Adelino Naquarta Sepalanga Domingos" w:date="2025-03-05T08:49:00Z" w16du:dateUtc="2025-03-05T07:49:00Z">
            <w:rPr>
              <w:rFonts w:ascii="Times New Roman" w:hAnsi="Times New Roman" w:cs="Times New Roman"/>
              <w:sz w:val="24"/>
              <w:szCs w:val="24"/>
            </w:rPr>
          </w:rPrChange>
        </w:rPr>
        <w:t>); e</w:t>
      </w:r>
    </w:p>
    <w:p w14:paraId="3527B258" w14:textId="77777777" w:rsidR="003F3EDE" w:rsidRPr="00691778" w:rsidRDefault="003F3EDE" w:rsidP="003F3EDE">
      <w:pPr>
        <w:pStyle w:val="PargrafodaLista"/>
        <w:widowControl w:val="0"/>
        <w:numPr>
          <w:ilvl w:val="0"/>
          <w:numId w:val="31"/>
        </w:numPr>
        <w:spacing w:after="240" w:line="276" w:lineRule="auto"/>
        <w:ind w:right="795"/>
        <w:contextualSpacing w:val="0"/>
        <w:jc w:val="both"/>
        <w:rPr>
          <w:rFonts w:ascii="Arial" w:hAnsi="Arial" w:cs="Arial"/>
          <w:sz w:val="24"/>
          <w:szCs w:val="24"/>
          <w:rPrChange w:id="230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10" w:author="Adelino Naquarta Sepalanga Domingos" w:date="2025-03-05T08:49:00Z" w16du:dateUtc="2025-03-05T07:49:00Z">
            <w:rPr>
              <w:rFonts w:ascii="Times New Roman" w:hAnsi="Times New Roman" w:cs="Times New Roman"/>
              <w:sz w:val="24"/>
              <w:szCs w:val="24"/>
            </w:rPr>
          </w:rPrChange>
        </w:rPr>
        <w:lastRenderedPageBreak/>
        <w:t>3. - Movimentos contabilísticos (</w:t>
      </w:r>
      <w:proofErr w:type="spellStart"/>
      <w:r w:rsidRPr="00691778">
        <w:rPr>
          <w:rFonts w:ascii="Arial" w:hAnsi="Arial" w:cs="Arial"/>
          <w:sz w:val="24"/>
          <w:szCs w:val="24"/>
          <w:rPrChange w:id="2311" w:author="Adelino Naquarta Sepalanga Domingos" w:date="2025-03-05T08:49:00Z" w16du:dateUtc="2025-03-05T07:49:00Z">
            <w:rPr>
              <w:rFonts w:ascii="Times New Roman" w:hAnsi="Times New Roman" w:cs="Times New Roman"/>
              <w:sz w:val="24"/>
              <w:szCs w:val="24"/>
            </w:rPr>
          </w:rPrChange>
        </w:rPr>
        <w:t>GeneralLedgerEntries</w:t>
      </w:r>
      <w:proofErr w:type="spellEnd"/>
      <w:r w:rsidRPr="00691778">
        <w:rPr>
          <w:rFonts w:ascii="Arial" w:hAnsi="Arial" w:cs="Arial"/>
          <w:sz w:val="24"/>
          <w:szCs w:val="24"/>
          <w:rPrChange w:id="2312" w:author="Adelino Naquarta Sepalanga Domingos" w:date="2025-03-05T08:49:00Z" w16du:dateUtc="2025-03-05T07:49:00Z">
            <w:rPr>
              <w:rFonts w:ascii="Times New Roman" w:hAnsi="Times New Roman" w:cs="Times New Roman"/>
              <w:sz w:val="24"/>
              <w:szCs w:val="24"/>
            </w:rPr>
          </w:rPrChange>
        </w:rPr>
        <w:t>).</w:t>
      </w:r>
    </w:p>
    <w:p w14:paraId="4EF1AF16" w14:textId="77777777" w:rsidR="003F3EDE" w:rsidRPr="00691778" w:rsidRDefault="003F3EDE" w:rsidP="003F3EDE">
      <w:pPr>
        <w:spacing w:after="240" w:line="276" w:lineRule="auto"/>
        <w:ind w:right="795"/>
        <w:jc w:val="both"/>
        <w:rPr>
          <w:rFonts w:ascii="Arial" w:hAnsi="Arial" w:cs="Arial"/>
          <w:sz w:val="24"/>
          <w:szCs w:val="24"/>
          <w:rPrChange w:id="231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14" w:author="Adelino Naquarta Sepalanga Domingos" w:date="2025-03-05T08:49:00Z" w16du:dateUtc="2025-03-05T07:49:00Z">
            <w:rPr>
              <w:rFonts w:ascii="Times New Roman" w:hAnsi="Times New Roman" w:cs="Times New Roman"/>
              <w:sz w:val="24"/>
              <w:szCs w:val="24"/>
            </w:rPr>
          </w:rPrChange>
        </w:rPr>
        <w:t xml:space="preserve">Para as aplicações de facturação, ainda que utilizadas por terceiros para a emissão de documentos em nome e por conta de sujeitos passivos, incluindo as que emitem </w:t>
      </w:r>
    </w:p>
    <w:p w14:paraId="28D6C605" w14:textId="77777777" w:rsidR="003F3EDE" w:rsidRPr="00691778" w:rsidRDefault="003F3EDE" w:rsidP="003F3EDE">
      <w:pPr>
        <w:pStyle w:val="PargrafodaLista"/>
        <w:widowControl w:val="0"/>
        <w:numPr>
          <w:ilvl w:val="0"/>
          <w:numId w:val="32"/>
        </w:numPr>
        <w:spacing w:after="240" w:line="276" w:lineRule="auto"/>
        <w:ind w:right="795"/>
        <w:contextualSpacing w:val="0"/>
        <w:jc w:val="both"/>
        <w:rPr>
          <w:rFonts w:ascii="Arial" w:hAnsi="Arial" w:cs="Arial"/>
          <w:sz w:val="24"/>
          <w:szCs w:val="24"/>
          <w:rPrChange w:id="231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16" w:author="Adelino Naquarta Sepalanga Domingos" w:date="2025-03-05T08:49:00Z" w16du:dateUtc="2025-03-05T07:49:00Z">
            <w:rPr>
              <w:rFonts w:ascii="Times New Roman" w:hAnsi="Times New Roman" w:cs="Times New Roman"/>
              <w:sz w:val="24"/>
              <w:szCs w:val="24"/>
            </w:rPr>
          </w:rPrChange>
        </w:rPr>
        <w:t>2.3 -Tabela de fornecedores (</w:t>
      </w:r>
      <w:proofErr w:type="spellStart"/>
      <w:r w:rsidRPr="00691778">
        <w:rPr>
          <w:rFonts w:ascii="Arial" w:hAnsi="Arial" w:cs="Arial"/>
          <w:sz w:val="24"/>
          <w:szCs w:val="24"/>
          <w:rPrChange w:id="2317" w:author="Adelino Naquarta Sepalanga Domingos" w:date="2025-03-05T08:49:00Z" w16du:dateUtc="2025-03-05T07:49:00Z">
            <w:rPr>
              <w:rFonts w:ascii="Times New Roman" w:hAnsi="Times New Roman" w:cs="Times New Roman"/>
              <w:sz w:val="24"/>
              <w:szCs w:val="24"/>
            </w:rPr>
          </w:rPrChange>
        </w:rPr>
        <w:t>Supplier</w:t>
      </w:r>
      <w:proofErr w:type="spellEnd"/>
      <w:r w:rsidRPr="00691778">
        <w:rPr>
          <w:rFonts w:ascii="Arial" w:hAnsi="Arial" w:cs="Arial"/>
          <w:sz w:val="24"/>
          <w:szCs w:val="24"/>
          <w:rPrChange w:id="2318" w:author="Adelino Naquarta Sepalanga Domingos" w:date="2025-03-05T08:49:00Z" w16du:dateUtc="2025-03-05T07:49:00Z">
            <w:rPr>
              <w:rFonts w:ascii="Times New Roman" w:hAnsi="Times New Roman" w:cs="Times New Roman"/>
              <w:sz w:val="24"/>
              <w:szCs w:val="24"/>
            </w:rPr>
          </w:rPrChange>
        </w:rPr>
        <w:t>);</w:t>
      </w:r>
    </w:p>
    <w:p w14:paraId="52777E4A" w14:textId="77777777" w:rsidR="003F3EDE" w:rsidRPr="00691778" w:rsidRDefault="003F3EDE" w:rsidP="003F3EDE">
      <w:pPr>
        <w:pStyle w:val="PargrafodaLista"/>
        <w:widowControl w:val="0"/>
        <w:numPr>
          <w:ilvl w:val="0"/>
          <w:numId w:val="32"/>
        </w:numPr>
        <w:spacing w:after="240" w:line="276" w:lineRule="auto"/>
        <w:ind w:right="795"/>
        <w:contextualSpacing w:val="0"/>
        <w:jc w:val="both"/>
        <w:rPr>
          <w:rFonts w:ascii="Arial" w:hAnsi="Arial" w:cs="Arial"/>
          <w:sz w:val="24"/>
          <w:szCs w:val="24"/>
          <w:rPrChange w:id="231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20" w:author="Adelino Naquarta Sepalanga Domingos" w:date="2025-03-05T08:49:00Z" w16du:dateUtc="2025-03-05T07:49:00Z">
            <w:rPr>
              <w:rFonts w:ascii="Times New Roman" w:hAnsi="Times New Roman" w:cs="Times New Roman"/>
              <w:sz w:val="24"/>
              <w:szCs w:val="24"/>
            </w:rPr>
          </w:rPrChange>
        </w:rPr>
        <w:t>2.4 -Tabela de produtos / serviços (</w:t>
      </w:r>
      <w:proofErr w:type="spellStart"/>
      <w:r w:rsidRPr="00691778">
        <w:rPr>
          <w:rFonts w:ascii="Arial" w:hAnsi="Arial" w:cs="Arial"/>
          <w:sz w:val="24"/>
          <w:szCs w:val="24"/>
          <w:rPrChange w:id="2321" w:author="Adelino Naquarta Sepalanga Domingos" w:date="2025-03-05T08:49:00Z" w16du:dateUtc="2025-03-05T07:49:00Z">
            <w:rPr>
              <w:rFonts w:ascii="Times New Roman" w:hAnsi="Times New Roman" w:cs="Times New Roman"/>
              <w:sz w:val="24"/>
              <w:szCs w:val="24"/>
            </w:rPr>
          </w:rPrChange>
        </w:rPr>
        <w:t>Product</w:t>
      </w:r>
      <w:proofErr w:type="spellEnd"/>
      <w:r w:rsidRPr="00691778">
        <w:rPr>
          <w:rFonts w:ascii="Arial" w:hAnsi="Arial" w:cs="Arial"/>
          <w:sz w:val="24"/>
          <w:szCs w:val="24"/>
          <w:rPrChange w:id="2322" w:author="Adelino Naquarta Sepalanga Domingos" w:date="2025-03-05T08:49:00Z" w16du:dateUtc="2025-03-05T07:49:00Z">
            <w:rPr>
              <w:rFonts w:ascii="Times New Roman" w:hAnsi="Times New Roman" w:cs="Times New Roman"/>
              <w:sz w:val="24"/>
              <w:szCs w:val="24"/>
            </w:rPr>
          </w:rPrChange>
        </w:rPr>
        <w:t>);</w:t>
      </w:r>
    </w:p>
    <w:p w14:paraId="4D34B9DE" w14:textId="77777777" w:rsidR="003F3EDE" w:rsidRPr="00691778" w:rsidRDefault="003F3EDE" w:rsidP="003F3EDE">
      <w:pPr>
        <w:pStyle w:val="PargrafodaLista"/>
        <w:widowControl w:val="0"/>
        <w:numPr>
          <w:ilvl w:val="0"/>
          <w:numId w:val="32"/>
        </w:numPr>
        <w:spacing w:after="240" w:line="276" w:lineRule="auto"/>
        <w:ind w:right="795"/>
        <w:contextualSpacing w:val="0"/>
        <w:jc w:val="both"/>
        <w:rPr>
          <w:rFonts w:ascii="Arial" w:hAnsi="Arial" w:cs="Arial"/>
          <w:sz w:val="24"/>
          <w:szCs w:val="24"/>
          <w:rPrChange w:id="232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24" w:author="Adelino Naquarta Sepalanga Domingos" w:date="2025-03-05T08:49:00Z" w16du:dateUtc="2025-03-05T07:49:00Z">
            <w:rPr>
              <w:rFonts w:ascii="Times New Roman" w:hAnsi="Times New Roman" w:cs="Times New Roman"/>
              <w:sz w:val="24"/>
              <w:szCs w:val="24"/>
            </w:rPr>
          </w:rPrChange>
        </w:rPr>
        <w:t>4.1 - Documentos comerciais a clientes (</w:t>
      </w:r>
      <w:proofErr w:type="spellStart"/>
      <w:r w:rsidRPr="00691778">
        <w:rPr>
          <w:rFonts w:ascii="Arial" w:hAnsi="Arial" w:cs="Arial"/>
          <w:sz w:val="24"/>
          <w:szCs w:val="24"/>
          <w:rPrChange w:id="2325" w:author="Adelino Naquarta Sepalanga Domingos" w:date="2025-03-05T08:49:00Z" w16du:dateUtc="2025-03-05T07:49:00Z">
            <w:rPr>
              <w:rFonts w:ascii="Times New Roman" w:hAnsi="Times New Roman" w:cs="Times New Roman"/>
              <w:sz w:val="24"/>
              <w:szCs w:val="24"/>
            </w:rPr>
          </w:rPrChange>
        </w:rPr>
        <w:t>SalesInvoices</w:t>
      </w:r>
      <w:proofErr w:type="spellEnd"/>
      <w:r w:rsidRPr="00691778">
        <w:rPr>
          <w:rFonts w:ascii="Arial" w:hAnsi="Arial" w:cs="Arial"/>
          <w:sz w:val="24"/>
          <w:szCs w:val="24"/>
          <w:rPrChange w:id="2326" w:author="Adelino Naquarta Sepalanga Domingos" w:date="2025-03-05T08:49:00Z" w16du:dateUtc="2025-03-05T07:49:00Z">
            <w:rPr>
              <w:rFonts w:ascii="Times New Roman" w:hAnsi="Times New Roman" w:cs="Times New Roman"/>
              <w:sz w:val="24"/>
              <w:szCs w:val="24"/>
            </w:rPr>
          </w:rPrChange>
        </w:rPr>
        <w:t>);</w:t>
      </w:r>
    </w:p>
    <w:p w14:paraId="7ACB6372" w14:textId="77777777" w:rsidR="003F3EDE" w:rsidRPr="00691778" w:rsidRDefault="003F3EDE" w:rsidP="003F3EDE">
      <w:pPr>
        <w:pStyle w:val="PargrafodaLista"/>
        <w:widowControl w:val="0"/>
        <w:numPr>
          <w:ilvl w:val="0"/>
          <w:numId w:val="32"/>
        </w:numPr>
        <w:spacing w:after="240" w:line="276" w:lineRule="auto"/>
        <w:ind w:right="795"/>
        <w:contextualSpacing w:val="0"/>
        <w:jc w:val="both"/>
        <w:rPr>
          <w:rFonts w:ascii="Arial" w:hAnsi="Arial" w:cs="Arial"/>
          <w:sz w:val="24"/>
          <w:szCs w:val="24"/>
          <w:rPrChange w:id="232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28" w:author="Adelino Naquarta Sepalanga Domingos" w:date="2025-03-05T08:49:00Z" w16du:dateUtc="2025-03-05T07:49:00Z">
            <w:rPr>
              <w:rFonts w:ascii="Times New Roman" w:hAnsi="Times New Roman" w:cs="Times New Roman"/>
              <w:sz w:val="24"/>
              <w:szCs w:val="24"/>
            </w:rPr>
          </w:rPrChange>
        </w:rPr>
        <w:t>4.3 - Documentos de conferência de mercadorias ou de prestação de serviços (</w:t>
      </w:r>
      <w:proofErr w:type="spellStart"/>
      <w:r w:rsidRPr="00691778">
        <w:rPr>
          <w:rFonts w:ascii="Arial" w:hAnsi="Arial" w:cs="Arial"/>
          <w:sz w:val="24"/>
          <w:szCs w:val="24"/>
          <w:rPrChange w:id="2329" w:author="Adelino Naquarta Sepalanga Domingos" w:date="2025-03-05T08:49:00Z" w16du:dateUtc="2025-03-05T07:49:00Z">
            <w:rPr>
              <w:rFonts w:ascii="Times New Roman" w:hAnsi="Times New Roman" w:cs="Times New Roman"/>
              <w:sz w:val="24"/>
              <w:szCs w:val="24"/>
            </w:rPr>
          </w:rPrChange>
        </w:rPr>
        <w:t>WorkingDocuments</w:t>
      </w:r>
      <w:proofErr w:type="spellEnd"/>
      <w:r w:rsidRPr="00691778">
        <w:rPr>
          <w:rFonts w:ascii="Arial" w:hAnsi="Arial" w:cs="Arial"/>
          <w:sz w:val="24"/>
          <w:szCs w:val="24"/>
          <w:rPrChange w:id="2330" w:author="Adelino Naquarta Sepalanga Domingos" w:date="2025-03-05T08:49:00Z" w16du:dateUtc="2025-03-05T07:49:00Z">
            <w:rPr>
              <w:rFonts w:ascii="Times New Roman" w:hAnsi="Times New Roman" w:cs="Times New Roman"/>
              <w:sz w:val="24"/>
              <w:szCs w:val="24"/>
            </w:rPr>
          </w:rPrChange>
        </w:rPr>
        <w:t>).</w:t>
      </w:r>
    </w:p>
    <w:p w14:paraId="67B2F889" w14:textId="77777777" w:rsidR="003F3EDE" w:rsidRPr="00691778" w:rsidRDefault="003F3EDE" w:rsidP="003F3EDE">
      <w:pPr>
        <w:spacing w:after="240" w:line="276" w:lineRule="auto"/>
        <w:ind w:right="795"/>
        <w:jc w:val="both"/>
        <w:rPr>
          <w:rFonts w:ascii="Arial" w:hAnsi="Arial" w:cs="Arial"/>
          <w:sz w:val="24"/>
          <w:szCs w:val="24"/>
          <w:rPrChange w:id="233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32" w:author="Adelino Naquarta Sepalanga Domingos" w:date="2025-03-05T08:49:00Z" w16du:dateUtc="2025-03-05T07:49:00Z">
            <w:rPr>
              <w:rFonts w:ascii="Times New Roman" w:hAnsi="Times New Roman" w:cs="Times New Roman"/>
              <w:sz w:val="24"/>
              <w:szCs w:val="24"/>
            </w:rPr>
          </w:rPrChange>
        </w:rPr>
        <w:t xml:space="preserve">No caso de existir autofacturação, a geração do ficheiro correspondente é da responsabilidade do efectivo emitente (o cliente que se </w:t>
      </w:r>
      <w:proofErr w:type="spellStart"/>
      <w:r w:rsidRPr="00691778">
        <w:rPr>
          <w:rFonts w:ascii="Arial" w:hAnsi="Arial" w:cs="Arial"/>
          <w:sz w:val="24"/>
          <w:szCs w:val="24"/>
          <w:rPrChange w:id="2333" w:author="Adelino Naquarta Sepalanga Domingos" w:date="2025-03-05T08:49:00Z" w16du:dateUtc="2025-03-05T07:49:00Z">
            <w:rPr>
              <w:rFonts w:ascii="Times New Roman" w:hAnsi="Times New Roman" w:cs="Times New Roman"/>
              <w:sz w:val="24"/>
              <w:szCs w:val="24"/>
            </w:rPr>
          </w:rPrChange>
        </w:rPr>
        <w:t>Autofactura</w:t>
      </w:r>
      <w:proofErr w:type="spellEnd"/>
      <w:r w:rsidRPr="00691778">
        <w:rPr>
          <w:rFonts w:ascii="Arial" w:hAnsi="Arial" w:cs="Arial"/>
          <w:sz w:val="24"/>
          <w:szCs w:val="24"/>
          <w:rPrChange w:id="2334" w:author="Adelino Naquarta Sepalanga Domingos" w:date="2025-03-05T08:49:00Z" w16du:dateUtc="2025-03-05T07:49:00Z">
            <w:rPr>
              <w:rFonts w:ascii="Times New Roman" w:hAnsi="Times New Roman" w:cs="Times New Roman"/>
              <w:sz w:val="24"/>
              <w:szCs w:val="24"/>
            </w:rPr>
          </w:rPrChange>
        </w:rPr>
        <w:t>), que o deve disponibilizar, sempre que ao seu fornecedor seja exigido o SAFT (AO).</w:t>
      </w:r>
    </w:p>
    <w:p w14:paraId="57F57DCE" w14:textId="77777777" w:rsidR="003F3EDE" w:rsidRPr="00691778" w:rsidRDefault="003F3EDE" w:rsidP="003F3EDE">
      <w:pPr>
        <w:spacing w:after="240" w:line="276" w:lineRule="auto"/>
        <w:ind w:right="795"/>
        <w:jc w:val="both"/>
        <w:rPr>
          <w:rFonts w:ascii="Arial" w:hAnsi="Arial" w:cs="Arial"/>
          <w:sz w:val="24"/>
          <w:szCs w:val="24"/>
          <w:rPrChange w:id="233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36" w:author="Adelino Naquarta Sepalanga Domingos" w:date="2025-03-05T08:49:00Z" w16du:dateUtc="2025-03-05T07:49:00Z">
            <w:rPr>
              <w:rFonts w:ascii="Times New Roman" w:hAnsi="Times New Roman" w:cs="Times New Roman"/>
              <w:sz w:val="24"/>
              <w:szCs w:val="24"/>
            </w:rPr>
          </w:rPrChange>
        </w:rPr>
        <w:t>Nesse caso, o emitente deve fornecer um ficheiro com os dados das tabelas utilizadas, nomeadamente:</w:t>
      </w:r>
    </w:p>
    <w:p w14:paraId="7FE82019" w14:textId="77777777" w:rsidR="003F3EDE" w:rsidRPr="00691778" w:rsidRDefault="003F3EDE" w:rsidP="003F3EDE">
      <w:pPr>
        <w:pStyle w:val="PargrafodaLista"/>
        <w:widowControl w:val="0"/>
        <w:numPr>
          <w:ilvl w:val="0"/>
          <w:numId w:val="33"/>
        </w:numPr>
        <w:spacing w:after="240" w:line="276" w:lineRule="auto"/>
        <w:ind w:right="795"/>
        <w:contextualSpacing w:val="0"/>
        <w:jc w:val="both"/>
        <w:rPr>
          <w:rFonts w:ascii="Arial" w:hAnsi="Arial" w:cs="Arial"/>
          <w:sz w:val="24"/>
          <w:szCs w:val="24"/>
          <w:rPrChange w:id="233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38" w:author="Adelino Naquarta Sepalanga Domingos" w:date="2025-03-05T08:49:00Z" w16du:dateUtc="2025-03-05T07:49:00Z">
            <w:rPr>
              <w:rFonts w:ascii="Times New Roman" w:hAnsi="Times New Roman" w:cs="Times New Roman"/>
              <w:sz w:val="24"/>
              <w:szCs w:val="24"/>
            </w:rPr>
          </w:rPrChange>
        </w:rPr>
        <w:t>Tabela 1. – Cabeçalho (</w:t>
      </w:r>
      <w:proofErr w:type="spellStart"/>
      <w:r w:rsidRPr="00691778">
        <w:rPr>
          <w:rFonts w:ascii="Arial" w:hAnsi="Arial" w:cs="Arial"/>
          <w:sz w:val="24"/>
          <w:szCs w:val="24"/>
          <w:rPrChange w:id="2339" w:author="Adelino Naquarta Sepalanga Domingos" w:date="2025-03-05T08:49:00Z" w16du:dateUtc="2025-03-05T07:49:00Z">
            <w:rPr>
              <w:rFonts w:ascii="Times New Roman" w:hAnsi="Times New Roman" w:cs="Times New Roman"/>
              <w:sz w:val="24"/>
              <w:szCs w:val="24"/>
            </w:rPr>
          </w:rPrChange>
        </w:rPr>
        <w:t>Header</w:t>
      </w:r>
      <w:proofErr w:type="spellEnd"/>
      <w:r w:rsidRPr="00691778">
        <w:rPr>
          <w:rFonts w:ascii="Arial" w:hAnsi="Arial" w:cs="Arial"/>
          <w:sz w:val="24"/>
          <w:szCs w:val="24"/>
          <w:rPrChange w:id="2340" w:author="Adelino Naquarta Sepalanga Domingos" w:date="2025-03-05T08:49:00Z" w16du:dateUtc="2025-03-05T07:49:00Z">
            <w:rPr>
              <w:rFonts w:ascii="Times New Roman" w:hAnsi="Times New Roman" w:cs="Times New Roman"/>
              <w:sz w:val="24"/>
              <w:szCs w:val="24"/>
            </w:rPr>
          </w:rPrChange>
        </w:rPr>
        <w:t>) com os campos 1.2 a 1.8 com os dados relativos ao fornecedor, sendo que o campo 1.4 – Sistema contabilístico (</w:t>
      </w:r>
      <w:proofErr w:type="spellStart"/>
      <w:r w:rsidRPr="00691778">
        <w:rPr>
          <w:rFonts w:ascii="Arial" w:hAnsi="Arial" w:cs="Arial"/>
          <w:sz w:val="24"/>
          <w:szCs w:val="24"/>
          <w:rPrChange w:id="2341" w:author="Adelino Naquarta Sepalanga Domingos" w:date="2025-03-05T08:49:00Z" w16du:dateUtc="2025-03-05T07:49:00Z">
            <w:rPr>
              <w:rFonts w:ascii="Times New Roman" w:hAnsi="Times New Roman" w:cs="Times New Roman"/>
              <w:sz w:val="24"/>
              <w:szCs w:val="24"/>
            </w:rPr>
          </w:rPrChange>
        </w:rPr>
        <w:t>TaxAccountingBasis</w:t>
      </w:r>
      <w:proofErr w:type="spellEnd"/>
      <w:r w:rsidRPr="00691778">
        <w:rPr>
          <w:rFonts w:ascii="Arial" w:hAnsi="Arial" w:cs="Arial"/>
          <w:sz w:val="24"/>
          <w:szCs w:val="24"/>
          <w:rPrChange w:id="2342" w:author="Adelino Naquarta Sepalanga Domingos" w:date="2025-03-05T08:49:00Z" w16du:dateUtc="2025-03-05T07:49:00Z">
            <w:rPr>
              <w:rFonts w:ascii="Times New Roman" w:hAnsi="Times New Roman" w:cs="Times New Roman"/>
              <w:sz w:val="24"/>
              <w:szCs w:val="24"/>
            </w:rPr>
          </w:rPrChange>
        </w:rPr>
        <w:t>) deve ser preenchido com o código “S”;</w:t>
      </w:r>
    </w:p>
    <w:p w14:paraId="07245E3D" w14:textId="77777777" w:rsidR="003F3EDE" w:rsidRPr="00691778" w:rsidRDefault="003F3EDE" w:rsidP="003F3EDE">
      <w:pPr>
        <w:pStyle w:val="PargrafodaLista"/>
        <w:widowControl w:val="0"/>
        <w:numPr>
          <w:ilvl w:val="0"/>
          <w:numId w:val="33"/>
        </w:numPr>
        <w:spacing w:after="240" w:line="276" w:lineRule="auto"/>
        <w:ind w:right="795"/>
        <w:contextualSpacing w:val="0"/>
        <w:jc w:val="both"/>
        <w:rPr>
          <w:rFonts w:ascii="Arial" w:hAnsi="Arial" w:cs="Arial"/>
          <w:sz w:val="24"/>
          <w:szCs w:val="24"/>
          <w:rPrChange w:id="234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44" w:author="Adelino Naquarta Sepalanga Domingos" w:date="2025-03-05T08:49:00Z" w16du:dateUtc="2025-03-05T07:49:00Z">
            <w:rPr>
              <w:rFonts w:ascii="Times New Roman" w:hAnsi="Times New Roman" w:cs="Times New Roman"/>
              <w:sz w:val="24"/>
              <w:szCs w:val="24"/>
            </w:rPr>
          </w:rPrChange>
        </w:rPr>
        <w:t>Tabela 2.2. – Clientes (</w:t>
      </w:r>
      <w:proofErr w:type="spellStart"/>
      <w:r w:rsidRPr="00691778">
        <w:rPr>
          <w:rFonts w:ascii="Arial" w:hAnsi="Arial" w:cs="Arial"/>
          <w:sz w:val="24"/>
          <w:szCs w:val="24"/>
          <w:rPrChange w:id="2345" w:author="Adelino Naquarta Sepalanga Domingos" w:date="2025-03-05T08:49:00Z" w16du:dateUtc="2025-03-05T07:49:00Z">
            <w:rPr>
              <w:rFonts w:ascii="Times New Roman" w:hAnsi="Times New Roman" w:cs="Times New Roman"/>
              <w:sz w:val="24"/>
              <w:szCs w:val="24"/>
            </w:rPr>
          </w:rPrChange>
        </w:rPr>
        <w:t>Customer</w:t>
      </w:r>
      <w:proofErr w:type="spellEnd"/>
      <w:r w:rsidRPr="00691778">
        <w:rPr>
          <w:rFonts w:ascii="Arial" w:hAnsi="Arial" w:cs="Arial"/>
          <w:sz w:val="24"/>
          <w:szCs w:val="24"/>
          <w:rPrChange w:id="2346" w:author="Adelino Naquarta Sepalanga Domingos" w:date="2025-03-05T08:49:00Z" w16du:dateUtc="2025-03-05T07:49:00Z">
            <w:rPr>
              <w:rFonts w:ascii="Times New Roman" w:hAnsi="Times New Roman" w:cs="Times New Roman"/>
              <w:sz w:val="24"/>
              <w:szCs w:val="24"/>
            </w:rPr>
          </w:rPrChange>
        </w:rPr>
        <w:t>) com os dados relativos ao emitente;</w:t>
      </w:r>
    </w:p>
    <w:p w14:paraId="19400714" w14:textId="77777777" w:rsidR="003F3EDE" w:rsidRPr="00691778" w:rsidRDefault="003F3EDE" w:rsidP="003F3EDE">
      <w:pPr>
        <w:pStyle w:val="PargrafodaLista"/>
        <w:widowControl w:val="0"/>
        <w:numPr>
          <w:ilvl w:val="0"/>
          <w:numId w:val="33"/>
        </w:numPr>
        <w:spacing w:after="240" w:line="276" w:lineRule="auto"/>
        <w:ind w:right="795"/>
        <w:contextualSpacing w:val="0"/>
        <w:jc w:val="both"/>
        <w:rPr>
          <w:rFonts w:ascii="Arial" w:hAnsi="Arial" w:cs="Arial"/>
          <w:sz w:val="24"/>
          <w:szCs w:val="24"/>
          <w:rPrChange w:id="234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48" w:author="Adelino Naquarta Sepalanga Domingos" w:date="2025-03-05T08:49:00Z" w16du:dateUtc="2025-03-05T07:49:00Z">
            <w:rPr>
              <w:rFonts w:ascii="Times New Roman" w:hAnsi="Times New Roman" w:cs="Times New Roman"/>
              <w:sz w:val="24"/>
              <w:szCs w:val="24"/>
            </w:rPr>
          </w:rPrChange>
        </w:rPr>
        <w:t>Tabela 2.4. – Produtos/serviços (</w:t>
      </w:r>
      <w:proofErr w:type="spellStart"/>
      <w:r w:rsidRPr="00691778">
        <w:rPr>
          <w:rFonts w:ascii="Arial" w:hAnsi="Arial" w:cs="Arial"/>
          <w:sz w:val="24"/>
          <w:szCs w:val="24"/>
          <w:rPrChange w:id="2349" w:author="Adelino Naquarta Sepalanga Domingos" w:date="2025-03-05T08:49:00Z" w16du:dateUtc="2025-03-05T07:49:00Z">
            <w:rPr>
              <w:rFonts w:ascii="Times New Roman" w:hAnsi="Times New Roman" w:cs="Times New Roman"/>
              <w:sz w:val="24"/>
              <w:szCs w:val="24"/>
            </w:rPr>
          </w:rPrChange>
        </w:rPr>
        <w:t>Product</w:t>
      </w:r>
      <w:proofErr w:type="spellEnd"/>
      <w:r w:rsidRPr="00691778">
        <w:rPr>
          <w:rFonts w:ascii="Arial" w:hAnsi="Arial" w:cs="Arial"/>
          <w:sz w:val="24"/>
          <w:szCs w:val="24"/>
          <w:rPrChange w:id="2350" w:author="Adelino Naquarta Sepalanga Domingos" w:date="2025-03-05T08:49:00Z" w16du:dateUtc="2025-03-05T07:49:00Z">
            <w:rPr>
              <w:rFonts w:ascii="Times New Roman" w:hAnsi="Times New Roman" w:cs="Times New Roman"/>
              <w:sz w:val="24"/>
              <w:szCs w:val="24"/>
            </w:rPr>
          </w:rPrChange>
        </w:rPr>
        <w:t>) com os registos dos produtos/serviços mencionados nos documentos; e</w:t>
      </w:r>
    </w:p>
    <w:p w14:paraId="485C5797" w14:textId="77777777" w:rsidR="003F3EDE" w:rsidRPr="00691778" w:rsidRDefault="003F3EDE" w:rsidP="003F3EDE">
      <w:pPr>
        <w:pStyle w:val="PargrafodaLista"/>
        <w:widowControl w:val="0"/>
        <w:numPr>
          <w:ilvl w:val="0"/>
          <w:numId w:val="33"/>
        </w:numPr>
        <w:spacing w:after="240" w:line="276" w:lineRule="auto"/>
        <w:ind w:right="795"/>
        <w:contextualSpacing w:val="0"/>
        <w:jc w:val="both"/>
        <w:rPr>
          <w:rFonts w:ascii="Arial" w:hAnsi="Arial" w:cs="Arial"/>
          <w:sz w:val="24"/>
          <w:szCs w:val="24"/>
          <w:rPrChange w:id="235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52" w:author="Adelino Naquarta Sepalanga Domingos" w:date="2025-03-05T08:49:00Z" w16du:dateUtc="2025-03-05T07:49:00Z">
            <w:rPr>
              <w:rFonts w:ascii="Times New Roman" w:hAnsi="Times New Roman" w:cs="Times New Roman"/>
              <w:sz w:val="24"/>
              <w:szCs w:val="24"/>
            </w:rPr>
          </w:rPrChange>
        </w:rPr>
        <w:t>Tabela 4.1. – Documentos comerciais a clientes (</w:t>
      </w:r>
      <w:proofErr w:type="spellStart"/>
      <w:r w:rsidRPr="00691778">
        <w:rPr>
          <w:rFonts w:ascii="Arial" w:hAnsi="Arial" w:cs="Arial"/>
          <w:sz w:val="24"/>
          <w:szCs w:val="24"/>
          <w:rPrChange w:id="2353" w:author="Adelino Naquarta Sepalanga Domingos" w:date="2025-03-05T08:49:00Z" w16du:dateUtc="2025-03-05T07:49:00Z">
            <w:rPr>
              <w:rFonts w:ascii="Times New Roman" w:hAnsi="Times New Roman" w:cs="Times New Roman"/>
              <w:sz w:val="24"/>
              <w:szCs w:val="24"/>
            </w:rPr>
          </w:rPrChange>
        </w:rPr>
        <w:t>SalesInvoices</w:t>
      </w:r>
      <w:proofErr w:type="spellEnd"/>
      <w:r w:rsidRPr="00691778">
        <w:rPr>
          <w:rFonts w:ascii="Arial" w:hAnsi="Arial" w:cs="Arial"/>
          <w:sz w:val="24"/>
          <w:szCs w:val="24"/>
          <w:rPrChange w:id="2354" w:author="Adelino Naquarta Sepalanga Domingos" w:date="2025-03-05T08:49:00Z" w16du:dateUtc="2025-03-05T07:49:00Z">
            <w:rPr>
              <w:rFonts w:ascii="Times New Roman" w:hAnsi="Times New Roman" w:cs="Times New Roman"/>
              <w:sz w:val="24"/>
              <w:szCs w:val="24"/>
            </w:rPr>
          </w:rPrChange>
        </w:rPr>
        <w:t>) com os documentos relativos ao fornecedor em que o campo 4.1.4.3.1 – Estado actual do documento (</w:t>
      </w:r>
      <w:proofErr w:type="spellStart"/>
      <w:r w:rsidRPr="00691778">
        <w:rPr>
          <w:rFonts w:ascii="Arial" w:hAnsi="Arial" w:cs="Arial"/>
          <w:sz w:val="24"/>
          <w:szCs w:val="24"/>
          <w:rPrChange w:id="2355" w:author="Adelino Naquarta Sepalanga Domingos" w:date="2025-03-05T08:49:00Z" w16du:dateUtc="2025-03-05T07:49:00Z">
            <w:rPr>
              <w:rFonts w:ascii="Times New Roman" w:hAnsi="Times New Roman" w:cs="Times New Roman"/>
              <w:sz w:val="24"/>
              <w:szCs w:val="24"/>
            </w:rPr>
          </w:rPrChange>
        </w:rPr>
        <w:t>InvoiceStatus</w:t>
      </w:r>
      <w:proofErr w:type="spellEnd"/>
      <w:r w:rsidRPr="00691778">
        <w:rPr>
          <w:rFonts w:ascii="Arial" w:hAnsi="Arial" w:cs="Arial"/>
          <w:sz w:val="24"/>
          <w:szCs w:val="24"/>
          <w:rPrChange w:id="2356" w:author="Adelino Naquarta Sepalanga Domingos" w:date="2025-03-05T08:49:00Z" w16du:dateUtc="2025-03-05T07:49:00Z">
            <w:rPr>
              <w:rFonts w:ascii="Times New Roman" w:hAnsi="Times New Roman" w:cs="Times New Roman"/>
              <w:sz w:val="24"/>
              <w:szCs w:val="24"/>
            </w:rPr>
          </w:rPrChange>
        </w:rPr>
        <w:t>) esteja preenchido com o código “S”.</w:t>
      </w:r>
    </w:p>
    <w:p w14:paraId="19992715" w14:textId="28E77C55" w:rsidR="003F3EDE" w:rsidRPr="00691778" w:rsidRDefault="003F3EDE" w:rsidP="003F3EDE">
      <w:pPr>
        <w:spacing w:after="240" w:line="276" w:lineRule="auto"/>
        <w:ind w:right="795"/>
        <w:jc w:val="both"/>
        <w:rPr>
          <w:rFonts w:ascii="Arial" w:hAnsi="Arial" w:cs="Arial"/>
          <w:sz w:val="24"/>
          <w:szCs w:val="24"/>
          <w:rPrChange w:id="235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58" w:author="Adelino Naquarta Sepalanga Domingos" w:date="2025-03-05T08:49:00Z" w16du:dateUtc="2025-03-05T07:49:00Z">
            <w:rPr>
              <w:rFonts w:ascii="Times New Roman" w:hAnsi="Times New Roman" w:cs="Times New Roman"/>
              <w:sz w:val="24"/>
              <w:szCs w:val="24"/>
            </w:rPr>
          </w:rPrChange>
        </w:rPr>
        <w:t>Quando forem exportados vários meses, aceita-se em casos justificados, que as tabelas 2.2; 2.3; 2.4 e 2.5 e, no caso d</w:t>
      </w:r>
      <w:ins w:id="2359" w:author="Adelino Naquarta Sepalanga Domingos" w:date="2025-03-05T08:58:00Z" w16du:dateUtc="2025-03-05T07:58:00Z">
        <w:r w:rsidR="001A2728">
          <w:rPr>
            <w:rFonts w:ascii="Arial" w:hAnsi="Arial" w:cs="Arial"/>
            <w:sz w:val="24"/>
            <w:szCs w:val="24"/>
          </w:rPr>
          <w:t xml:space="preserve">e </w:t>
        </w:r>
      </w:ins>
      <w:r w:rsidRPr="00691778">
        <w:rPr>
          <w:rFonts w:ascii="Arial" w:hAnsi="Arial" w:cs="Arial"/>
          <w:sz w:val="24"/>
          <w:szCs w:val="24"/>
          <w:rPrChange w:id="2360" w:author="Adelino Naquarta Sepalanga Domingos" w:date="2025-03-05T08:49:00Z" w16du:dateUtc="2025-03-05T07:49:00Z">
            <w:rPr>
              <w:rFonts w:ascii="Times New Roman" w:hAnsi="Times New Roman" w:cs="Times New Roman"/>
              <w:sz w:val="24"/>
              <w:szCs w:val="24"/>
            </w:rPr>
          </w:rPrChange>
        </w:rPr>
        <w:t>a aplicação ser integrada, também as tabelas 2.1 e 3., apenas sejam exportadas uma vez no último período extraído.</w:t>
      </w:r>
    </w:p>
    <w:p w14:paraId="237D0156" w14:textId="77777777" w:rsidR="003F3EDE" w:rsidRPr="00691778" w:rsidRDefault="003F3EDE" w:rsidP="003F3EDE">
      <w:pPr>
        <w:spacing w:after="240" w:line="276" w:lineRule="auto"/>
        <w:ind w:right="795"/>
        <w:jc w:val="both"/>
        <w:rPr>
          <w:rFonts w:ascii="Arial" w:hAnsi="Arial" w:cs="Arial"/>
          <w:sz w:val="24"/>
          <w:szCs w:val="24"/>
          <w:rPrChange w:id="236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62" w:author="Adelino Naquarta Sepalanga Domingos" w:date="2025-03-05T08:49:00Z" w16du:dateUtc="2025-03-05T07:49:00Z">
            <w:rPr>
              <w:rFonts w:ascii="Times New Roman" w:hAnsi="Times New Roman" w:cs="Times New Roman"/>
              <w:sz w:val="24"/>
              <w:szCs w:val="24"/>
            </w:rPr>
          </w:rPrChange>
        </w:rPr>
        <w:t>As datas são indicadas no formato data: “AAAA-MM-DD” e os registos temporais no formato data e hora: “</w:t>
      </w:r>
      <w:proofErr w:type="spellStart"/>
      <w:r w:rsidRPr="00691778">
        <w:rPr>
          <w:rFonts w:ascii="Arial" w:hAnsi="Arial" w:cs="Arial"/>
          <w:sz w:val="24"/>
          <w:szCs w:val="24"/>
          <w:rPrChange w:id="2363" w:author="Adelino Naquarta Sepalanga Domingos" w:date="2025-03-05T08:49:00Z" w16du:dateUtc="2025-03-05T07:49:00Z">
            <w:rPr>
              <w:rFonts w:ascii="Times New Roman" w:hAnsi="Times New Roman" w:cs="Times New Roman"/>
              <w:sz w:val="24"/>
              <w:szCs w:val="24"/>
            </w:rPr>
          </w:rPrChange>
        </w:rPr>
        <w:t>AAAA-MM-DDThh:</w:t>
      </w:r>
      <w:proofErr w:type="gramStart"/>
      <w:r w:rsidRPr="00691778">
        <w:rPr>
          <w:rFonts w:ascii="Arial" w:hAnsi="Arial" w:cs="Arial"/>
          <w:sz w:val="24"/>
          <w:szCs w:val="24"/>
          <w:rPrChange w:id="2364" w:author="Adelino Naquarta Sepalanga Domingos" w:date="2025-03-05T08:49:00Z" w16du:dateUtc="2025-03-05T07:49:00Z">
            <w:rPr>
              <w:rFonts w:ascii="Times New Roman" w:hAnsi="Times New Roman" w:cs="Times New Roman"/>
              <w:sz w:val="24"/>
              <w:szCs w:val="24"/>
            </w:rPr>
          </w:rPrChange>
        </w:rPr>
        <w:t>mm:ss</w:t>
      </w:r>
      <w:proofErr w:type="spellEnd"/>
      <w:proofErr w:type="gramEnd"/>
      <w:r w:rsidRPr="00691778">
        <w:rPr>
          <w:rFonts w:ascii="Arial" w:hAnsi="Arial" w:cs="Arial"/>
          <w:sz w:val="24"/>
          <w:szCs w:val="24"/>
          <w:rPrChange w:id="2365" w:author="Adelino Naquarta Sepalanga Domingos" w:date="2025-03-05T08:49:00Z" w16du:dateUtc="2025-03-05T07:49:00Z">
            <w:rPr>
              <w:rFonts w:ascii="Times New Roman" w:hAnsi="Times New Roman" w:cs="Times New Roman"/>
              <w:sz w:val="24"/>
              <w:szCs w:val="24"/>
            </w:rPr>
          </w:rPrChange>
        </w:rPr>
        <w:t>”, sem incluir a zona horária e milissegundos.</w:t>
      </w:r>
    </w:p>
    <w:p w14:paraId="0DA8F645" w14:textId="799D9618" w:rsidR="003F3EDE" w:rsidRPr="00691778" w:rsidRDefault="003F3EDE" w:rsidP="003F3EDE">
      <w:pPr>
        <w:spacing w:after="240" w:line="276" w:lineRule="auto"/>
        <w:ind w:right="795"/>
        <w:jc w:val="both"/>
        <w:rPr>
          <w:rFonts w:ascii="Arial" w:hAnsi="Arial" w:cs="Arial"/>
          <w:sz w:val="24"/>
          <w:szCs w:val="24"/>
          <w:rPrChange w:id="236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67" w:author="Adelino Naquarta Sepalanga Domingos" w:date="2025-03-05T08:49:00Z" w16du:dateUtc="2025-03-05T07:49:00Z">
            <w:rPr>
              <w:rFonts w:ascii="Times New Roman" w:hAnsi="Times New Roman" w:cs="Times New Roman"/>
              <w:sz w:val="24"/>
              <w:szCs w:val="24"/>
            </w:rPr>
          </w:rPrChange>
        </w:rPr>
        <w:t>Na exportação dos valores não são aceites valores negativos. Quando existirem saldos contabilísticos ou transacções nos documentos comerciais com valores negativos, deve ser ajustada a sua representação a débito ou a crédito e os restantes campos de montantes ou valores deve</w:t>
      </w:r>
      <w:ins w:id="2368" w:author="Adelino Naquarta Sepalanga Domingos" w:date="2025-03-05T09:37:00Z" w16du:dateUtc="2025-03-05T08:37:00Z">
        <w:r w:rsidR="00B45277">
          <w:rPr>
            <w:rFonts w:ascii="Arial" w:hAnsi="Arial" w:cs="Arial"/>
            <w:sz w:val="24"/>
            <w:szCs w:val="24"/>
          </w:rPr>
          <w:t>m</w:t>
        </w:r>
      </w:ins>
      <w:del w:id="2369" w:author="Adelino Naquarta Sepalanga Domingos" w:date="2025-03-05T09:37:00Z" w16du:dateUtc="2025-03-05T08:37:00Z">
        <w:r w:rsidRPr="00691778" w:rsidDel="00B45277">
          <w:rPr>
            <w:rFonts w:ascii="Arial" w:hAnsi="Arial" w:cs="Arial"/>
            <w:sz w:val="24"/>
            <w:szCs w:val="24"/>
            <w:rPrChange w:id="2370" w:author="Adelino Naquarta Sepalanga Domingos" w:date="2025-03-05T08:49:00Z" w16du:dateUtc="2025-03-05T07:49:00Z">
              <w:rPr>
                <w:rFonts w:ascii="Times New Roman" w:hAnsi="Times New Roman" w:cs="Times New Roman"/>
                <w:sz w:val="24"/>
                <w:szCs w:val="24"/>
              </w:rPr>
            </w:rPrChange>
          </w:rPr>
          <w:delText>rão</w:delText>
        </w:r>
      </w:del>
      <w:r w:rsidRPr="00691778">
        <w:rPr>
          <w:rFonts w:ascii="Arial" w:hAnsi="Arial" w:cs="Arial"/>
          <w:sz w:val="24"/>
          <w:szCs w:val="24"/>
          <w:rPrChange w:id="2371" w:author="Adelino Naquarta Sepalanga Domingos" w:date="2025-03-05T08:49:00Z" w16du:dateUtc="2025-03-05T07:49:00Z">
            <w:rPr>
              <w:rFonts w:ascii="Times New Roman" w:hAnsi="Times New Roman" w:cs="Times New Roman"/>
              <w:sz w:val="24"/>
              <w:szCs w:val="24"/>
            </w:rPr>
          </w:rPrChange>
        </w:rPr>
        <w:t xml:space="preserve"> ser exportados em valor absoluto.</w:t>
      </w:r>
    </w:p>
    <w:p w14:paraId="25FC671F" w14:textId="77777777" w:rsidR="003F3EDE" w:rsidRPr="00691778" w:rsidRDefault="003F3EDE" w:rsidP="003F3EDE">
      <w:pPr>
        <w:spacing w:after="240" w:line="276" w:lineRule="auto"/>
        <w:ind w:right="795"/>
        <w:jc w:val="both"/>
        <w:rPr>
          <w:rFonts w:ascii="Arial" w:hAnsi="Arial" w:cs="Arial"/>
          <w:sz w:val="24"/>
          <w:szCs w:val="24"/>
          <w:rPrChange w:id="237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73" w:author="Adelino Naquarta Sepalanga Domingos" w:date="2025-03-05T08:49:00Z" w16du:dateUtc="2025-03-05T07:49:00Z">
            <w:rPr>
              <w:rFonts w:ascii="Times New Roman" w:hAnsi="Times New Roman" w:cs="Times New Roman"/>
              <w:sz w:val="24"/>
              <w:szCs w:val="24"/>
            </w:rPr>
          </w:rPrChange>
        </w:rPr>
        <w:t>Os Tipos de ficheiros:</w:t>
      </w:r>
    </w:p>
    <w:p w14:paraId="5F0CD0A0" w14:textId="77777777" w:rsidR="003F3EDE" w:rsidRPr="00691778" w:rsidRDefault="003F3EDE" w:rsidP="003F3EDE">
      <w:pPr>
        <w:spacing w:after="240" w:line="276" w:lineRule="auto"/>
        <w:ind w:right="795"/>
        <w:jc w:val="both"/>
        <w:rPr>
          <w:rFonts w:ascii="Arial" w:hAnsi="Arial" w:cs="Arial"/>
          <w:sz w:val="24"/>
          <w:szCs w:val="24"/>
          <w:rPrChange w:id="237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75" w:author="Adelino Naquarta Sepalanga Domingos" w:date="2025-03-05T08:49:00Z" w16du:dateUtc="2025-03-05T07:49:00Z">
            <w:rPr>
              <w:rFonts w:ascii="Times New Roman" w:hAnsi="Times New Roman" w:cs="Times New Roman"/>
              <w:sz w:val="24"/>
              <w:szCs w:val="24"/>
            </w:rPr>
          </w:rPrChange>
        </w:rPr>
        <w:t>“I” -Contabilidade integrada com a facturação;</w:t>
      </w:r>
    </w:p>
    <w:p w14:paraId="09AC6517" w14:textId="77777777" w:rsidR="003F3EDE" w:rsidRPr="00691778" w:rsidRDefault="003F3EDE" w:rsidP="003F3EDE">
      <w:pPr>
        <w:spacing w:after="240" w:line="276" w:lineRule="auto"/>
        <w:ind w:right="795"/>
        <w:jc w:val="both"/>
        <w:rPr>
          <w:rFonts w:ascii="Arial" w:hAnsi="Arial" w:cs="Arial"/>
          <w:sz w:val="24"/>
          <w:szCs w:val="24"/>
          <w:rPrChange w:id="2376" w:author="Adelino Naquarta Sepalanga Domingos" w:date="2025-03-05T08:49:00Z" w16du:dateUtc="2025-03-05T07:49:00Z">
            <w:rPr>
              <w:rFonts w:ascii="Times New Roman" w:hAnsi="Times New Roman" w:cs="Times New Roman"/>
              <w:sz w:val="24"/>
              <w:szCs w:val="24"/>
            </w:rPr>
          </w:rPrChange>
        </w:rPr>
      </w:pPr>
      <w:bookmarkStart w:id="2377" w:name="_Hlk510684523"/>
      <w:r w:rsidRPr="00691778">
        <w:rPr>
          <w:rFonts w:ascii="Arial" w:hAnsi="Arial" w:cs="Arial"/>
          <w:sz w:val="24"/>
          <w:szCs w:val="24"/>
          <w:rPrChange w:id="2378" w:author="Adelino Naquarta Sepalanga Domingos" w:date="2025-03-05T08:49:00Z" w16du:dateUtc="2025-03-05T07:49:00Z">
            <w:rPr>
              <w:rFonts w:ascii="Times New Roman" w:hAnsi="Times New Roman" w:cs="Times New Roman"/>
              <w:sz w:val="24"/>
              <w:szCs w:val="24"/>
            </w:rPr>
          </w:rPrChange>
        </w:rPr>
        <w:lastRenderedPageBreak/>
        <w:t>“C” -Contabilidade</w:t>
      </w:r>
      <w:bookmarkEnd w:id="2377"/>
      <w:r w:rsidRPr="00691778">
        <w:rPr>
          <w:rFonts w:ascii="Arial" w:hAnsi="Arial" w:cs="Arial"/>
          <w:sz w:val="24"/>
          <w:szCs w:val="24"/>
          <w:rPrChange w:id="2379" w:author="Adelino Naquarta Sepalanga Domingos" w:date="2025-03-05T08:49:00Z" w16du:dateUtc="2025-03-05T07:49:00Z">
            <w:rPr>
              <w:rFonts w:ascii="Times New Roman" w:hAnsi="Times New Roman" w:cs="Times New Roman"/>
              <w:sz w:val="24"/>
              <w:szCs w:val="24"/>
            </w:rPr>
          </w:rPrChange>
        </w:rPr>
        <w:t>;</w:t>
      </w:r>
    </w:p>
    <w:p w14:paraId="35AEEA77" w14:textId="77777777" w:rsidR="003F3EDE" w:rsidRPr="00691778" w:rsidRDefault="003F3EDE" w:rsidP="003F3EDE">
      <w:pPr>
        <w:spacing w:after="240" w:line="276" w:lineRule="auto"/>
        <w:ind w:right="795"/>
        <w:jc w:val="both"/>
        <w:rPr>
          <w:rFonts w:ascii="Arial" w:hAnsi="Arial" w:cs="Arial"/>
          <w:sz w:val="24"/>
          <w:szCs w:val="24"/>
          <w:rPrChange w:id="2380" w:author="Adelino Naquarta Sepalanga Domingos" w:date="2025-03-05T08:49:00Z" w16du:dateUtc="2025-03-05T07:49:00Z">
            <w:rPr>
              <w:rFonts w:ascii="Times New Roman" w:hAnsi="Times New Roman" w:cs="Times New Roman"/>
              <w:sz w:val="24"/>
              <w:szCs w:val="24"/>
            </w:rPr>
          </w:rPrChange>
        </w:rPr>
      </w:pPr>
      <w:bookmarkStart w:id="2381" w:name="_Hlk510684565"/>
      <w:r w:rsidRPr="00691778">
        <w:rPr>
          <w:rFonts w:ascii="Arial" w:hAnsi="Arial" w:cs="Arial"/>
          <w:sz w:val="24"/>
          <w:szCs w:val="24"/>
          <w:rPrChange w:id="2382" w:author="Adelino Naquarta Sepalanga Domingos" w:date="2025-03-05T08:49:00Z" w16du:dateUtc="2025-03-05T07:49:00Z">
            <w:rPr>
              <w:rFonts w:ascii="Times New Roman" w:hAnsi="Times New Roman" w:cs="Times New Roman"/>
              <w:sz w:val="24"/>
              <w:szCs w:val="24"/>
            </w:rPr>
          </w:rPrChange>
        </w:rPr>
        <w:t>“F” -Facturação;</w:t>
      </w:r>
    </w:p>
    <w:bookmarkEnd w:id="2381"/>
    <w:p w14:paraId="1265992C" w14:textId="77777777" w:rsidR="003F3EDE" w:rsidRPr="00691778" w:rsidRDefault="003F3EDE" w:rsidP="003F3EDE">
      <w:pPr>
        <w:spacing w:after="240" w:line="276" w:lineRule="auto"/>
        <w:ind w:right="795"/>
        <w:jc w:val="both"/>
        <w:rPr>
          <w:rFonts w:ascii="Arial" w:hAnsi="Arial" w:cs="Arial"/>
          <w:sz w:val="24"/>
          <w:szCs w:val="24"/>
          <w:rPrChange w:id="238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84" w:author="Adelino Naquarta Sepalanga Domingos" w:date="2025-03-05T08:49:00Z" w16du:dateUtc="2025-03-05T07:49:00Z">
            <w:rPr>
              <w:rFonts w:ascii="Times New Roman" w:hAnsi="Times New Roman" w:cs="Times New Roman"/>
              <w:sz w:val="24"/>
              <w:szCs w:val="24"/>
            </w:rPr>
          </w:rPrChange>
        </w:rPr>
        <w:t>“P” -Facturação parcial;</w:t>
      </w:r>
    </w:p>
    <w:p w14:paraId="5EB1DA77" w14:textId="77777777" w:rsidR="003F3EDE" w:rsidRPr="00691778" w:rsidRDefault="003F3EDE" w:rsidP="003F3EDE">
      <w:pPr>
        <w:spacing w:after="240" w:line="276" w:lineRule="auto"/>
        <w:ind w:right="795"/>
        <w:jc w:val="both"/>
        <w:rPr>
          <w:rFonts w:ascii="Arial" w:hAnsi="Arial" w:cs="Arial"/>
          <w:sz w:val="24"/>
          <w:szCs w:val="24"/>
          <w:rPrChange w:id="238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86" w:author="Adelino Naquarta Sepalanga Domingos" w:date="2025-03-05T08:49:00Z" w16du:dateUtc="2025-03-05T07:49:00Z">
            <w:rPr>
              <w:rFonts w:ascii="Times New Roman" w:hAnsi="Times New Roman" w:cs="Times New Roman"/>
              <w:sz w:val="24"/>
              <w:szCs w:val="24"/>
            </w:rPr>
          </w:rPrChange>
        </w:rPr>
        <w:t>“R” -Recibos;</w:t>
      </w:r>
    </w:p>
    <w:p w14:paraId="6816EAE2" w14:textId="77777777" w:rsidR="003F3EDE" w:rsidRPr="00691778" w:rsidRDefault="003F3EDE" w:rsidP="003F3EDE">
      <w:pPr>
        <w:spacing w:after="240" w:line="276" w:lineRule="auto"/>
        <w:ind w:right="795"/>
        <w:jc w:val="both"/>
        <w:rPr>
          <w:rFonts w:ascii="Arial" w:hAnsi="Arial" w:cs="Arial"/>
          <w:sz w:val="24"/>
          <w:szCs w:val="24"/>
          <w:rPrChange w:id="238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88" w:author="Adelino Naquarta Sepalanga Domingos" w:date="2025-03-05T08:49:00Z" w16du:dateUtc="2025-03-05T07:49:00Z">
            <w:rPr>
              <w:rFonts w:ascii="Times New Roman" w:hAnsi="Times New Roman" w:cs="Times New Roman"/>
              <w:sz w:val="24"/>
              <w:szCs w:val="24"/>
            </w:rPr>
          </w:rPrChange>
        </w:rPr>
        <w:t xml:space="preserve">“S” -Autofacturação; </w:t>
      </w:r>
    </w:p>
    <w:p w14:paraId="523DD045" w14:textId="77777777" w:rsidR="003F3EDE" w:rsidRPr="00691778" w:rsidRDefault="003F3EDE" w:rsidP="003F3EDE">
      <w:pPr>
        <w:spacing w:after="240" w:line="276" w:lineRule="auto"/>
        <w:ind w:right="795"/>
        <w:jc w:val="both"/>
        <w:rPr>
          <w:rFonts w:ascii="Arial" w:hAnsi="Arial" w:cs="Arial"/>
          <w:sz w:val="24"/>
          <w:szCs w:val="24"/>
          <w:rPrChange w:id="238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90" w:author="Adelino Naquarta Sepalanga Domingos" w:date="2025-03-05T08:49:00Z" w16du:dateUtc="2025-03-05T07:49:00Z">
            <w:rPr>
              <w:rFonts w:ascii="Times New Roman" w:hAnsi="Times New Roman" w:cs="Times New Roman"/>
              <w:sz w:val="24"/>
              <w:szCs w:val="24"/>
            </w:rPr>
          </w:rPrChange>
        </w:rPr>
        <w:t>“A” - Aquisição de bens e serviços;</w:t>
      </w:r>
    </w:p>
    <w:p w14:paraId="286BBDAF" w14:textId="77777777" w:rsidR="003F3EDE" w:rsidRPr="00691778" w:rsidRDefault="003F3EDE" w:rsidP="003F3EDE">
      <w:pPr>
        <w:spacing w:after="240" w:line="276" w:lineRule="auto"/>
        <w:ind w:right="795"/>
        <w:jc w:val="both"/>
        <w:rPr>
          <w:rFonts w:ascii="Arial" w:hAnsi="Arial" w:cs="Arial"/>
          <w:sz w:val="24"/>
          <w:szCs w:val="24"/>
          <w:rPrChange w:id="239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92" w:author="Adelino Naquarta Sepalanga Domingos" w:date="2025-03-05T08:49:00Z" w16du:dateUtc="2025-03-05T07:49:00Z">
            <w:rPr>
              <w:rFonts w:ascii="Times New Roman" w:hAnsi="Times New Roman" w:cs="Times New Roman"/>
              <w:sz w:val="24"/>
              <w:szCs w:val="24"/>
            </w:rPr>
          </w:rPrChange>
        </w:rPr>
        <w:t xml:space="preserve">“Q” - </w:t>
      </w:r>
      <w:bookmarkStart w:id="2393" w:name="_Hlk520037164"/>
      <w:r w:rsidRPr="00691778">
        <w:rPr>
          <w:rFonts w:ascii="Arial" w:hAnsi="Arial" w:cs="Arial"/>
          <w:sz w:val="24"/>
          <w:szCs w:val="24"/>
          <w:rPrChange w:id="2394" w:author="Adelino Naquarta Sepalanga Domingos" w:date="2025-03-05T08:49:00Z" w16du:dateUtc="2025-03-05T07:49:00Z">
            <w:rPr>
              <w:rFonts w:ascii="Times New Roman" w:hAnsi="Times New Roman" w:cs="Times New Roman"/>
              <w:sz w:val="24"/>
              <w:szCs w:val="24"/>
            </w:rPr>
          </w:rPrChange>
        </w:rPr>
        <w:t>Aquisição de bens e serviços integrada com a facturação;</w:t>
      </w:r>
      <w:bookmarkEnd w:id="2393"/>
    </w:p>
    <w:p w14:paraId="4858BB84" w14:textId="77777777" w:rsidR="003F3EDE" w:rsidRPr="00691778" w:rsidRDefault="003F3EDE" w:rsidP="003F3EDE">
      <w:pPr>
        <w:spacing w:after="240" w:line="276" w:lineRule="auto"/>
        <w:ind w:right="795"/>
        <w:jc w:val="both"/>
        <w:rPr>
          <w:rFonts w:ascii="Arial" w:hAnsi="Arial" w:cs="Arial"/>
          <w:sz w:val="24"/>
          <w:szCs w:val="24"/>
          <w:rPrChange w:id="239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96" w:author="Adelino Naquarta Sepalanga Domingos" w:date="2025-03-05T08:49:00Z" w16du:dateUtc="2025-03-05T07:49:00Z">
            <w:rPr>
              <w:rFonts w:ascii="Times New Roman" w:hAnsi="Times New Roman" w:cs="Times New Roman"/>
              <w:sz w:val="24"/>
              <w:szCs w:val="24"/>
            </w:rPr>
          </w:rPrChange>
        </w:rPr>
        <w:t xml:space="preserve">“E” – Facturação para o Estado; </w:t>
      </w:r>
    </w:p>
    <w:p w14:paraId="0F1E81BC" w14:textId="77777777" w:rsidR="003F3EDE" w:rsidRPr="00691778" w:rsidRDefault="003F3EDE" w:rsidP="003F3EDE">
      <w:pPr>
        <w:spacing w:after="240" w:line="276" w:lineRule="auto"/>
        <w:ind w:right="795"/>
        <w:jc w:val="both"/>
        <w:rPr>
          <w:rFonts w:ascii="Arial" w:hAnsi="Arial" w:cs="Arial"/>
          <w:sz w:val="24"/>
          <w:szCs w:val="24"/>
          <w:rPrChange w:id="2397" w:author="Adelino Naquarta Sepalanga Domingos" w:date="2025-03-05T08:49:00Z" w16du:dateUtc="2025-03-05T07:49:00Z">
            <w:rPr>
              <w:rFonts w:ascii="Times New Roman" w:hAnsi="Times New Roman" w:cs="Times New Roman"/>
              <w:sz w:val="24"/>
              <w:szCs w:val="24"/>
            </w:rPr>
          </w:rPrChange>
        </w:rPr>
      </w:pPr>
    </w:p>
    <w:p w14:paraId="2063C76A" w14:textId="77777777" w:rsidR="003F3EDE" w:rsidRPr="00691778" w:rsidRDefault="003F3EDE" w:rsidP="003F3EDE">
      <w:pPr>
        <w:spacing w:after="240" w:line="276" w:lineRule="auto"/>
        <w:ind w:right="795"/>
        <w:jc w:val="both"/>
        <w:rPr>
          <w:rFonts w:ascii="Arial" w:hAnsi="Arial" w:cs="Arial"/>
          <w:sz w:val="24"/>
          <w:szCs w:val="24"/>
          <w:rPrChange w:id="239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99" w:author="Adelino Naquarta Sepalanga Domingos" w:date="2025-03-05T08:49:00Z" w16du:dateUtc="2025-03-05T07:49:00Z">
            <w:rPr>
              <w:rFonts w:ascii="Times New Roman" w:hAnsi="Times New Roman" w:cs="Times New Roman"/>
              <w:sz w:val="24"/>
              <w:szCs w:val="24"/>
            </w:rPr>
          </w:rPrChange>
        </w:rPr>
        <w:t>“I” -Contabilidade integrada com a facturação:</w:t>
      </w:r>
    </w:p>
    <w:p w14:paraId="2EE5F73D"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40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01" w:author="Adelino Naquarta Sepalanga Domingos" w:date="2025-03-05T08:49:00Z" w16du:dateUtc="2025-03-05T07:49:00Z">
            <w:rPr>
              <w:rFonts w:ascii="Times New Roman" w:hAnsi="Times New Roman" w:cs="Times New Roman"/>
              <w:sz w:val="24"/>
              <w:szCs w:val="24"/>
            </w:rPr>
          </w:rPrChange>
        </w:rPr>
        <w:t>1 – Cabeçalho (Informações gerais)</w:t>
      </w:r>
    </w:p>
    <w:p w14:paraId="474AAECF"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40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03" w:author="Adelino Naquarta Sepalanga Domingos" w:date="2025-03-05T08:49:00Z" w16du:dateUtc="2025-03-05T07:49:00Z">
            <w:rPr>
              <w:rFonts w:ascii="Times New Roman" w:hAnsi="Times New Roman" w:cs="Times New Roman"/>
              <w:sz w:val="24"/>
              <w:szCs w:val="24"/>
            </w:rPr>
          </w:rPrChange>
        </w:rPr>
        <w:t>2 – Tabelas Mestres</w:t>
      </w:r>
      <w:r w:rsidRPr="00691778">
        <w:rPr>
          <w:rFonts w:ascii="Arial" w:hAnsi="Arial" w:cs="Arial"/>
          <w:sz w:val="24"/>
          <w:szCs w:val="24"/>
          <w:rPrChange w:id="2404" w:author="Adelino Naquarta Sepalanga Domingos" w:date="2025-03-05T08:49:00Z" w16du:dateUtc="2025-03-05T07:49:00Z">
            <w:rPr>
              <w:rFonts w:ascii="Times New Roman" w:hAnsi="Times New Roman" w:cs="Times New Roman"/>
              <w:sz w:val="24"/>
              <w:szCs w:val="24"/>
            </w:rPr>
          </w:rPrChange>
        </w:rPr>
        <w:tab/>
      </w:r>
    </w:p>
    <w:p w14:paraId="17211843"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40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06" w:author="Adelino Naquarta Sepalanga Domingos" w:date="2025-03-05T08:49:00Z" w16du:dateUtc="2025-03-05T07:49:00Z">
            <w:rPr>
              <w:rFonts w:ascii="Times New Roman" w:hAnsi="Times New Roman" w:cs="Times New Roman"/>
              <w:sz w:val="24"/>
              <w:szCs w:val="24"/>
            </w:rPr>
          </w:rPrChange>
        </w:rPr>
        <w:t>2.1 – Código de Contas</w:t>
      </w:r>
      <w:r w:rsidRPr="00691778">
        <w:rPr>
          <w:rFonts w:ascii="Arial" w:hAnsi="Arial" w:cs="Arial"/>
          <w:sz w:val="24"/>
          <w:szCs w:val="24"/>
          <w:rPrChange w:id="2407" w:author="Adelino Naquarta Sepalanga Domingos" w:date="2025-03-05T08:49:00Z" w16du:dateUtc="2025-03-05T07:49:00Z">
            <w:rPr>
              <w:rFonts w:ascii="Times New Roman" w:hAnsi="Times New Roman" w:cs="Times New Roman"/>
              <w:sz w:val="24"/>
              <w:szCs w:val="24"/>
            </w:rPr>
          </w:rPrChange>
        </w:rPr>
        <w:tab/>
      </w:r>
    </w:p>
    <w:p w14:paraId="6BAC8CBE"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40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09" w:author="Adelino Naquarta Sepalanga Domingos" w:date="2025-03-05T08:49:00Z" w16du:dateUtc="2025-03-05T07:49:00Z">
            <w:rPr>
              <w:rFonts w:ascii="Times New Roman" w:hAnsi="Times New Roman" w:cs="Times New Roman"/>
              <w:sz w:val="24"/>
              <w:szCs w:val="24"/>
            </w:rPr>
          </w:rPrChange>
        </w:rPr>
        <w:t>2.2 – Clientes</w:t>
      </w:r>
      <w:r w:rsidRPr="00691778">
        <w:rPr>
          <w:rFonts w:ascii="Arial" w:hAnsi="Arial" w:cs="Arial"/>
          <w:sz w:val="24"/>
          <w:szCs w:val="24"/>
          <w:rPrChange w:id="2410" w:author="Adelino Naquarta Sepalanga Domingos" w:date="2025-03-05T08:49:00Z" w16du:dateUtc="2025-03-05T07:49:00Z">
            <w:rPr>
              <w:rFonts w:ascii="Times New Roman" w:hAnsi="Times New Roman" w:cs="Times New Roman"/>
              <w:sz w:val="24"/>
              <w:szCs w:val="24"/>
            </w:rPr>
          </w:rPrChange>
        </w:rPr>
        <w:tab/>
      </w:r>
    </w:p>
    <w:p w14:paraId="55A03D06"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41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12" w:author="Adelino Naquarta Sepalanga Domingos" w:date="2025-03-05T08:49:00Z" w16du:dateUtc="2025-03-05T07:49:00Z">
            <w:rPr>
              <w:rFonts w:ascii="Times New Roman" w:hAnsi="Times New Roman" w:cs="Times New Roman"/>
              <w:sz w:val="24"/>
              <w:szCs w:val="24"/>
            </w:rPr>
          </w:rPrChange>
        </w:rPr>
        <w:t>2.3 – Fornecedores</w:t>
      </w:r>
      <w:r w:rsidRPr="00691778">
        <w:rPr>
          <w:rFonts w:ascii="Arial" w:hAnsi="Arial" w:cs="Arial"/>
          <w:sz w:val="24"/>
          <w:szCs w:val="24"/>
          <w:rPrChange w:id="2413" w:author="Adelino Naquarta Sepalanga Domingos" w:date="2025-03-05T08:49:00Z" w16du:dateUtc="2025-03-05T07:49:00Z">
            <w:rPr>
              <w:rFonts w:ascii="Times New Roman" w:hAnsi="Times New Roman" w:cs="Times New Roman"/>
              <w:sz w:val="24"/>
              <w:szCs w:val="24"/>
            </w:rPr>
          </w:rPrChange>
        </w:rPr>
        <w:tab/>
      </w:r>
    </w:p>
    <w:p w14:paraId="7F51ED83"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41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15" w:author="Adelino Naquarta Sepalanga Domingos" w:date="2025-03-05T08:49:00Z" w16du:dateUtc="2025-03-05T07:49:00Z">
            <w:rPr>
              <w:rFonts w:ascii="Times New Roman" w:hAnsi="Times New Roman" w:cs="Times New Roman"/>
              <w:sz w:val="24"/>
              <w:szCs w:val="24"/>
            </w:rPr>
          </w:rPrChange>
        </w:rPr>
        <w:t>2.4 – Produtos/Serviços</w:t>
      </w:r>
      <w:r w:rsidRPr="00691778">
        <w:rPr>
          <w:rFonts w:ascii="Arial" w:hAnsi="Arial" w:cs="Arial"/>
          <w:sz w:val="24"/>
          <w:szCs w:val="24"/>
          <w:rPrChange w:id="2416" w:author="Adelino Naquarta Sepalanga Domingos" w:date="2025-03-05T08:49:00Z" w16du:dateUtc="2025-03-05T07:49:00Z">
            <w:rPr>
              <w:rFonts w:ascii="Times New Roman" w:hAnsi="Times New Roman" w:cs="Times New Roman"/>
              <w:sz w:val="24"/>
              <w:szCs w:val="24"/>
            </w:rPr>
          </w:rPrChange>
        </w:rPr>
        <w:tab/>
      </w:r>
    </w:p>
    <w:p w14:paraId="0511AEBC"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41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18" w:author="Adelino Naquarta Sepalanga Domingos" w:date="2025-03-05T08:49:00Z" w16du:dateUtc="2025-03-05T07:49:00Z">
            <w:rPr>
              <w:rFonts w:ascii="Times New Roman" w:hAnsi="Times New Roman" w:cs="Times New Roman"/>
              <w:sz w:val="24"/>
              <w:szCs w:val="24"/>
            </w:rPr>
          </w:rPrChange>
        </w:rPr>
        <w:t>2.5 – Impostos</w:t>
      </w:r>
      <w:r w:rsidRPr="00691778">
        <w:rPr>
          <w:rFonts w:ascii="Arial" w:hAnsi="Arial" w:cs="Arial"/>
          <w:sz w:val="24"/>
          <w:szCs w:val="24"/>
          <w:rPrChange w:id="2419" w:author="Adelino Naquarta Sepalanga Domingos" w:date="2025-03-05T08:49:00Z" w16du:dateUtc="2025-03-05T07:49:00Z">
            <w:rPr>
              <w:rFonts w:ascii="Times New Roman" w:hAnsi="Times New Roman" w:cs="Times New Roman"/>
              <w:sz w:val="24"/>
              <w:szCs w:val="24"/>
            </w:rPr>
          </w:rPrChange>
        </w:rPr>
        <w:tab/>
      </w:r>
    </w:p>
    <w:p w14:paraId="12690464"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42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21" w:author="Adelino Naquarta Sepalanga Domingos" w:date="2025-03-05T08:49:00Z" w16du:dateUtc="2025-03-05T07:49:00Z">
            <w:rPr>
              <w:rFonts w:ascii="Times New Roman" w:hAnsi="Times New Roman" w:cs="Times New Roman"/>
              <w:sz w:val="24"/>
              <w:szCs w:val="24"/>
            </w:rPr>
          </w:rPrChange>
        </w:rPr>
        <w:t>3 – Movimentos Contabilísticos</w:t>
      </w:r>
      <w:r w:rsidRPr="00691778">
        <w:rPr>
          <w:rFonts w:ascii="Arial" w:hAnsi="Arial" w:cs="Arial"/>
          <w:sz w:val="24"/>
          <w:szCs w:val="24"/>
          <w:rPrChange w:id="2422" w:author="Adelino Naquarta Sepalanga Domingos" w:date="2025-03-05T08:49:00Z" w16du:dateUtc="2025-03-05T07:49:00Z">
            <w:rPr>
              <w:rFonts w:ascii="Times New Roman" w:hAnsi="Times New Roman" w:cs="Times New Roman"/>
              <w:sz w:val="24"/>
              <w:szCs w:val="24"/>
            </w:rPr>
          </w:rPrChange>
        </w:rPr>
        <w:tab/>
      </w:r>
    </w:p>
    <w:p w14:paraId="61DA3C9A"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42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24" w:author="Adelino Naquarta Sepalanga Domingos" w:date="2025-03-05T08:49:00Z" w16du:dateUtc="2025-03-05T07:49:00Z">
            <w:rPr>
              <w:rFonts w:ascii="Times New Roman" w:hAnsi="Times New Roman" w:cs="Times New Roman"/>
              <w:sz w:val="24"/>
              <w:szCs w:val="24"/>
            </w:rPr>
          </w:rPrChange>
        </w:rPr>
        <w:t>4 – Documentos Comerciais</w:t>
      </w:r>
      <w:r w:rsidRPr="00691778">
        <w:rPr>
          <w:rFonts w:ascii="Arial" w:hAnsi="Arial" w:cs="Arial"/>
          <w:sz w:val="24"/>
          <w:szCs w:val="24"/>
          <w:rPrChange w:id="2425" w:author="Adelino Naquarta Sepalanga Domingos" w:date="2025-03-05T08:49:00Z" w16du:dateUtc="2025-03-05T07:49:00Z">
            <w:rPr>
              <w:rFonts w:ascii="Times New Roman" w:hAnsi="Times New Roman" w:cs="Times New Roman"/>
              <w:sz w:val="24"/>
              <w:szCs w:val="24"/>
            </w:rPr>
          </w:rPrChange>
        </w:rPr>
        <w:tab/>
        <w:t xml:space="preserve"> </w:t>
      </w:r>
    </w:p>
    <w:p w14:paraId="0C53DCB4"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42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27" w:author="Adelino Naquarta Sepalanga Domingos" w:date="2025-03-05T08:49:00Z" w16du:dateUtc="2025-03-05T07:49:00Z">
            <w:rPr>
              <w:rFonts w:ascii="Times New Roman" w:hAnsi="Times New Roman" w:cs="Times New Roman"/>
              <w:sz w:val="24"/>
              <w:szCs w:val="24"/>
            </w:rPr>
          </w:rPrChange>
        </w:rPr>
        <w:t>4.1 - Documentos de venda</w:t>
      </w:r>
      <w:r w:rsidRPr="00691778">
        <w:rPr>
          <w:rFonts w:ascii="Arial" w:hAnsi="Arial" w:cs="Arial"/>
          <w:sz w:val="24"/>
          <w:szCs w:val="24"/>
          <w:rPrChange w:id="2428" w:author="Adelino Naquarta Sepalanga Domingos" w:date="2025-03-05T08:49:00Z" w16du:dateUtc="2025-03-05T07:49:00Z">
            <w:rPr>
              <w:rFonts w:ascii="Times New Roman" w:hAnsi="Times New Roman" w:cs="Times New Roman"/>
              <w:sz w:val="24"/>
              <w:szCs w:val="24"/>
            </w:rPr>
          </w:rPrChange>
        </w:rPr>
        <w:tab/>
      </w:r>
    </w:p>
    <w:p w14:paraId="0846A96E"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42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30" w:author="Adelino Naquarta Sepalanga Domingos" w:date="2025-03-05T08:49:00Z" w16du:dateUtc="2025-03-05T07:49:00Z">
            <w:rPr>
              <w:rFonts w:ascii="Times New Roman" w:hAnsi="Times New Roman" w:cs="Times New Roman"/>
              <w:sz w:val="24"/>
              <w:szCs w:val="24"/>
            </w:rPr>
          </w:rPrChange>
        </w:rPr>
        <w:t>4.2 - Documentos de movimentação de mercadorias</w:t>
      </w:r>
      <w:r w:rsidRPr="00691778">
        <w:rPr>
          <w:rFonts w:ascii="Arial" w:hAnsi="Arial" w:cs="Arial"/>
          <w:sz w:val="24"/>
          <w:szCs w:val="24"/>
          <w:rPrChange w:id="2431" w:author="Adelino Naquarta Sepalanga Domingos" w:date="2025-03-05T08:49:00Z" w16du:dateUtc="2025-03-05T07:49:00Z">
            <w:rPr>
              <w:rFonts w:ascii="Times New Roman" w:hAnsi="Times New Roman" w:cs="Times New Roman"/>
              <w:sz w:val="24"/>
              <w:szCs w:val="24"/>
            </w:rPr>
          </w:rPrChange>
        </w:rPr>
        <w:tab/>
      </w:r>
    </w:p>
    <w:p w14:paraId="19DE91BE"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43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33" w:author="Adelino Naquarta Sepalanga Domingos" w:date="2025-03-05T08:49:00Z" w16du:dateUtc="2025-03-05T07:49:00Z">
            <w:rPr>
              <w:rFonts w:ascii="Times New Roman" w:hAnsi="Times New Roman" w:cs="Times New Roman"/>
              <w:sz w:val="24"/>
              <w:szCs w:val="24"/>
            </w:rPr>
          </w:rPrChange>
        </w:rPr>
        <w:t>4.3 - Documentos de conferência de entrega de mercadorias ou da prestação de serviço</w:t>
      </w:r>
    </w:p>
    <w:p w14:paraId="0A89E305"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43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35" w:author="Adelino Naquarta Sepalanga Domingos" w:date="2025-03-05T08:49:00Z" w16du:dateUtc="2025-03-05T07:49:00Z">
            <w:rPr>
              <w:rFonts w:ascii="Times New Roman" w:hAnsi="Times New Roman" w:cs="Times New Roman"/>
              <w:sz w:val="24"/>
              <w:szCs w:val="24"/>
            </w:rPr>
          </w:rPrChange>
        </w:rPr>
        <w:t>4.4 - Documentos de recibos emitidos</w:t>
      </w:r>
    </w:p>
    <w:p w14:paraId="66D6E4BF" w14:textId="77777777" w:rsidR="003F3EDE" w:rsidRPr="00691778" w:rsidRDefault="003F3EDE" w:rsidP="003F3EDE">
      <w:pPr>
        <w:spacing w:after="240" w:line="276" w:lineRule="auto"/>
        <w:ind w:right="795"/>
        <w:jc w:val="both"/>
        <w:rPr>
          <w:rFonts w:ascii="Arial" w:hAnsi="Arial" w:cs="Arial"/>
          <w:sz w:val="24"/>
          <w:szCs w:val="24"/>
          <w:rPrChange w:id="243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37" w:author="Adelino Naquarta Sepalanga Domingos" w:date="2025-03-05T08:49:00Z" w16du:dateUtc="2025-03-05T07:49:00Z">
            <w:rPr>
              <w:rFonts w:ascii="Times New Roman" w:hAnsi="Times New Roman" w:cs="Times New Roman"/>
              <w:sz w:val="24"/>
              <w:szCs w:val="24"/>
            </w:rPr>
          </w:rPrChange>
        </w:rPr>
        <w:t xml:space="preserve"> “C” -Contabilidade:</w:t>
      </w:r>
    </w:p>
    <w:p w14:paraId="5D125A7D" w14:textId="77777777" w:rsidR="003F3EDE" w:rsidRPr="00691778" w:rsidRDefault="003F3EDE" w:rsidP="003F3EDE">
      <w:pPr>
        <w:pStyle w:val="PargrafodaLista"/>
        <w:widowControl w:val="0"/>
        <w:numPr>
          <w:ilvl w:val="0"/>
          <w:numId w:val="35"/>
        </w:numPr>
        <w:spacing w:after="240" w:line="276" w:lineRule="auto"/>
        <w:ind w:right="795"/>
        <w:contextualSpacing w:val="0"/>
        <w:jc w:val="both"/>
        <w:rPr>
          <w:rFonts w:ascii="Arial" w:hAnsi="Arial" w:cs="Arial"/>
          <w:sz w:val="24"/>
          <w:szCs w:val="24"/>
          <w:rPrChange w:id="243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39" w:author="Adelino Naquarta Sepalanga Domingos" w:date="2025-03-05T08:49:00Z" w16du:dateUtc="2025-03-05T07:49:00Z">
            <w:rPr>
              <w:rFonts w:ascii="Times New Roman" w:hAnsi="Times New Roman" w:cs="Times New Roman"/>
              <w:sz w:val="24"/>
              <w:szCs w:val="24"/>
            </w:rPr>
          </w:rPrChange>
        </w:rPr>
        <w:t>1 – Cabeçalho (Informações gerais)</w:t>
      </w:r>
    </w:p>
    <w:p w14:paraId="242644DA" w14:textId="77777777" w:rsidR="003F3EDE" w:rsidRPr="00691778" w:rsidRDefault="003F3EDE" w:rsidP="003F3EDE">
      <w:pPr>
        <w:pStyle w:val="PargrafodaLista"/>
        <w:widowControl w:val="0"/>
        <w:numPr>
          <w:ilvl w:val="0"/>
          <w:numId w:val="35"/>
        </w:numPr>
        <w:spacing w:after="240" w:line="276" w:lineRule="auto"/>
        <w:ind w:right="795"/>
        <w:contextualSpacing w:val="0"/>
        <w:jc w:val="both"/>
        <w:rPr>
          <w:rFonts w:ascii="Arial" w:hAnsi="Arial" w:cs="Arial"/>
          <w:sz w:val="24"/>
          <w:szCs w:val="24"/>
          <w:rPrChange w:id="244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41" w:author="Adelino Naquarta Sepalanga Domingos" w:date="2025-03-05T08:49:00Z" w16du:dateUtc="2025-03-05T07:49:00Z">
            <w:rPr>
              <w:rFonts w:ascii="Times New Roman" w:hAnsi="Times New Roman" w:cs="Times New Roman"/>
              <w:sz w:val="24"/>
              <w:szCs w:val="24"/>
            </w:rPr>
          </w:rPrChange>
        </w:rPr>
        <w:t>2 – Tabelas Mestres</w:t>
      </w:r>
      <w:r w:rsidRPr="00691778">
        <w:rPr>
          <w:rFonts w:ascii="Arial" w:hAnsi="Arial" w:cs="Arial"/>
          <w:sz w:val="24"/>
          <w:szCs w:val="24"/>
          <w:rPrChange w:id="2442" w:author="Adelino Naquarta Sepalanga Domingos" w:date="2025-03-05T08:49:00Z" w16du:dateUtc="2025-03-05T07:49:00Z">
            <w:rPr>
              <w:rFonts w:ascii="Times New Roman" w:hAnsi="Times New Roman" w:cs="Times New Roman"/>
              <w:sz w:val="24"/>
              <w:szCs w:val="24"/>
            </w:rPr>
          </w:rPrChange>
        </w:rPr>
        <w:tab/>
      </w:r>
    </w:p>
    <w:p w14:paraId="6B2C380F" w14:textId="77777777" w:rsidR="003F3EDE" w:rsidRPr="00691778" w:rsidRDefault="003F3EDE" w:rsidP="003F3EDE">
      <w:pPr>
        <w:pStyle w:val="PargrafodaLista"/>
        <w:widowControl w:val="0"/>
        <w:numPr>
          <w:ilvl w:val="0"/>
          <w:numId w:val="35"/>
        </w:numPr>
        <w:spacing w:after="240" w:line="276" w:lineRule="auto"/>
        <w:ind w:right="795"/>
        <w:contextualSpacing w:val="0"/>
        <w:jc w:val="both"/>
        <w:rPr>
          <w:rFonts w:ascii="Arial" w:hAnsi="Arial" w:cs="Arial"/>
          <w:sz w:val="24"/>
          <w:szCs w:val="24"/>
          <w:rPrChange w:id="244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44" w:author="Adelino Naquarta Sepalanga Domingos" w:date="2025-03-05T08:49:00Z" w16du:dateUtc="2025-03-05T07:49:00Z">
            <w:rPr>
              <w:rFonts w:ascii="Times New Roman" w:hAnsi="Times New Roman" w:cs="Times New Roman"/>
              <w:sz w:val="24"/>
              <w:szCs w:val="24"/>
            </w:rPr>
          </w:rPrChange>
        </w:rPr>
        <w:lastRenderedPageBreak/>
        <w:t>2.1 – Código de Contas</w:t>
      </w:r>
      <w:r w:rsidRPr="00691778">
        <w:rPr>
          <w:rFonts w:ascii="Arial" w:hAnsi="Arial" w:cs="Arial"/>
          <w:sz w:val="24"/>
          <w:szCs w:val="24"/>
          <w:rPrChange w:id="2445" w:author="Adelino Naquarta Sepalanga Domingos" w:date="2025-03-05T08:49:00Z" w16du:dateUtc="2025-03-05T07:49:00Z">
            <w:rPr>
              <w:rFonts w:ascii="Times New Roman" w:hAnsi="Times New Roman" w:cs="Times New Roman"/>
              <w:sz w:val="24"/>
              <w:szCs w:val="24"/>
            </w:rPr>
          </w:rPrChange>
        </w:rPr>
        <w:tab/>
      </w:r>
    </w:p>
    <w:p w14:paraId="1A6F81A0" w14:textId="77777777" w:rsidR="003F3EDE" w:rsidRPr="00691778" w:rsidRDefault="003F3EDE" w:rsidP="003F3EDE">
      <w:pPr>
        <w:pStyle w:val="PargrafodaLista"/>
        <w:widowControl w:val="0"/>
        <w:numPr>
          <w:ilvl w:val="0"/>
          <w:numId w:val="35"/>
        </w:numPr>
        <w:spacing w:after="240" w:line="276" w:lineRule="auto"/>
        <w:ind w:right="795"/>
        <w:contextualSpacing w:val="0"/>
        <w:jc w:val="both"/>
        <w:rPr>
          <w:rFonts w:ascii="Arial" w:hAnsi="Arial" w:cs="Arial"/>
          <w:sz w:val="24"/>
          <w:szCs w:val="24"/>
          <w:rPrChange w:id="244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47" w:author="Adelino Naquarta Sepalanga Domingos" w:date="2025-03-05T08:49:00Z" w16du:dateUtc="2025-03-05T07:49:00Z">
            <w:rPr>
              <w:rFonts w:ascii="Times New Roman" w:hAnsi="Times New Roman" w:cs="Times New Roman"/>
              <w:sz w:val="24"/>
              <w:szCs w:val="24"/>
            </w:rPr>
          </w:rPrChange>
        </w:rPr>
        <w:t>2.2 – Clientes</w:t>
      </w:r>
      <w:r w:rsidRPr="00691778">
        <w:rPr>
          <w:rFonts w:ascii="Arial" w:hAnsi="Arial" w:cs="Arial"/>
          <w:sz w:val="24"/>
          <w:szCs w:val="24"/>
          <w:rPrChange w:id="2448" w:author="Adelino Naquarta Sepalanga Domingos" w:date="2025-03-05T08:49:00Z" w16du:dateUtc="2025-03-05T07:49:00Z">
            <w:rPr>
              <w:rFonts w:ascii="Times New Roman" w:hAnsi="Times New Roman" w:cs="Times New Roman"/>
              <w:sz w:val="24"/>
              <w:szCs w:val="24"/>
            </w:rPr>
          </w:rPrChange>
        </w:rPr>
        <w:tab/>
      </w:r>
    </w:p>
    <w:p w14:paraId="42CC9970" w14:textId="77777777" w:rsidR="003F3EDE" w:rsidRPr="00691778" w:rsidRDefault="003F3EDE" w:rsidP="003F3EDE">
      <w:pPr>
        <w:pStyle w:val="PargrafodaLista"/>
        <w:widowControl w:val="0"/>
        <w:numPr>
          <w:ilvl w:val="0"/>
          <w:numId w:val="35"/>
        </w:numPr>
        <w:spacing w:after="240" w:line="276" w:lineRule="auto"/>
        <w:ind w:right="795"/>
        <w:contextualSpacing w:val="0"/>
        <w:jc w:val="both"/>
        <w:rPr>
          <w:rFonts w:ascii="Arial" w:hAnsi="Arial" w:cs="Arial"/>
          <w:sz w:val="24"/>
          <w:szCs w:val="24"/>
          <w:rPrChange w:id="244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50" w:author="Adelino Naquarta Sepalanga Domingos" w:date="2025-03-05T08:49:00Z" w16du:dateUtc="2025-03-05T07:49:00Z">
            <w:rPr>
              <w:rFonts w:ascii="Times New Roman" w:hAnsi="Times New Roman" w:cs="Times New Roman"/>
              <w:sz w:val="24"/>
              <w:szCs w:val="24"/>
            </w:rPr>
          </w:rPrChange>
        </w:rPr>
        <w:t>2.3 – Fornecedores</w:t>
      </w:r>
      <w:r w:rsidRPr="00691778">
        <w:rPr>
          <w:rFonts w:ascii="Arial" w:hAnsi="Arial" w:cs="Arial"/>
          <w:sz w:val="24"/>
          <w:szCs w:val="24"/>
          <w:rPrChange w:id="2451" w:author="Adelino Naquarta Sepalanga Domingos" w:date="2025-03-05T08:49:00Z" w16du:dateUtc="2025-03-05T07:49:00Z">
            <w:rPr>
              <w:rFonts w:ascii="Times New Roman" w:hAnsi="Times New Roman" w:cs="Times New Roman"/>
              <w:sz w:val="24"/>
              <w:szCs w:val="24"/>
            </w:rPr>
          </w:rPrChange>
        </w:rPr>
        <w:tab/>
      </w:r>
    </w:p>
    <w:p w14:paraId="3E272E03" w14:textId="77777777" w:rsidR="003F3EDE" w:rsidRPr="00691778" w:rsidRDefault="003F3EDE" w:rsidP="003F3EDE">
      <w:pPr>
        <w:pStyle w:val="PargrafodaLista"/>
        <w:widowControl w:val="0"/>
        <w:numPr>
          <w:ilvl w:val="0"/>
          <w:numId w:val="35"/>
        </w:numPr>
        <w:spacing w:after="240" w:line="276" w:lineRule="auto"/>
        <w:ind w:right="795"/>
        <w:contextualSpacing w:val="0"/>
        <w:jc w:val="both"/>
        <w:rPr>
          <w:rFonts w:ascii="Arial" w:hAnsi="Arial" w:cs="Arial"/>
          <w:sz w:val="24"/>
          <w:szCs w:val="24"/>
          <w:rPrChange w:id="245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53" w:author="Adelino Naquarta Sepalanga Domingos" w:date="2025-03-05T08:49:00Z" w16du:dateUtc="2025-03-05T07:49:00Z">
            <w:rPr>
              <w:rFonts w:ascii="Times New Roman" w:hAnsi="Times New Roman" w:cs="Times New Roman"/>
              <w:sz w:val="24"/>
              <w:szCs w:val="24"/>
            </w:rPr>
          </w:rPrChange>
        </w:rPr>
        <w:t>2.5 – Impostos</w:t>
      </w:r>
      <w:r w:rsidRPr="00691778">
        <w:rPr>
          <w:rFonts w:ascii="Arial" w:hAnsi="Arial" w:cs="Arial"/>
          <w:sz w:val="24"/>
          <w:szCs w:val="24"/>
          <w:rPrChange w:id="2454" w:author="Adelino Naquarta Sepalanga Domingos" w:date="2025-03-05T08:49:00Z" w16du:dateUtc="2025-03-05T07:49:00Z">
            <w:rPr>
              <w:rFonts w:ascii="Times New Roman" w:hAnsi="Times New Roman" w:cs="Times New Roman"/>
              <w:sz w:val="24"/>
              <w:szCs w:val="24"/>
            </w:rPr>
          </w:rPrChange>
        </w:rPr>
        <w:tab/>
      </w:r>
    </w:p>
    <w:p w14:paraId="001CF825" w14:textId="77777777" w:rsidR="003F3EDE" w:rsidRPr="00691778" w:rsidRDefault="003F3EDE" w:rsidP="003F3EDE">
      <w:pPr>
        <w:pStyle w:val="PargrafodaLista"/>
        <w:widowControl w:val="0"/>
        <w:numPr>
          <w:ilvl w:val="0"/>
          <w:numId w:val="35"/>
        </w:numPr>
        <w:spacing w:after="240" w:line="276" w:lineRule="auto"/>
        <w:ind w:right="795"/>
        <w:contextualSpacing w:val="0"/>
        <w:jc w:val="both"/>
        <w:rPr>
          <w:rFonts w:ascii="Arial" w:hAnsi="Arial" w:cs="Arial"/>
          <w:sz w:val="24"/>
          <w:szCs w:val="24"/>
          <w:rPrChange w:id="245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56" w:author="Adelino Naquarta Sepalanga Domingos" w:date="2025-03-05T08:49:00Z" w16du:dateUtc="2025-03-05T07:49:00Z">
            <w:rPr>
              <w:rFonts w:ascii="Times New Roman" w:hAnsi="Times New Roman" w:cs="Times New Roman"/>
              <w:sz w:val="24"/>
              <w:szCs w:val="24"/>
            </w:rPr>
          </w:rPrChange>
        </w:rPr>
        <w:t>3 – Movimentos Contabilísticos</w:t>
      </w:r>
      <w:r w:rsidRPr="00691778">
        <w:rPr>
          <w:rFonts w:ascii="Arial" w:hAnsi="Arial" w:cs="Arial"/>
          <w:sz w:val="24"/>
          <w:szCs w:val="24"/>
          <w:rPrChange w:id="2457" w:author="Adelino Naquarta Sepalanga Domingos" w:date="2025-03-05T08:49:00Z" w16du:dateUtc="2025-03-05T07:49:00Z">
            <w:rPr>
              <w:rFonts w:ascii="Times New Roman" w:hAnsi="Times New Roman" w:cs="Times New Roman"/>
              <w:sz w:val="24"/>
              <w:szCs w:val="24"/>
            </w:rPr>
          </w:rPrChange>
        </w:rPr>
        <w:tab/>
      </w:r>
    </w:p>
    <w:p w14:paraId="726848C1" w14:textId="77777777" w:rsidR="003F3EDE" w:rsidRPr="00691778" w:rsidRDefault="003F3EDE" w:rsidP="003F3EDE">
      <w:pPr>
        <w:spacing w:after="240" w:line="276" w:lineRule="auto"/>
        <w:ind w:right="795"/>
        <w:jc w:val="both"/>
        <w:rPr>
          <w:rFonts w:ascii="Arial" w:hAnsi="Arial" w:cs="Arial"/>
          <w:sz w:val="24"/>
          <w:szCs w:val="24"/>
          <w:rPrChange w:id="245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59" w:author="Adelino Naquarta Sepalanga Domingos" w:date="2025-03-05T08:49:00Z" w16du:dateUtc="2025-03-05T07:49:00Z">
            <w:rPr>
              <w:rFonts w:ascii="Times New Roman" w:hAnsi="Times New Roman" w:cs="Times New Roman"/>
              <w:sz w:val="24"/>
              <w:szCs w:val="24"/>
            </w:rPr>
          </w:rPrChange>
        </w:rPr>
        <w:t>“F” -Facturação:</w:t>
      </w:r>
    </w:p>
    <w:p w14:paraId="25BBFF7D"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6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61" w:author="Adelino Naquarta Sepalanga Domingos" w:date="2025-03-05T08:49:00Z" w16du:dateUtc="2025-03-05T07:49:00Z">
            <w:rPr>
              <w:rFonts w:ascii="Times New Roman" w:hAnsi="Times New Roman" w:cs="Times New Roman"/>
              <w:sz w:val="24"/>
              <w:szCs w:val="24"/>
            </w:rPr>
          </w:rPrChange>
        </w:rPr>
        <w:t>1 – Cabeçalho (Informações gerais)</w:t>
      </w:r>
    </w:p>
    <w:p w14:paraId="38452B83"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6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63" w:author="Adelino Naquarta Sepalanga Domingos" w:date="2025-03-05T08:49:00Z" w16du:dateUtc="2025-03-05T07:49:00Z">
            <w:rPr>
              <w:rFonts w:ascii="Times New Roman" w:hAnsi="Times New Roman" w:cs="Times New Roman"/>
              <w:sz w:val="24"/>
              <w:szCs w:val="24"/>
            </w:rPr>
          </w:rPrChange>
        </w:rPr>
        <w:t>2 – Tabelas Mestres</w:t>
      </w:r>
      <w:r w:rsidRPr="00691778">
        <w:rPr>
          <w:rFonts w:ascii="Arial" w:hAnsi="Arial" w:cs="Arial"/>
          <w:sz w:val="24"/>
          <w:szCs w:val="24"/>
          <w:rPrChange w:id="2464" w:author="Adelino Naquarta Sepalanga Domingos" w:date="2025-03-05T08:49:00Z" w16du:dateUtc="2025-03-05T07:49:00Z">
            <w:rPr>
              <w:rFonts w:ascii="Times New Roman" w:hAnsi="Times New Roman" w:cs="Times New Roman"/>
              <w:sz w:val="24"/>
              <w:szCs w:val="24"/>
            </w:rPr>
          </w:rPrChange>
        </w:rPr>
        <w:tab/>
      </w:r>
    </w:p>
    <w:p w14:paraId="50A316E8"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6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66" w:author="Adelino Naquarta Sepalanga Domingos" w:date="2025-03-05T08:49:00Z" w16du:dateUtc="2025-03-05T07:49:00Z">
            <w:rPr>
              <w:rFonts w:ascii="Times New Roman" w:hAnsi="Times New Roman" w:cs="Times New Roman"/>
              <w:sz w:val="24"/>
              <w:szCs w:val="24"/>
            </w:rPr>
          </w:rPrChange>
        </w:rPr>
        <w:t>2.2 – Clientes</w:t>
      </w:r>
      <w:r w:rsidRPr="00691778">
        <w:rPr>
          <w:rFonts w:ascii="Arial" w:hAnsi="Arial" w:cs="Arial"/>
          <w:sz w:val="24"/>
          <w:szCs w:val="24"/>
          <w:rPrChange w:id="2467" w:author="Adelino Naquarta Sepalanga Domingos" w:date="2025-03-05T08:49:00Z" w16du:dateUtc="2025-03-05T07:49:00Z">
            <w:rPr>
              <w:rFonts w:ascii="Times New Roman" w:hAnsi="Times New Roman" w:cs="Times New Roman"/>
              <w:sz w:val="24"/>
              <w:szCs w:val="24"/>
            </w:rPr>
          </w:rPrChange>
        </w:rPr>
        <w:tab/>
      </w:r>
    </w:p>
    <w:p w14:paraId="1BB2A5B7"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6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69" w:author="Adelino Naquarta Sepalanga Domingos" w:date="2025-03-05T08:49:00Z" w16du:dateUtc="2025-03-05T07:49:00Z">
            <w:rPr>
              <w:rFonts w:ascii="Times New Roman" w:hAnsi="Times New Roman" w:cs="Times New Roman"/>
              <w:sz w:val="24"/>
              <w:szCs w:val="24"/>
            </w:rPr>
          </w:rPrChange>
        </w:rPr>
        <w:t>2.4 – Produtos/Serviços</w:t>
      </w:r>
      <w:r w:rsidRPr="00691778">
        <w:rPr>
          <w:rFonts w:ascii="Arial" w:hAnsi="Arial" w:cs="Arial"/>
          <w:sz w:val="24"/>
          <w:szCs w:val="24"/>
          <w:rPrChange w:id="2470" w:author="Adelino Naquarta Sepalanga Domingos" w:date="2025-03-05T08:49:00Z" w16du:dateUtc="2025-03-05T07:49:00Z">
            <w:rPr>
              <w:rFonts w:ascii="Times New Roman" w:hAnsi="Times New Roman" w:cs="Times New Roman"/>
              <w:sz w:val="24"/>
              <w:szCs w:val="24"/>
            </w:rPr>
          </w:rPrChange>
        </w:rPr>
        <w:tab/>
      </w:r>
    </w:p>
    <w:p w14:paraId="2F8C1262"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7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72" w:author="Adelino Naquarta Sepalanga Domingos" w:date="2025-03-05T08:49:00Z" w16du:dateUtc="2025-03-05T07:49:00Z">
            <w:rPr>
              <w:rFonts w:ascii="Times New Roman" w:hAnsi="Times New Roman" w:cs="Times New Roman"/>
              <w:sz w:val="24"/>
              <w:szCs w:val="24"/>
            </w:rPr>
          </w:rPrChange>
        </w:rPr>
        <w:t>2.5 - Impostos</w:t>
      </w:r>
      <w:r w:rsidRPr="00691778">
        <w:rPr>
          <w:rFonts w:ascii="Arial" w:hAnsi="Arial" w:cs="Arial"/>
          <w:sz w:val="24"/>
          <w:szCs w:val="24"/>
          <w:rPrChange w:id="2473" w:author="Adelino Naquarta Sepalanga Domingos" w:date="2025-03-05T08:49:00Z" w16du:dateUtc="2025-03-05T07:49:00Z">
            <w:rPr>
              <w:rFonts w:ascii="Times New Roman" w:hAnsi="Times New Roman" w:cs="Times New Roman"/>
              <w:sz w:val="24"/>
              <w:szCs w:val="24"/>
            </w:rPr>
          </w:rPrChange>
        </w:rPr>
        <w:tab/>
      </w:r>
    </w:p>
    <w:p w14:paraId="2BA9F638"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7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75" w:author="Adelino Naquarta Sepalanga Domingos" w:date="2025-03-05T08:49:00Z" w16du:dateUtc="2025-03-05T07:49:00Z">
            <w:rPr>
              <w:rFonts w:ascii="Times New Roman" w:hAnsi="Times New Roman" w:cs="Times New Roman"/>
              <w:sz w:val="24"/>
              <w:szCs w:val="24"/>
            </w:rPr>
          </w:rPrChange>
        </w:rPr>
        <w:t>4 - Documentos Comerciais</w:t>
      </w:r>
      <w:r w:rsidRPr="00691778">
        <w:rPr>
          <w:rFonts w:ascii="Arial" w:hAnsi="Arial" w:cs="Arial"/>
          <w:sz w:val="24"/>
          <w:szCs w:val="24"/>
          <w:rPrChange w:id="2476" w:author="Adelino Naquarta Sepalanga Domingos" w:date="2025-03-05T08:49:00Z" w16du:dateUtc="2025-03-05T07:49:00Z">
            <w:rPr>
              <w:rFonts w:ascii="Times New Roman" w:hAnsi="Times New Roman" w:cs="Times New Roman"/>
              <w:sz w:val="24"/>
              <w:szCs w:val="24"/>
            </w:rPr>
          </w:rPrChange>
        </w:rPr>
        <w:tab/>
        <w:t xml:space="preserve"> </w:t>
      </w:r>
    </w:p>
    <w:p w14:paraId="32579A29"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7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78" w:author="Adelino Naquarta Sepalanga Domingos" w:date="2025-03-05T08:49:00Z" w16du:dateUtc="2025-03-05T07:49:00Z">
            <w:rPr>
              <w:rFonts w:ascii="Times New Roman" w:hAnsi="Times New Roman" w:cs="Times New Roman"/>
              <w:sz w:val="24"/>
              <w:szCs w:val="24"/>
            </w:rPr>
          </w:rPrChange>
        </w:rPr>
        <w:t>4.1 - Documentos de venda</w:t>
      </w:r>
      <w:r w:rsidRPr="00691778">
        <w:rPr>
          <w:rFonts w:ascii="Arial" w:hAnsi="Arial" w:cs="Arial"/>
          <w:sz w:val="24"/>
          <w:szCs w:val="24"/>
          <w:rPrChange w:id="2479" w:author="Adelino Naquarta Sepalanga Domingos" w:date="2025-03-05T08:49:00Z" w16du:dateUtc="2025-03-05T07:49:00Z">
            <w:rPr>
              <w:rFonts w:ascii="Times New Roman" w:hAnsi="Times New Roman" w:cs="Times New Roman"/>
              <w:sz w:val="24"/>
              <w:szCs w:val="24"/>
            </w:rPr>
          </w:rPrChange>
        </w:rPr>
        <w:tab/>
      </w:r>
    </w:p>
    <w:p w14:paraId="65C1EC3C"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8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81" w:author="Adelino Naquarta Sepalanga Domingos" w:date="2025-03-05T08:49:00Z" w16du:dateUtc="2025-03-05T07:49:00Z">
            <w:rPr>
              <w:rFonts w:ascii="Times New Roman" w:hAnsi="Times New Roman" w:cs="Times New Roman"/>
              <w:sz w:val="24"/>
              <w:szCs w:val="24"/>
            </w:rPr>
          </w:rPrChange>
        </w:rPr>
        <w:t>4.3 - Documentos de conferência de entrega de mercadorias ou da prestação de serviço</w:t>
      </w:r>
    </w:p>
    <w:p w14:paraId="5B90B5BA"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8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83" w:author="Adelino Naquarta Sepalanga Domingos" w:date="2025-03-05T08:49:00Z" w16du:dateUtc="2025-03-05T07:49:00Z">
            <w:rPr>
              <w:rFonts w:ascii="Times New Roman" w:hAnsi="Times New Roman" w:cs="Times New Roman"/>
              <w:sz w:val="24"/>
              <w:szCs w:val="24"/>
            </w:rPr>
          </w:rPrChange>
        </w:rPr>
        <w:t>4.4 - Documentos de recibos emitidos.</w:t>
      </w:r>
    </w:p>
    <w:p w14:paraId="59988B0B" w14:textId="77777777" w:rsidR="003F3EDE" w:rsidRPr="00691778" w:rsidRDefault="003F3EDE" w:rsidP="003F3EDE">
      <w:pPr>
        <w:spacing w:after="240" w:line="276" w:lineRule="auto"/>
        <w:ind w:right="795"/>
        <w:jc w:val="both"/>
        <w:rPr>
          <w:rFonts w:ascii="Arial" w:hAnsi="Arial" w:cs="Arial"/>
          <w:sz w:val="24"/>
          <w:szCs w:val="24"/>
          <w:rPrChange w:id="248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85" w:author="Adelino Naquarta Sepalanga Domingos" w:date="2025-03-05T08:49:00Z" w16du:dateUtc="2025-03-05T07:49:00Z">
            <w:rPr>
              <w:rFonts w:ascii="Times New Roman" w:hAnsi="Times New Roman" w:cs="Times New Roman"/>
              <w:sz w:val="24"/>
              <w:szCs w:val="24"/>
            </w:rPr>
          </w:rPrChange>
        </w:rPr>
        <w:t>“R” -Recibos;</w:t>
      </w:r>
    </w:p>
    <w:p w14:paraId="4C1B031B"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48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87" w:author="Adelino Naquarta Sepalanga Domingos" w:date="2025-03-05T08:49:00Z" w16du:dateUtc="2025-03-05T07:49:00Z">
            <w:rPr>
              <w:rFonts w:ascii="Times New Roman" w:hAnsi="Times New Roman" w:cs="Times New Roman"/>
              <w:sz w:val="24"/>
              <w:szCs w:val="24"/>
            </w:rPr>
          </w:rPrChange>
        </w:rPr>
        <w:t>1 – Cabeçalho (Informações gerais)</w:t>
      </w:r>
    </w:p>
    <w:p w14:paraId="4353020B"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48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89" w:author="Adelino Naquarta Sepalanga Domingos" w:date="2025-03-05T08:49:00Z" w16du:dateUtc="2025-03-05T07:49:00Z">
            <w:rPr>
              <w:rFonts w:ascii="Times New Roman" w:hAnsi="Times New Roman" w:cs="Times New Roman"/>
              <w:sz w:val="24"/>
              <w:szCs w:val="24"/>
            </w:rPr>
          </w:rPrChange>
        </w:rPr>
        <w:t xml:space="preserve">2 – Tabelas Mestres      </w:t>
      </w:r>
    </w:p>
    <w:p w14:paraId="628234AA"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49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91" w:author="Adelino Naquarta Sepalanga Domingos" w:date="2025-03-05T08:49:00Z" w16du:dateUtc="2025-03-05T07:49:00Z">
            <w:rPr>
              <w:rFonts w:ascii="Times New Roman" w:hAnsi="Times New Roman" w:cs="Times New Roman"/>
              <w:sz w:val="24"/>
              <w:szCs w:val="24"/>
            </w:rPr>
          </w:rPrChange>
        </w:rPr>
        <w:t xml:space="preserve">2.2 – Clientes   </w:t>
      </w:r>
    </w:p>
    <w:p w14:paraId="382B4157"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49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93" w:author="Adelino Naquarta Sepalanga Domingos" w:date="2025-03-05T08:49:00Z" w16du:dateUtc="2025-03-05T07:49:00Z">
            <w:rPr>
              <w:rFonts w:ascii="Times New Roman" w:hAnsi="Times New Roman" w:cs="Times New Roman"/>
              <w:sz w:val="24"/>
              <w:szCs w:val="24"/>
            </w:rPr>
          </w:rPrChange>
        </w:rPr>
        <w:t xml:space="preserve">2.5 - Impostos   </w:t>
      </w:r>
    </w:p>
    <w:p w14:paraId="6E766970"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49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95" w:author="Adelino Naquarta Sepalanga Domingos" w:date="2025-03-05T08:49:00Z" w16du:dateUtc="2025-03-05T07:49:00Z">
            <w:rPr>
              <w:rFonts w:ascii="Times New Roman" w:hAnsi="Times New Roman" w:cs="Times New Roman"/>
              <w:sz w:val="24"/>
              <w:szCs w:val="24"/>
            </w:rPr>
          </w:rPrChange>
        </w:rPr>
        <w:t xml:space="preserve">4 - Documentos Comerciais       </w:t>
      </w:r>
    </w:p>
    <w:p w14:paraId="4FB7EECA"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49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97" w:author="Adelino Naquarta Sepalanga Domingos" w:date="2025-03-05T08:49:00Z" w16du:dateUtc="2025-03-05T07:49:00Z">
            <w:rPr>
              <w:rFonts w:ascii="Times New Roman" w:hAnsi="Times New Roman" w:cs="Times New Roman"/>
              <w:sz w:val="24"/>
              <w:szCs w:val="24"/>
            </w:rPr>
          </w:rPrChange>
        </w:rPr>
        <w:t>4.4 - Documentos de recibos emitidos.</w:t>
      </w:r>
    </w:p>
    <w:p w14:paraId="5E509405" w14:textId="77777777" w:rsidR="003F3EDE" w:rsidRPr="00691778" w:rsidRDefault="003F3EDE" w:rsidP="003F3EDE">
      <w:pPr>
        <w:spacing w:after="240" w:line="276" w:lineRule="auto"/>
        <w:ind w:right="795"/>
        <w:jc w:val="both"/>
        <w:rPr>
          <w:rFonts w:ascii="Arial" w:hAnsi="Arial" w:cs="Arial"/>
          <w:sz w:val="24"/>
          <w:szCs w:val="24"/>
          <w:rPrChange w:id="249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99" w:author="Adelino Naquarta Sepalanga Domingos" w:date="2025-03-05T08:49:00Z" w16du:dateUtc="2025-03-05T07:49:00Z">
            <w:rPr>
              <w:rFonts w:ascii="Times New Roman" w:hAnsi="Times New Roman" w:cs="Times New Roman"/>
              <w:sz w:val="24"/>
              <w:szCs w:val="24"/>
            </w:rPr>
          </w:rPrChange>
        </w:rPr>
        <w:t>“S” – Autofacturação;</w:t>
      </w:r>
    </w:p>
    <w:p w14:paraId="544B7F72"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50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01" w:author="Adelino Naquarta Sepalanga Domingos" w:date="2025-03-05T08:49:00Z" w16du:dateUtc="2025-03-05T07:49:00Z">
            <w:rPr>
              <w:rFonts w:ascii="Times New Roman" w:hAnsi="Times New Roman" w:cs="Times New Roman"/>
              <w:sz w:val="24"/>
              <w:szCs w:val="24"/>
            </w:rPr>
          </w:rPrChange>
        </w:rPr>
        <w:t>1 – Cabeçalho (Informações gerais)</w:t>
      </w:r>
    </w:p>
    <w:p w14:paraId="6F652D60"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50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03" w:author="Adelino Naquarta Sepalanga Domingos" w:date="2025-03-05T08:49:00Z" w16du:dateUtc="2025-03-05T07:49:00Z">
            <w:rPr>
              <w:rFonts w:ascii="Times New Roman" w:hAnsi="Times New Roman" w:cs="Times New Roman"/>
              <w:sz w:val="24"/>
              <w:szCs w:val="24"/>
            </w:rPr>
          </w:rPrChange>
        </w:rPr>
        <w:t xml:space="preserve">2 – Tabelas Mestres      </w:t>
      </w:r>
    </w:p>
    <w:p w14:paraId="178AAA79"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50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05" w:author="Adelino Naquarta Sepalanga Domingos" w:date="2025-03-05T08:49:00Z" w16du:dateUtc="2025-03-05T07:49:00Z">
            <w:rPr>
              <w:rFonts w:ascii="Times New Roman" w:hAnsi="Times New Roman" w:cs="Times New Roman"/>
              <w:sz w:val="24"/>
              <w:szCs w:val="24"/>
            </w:rPr>
          </w:rPrChange>
        </w:rPr>
        <w:t xml:space="preserve">2.2 – Clientes   </w:t>
      </w:r>
    </w:p>
    <w:p w14:paraId="3DBA9B54"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50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07" w:author="Adelino Naquarta Sepalanga Domingos" w:date="2025-03-05T08:49:00Z" w16du:dateUtc="2025-03-05T07:49:00Z">
            <w:rPr>
              <w:rFonts w:ascii="Times New Roman" w:hAnsi="Times New Roman" w:cs="Times New Roman"/>
              <w:sz w:val="24"/>
              <w:szCs w:val="24"/>
            </w:rPr>
          </w:rPrChange>
        </w:rPr>
        <w:lastRenderedPageBreak/>
        <w:t xml:space="preserve">2.4 – Produtos/Serviços </w:t>
      </w:r>
    </w:p>
    <w:p w14:paraId="3AE5C846"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50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09" w:author="Adelino Naquarta Sepalanga Domingos" w:date="2025-03-05T08:49:00Z" w16du:dateUtc="2025-03-05T07:49:00Z">
            <w:rPr>
              <w:rFonts w:ascii="Times New Roman" w:hAnsi="Times New Roman" w:cs="Times New Roman"/>
              <w:sz w:val="24"/>
              <w:szCs w:val="24"/>
            </w:rPr>
          </w:rPrChange>
        </w:rPr>
        <w:t xml:space="preserve">2.5 - Impostos   </w:t>
      </w:r>
    </w:p>
    <w:p w14:paraId="1C40E858"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51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11" w:author="Adelino Naquarta Sepalanga Domingos" w:date="2025-03-05T08:49:00Z" w16du:dateUtc="2025-03-05T07:49:00Z">
            <w:rPr>
              <w:rFonts w:ascii="Times New Roman" w:hAnsi="Times New Roman" w:cs="Times New Roman"/>
              <w:sz w:val="24"/>
              <w:szCs w:val="24"/>
            </w:rPr>
          </w:rPrChange>
        </w:rPr>
        <w:t xml:space="preserve">4 - Documentos Comerciais       </w:t>
      </w:r>
    </w:p>
    <w:p w14:paraId="011E3351"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51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13" w:author="Adelino Naquarta Sepalanga Domingos" w:date="2025-03-05T08:49:00Z" w16du:dateUtc="2025-03-05T07:49:00Z">
            <w:rPr>
              <w:rFonts w:ascii="Times New Roman" w:hAnsi="Times New Roman" w:cs="Times New Roman"/>
              <w:sz w:val="24"/>
              <w:szCs w:val="24"/>
            </w:rPr>
          </w:rPrChange>
        </w:rPr>
        <w:t xml:space="preserve">4.1 - Documentos de venda       </w:t>
      </w:r>
    </w:p>
    <w:p w14:paraId="7EA35881" w14:textId="77777777" w:rsidR="003F3EDE" w:rsidRPr="00691778" w:rsidRDefault="003F3EDE" w:rsidP="003F3EDE">
      <w:pPr>
        <w:spacing w:after="240" w:line="276" w:lineRule="auto"/>
        <w:ind w:right="795"/>
        <w:jc w:val="both"/>
        <w:rPr>
          <w:rFonts w:ascii="Arial" w:hAnsi="Arial" w:cs="Arial"/>
          <w:sz w:val="24"/>
          <w:szCs w:val="24"/>
          <w:rPrChange w:id="2514" w:author="Adelino Naquarta Sepalanga Domingos" w:date="2025-03-05T08:49:00Z" w16du:dateUtc="2025-03-05T07:49:00Z">
            <w:rPr>
              <w:rFonts w:ascii="Times New Roman" w:hAnsi="Times New Roman" w:cs="Times New Roman"/>
              <w:sz w:val="24"/>
              <w:szCs w:val="24"/>
            </w:rPr>
          </w:rPrChange>
        </w:rPr>
      </w:pPr>
      <w:bookmarkStart w:id="2515" w:name="_Hlk518836311"/>
      <w:r w:rsidRPr="00691778">
        <w:rPr>
          <w:rFonts w:ascii="Arial" w:hAnsi="Arial" w:cs="Arial"/>
          <w:sz w:val="24"/>
          <w:szCs w:val="24"/>
          <w:rPrChange w:id="2516" w:author="Adelino Naquarta Sepalanga Domingos" w:date="2025-03-05T08:49:00Z" w16du:dateUtc="2025-03-05T07:49:00Z">
            <w:rPr>
              <w:rFonts w:ascii="Times New Roman" w:hAnsi="Times New Roman" w:cs="Times New Roman"/>
              <w:sz w:val="24"/>
              <w:szCs w:val="24"/>
            </w:rPr>
          </w:rPrChange>
        </w:rPr>
        <w:t>“A” – Aquisição de bens e serviços;</w:t>
      </w:r>
    </w:p>
    <w:bookmarkEnd w:id="2515"/>
    <w:p w14:paraId="5B8741E7"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51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18" w:author="Adelino Naquarta Sepalanga Domingos" w:date="2025-03-05T08:49:00Z" w16du:dateUtc="2025-03-05T07:49:00Z">
            <w:rPr>
              <w:rFonts w:ascii="Times New Roman" w:hAnsi="Times New Roman" w:cs="Times New Roman"/>
              <w:sz w:val="24"/>
              <w:szCs w:val="24"/>
            </w:rPr>
          </w:rPrChange>
        </w:rPr>
        <w:t>1 – Cabeçalho (Informações gerais)</w:t>
      </w:r>
    </w:p>
    <w:p w14:paraId="6EF815A7"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51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20" w:author="Adelino Naquarta Sepalanga Domingos" w:date="2025-03-05T08:49:00Z" w16du:dateUtc="2025-03-05T07:49:00Z">
            <w:rPr>
              <w:rFonts w:ascii="Times New Roman" w:hAnsi="Times New Roman" w:cs="Times New Roman"/>
              <w:sz w:val="24"/>
              <w:szCs w:val="24"/>
            </w:rPr>
          </w:rPrChange>
        </w:rPr>
        <w:t xml:space="preserve">2 – Tabelas Mestres      </w:t>
      </w:r>
    </w:p>
    <w:p w14:paraId="3E63A699"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52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22" w:author="Adelino Naquarta Sepalanga Domingos" w:date="2025-03-05T08:49:00Z" w16du:dateUtc="2025-03-05T07:49:00Z">
            <w:rPr>
              <w:rFonts w:ascii="Times New Roman" w:hAnsi="Times New Roman" w:cs="Times New Roman"/>
              <w:sz w:val="24"/>
              <w:szCs w:val="24"/>
            </w:rPr>
          </w:rPrChange>
        </w:rPr>
        <w:t xml:space="preserve">2.3 – Fornecedores </w:t>
      </w:r>
    </w:p>
    <w:p w14:paraId="0FFB0A09"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52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24" w:author="Adelino Naquarta Sepalanga Domingos" w:date="2025-03-05T08:49:00Z" w16du:dateUtc="2025-03-05T07:49:00Z">
            <w:rPr>
              <w:rFonts w:ascii="Times New Roman" w:hAnsi="Times New Roman" w:cs="Times New Roman"/>
              <w:sz w:val="24"/>
              <w:szCs w:val="24"/>
            </w:rPr>
          </w:rPrChange>
        </w:rPr>
        <w:t xml:space="preserve">2.5 - Impostos   </w:t>
      </w:r>
    </w:p>
    <w:p w14:paraId="2CBCB591"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52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26" w:author="Adelino Naquarta Sepalanga Domingos" w:date="2025-03-05T08:49:00Z" w16du:dateUtc="2025-03-05T07:49:00Z">
            <w:rPr>
              <w:rFonts w:ascii="Times New Roman" w:hAnsi="Times New Roman" w:cs="Times New Roman"/>
              <w:sz w:val="24"/>
              <w:szCs w:val="24"/>
            </w:rPr>
          </w:rPrChange>
        </w:rPr>
        <w:t>4.5 – Documentos comerciais de Fornecedores (</w:t>
      </w:r>
      <w:proofErr w:type="spellStart"/>
      <w:r w:rsidRPr="00691778">
        <w:rPr>
          <w:rFonts w:ascii="Arial" w:hAnsi="Arial" w:cs="Arial"/>
          <w:sz w:val="24"/>
          <w:szCs w:val="24"/>
          <w:rPrChange w:id="2527" w:author="Adelino Naquarta Sepalanga Domingos" w:date="2025-03-05T08:49:00Z" w16du:dateUtc="2025-03-05T07:49:00Z">
            <w:rPr>
              <w:rFonts w:ascii="Times New Roman" w:hAnsi="Times New Roman" w:cs="Times New Roman"/>
              <w:sz w:val="24"/>
              <w:szCs w:val="24"/>
            </w:rPr>
          </w:rPrChange>
        </w:rPr>
        <w:t>PurchaseInvoices</w:t>
      </w:r>
      <w:proofErr w:type="spellEnd"/>
      <w:r w:rsidRPr="00691778">
        <w:rPr>
          <w:rFonts w:ascii="Arial" w:hAnsi="Arial" w:cs="Arial"/>
          <w:sz w:val="24"/>
          <w:szCs w:val="24"/>
          <w:rPrChange w:id="2528" w:author="Adelino Naquarta Sepalanga Domingos" w:date="2025-03-05T08:49:00Z" w16du:dateUtc="2025-03-05T07:49:00Z">
            <w:rPr>
              <w:rFonts w:ascii="Times New Roman" w:hAnsi="Times New Roman" w:cs="Times New Roman"/>
              <w:sz w:val="24"/>
              <w:szCs w:val="24"/>
            </w:rPr>
          </w:rPrChange>
        </w:rPr>
        <w:t xml:space="preserve">). </w:t>
      </w:r>
    </w:p>
    <w:p w14:paraId="5E8E3B4A" w14:textId="77777777" w:rsidR="003F3EDE" w:rsidRPr="00691778" w:rsidRDefault="003F3EDE" w:rsidP="003F3EDE">
      <w:pPr>
        <w:spacing w:after="240" w:line="276" w:lineRule="auto"/>
        <w:ind w:right="795"/>
        <w:jc w:val="both"/>
        <w:rPr>
          <w:rFonts w:ascii="Arial" w:hAnsi="Arial" w:cs="Arial"/>
          <w:sz w:val="24"/>
          <w:szCs w:val="24"/>
          <w:rPrChange w:id="252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30" w:author="Adelino Naquarta Sepalanga Domingos" w:date="2025-03-05T08:49:00Z" w16du:dateUtc="2025-03-05T07:49:00Z">
            <w:rPr>
              <w:rFonts w:ascii="Times New Roman" w:hAnsi="Times New Roman" w:cs="Times New Roman"/>
              <w:sz w:val="24"/>
              <w:szCs w:val="24"/>
            </w:rPr>
          </w:rPrChange>
        </w:rPr>
        <w:t>“Q” - Aquisição de bens e serviços integrada com a facturação:</w:t>
      </w:r>
    </w:p>
    <w:p w14:paraId="118567E4"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3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32" w:author="Adelino Naquarta Sepalanga Domingos" w:date="2025-03-05T08:49:00Z" w16du:dateUtc="2025-03-05T07:49:00Z">
            <w:rPr>
              <w:rFonts w:ascii="Times New Roman" w:hAnsi="Times New Roman" w:cs="Times New Roman"/>
              <w:sz w:val="24"/>
              <w:szCs w:val="24"/>
            </w:rPr>
          </w:rPrChange>
        </w:rPr>
        <w:t>1 – Cabeçalho (Informações gerais)</w:t>
      </w:r>
    </w:p>
    <w:p w14:paraId="45EF5FC8"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3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34" w:author="Adelino Naquarta Sepalanga Domingos" w:date="2025-03-05T08:49:00Z" w16du:dateUtc="2025-03-05T07:49:00Z">
            <w:rPr>
              <w:rFonts w:ascii="Times New Roman" w:hAnsi="Times New Roman" w:cs="Times New Roman"/>
              <w:sz w:val="24"/>
              <w:szCs w:val="24"/>
            </w:rPr>
          </w:rPrChange>
        </w:rPr>
        <w:t>2 – Tabelas Mestres</w:t>
      </w:r>
      <w:r w:rsidRPr="00691778">
        <w:rPr>
          <w:rFonts w:ascii="Arial" w:hAnsi="Arial" w:cs="Arial"/>
          <w:sz w:val="24"/>
          <w:szCs w:val="24"/>
          <w:rPrChange w:id="2535" w:author="Adelino Naquarta Sepalanga Domingos" w:date="2025-03-05T08:49:00Z" w16du:dateUtc="2025-03-05T07:49:00Z">
            <w:rPr>
              <w:rFonts w:ascii="Times New Roman" w:hAnsi="Times New Roman" w:cs="Times New Roman"/>
              <w:sz w:val="24"/>
              <w:szCs w:val="24"/>
            </w:rPr>
          </w:rPrChange>
        </w:rPr>
        <w:tab/>
      </w:r>
    </w:p>
    <w:p w14:paraId="0B3A6037"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3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37" w:author="Adelino Naquarta Sepalanga Domingos" w:date="2025-03-05T08:49:00Z" w16du:dateUtc="2025-03-05T07:49:00Z">
            <w:rPr>
              <w:rFonts w:ascii="Times New Roman" w:hAnsi="Times New Roman" w:cs="Times New Roman"/>
              <w:sz w:val="24"/>
              <w:szCs w:val="24"/>
            </w:rPr>
          </w:rPrChange>
        </w:rPr>
        <w:t>2.2 – Clientes</w:t>
      </w:r>
      <w:r w:rsidRPr="00691778">
        <w:rPr>
          <w:rFonts w:ascii="Arial" w:hAnsi="Arial" w:cs="Arial"/>
          <w:sz w:val="24"/>
          <w:szCs w:val="24"/>
          <w:rPrChange w:id="2538" w:author="Adelino Naquarta Sepalanga Domingos" w:date="2025-03-05T08:49:00Z" w16du:dateUtc="2025-03-05T07:49:00Z">
            <w:rPr>
              <w:rFonts w:ascii="Times New Roman" w:hAnsi="Times New Roman" w:cs="Times New Roman"/>
              <w:sz w:val="24"/>
              <w:szCs w:val="24"/>
            </w:rPr>
          </w:rPrChange>
        </w:rPr>
        <w:tab/>
      </w:r>
    </w:p>
    <w:p w14:paraId="5989C850"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3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40" w:author="Adelino Naquarta Sepalanga Domingos" w:date="2025-03-05T08:49:00Z" w16du:dateUtc="2025-03-05T07:49:00Z">
            <w:rPr>
              <w:rFonts w:ascii="Times New Roman" w:hAnsi="Times New Roman" w:cs="Times New Roman"/>
              <w:sz w:val="24"/>
              <w:szCs w:val="24"/>
            </w:rPr>
          </w:rPrChange>
        </w:rPr>
        <w:t>2.3 – Fornecedores</w:t>
      </w:r>
      <w:r w:rsidRPr="00691778">
        <w:rPr>
          <w:rFonts w:ascii="Arial" w:hAnsi="Arial" w:cs="Arial"/>
          <w:sz w:val="24"/>
          <w:szCs w:val="24"/>
          <w:rPrChange w:id="2541" w:author="Adelino Naquarta Sepalanga Domingos" w:date="2025-03-05T08:49:00Z" w16du:dateUtc="2025-03-05T07:49:00Z">
            <w:rPr>
              <w:rFonts w:ascii="Times New Roman" w:hAnsi="Times New Roman" w:cs="Times New Roman"/>
              <w:sz w:val="24"/>
              <w:szCs w:val="24"/>
            </w:rPr>
          </w:rPrChange>
        </w:rPr>
        <w:tab/>
      </w:r>
    </w:p>
    <w:p w14:paraId="15D696F5"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4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43" w:author="Adelino Naquarta Sepalanga Domingos" w:date="2025-03-05T08:49:00Z" w16du:dateUtc="2025-03-05T07:49:00Z">
            <w:rPr>
              <w:rFonts w:ascii="Times New Roman" w:hAnsi="Times New Roman" w:cs="Times New Roman"/>
              <w:sz w:val="24"/>
              <w:szCs w:val="24"/>
            </w:rPr>
          </w:rPrChange>
        </w:rPr>
        <w:t>2.4 – Produtos/Serviços</w:t>
      </w:r>
      <w:r w:rsidRPr="00691778">
        <w:rPr>
          <w:rFonts w:ascii="Arial" w:hAnsi="Arial" w:cs="Arial"/>
          <w:sz w:val="24"/>
          <w:szCs w:val="24"/>
          <w:rPrChange w:id="2544" w:author="Adelino Naquarta Sepalanga Domingos" w:date="2025-03-05T08:49:00Z" w16du:dateUtc="2025-03-05T07:49:00Z">
            <w:rPr>
              <w:rFonts w:ascii="Times New Roman" w:hAnsi="Times New Roman" w:cs="Times New Roman"/>
              <w:sz w:val="24"/>
              <w:szCs w:val="24"/>
            </w:rPr>
          </w:rPrChange>
        </w:rPr>
        <w:tab/>
      </w:r>
    </w:p>
    <w:p w14:paraId="6469EC13"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4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46" w:author="Adelino Naquarta Sepalanga Domingos" w:date="2025-03-05T08:49:00Z" w16du:dateUtc="2025-03-05T07:49:00Z">
            <w:rPr>
              <w:rFonts w:ascii="Times New Roman" w:hAnsi="Times New Roman" w:cs="Times New Roman"/>
              <w:sz w:val="24"/>
              <w:szCs w:val="24"/>
            </w:rPr>
          </w:rPrChange>
        </w:rPr>
        <w:t>2.5 - Impostos</w:t>
      </w:r>
      <w:r w:rsidRPr="00691778">
        <w:rPr>
          <w:rFonts w:ascii="Arial" w:hAnsi="Arial" w:cs="Arial"/>
          <w:sz w:val="24"/>
          <w:szCs w:val="24"/>
          <w:rPrChange w:id="2547" w:author="Adelino Naquarta Sepalanga Domingos" w:date="2025-03-05T08:49:00Z" w16du:dateUtc="2025-03-05T07:49:00Z">
            <w:rPr>
              <w:rFonts w:ascii="Times New Roman" w:hAnsi="Times New Roman" w:cs="Times New Roman"/>
              <w:sz w:val="24"/>
              <w:szCs w:val="24"/>
            </w:rPr>
          </w:rPrChange>
        </w:rPr>
        <w:tab/>
      </w:r>
    </w:p>
    <w:p w14:paraId="4E928226"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4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49" w:author="Adelino Naquarta Sepalanga Domingos" w:date="2025-03-05T08:49:00Z" w16du:dateUtc="2025-03-05T07:49:00Z">
            <w:rPr>
              <w:rFonts w:ascii="Times New Roman" w:hAnsi="Times New Roman" w:cs="Times New Roman"/>
              <w:sz w:val="24"/>
              <w:szCs w:val="24"/>
            </w:rPr>
          </w:rPrChange>
        </w:rPr>
        <w:t>4 - Documentos Comerciais</w:t>
      </w:r>
      <w:r w:rsidRPr="00691778">
        <w:rPr>
          <w:rFonts w:ascii="Arial" w:hAnsi="Arial" w:cs="Arial"/>
          <w:sz w:val="24"/>
          <w:szCs w:val="24"/>
          <w:rPrChange w:id="2550" w:author="Adelino Naquarta Sepalanga Domingos" w:date="2025-03-05T08:49:00Z" w16du:dateUtc="2025-03-05T07:49:00Z">
            <w:rPr>
              <w:rFonts w:ascii="Times New Roman" w:hAnsi="Times New Roman" w:cs="Times New Roman"/>
              <w:sz w:val="24"/>
              <w:szCs w:val="24"/>
            </w:rPr>
          </w:rPrChange>
        </w:rPr>
        <w:tab/>
        <w:t xml:space="preserve"> </w:t>
      </w:r>
    </w:p>
    <w:p w14:paraId="6597BF33"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5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52" w:author="Adelino Naquarta Sepalanga Domingos" w:date="2025-03-05T08:49:00Z" w16du:dateUtc="2025-03-05T07:49:00Z">
            <w:rPr>
              <w:rFonts w:ascii="Times New Roman" w:hAnsi="Times New Roman" w:cs="Times New Roman"/>
              <w:sz w:val="24"/>
              <w:szCs w:val="24"/>
            </w:rPr>
          </w:rPrChange>
        </w:rPr>
        <w:t>4.1 - Documentos de venda</w:t>
      </w:r>
      <w:r w:rsidRPr="00691778">
        <w:rPr>
          <w:rFonts w:ascii="Arial" w:hAnsi="Arial" w:cs="Arial"/>
          <w:sz w:val="24"/>
          <w:szCs w:val="24"/>
          <w:rPrChange w:id="2553" w:author="Adelino Naquarta Sepalanga Domingos" w:date="2025-03-05T08:49:00Z" w16du:dateUtc="2025-03-05T07:49:00Z">
            <w:rPr>
              <w:rFonts w:ascii="Times New Roman" w:hAnsi="Times New Roman" w:cs="Times New Roman"/>
              <w:sz w:val="24"/>
              <w:szCs w:val="24"/>
            </w:rPr>
          </w:rPrChange>
        </w:rPr>
        <w:tab/>
      </w:r>
    </w:p>
    <w:p w14:paraId="098EE7BD"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5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55" w:author="Adelino Naquarta Sepalanga Domingos" w:date="2025-03-05T08:49:00Z" w16du:dateUtc="2025-03-05T07:49:00Z">
            <w:rPr>
              <w:rFonts w:ascii="Times New Roman" w:hAnsi="Times New Roman" w:cs="Times New Roman"/>
              <w:sz w:val="24"/>
              <w:szCs w:val="24"/>
            </w:rPr>
          </w:rPrChange>
        </w:rPr>
        <w:t>4.3 - Documentos de conferência de entrega de mercadorias ou da prestação de serviço</w:t>
      </w:r>
    </w:p>
    <w:p w14:paraId="4A5CF9D4"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5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57" w:author="Adelino Naquarta Sepalanga Domingos" w:date="2025-03-05T08:49:00Z" w16du:dateUtc="2025-03-05T07:49:00Z">
            <w:rPr>
              <w:rFonts w:ascii="Times New Roman" w:hAnsi="Times New Roman" w:cs="Times New Roman"/>
              <w:sz w:val="24"/>
              <w:szCs w:val="24"/>
            </w:rPr>
          </w:rPrChange>
        </w:rPr>
        <w:t>4.4 - Documentos de recibos emitidos.</w:t>
      </w:r>
    </w:p>
    <w:p w14:paraId="6BE90E62" w14:textId="77777777" w:rsidR="003F3EDE" w:rsidRPr="00691778" w:rsidRDefault="003F3EDE" w:rsidP="003F3EDE">
      <w:pPr>
        <w:pStyle w:val="PargrafodaLista"/>
        <w:widowControl w:val="0"/>
        <w:numPr>
          <w:ilvl w:val="0"/>
          <w:numId w:val="36"/>
        </w:numPr>
        <w:spacing w:after="0" w:line="276" w:lineRule="auto"/>
        <w:ind w:right="-142"/>
        <w:contextualSpacing w:val="0"/>
        <w:jc w:val="both"/>
        <w:rPr>
          <w:rFonts w:ascii="Arial" w:eastAsia="Times New Roman" w:hAnsi="Arial" w:cs="Arial"/>
          <w:spacing w:val="-1"/>
          <w:sz w:val="24"/>
          <w:szCs w:val="24"/>
          <w:rPrChange w:id="2558"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hAnsi="Arial" w:cs="Arial"/>
          <w:sz w:val="24"/>
          <w:szCs w:val="24"/>
          <w:rPrChange w:id="2559" w:author="Adelino Naquarta Sepalanga Domingos" w:date="2025-03-05T08:49:00Z" w16du:dateUtc="2025-03-05T07:49:00Z">
            <w:rPr>
              <w:rFonts w:ascii="Times New Roman" w:hAnsi="Times New Roman" w:cs="Times New Roman"/>
              <w:sz w:val="24"/>
              <w:szCs w:val="24"/>
            </w:rPr>
          </w:rPrChange>
        </w:rPr>
        <w:t>4.5 – Documentos comerciais de Fornecedores (</w:t>
      </w:r>
      <w:proofErr w:type="spellStart"/>
      <w:r w:rsidRPr="00691778">
        <w:rPr>
          <w:rFonts w:ascii="Arial" w:hAnsi="Arial" w:cs="Arial"/>
          <w:sz w:val="24"/>
          <w:szCs w:val="24"/>
          <w:rPrChange w:id="2560" w:author="Adelino Naquarta Sepalanga Domingos" w:date="2025-03-05T08:49:00Z" w16du:dateUtc="2025-03-05T07:49:00Z">
            <w:rPr>
              <w:rFonts w:ascii="Times New Roman" w:hAnsi="Times New Roman" w:cs="Times New Roman"/>
              <w:sz w:val="24"/>
              <w:szCs w:val="24"/>
            </w:rPr>
          </w:rPrChange>
        </w:rPr>
        <w:t>PurchaseInvoices</w:t>
      </w:r>
      <w:proofErr w:type="spellEnd"/>
      <w:r w:rsidRPr="00691778">
        <w:rPr>
          <w:rFonts w:ascii="Arial" w:hAnsi="Arial" w:cs="Arial"/>
          <w:sz w:val="24"/>
          <w:szCs w:val="24"/>
          <w:rPrChange w:id="2561" w:author="Adelino Naquarta Sepalanga Domingos" w:date="2025-03-05T08:49:00Z" w16du:dateUtc="2025-03-05T07:49:00Z">
            <w:rPr>
              <w:rFonts w:ascii="Times New Roman" w:hAnsi="Times New Roman" w:cs="Times New Roman"/>
              <w:sz w:val="24"/>
              <w:szCs w:val="24"/>
            </w:rPr>
          </w:rPrChange>
        </w:rPr>
        <w:t>).</w:t>
      </w:r>
    </w:p>
    <w:p w14:paraId="66D9B3AB" w14:textId="77777777" w:rsidR="003F3EDE" w:rsidRPr="00691778" w:rsidRDefault="003F3EDE" w:rsidP="003F3EDE">
      <w:pPr>
        <w:pStyle w:val="PargrafodaLista"/>
        <w:widowControl w:val="0"/>
        <w:spacing w:after="240" w:line="276" w:lineRule="auto"/>
        <w:ind w:right="795"/>
        <w:contextualSpacing w:val="0"/>
        <w:jc w:val="both"/>
        <w:rPr>
          <w:rFonts w:ascii="Arial" w:hAnsi="Arial" w:cs="Arial"/>
          <w:sz w:val="24"/>
          <w:szCs w:val="24"/>
          <w:rPrChange w:id="2562" w:author="Adelino Naquarta Sepalanga Domingos" w:date="2025-03-05T08:49:00Z" w16du:dateUtc="2025-03-05T07:49:00Z">
            <w:rPr>
              <w:rFonts w:ascii="Times New Roman" w:hAnsi="Times New Roman" w:cs="Times New Roman"/>
              <w:sz w:val="24"/>
              <w:szCs w:val="24"/>
            </w:rPr>
          </w:rPrChange>
        </w:rPr>
      </w:pPr>
    </w:p>
    <w:p w14:paraId="48CEA0E1" w14:textId="77777777" w:rsidR="003F3EDE" w:rsidRPr="00691778" w:rsidRDefault="003F3EDE" w:rsidP="003F3EDE">
      <w:pPr>
        <w:spacing w:after="240" w:line="276" w:lineRule="auto"/>
        <w:ind w:left="142" w:right="795"/>
        <w:jc w:val="both"/>
        <w:rPr>
          <w:rFonts w:ascii="Arial" w:hAnsi="Arial" w:cs="Arial"/>
          <w:sz w:val="24"/>
          <w:szCs w:val="24"/>
          <w:rPrChange w:id="256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64" w:author="Adelino Naquarta Sepalanga Domingos" w:date="2025-03-05T08:49:00Z" w16du:dateUtc="2025-03-05T07:49:00Z">
            <w:rPr>
              <w:rFonts w:ascii="Times New Roman" w:hAnsi="Times New Roman" w:cs="Times New Roman"/>
              <w:sz w:val="24"/>
              <w:szCs w:val="24"/>
            </w:rPr>
          </w:rPrChange>
        </w:rPr>
        <w:t xml:space="preserve">“E” – Facturação para o Estado; </w:t>
      </w:r>
    </w:p>
    <w:p w14:paraId="39FEB7F2"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6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66" w:author="Adelino Naquarta Sepalanga Domingos" w:date="2025-03-05T08:49:00Z" w16du:dateUtc="2025-03-05T07:49:00Z">
            <w:rPr>
              <w:rFonts w:ascii="Times New Roman" w:hAnsi="Times New Roman" w:cs="Times New Roman"/>
              <w:sz w:val="24"/>
              <w:szCs w:val="24"/>
            </w:rPr>
          </w:rPrChange>
        </w:rPr>
        <w:t>1 – Cabeçalho (Informações gerais)</w:t>
      </w:r>
    </w:p>
    <w:p w14:paraId="7BE3A171"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6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68" w:author="Adelino Naquarta Sepalanga Domingos" w:date="2025-03-05T08:49:00Z" w16du:dateUtc="2025-03-05T07:49:00Z">
            <w:rPr>
              <w:rFonts w:ascii="Times New Roman" w:hAnsi="Times New Roman" w:cs="Times New Roman"/>
              <w:sz w:val="24"/>
              <w:szCs w:val="24"/>
            </w:rPr>
          </w:rPrChange>
        </w:rPr>
        <w:t>2 – Tabelas Mestres</w:t>
      </w:r>
      <w:r w:rsidRPr="00691778">
        <w:rPr>
          <w:rFonts w:ascii="Arial" w:hAnsi="Arial" w:cs="Arial"/>
          <w:sz w:val="24"/>
          <w:szCs w:val="24"/>
          <w:rPrChange w:id="2569" w:author="Adelino Naquarta Sepalanga Domingos" w:date="2025-03-05T08:49:00Z" w16du:dateUtc="2025-03-05T07:49:00Z">
            <w:rPr>
              <w:rFonts w:ascii="Times New Roman" w:hAnsi="Times New Roman" w:cs="Times New Roman"/>
              <w:sz w:val="24"/>
              <w:szCs w:val="24"/>
            </w:rPr>
          </w:rPrChange>
        </w:rPr>
        <w:tab/>
      </w:r>
    </w:p>
    <w:p w14:paraId="66B566C8"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7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71" w:author="Adelino Naquarta Sepalanga Domingos" w:date="2025-03-05T08:49:00Z" w16du:dateUtc="2025-03-05T07:49:00Z">
            <w:rPr>
              <w:rFonts w:ascii="Times New Roman" w:hAnsi="Times New Roman" w:cs="Times New Roman"/>
              <w:sz w:val="24"/>
              <w:szCs w:val="24"/>
            </w:rPr>
          </w:rPrChange>
        </w:rPr>
        <w:t>2.2 – Clientes</w:t>
      </w:r>
      <w:r w:rsidRPr="00691778">
        <w:rPr>
          <w:rFonts w:ascii="Arial" w:hAnsi="Arial" w:cs="Arial"/>
          <w:sz w:val="24"/>
          <w:szCs w:val="24"/>
          <w:rPrChange w:id="2572" w:author="Adelino Naquarta Sepalanga Domingos" w:date="2025-03-05T08:49:00Z" w16du:dateUtc="2025-03-05T07:49:00Z">
            <w:rPr>
              <w:rFonts w:ascii="Times New Roman" w:hAnsi="Times New Roman" w:cs="Times New Roman"/>
              <w:sz w:val="24"/>
              <w:szCs w:val="24"/>
            </w:rPr>
          </w:rPrChange>
        </w:rPr>
        <w:tab/>
      </w:r>
    </w:p>
    <w:p w14:paraId="5834F4E0"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7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74" w:author="Adelino Naquarta Sepalanga Domingos" w:date="2025-03-05T08:49:00Z" w16du:dateUtc="2025-03-05T07:49:00Z">
            <w:rPr>
              <w:rFonts w:ascii="Times New Roman" w:hAnsi="Times New Roman" w:cs="Times New Roman"/>
              <w:sz w:val="24"/>
              <w:szCs w:val="24"/>
            </w:rPr>
          </w:rPrChange>
        </w:rPr>
        <w:lastRenderedPageBreak/>
        <w:t>4 - Documentos Comerciais</w:t>
      </w:r>
      <w:r w:rsidRPr="00691778">
        <w:rPr>
          <w:rFonts w:ascii="Arial" w:hAnsi="Arial" w:cs="Arial"/>
          <w:sz w:val="24"/>
          <w:szCs w:val="24"/>
          <w:rPrChange w:id="2575" w:author="Adelino Naquarta Sepalanga Domingos" w:date="2025-03-05T08:49:00Z" w16du:dateUtc="2025-03-05T07:49:00Z">
            <w:rPr>
              <w:rFonts w:ascii="Times New Roman" w:hAnsi="Times New Roman" w:cs="Times New Roman"/>
              <w:sz w:val="24"/>
              <w:szCs w:val="24"/>
            </w:rPr>
          </w:rPrChange>
        </w:rPr>
        <w:tab/>
        <w:t xml:space="preserve"> </w:t>
      </w:r>
    </w:p>
    <w:p w14:paraId="02A316A3"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57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577" w:author="Adelino Naquarta Sepalanga Domingos" w:date="2025-03-05T08:49:00Z" w16du:dateUtc="2025-03-05T07:49:00Z">
            <w:rPr>
              <w:rFonts w:ascii="Times New Roman" w:hAnsi="Times New Roman" w:cs="Times New Roman"/>
              <w:sz w:val="24"/>
              <w:szCs w:val="24"/>
            </w:rPr>
          </w:rPrChange>
        </w:rPr>
        <w:t>4.1 - Documentos de venda</w:t>
      </w:r>
    </w:p>
    <w:p w14:paraId="45A815D9" w14:textId="77777777" w:rsidR="003F3EDE" w:rsidRPr="00691778" w:rsidRDefault="003F3EDE" w:rsidP="003F3EDE">
      <w:pPr>
        <w:pStyle w:val="PargrafodaLista"/>
        <w:widowControl w:val="0"/>
        <w:spacing w:after="240" w:line="276" w:lineRule="auto"/>
        <w:ind w:right="795"/>
        <w:contextualSpacing w:val="0"/>
        <w:jc w:val="both"/>
        <w:rPr>
          <w:rFonts w:ascii="Arial" w:hAnsi="Arial" w:cs="Arial"/>
          <w:sz w:val="24"/>
          <w:szCs w:val="24"/>
          <w:rPrChange w:id="2578" w:author="Adelino Naquarta Sepalanga Domingos" w:date="2025-03-05T08:49:00Z" w16du:dateUtc="2025-03-05T07:49:00Z">
            <w:rPr>
              <w:rFonts w:ascii="Times New Roman" w:hAnsi="Times New Roman" w:cs="Times New Roman"/>
              <w:sz w:val="24"/>
              <w:szCs w:val="24"/>
            </w:rPr>
          </w:rPrChange>
        </w:rPr>
      </w:pPr>
    </w:p>
    <w:p w14:paraId="5C5B0D3C" w14:textId="77777777" w:rsidR="003F3EDE" w:rsidRPr="00691778" w:rsidRDefault="003F3EDE" w:rsidP="003F3EDE">
      <w:pPr>
        <w:spacing w:after="240" w:line="276" w:lineRule="auto"/>
        <w:rPr>
          <w:rFonts w:ascii="Arial" w:eastAsia="Microsoft JhengHei" w:hAnsi="Arial" w:cs="Arial"/>
          <w:b/>
          <w:sz w:val="24"/>
          <w:szCs w:val="24"/>
          <w:rPrChange w:id="2579" w:author="Adelino Naquarta Sepalanga Domingos" w:date="2025-03-05T08:49:00Z" w16du:dateUtc="2025-03-05T07:49:00Z">
            <w:rPr>
              <w:rFonts w:ascii="Times New Roman" w:eastAsia="Microsoft JhengHei" w:hAnsi="Times New Roman" w:cs="Times New Roman"/>
              <w:b/>
              <w:sz w:val="24"/>
              <w:szCs w:val="24"/>
            </w:rPr>
          </w:rPrChange>
        </w:rPr>
      </w:pPr>
      <w:r w:rsidRPr="00691778">
        <w:rPr>
          <w:rFonts w:ascii="Arial" w:eastAsia="Microsoft JhengHei" w:hAnsi="Arial" w:cs="Arial"/>
          <w:b/>
          <w:sz w:val="24"/>
          <w:szCs w:val="24"/>
          <w:rPrChange w:id="2580" w:author="Adelino Naquarta Sepalanga Domingos" w:date="2025-03-05T08:49:00Z" w16du:dateUtc="2025-03-05T07:49:00Z">
            <w:rPr>
              <w:rFonts w:ascii="Times New Roman" w:eastAsia="Microsoft JhengHei" w:hAnsi="Times New Roman" w:cs="Times New Roman"/>
              <w:b/>
              <w:sz w:val="24"/>
              <w:szCs w:val="24"/>
            </w:rPr>
          </w:rPrChange>
        </w:rPr>
        <w:t xml:space="preserve">                                                        Estrutura de dados</w:t>
      </w:r>
    </w:p>
    <w:p w14:paraId="2C179AC1" w14:textId="77777777" w:rsidR="003F3EDE" w:rsidRPr="00691778" w:rsidRDefault="003F3EDE" w:rsidP="003F3EDE">
      <w:pPr>
        <w:spacing w:after="240" w:line="276" w:lineRule="auto"/>
        <w:rPr>
          <w:rFonts w:ascii="Arial" w:eastAsia="Microsoft JhengHei" w:hAnsi="Arial" w:cs="Arial"/>
          <w:b/>
          <w:sz w:val="10"/>
          <w:szCs w:val="24"/>
          <w:rPrChange w:id="2581" w:author="Adelino Naquarta Sepalanga Domingos" w:date="2025-03-05T08:49:00Z" w16du:dateUtc="2025-03-05T07:49:00Z">
            <w:rPr>
              <w:rFonts w:ascii="Times New Roman" w:eastAsia="Microsoft JhengHei" w:hAnsi="Times New Roman" w:cs="Times New Roman"/>
              <w:b/>
              <w:sz w:val="10"/>
              <w:szCs w:val="24"/>
            </w:rPr>
          </w:rPrChange>
        </w:rPr>
      </w:pPr>
    </w:p>
    <w:p w14:paraId="20989D6E" w14:textId="77777777" w:rsidR="003F3EDE" w:rsidRPr="00691778" w:rsidRDefault="003F3EDE" w:rsidP="003F3EDE">
      <w:pPr>
        <w:spacing w:after="240" w:line="276" w:lineRule="auto"/>
        <w:jc w:val="both"/>
        <w:rPr>
          <w:rFonts w:ascii="Arial" w:eastAsia="Microsoft JhengHei" w:hAnsi="Arial" w:cs="Arial"/>
          <w:b/>
          <w:sz w:val="24"/>
          <w:szCs w:val="24"/>
          <w:rPrChange w:id="2582" w:author="Adelino Naquarta Sepalanga Domingos" w:date="2025-03-05T08:49:00Z" w16du:dateUtc="2025-03-05T07:49:00Z">
            <w:rPr>
              <w:rFonts w:ascii="Times New Roman" w:eastAsia="Microsoft JhengHei" w:hAnsi="Times New Roman" w:cs="Times New Roman"/>
              <w:b/>
              <w:sz w:val="24"/>
              <w:szCs w:val="24"/>
            </w:rPr>
          </w:rPrChange>
        </w:rPr>
      </w:pPr>
      <w:r w:rsidRPr="00691778">
        <w:rPr>
          <w:rFonts w:ascii="Arial" w:eastAsia="Microsoft JhengHei" w:hAnsi="Arial" w:cs="Arial"/>
          <w:b/>
          <w:sz w:val="24"/>
          <w:szCs w:val="24"/>
          <w:rPrChange w:id="2583" w:author="Adelino Naquarta Sepalanga Domingos" w:date="2025-03-05T08:49:00Z" w16du:dateUtc="2025-03-05T07:49:00Z">
            <w:rPr>
              <w:rFonts w:ascii="Times New Roman" w:eastAsia="Microsoft JhengHei" w:hAnsi="Times New Roman" w:cs="Times New Roman"/>
              <w:b/>
              <w:sz w:val="24"/>
              <w:szCs w:val="24"/>
            </w:rPr>
          </w:rPrChange>
        </w:rPr>
        <w:t>1- * Cabeçalho (</w:t>
      </w:r>
      <w:proofErr w:type="spellStart"/>
      <w:r w:rsidRPr="00691778">
        <w:rPr>
          <w:rFonts w:ascii="Arial" w:eastAsia="Microsoft JhengHei" w:hAnsi="Arial" w:cs="Arial"/>
          <w:b/>
          <w:sz w:val="24"/>
          <w:szCs w:val="24"/>
          <w:rPrChange w:id="2584" w:author="Adelino Naquarta Sepalanga Domingos" w:date="2025-03-05T08:49:00Z" w16du:dateUtc="2025-03-05T07:49:00Z">
            <w:rPr>
              <w:rFonts w:ascii="Times New Roman" w:eastAsia="Microsoft JhengHei" w:hAnsi="Times New Roman" w:cs="Times New Roman"/>
              <w:b/>
              <w:sz w:val="24"/>
              <w:szCs w:val="24"/>
            </w:rPr>
          </w:rPrChange>
        </w:rPr>
        <w:t>Header</w:t>
      </w:r>
      <w:proofErr w:type="spellEnd"/>
      <w:r w:rsidRPr="00691778">
        <w:rPr>
          <w:rFonts w:ascii="Arial" w:eastAsia="Microsoft JhengHei" w:hAnsi="Arial" w:cs="Arial"/>
          <w:b/>
          <w:sz w:val="24"/>
          <w:szCs w:val="24"/>
          <w:rPrChange w:id="2585" w:author="Adelino Naquarta Sepalanga Domingos" w:date="2025-03-05T08:49:00Z" w16du:dateUtc="2025-03-05T07:49:00Z">
            <w:rPr>
              <w:rFonts w:ascii="Times New Roman" w:eastAsia="Microsoft JhengHei" w:hAnsi="Times New Roman" w:cs="Times New Roman"/>
              <w:b/>
              <w:sz w:val="24"/>
              <w:szCs w:val="24"/>
            </w:rPr>
          </w:rPrChange>
        </w:rPr>
        <w:t>)</w:t>
      </w:r>
    </w:p>
    <w:p w14:paraId="19DC4B19" w14:textId="77777777" w:rsidR="003F3EDE" w:rsidRPr="00691778" w:rsidRDefault="003F3EDE" w:rsidP="003F3EDE">
      <w:pPr>
        <w:spacing w:after="240" w:line="276" w:lineRule="auto"/>
        <w:jc w:val="both"/>
        <w:rPr>
          <w:rFonts w:ascii="Arial" w:eastAsia="Times New Roman" w:hAnsi="Arial" w:cs="Arial"/>
          <w:spacing w:val="-1"/>
          <w:sz w:val="24"/>
          <w:szCs w:val="24"/>
          <w:rPrChange w:id="2586"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2587" w:author="Adelino Naquarta Sepalanga Domingos" w:date="2025-03-05T08:49:00Z" w16du:dateUtc="2025-03-05T07:49:00Z">
            <w:rPr>
              <w:rFonts w:ascii="Times New Roman" w:eastAsia="Times New Roman" w:hAnsi="Times New Roman" w:cs="Times New Roman"/>
              <w:spacing w:val="-1"/>
              <w:sz w:val="24"/>
              <w:szCs w:val="24"/>
            </w:rPr>
          </w:rPrChange>
        </w:rPr>
        <w:t>Esta tabela contém a informação geral referente ao sujeito passivo a que respeita ao SAFT (AO).</w:t>
      </w:r>
    </w:p>
    <w:p w14:paraId="3339B229" w14:textId="77777777" w:rsidR="003F3EDE" w:rsidRPr="00691778" w:rsidRDefault="003F3EDE" w:rsidP="003F3EDE">
      <w:pPr>
        <w:spacing w:after="240" w:line="276" w:lineRule="auto"/>
        <w:jc w:val="both"/>
        <w:rPr>
          <w:rFonts w:ascii="Arial" w:eastAsia="Times New Roman" w:hAnsi="Arial" w:cs="Arial"/>
          <w:spacing w:val="-1"/>
          <w:sz w:val="2"/>
          <w:szCs w:val="24"/>
          <w:rPrChange w:id="2588" w:author="Adelino Naquarta Sepalanga Domingos" w:date="2025-03-05T08:49:00Z" w16du:dateUtc="2025-03-05T07:49:00Z">
            <w:rPr>
              <w:rFonts w:ascii="Times New Roman" w:eastAsia="Times New Roman" w:hAnsi="Times New Roman" w:cs="Times New Roman"/>
              <w:spacing w:val="-1"/>
              <w:sz w:val="2"/>
              <w:szCs w:val="24"/>
            </w:rPr>
          </w:rPrChange>
        </w:rPr>
      </w:pPr>
    </w:p>
    <w:p w14:paraId="47748B96" w14:textId="77777777" w:rsidR="003F3EDE" w:rsidRPr="00691778" w:rsidRDefault="003F3EDE" w:rsidP="003F3EDE">
      <w:pPr>
        <w:widowControl w:val="0"/>
        <w:spacing w:after="0" w:line="240" w:lineRule="auto"/>
        <w:jc w:val="center"/>
        <w:rPr>
          <w:rFonts w:ascii="Arial" w:eastAsia="Times New Roman" w:hAnsi="Arial" w:cs="Arial"/>
          <w:spacing w:val="-1"/>
          <w:sz w:val="6"/>
          <w:rPrChange w:id="2589" w:author="Adelino Naquarta Sepalanga Domingos" w:date="2025-03-05T08:49:00Z" w16du:dateUtc="2025-03-05T07:49:00Z">
            <w:rPr>
              <w:rFonts w:ascii="Times New Roman" w:eastAsia="Times New Roman" w:hAnsi="Times New Roman"/>
              <w:spacing w:val="-1"/>
              <w:sz w:val="6"/>
            </w:rPr>
          </w:rPrChange>
        </w:rPr>
      </w:pPr>
    </w:p>
    <w:tbl>
      <w:tblPr>
        <w:tblW w:w="11341" w:type="dxa"/>
        <w:tblInd w:w="-100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01"/>
        <w:gridCol w:w="1504"/>
        <w:gridCol w:w="3000"/>
        <w:gridCol w:w="3915"/>
        <w:gridCol w:w="1221"/>
      </w:tblGrid>
      <w:tr w:rsidR="003F3EDE" w:rsidRPr="001A2728" w14:paraId="62744685" w14:textId="77777777" w:rsidTr="0025185C">
        <w:trPr>
          <w:trHeight w:val="463"/>
          <w:tblHeader/>
        </w:trPr>
        <w:tc>
          <w:tcPr>
            <w:tcW w:w="1701"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5D1BD846" w14:textId="77777777" w:rsidR="003F3EDE" w:rsidRPr="001A2728" w:rsidRDefault="003F3EDE" w:rsidP="0025185C">
            <w:pPr>
              <w:widowControl w:val="0"/>
              <w:spacing w:after="0" w:line="240" w:lineRule="auto"/>
              <w:jc w:val="center"/>
              <w:rPr>
                <w:rFonts w:ascii="Arial" w:eastAsia="Times New Roman" w:hAnsi="Arial" w:cs="Arial"/>
                <w:b/>
                <w:bCs/>
                <w:spacing w:val="-1"/>
                <w:sz w:val="20"/>
                <w:szCs w:val="20"/>
                <w:rPrChange w:id="2590" w:author="Adelino Naquarta Sepalanga Domingos" w:date="2025-03-05T09:00:00Z" w16du:dateUtc="2025-03-05T08:00:00Z">
                  <w:rPr>
                    <w:rFonts w:ascii="Times New Roman" w:eastAsia="Times New Roman" w:hAnsi="Times New Roman"/>
                    <w:b/>
                    <w:bCs/>
                    <w:spacing w:val="-1"/>
                  </w:rPr>
                </w:rPrChange>
              </w:rPr>
            </w:pPr>
            <w:bookmarkStart w:id="2591" w:name="_Hlk36415868"/>
            <w:r w:rsidRPr="001A2728">
              <w:rPr>
                <w:rFonts w:ascii="Arial" w:eastAsia="Times New Roman" w:hAnsi="Arial" w:cs="Arial"/>
                <w:b/>
                <w:bCs/>
                <w:spacing w:val="-1"/>
                <w:sz w:val="20"/>
                <w:szCs w:val="20"/>
                <w:rPrChange w:id="2592" w:author="Adelino Naquarta Sepalanga Domingos" w:date="2025-03-05T09:00:00Z" w16du:dateUtc="2025-03-05T08:00:00Z">
                  <w:rPr>
                    <w:rFonts w:ascii="Times New Roman" w:eastAsia="Times New Roman" w:hAnsi="Times New Roman"/>
                    <w:b/>
                    <w:bCs/>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044ED05" w14:textId="77777777" w:rsidR="003F3EDE" w:rsidRPr="001A2728" w:rsidRDefault="003F3EDE" w:rsidP="0025185C">
            <w:pPr>
              <w:widowControl w:val="0"/>
              <w:spacing w:after="0" w:line="240" w:lineRule="auto"/>
              <w:jc w:val="center"/>
              <w:rPr>
                <w:rFonts w:ascii="Arial" w:eastAsia="Times New Roman" w:hAnsi="Arial" w:cs="Arial"/>
                <w:b/>
                <w:bCs/>
                <w:spacing w:val="-1"/>
                <w:sz w:val="20"/>
                <w:szCs w:val="20"/>
                <w:rPrChange w:id="2593" w:author="Adelino Naquarta Sepalanga Domingos" w:date="2025-03-05T09:00:00Z" w16du:dateUtc="2025-03-05T08:00:00Z">
                  <w:rPr>
                    <w:rFonts w:ascii="Times New Roman" w:eastAsia="Times New Roman" w:hAnsi="Times New Roman"/>
                    <w:b/>
                    <w:bCs/>
                    <w:spacing w:val="-1"/>
                  </w:rPr>
                </w:rPrChange>
              </w:rPr>
            </w:pPr>
            <w:r w:rsidRPr="001A2728">
              <w:rPr>
                <w:rFonts w:ascii="Arial" w:eastAsia="Times New Roman" w:hAnsi="Arial" w:cs="Arial"/>
                <w:b/>
                <w:bCs/>
                <w:spacing w:val="-1"/>
                <w:sz w:val="20"/>
                <w:szCs w:val="20"/>
                <w:rPrChange w:id="2594" w:author="Adelino Naquarta Sepalanga Domingos" w:date="2025-03-05T09:00:00Z" w16du:dateUtc="2025-03-05T08:00:00Z">
                  <w:rPr>
                    <w:rFonts w:ascii="Times New Roman" w:eastAsia="Times New Roman" w:hAnsi="Times New Roman"/>
                    <w:b/>
                    <w:bCs/>
                    <w:spacing w:val="-1"/>
                  </w:rPr>
                </w:rPrChange>
              </w:rPr>
              <w:t>Obrigatório</w:t>
            </w:r>
          </w:p>
        </w:tc>
        <w:tc>
          <w:tcPr>
            <w:tcW w:w="300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3F458865" w14:textId="77777777" w:rsidR="003F3EDE" w:rsidRPr="001A2728" w:rsidRDefault="003F3EDE" w:rsidP="0025185C">
            <w:pPr>
              <w:widowControl w:val="0"/>
              <w:spacing w:after="0" w:line="240" w:lineRule="auto"/>
              <w:jc w:val="center"/>
              <w:rPr>
                <w:rFonts w:ascii="Arial" w:eastAsia="Times New Roman" w:hAnsi="Arial" w:cs="Arial"/>
                <w:b/>
                <w:bCs/>
                <w:spacing w:val="-1"/>
                <w:sz w:val="20"/>
                <w:szCs w:val="20"/>
                <w:rPrChange w:id="2595" w:author="Adelino Naquarta Sepalanga Domingos" w:date="2025-03-05T09:00:00Z" w16du:dateUtc="2025-03-05T08:00:00Z">
                  <w:rPr>
                    <w:rFonts w:ascii="Times New Roman" w:eastAsia="Times New Roman" w:hAnsi="Times New Roman"/>
                    <w:b/>
                    <w:bCs/>
                    <w:spacing w:val="-1"/>
                  </w:rPr>
                </w:rPrChange>
              </w:rPr>
            </w:pPr>
            <w:r w:rsidRPr="001A2728">
              <w:rPr>
                <w:rFonts w:ascii="Arial" w:eastAsia="Times New Roman" w:hAnsi="Arial" w:cs="Arial"/>
                <w:b/>
                <w:bCs/>
                <w:spacing w:val="-1"/>
                <w:sz w:val="20"/>
                <w:szCs w:val="20"/>
                <w:rPrChange w:id="2596" w:author="Adelino Naquarta Sepalanga Domingos" w:date="2025-03-05T09:00:00Z" w16du:dateUtc="2025-03-05T08:00:00Z">
                  <w:rPr>
                    <w:rFonts w:ascii="Times New Roman" w:eastAsia="Times New Roman" w:hAnsi="Times New Roman"/>
                    <w:b/>
                    <w:bCs/>
                    <w:spacing w:val="-1"/>
                  </w:rPr>
                </w:rPrChange>
              </w:rPr>
              <w:t>Nome do campo</w:t>
            </w:r>
          </w:p>
        </w:tc>
        <w:tc>
          <w:tcPr>
            <w:tcW w:w="3915"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698E71A4" w14:textId="77777777" w:rsidR="003F3EDE" w:rsidRPr="001A2728" w:rsidRDefault="003F3EDE" w:rsidP="0025185C">
            <w:pPr>
              <w:widowControl w:val="0"/>
              <w:spacing w:after="0" w:line="240" w:lineRule="auto"/>
              <w:jc w:val="center"/>
              <w:rPr>
                <w:rFonts w:ascii="Arial" w:eastAsia="Times New Roman" w:hAnsi="Arial" w:cs="Arial"/>
                <w:b/>
                <w:bCs/>
                <w:spacing w:val="-1"/>
                <w:sz w:val="20"/>
                <w:szCs w:val="20"/>
                <w:rPrChange w:id="2597" w:author="Adelino Naquarta Sepalanga Domingos" w:date="2025-03-05T09:00:00Z" w16du:dateUtc="2025-03-05T08:00:00Z">
                  <w:rPr>
                    <w:rFonts w:ascii="Times New Roman" w:eastAsia="Times New Roman" w:hAnsi="Times New Roman"/>
                    <w:b/>
                    <w:bCs/>
                    <w:spacing w:val="-1"/>
                  </w:rPr>
                </w:rPrChange>
              </w:rPr>
            </w:pPr>
            <w:r w:rsidRPr="001A2728">
              <w:rPr>
                <w:rFonts w:ascii="Arial" w:eastAsia="Times New Roman" w:hAnsi="Arial" w:cs="Arial"/>
                <w:b/>
                <w:bCs/>
                <w:spacing w:val="-1"/>
                <w:sz w:val="20"/>
                <w:szCs w:val="20"/>
                <w:rPrChange w:id="2598" w:author="Adelino Naquarta Sepalanga Domingos" w:date="2025-03-05T09:00:00Z" w16du:dateUtc="2025-03-05T08:00:00Z">
                  <w:rPr>
                    <w:rFonts w:ascii="Times New Roman" w:eastAsia="Times New Roman" w:hAnsi="Times New Roman"/>
                    <w:b/>
                    <w:bCs/>
                    <w:spacing w:val="-1"/>
                  </w:rPr>
                </w:rPrChange>
              </w:rPr>
              <w:t>Notas técnicas</w:t>
            </w:r>
          </w:p>
        </w:tc>
        <w:tc>
          <w:tcPr>
            <w:tcW w:w="1221"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8AA9073" w14:textId="77777777" w:rsidR="003F3EDE" w:rsidRPr="001A2728" w:rsidRDefault="003F3EDE" w:rsidP="0025185C">
            <w:pPr>
              <w:widowControl w:val="0"/>
              <w:spacing w:after="0" w:line="240" w:lineRule="auto"/>
              <w:jc w:val="center"/>
              <w:rPr>
                <w:rFonts w:ascii="Arial" w:eastAsia="Times New Roman" w:hAnsi="Arial" w:cs="Arial"/>
                <w:b/>
                <w:bCs/>
                <w:spacing w:val="-1"/>
                <w:sz w:val="20"/>
                <w:szCs w:val="20"/>
                <w:rPrChange w:id="2599" w:author="Adelino Naquarta Sepalanga Domingos" w:date="2025-03-05T09:00:00Z" w16du:dateUtc="2025-03-05T08:00:00Z">
                  <w:rPr>
                    <w:rFonts w:ascii="Times New Roman" w:eastAsia="Times New Roman" w:hAnsi="Times New Roman"/>
                    <w:b/>
                    <w:bCs/>
                    <w:spacing w:val="-1"/>
                  </w:rPr>
                </w:rPrChange>
              </w:rPr>
            </w:pPr>
            <w:r w:rsidRPr="001A2728">
              <w:rPr>
                <w:rFonts w:ascii="Arial" w:eastAsia="Times New Roman" w:hAnsi="Arial" w:cs="Arial"/>
                <w:b/>
                <w:bCs/>
                <w:spacing w:val="-1"/>
                <w:sz w:val="20"/>
                <w:szCs w:val="20"/>
                <w:rPrChange w:id="2600" w:author="Adelino Naquarta Sepalanga Domingos" w:date="2025-03-05T09:00:00Z" w16du:dateUtc="2025-03-05T08:00:00Z">
                  <w:rPr>
                    <w:rFonts w:ascii="Times New Roman" w:eastAsia="Times New Roman" w:hAnsi="Times New Roman"/>
                    <w:b/>
                    <w:bCs/>
                    <w:spacing w:val="-1"/>
                  </w:rPr>
                </w:rPrChange>
              </w:rPr>
              <w:t>Formato</w:t>
            </w:r>
          </w:p>
        </w:tc>
      </w:tr>
      <w:bookmarkEnd w:id="2591"/>
      <w:tr w:rsidR="003F3EDE" w:rsidRPr="001A2728" w14:paraId="72C777C7"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21C245B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01" w:author="Adelino Naquarta Sepalanga Domingos" w:date="2025-03-05T09:00:00Z" w16du:dateUtc="2025-03-05T08:00:00Z">
                  <w:rPr>
                    <w:rFonts w:ascii="Times New Roman" w:eastAsia="Times New Roman" w:hAnsi="Times New Roman"/>
                    <w:spacing w:val="-1"/>
                  </w:rPr>
                </w:rPrChange>
              </w:rPr>
            </w:pPr>
          </w:p>
          <w:p w14:paraId="34FA534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0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03" w:author="Adelino Naquarta Sepalanga Domingos" w:date="2025-03-05T09:00:00Z" w16du:dateUtc="2025-03-05T08:00:00Z">
                  <w:rPr>
                    <w:rFonts w:ascii="Times New Roman" w:eastAsia="Times New Roman" w:hAnsi="Times New Roman"/>
                    <w:spacing w:val="-1"/>
                  </w:rPr>
                </w:rPrChange>
              </w:rPr>
              <w:t>1.1.</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025AA38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04" w:author="Adelino Naquarta Sepalanga Domingos" w:date="2025-03-05T09:00:00Z" w16du:dateUtc="2025-03-05T08:00:00Z">
                  <w:rPr>
                    <w:rFonts w:ascii="Times New Roman" w:eastAsia="Times New Roman" w:hAnsi="Times New Roman"/>
                    <w:spacing w:val="-1"/>
                  </w:rPr>
                </w:rPrChange>
              </w:rPr>
            </w:pPr>
          </w:p>
          <w:p w14:paraId="6A40B48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0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06"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4F5B9A1B" w14:textId="77777777" w:rsidR="003F3EDE" w:rsidRPr="001A2728" w:rsidRDefault="003F3EDE" w:rsidP="0025185C">
            <w:pPr>
              <w:widowControl w:val="0"/>
              <w:spacing w:after="0" w:line="240" w:lineRule="auto"/>
              <w:rPr>
                <w:rFonts w:ascii="Arial" w:eastAsia="Times New Roman" w:hAnsi="Arial" w:cs="Arial"/>
                <w:spacing w:val="-1"/>
                <w:sz w:val="20"/>
                <w:szCs w:val="20"/>
                <w:rPrChange w:id="260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08" w:author="Adelino Naquarta Sepalanga Domingos" w:date="2025-03-05T09:00:00Z" w16du:dateUtc="2025-03-05T08:00:00Z">
                  <w:rPr>
                    <w:rFonts w:ascii="Times New Roman" w:eastAsia="Times New Roman" w:hAnsi="Times New Roman"/>
                    <w:spacing w:val="-1"/>
                  </w:rPr>
                </w:rPrChange>
              </w:rPr>
              <w:t>Ficheiro de auditoria informática (</w:t>
            </w:r>
            <w:proofErr w:type="spellStart"/>
            <w:r w:rsidRPr="001A2728">
              <w:rPr>
                <w:rFonts w:ascii="Arial" w:eastAsia="Times New Roman" w:hAnsi="Arial" w:cs="Arial"/>
                <w:spacing w:val="-1"/>
                <w:sz w:val="20"/>
                <w:szCs w:val="20"/>
                <w:rPrChange w:id="2609" w:author="Adelino Naquarta Sepalanga Domingos" w:date="2025-03-05T09:00:00Z" w16du:dateUtc="2025-03-05T08:00:00Z">
                  <w:rPr>
                    <w:rFonts w:ascii="Times New Roman" w:eastAsia="Times New Roman" w:hAnsi="Times New Roman"/>
                    <w:spacing w:val="-1"/>
                  </w:rPr>
                </w:rPrChange>
              </w:rPr>
              <w:t>AuditFile</w:t>
            </w:r>
            <w:proofErr w:type="spellEnd"/>
            <w:r w:rsidRPr="001A2728">
              <w:rPr>
                <w:rFonts w:ascii="Arial" w:eastAsia="Times New Roman" w:hAnsi="Arial" w:cs="Arial"/>
                <w:spacing w:val="-1"/>
                <w:sz w:val="20"/>
                <w:szCs w:val="20"/>
                <w:rPrChange w:id="2610" w:author="Adelino Naquarta Sepalanga Domingos" w:date="2025-03-05T09:00:00Z" w16du:dateUtc="2025-03-05T08:00:00Z">
                  <w:rPr>
                    <w:rFonts w:ascii="Times New Roman" w:eastAsia="Times New Roman" w:hAnsi="Times New Roman"/>
                    <w:spacing w:val="-1"/>
                  </w:rPr>
                </w:rPrChange>
              </w:rPr>
              <w:t xml:space="preserve"> </w:t>
            </w:r>
            <w:proofErr w:type="spellStart"/>
            <w:r w:rsidRPr="001A2728">
              <w:rPr>
                <w:rFonts w:ascii="Arial" w:eastAsia="Times New Roman" w:hAnsi="Arial" w:cs="Arial"/>
                <w:spacing w:val="-1"/>
                <w:sz w:val="20"/>
                <w:szCs w:val="20"/>
                <w:rPrChange w:id="2611" w:author="Adelino Naquarta Sepalanga Domingos" w:date="2025-03-05T09:00:00Z" w16du:dateUtc="2025-03-05T08:00:00Z">
                  <w:rPr>
                    <w:rFonts w:ascii="Times New Roman" w:eastAsia="Times New Roman" w:hAnsi="Times New Roman"/>
                    <w:spacing w:val="-1"/>
                  </w:rPr>
                </w:rPrChange>
              </w:rPr>
              <w:t>Version</w:t>
            </w:r>
            <w:proofErr w:type="spellEnd"/>
            <w:r w:rsidRPr="001A2728">
              <w:rPr>
                <w:rFonts w:ascii="Arial" w:eastAsia="Times New Roman" w:hAnsi="Arial" w:cs="Arial"/>
                <w:spacing w:val="-1"/>
                <w:sz w:val="20"/>
                <w:szCs w:val="20"/>
                <w:rPrChange w:id="2612"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0833EB95" w14:textId="77777777" w:rsidR="003F3EDE" w:rsidRPr="001A2728" w:rsidRDefault="003F3EDE" w:rsidP="0025185C">
            <w:pPr>
              <w:widowControl w:val="0"/>
              <w:spacing w:after="0" w:line="240" w:lineRule="auto"/>
              <w:rPr>
                <w:rFonts w:ascii="Arial" w:eastAsia="Times New Roman" w:hAnsi="Arial" w:cs="Arial"/>
                <w:spacing w:val="-1"/>
                <w:sz w:val="20"/>
                <w:szCs w:val="20"/>
                <w:rPrChange w:id="261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14" w:author="Adelino Naquarta Sepalanga Domingos" w:date="2025-03-05T09:00:00Z" w16du:dateUtc="2025-03-05T08:00:00Z">
                  <w:rPr>
                    <w:rFonts w:ascii="Times New Roman" w:eastAsia="Times New Roman" w:hAnsi="Times New Roman"/>
                    <w:spacing w:val="-1"/>
                  </w:rPr>
                </w:rPrChange>
              </w:rPr>
              <w:t xml:space="preserve"> A versão a utilizar do esquema XML </w:t>
            </w: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4AE16A93"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1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16" w:author="Adelino Naquarta Sepalanga Domingos" w:date="2025-03-05T09:00:00Z" w16du:dateUtc="2025-03-05T08:00:00Z">
                  <w:rPr>
                    <w:rFonts w:ascii="Times New Roman" w:eastAsia="Times New Roman" w:hAnsi="Times New Roman"/>
                    <w:spacing w:val="-1"/>
                  </w:rPr>
                </w:rPrChange>
              </w:rPr>
              <w:t>Texto</w:t>
            </w:r>
          </w:p>
          <w:p w14:paraId="44C2732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1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18" w:author="Adelino Naquarta Sepalanga Domingos" w:date="2025-03-05T09:00:00Z" w16du:dateUtc="2025-03-05T08:00:00Z">
                  <w:rPr>
                    <w:rFonts w:ascii="Times New Roman" w:eastAsia="Times New Roman" w:hAnsi="Times New Roman"/>
                    <w:spacing w:val="-1"/>
                  </w:rPr>
                </w:rPrChange>
              </w:rPr>
              <w:t>10</w:t>
            </w:r>
          </w:p>
        </w:tc>
      </w:tr>
      <w:tr w:rsidR="003F3EDE" w:rsidRPr="001A2728" w14:paraId="2BDD68EF"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94AEF5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19" w:author="Adelino Naquarta Sepalanga Domingos" w:date="2025-03-05T09:00:00Z" w16du:dateUtc="2025-03-05T08:00:00Z">
                  <w:rPr>
                    <w:rFonts w:ascii="Times New Roman" w:eastAsia="Times New Roman" w:hAnsi="Times New Roman"/>
                    <w:spacing w:val="-1"/>
                  </w:rPr>
                </w:rPrChange>
              </w:rPr>
            </w:pPr>
          </w:p>
          <w:p w14:paraId="7ACE06D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2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21" w:author="Adelino Naquarta Sepalanga Domingos" w:date="2025-03-05T09:00:00Z" w16du:dateUtc="2025-03-05T08:00:00Z">
                  <w:rPr>
                    <w:rFonts w:ascii="Times New Roman" w:eastAsia="Times New Roman" w:hAnsi="Times New Roman"/>
                    <w:spacing w:val="-1"/>
                  </w:rPr>
                </w:rPrChange>
              </w:rPr>
              <w:t>1.2.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CEA806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22" w:author="Adelino Naquarta Sepalanga Domingos" w:date="2025-03-05T09:00:00Z" w16du:dateUtc="2025-03-05T08:00:00Z">
                  <w:rPr>
                    <w:rFonts w:ascii="Times New Roman" w:eastAsia="Times New Roman" w:hAnsi="Times New Roman"/>
                    <w:spacing w:val="-1"/>
                  </w:rPr>
                </w:rPrChange>
              </w:rPr>
            </w:pPr>
          </w:p>
          <w:p w14:paraId="5B4D2F7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2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24"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228A40" w14:textId="77777777" w:rsidR="003F3EDE" w:rsidRPr="001A2728" w:rsidRDefault="003F3EDE" w:rsidP="0025185C">
            <w:pPr>
              <w:widowControl w:val="0"/>
              <w:spacing w:after="0" w:line="240" w:lineRule="auto"/>
              <w:rPr>
                <w:rFonts w:ascii="Arial" w:eastAsia="Times New Roman" w:hAnsi="Arial" w:cs="Arial"/>
                <w:spacing w:val="-1"/>
                <w:sz w:val="20"/>
                <w:szCs w:val="20"/>
                <w:rPrChange w:id="262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26" w:author="Adelino Naquarta Sepalanga Domingos" w:date="2025-03-05T09:00:00Z" w16du:dateUtc="2025-03-05T08:00:00Z">
                  <w:rPr>
                    <w:rFonts w:ascii="Times New Roman" w:eastAsia="Times New Roman" w:hAnsi="Times New Roman"/>
                    <w:spacing w:val="-1"/>
                  </w:rPr>
                </w:rPrChange>
              </w:rPr>
              <w:t>Identificação do registo comercial da empresa (</w:t>
            </w:r>
            <w:proofErr w:type="spellStart"/>
            <w:r w:rsidRPr="001A2728">
              <w:rPr>
                <w:rFonts w:ascii="Arial" w:eastAsia="Times New Roman" w:hAnsi="Arial" w:cs="Arial"/>
                <w:spacing w:val="-1"/>
                <w:sz w:val="20"/>
                <w:szCs w:val="20"/>
                <w:rPrChange w:id="2627" w:author="Adelino Naquarta Sepalanga Domingos" w:date="2025-03-05T09:00:00Z" w16du:dateUtc="2025-03-05T08:00:00Z">
                  <w:rPr>
                    <w:rFonts w:ascii="Times New Roman" w:eastAsia="Times New Roman" w:hAnsi="Times New Roman"/>
                    <w:spacing w:val="-1"/>
                  </w:rPr>
                </w:rPrChange>
              </w:rPr>
              <w:t>CompanyID</w:t>
            </w:r>
            <w:proofErr w:type="spellEnd"/>
            <w:r w:rsidRPr="001A2728">
              <w:rPr>
                <w:rFonts w:ascii="Arial" w:eastAsia="Times New Roman" w:hAnsi="Arial" w:cs="Arial"/>
                <w:spacing w:val="-1"/>
                <w:sz w:val="20"/>
                <w:szCs w:val="20"/>
                <w:rPrChange w:id="2628"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1E7E8F" w14:textId="77777777" w:rsidR="003F3EDE" w:rsidRPr="001A2728" w:rsidRDefault="003F3EDE" w:rsidP="0025185C">
            <w:pPr>
              <w:widowControl w:val="0"/>
              <w:spacing w:after="0" w:line="240" w:lineRule="auto"/>
              <w:rPr>
                <w:rFonts w:ascii="Arial" w:eastAsia="Times New Roman" w:hAnsi="Arial" w:cs="Arial"/>
                <w:spacing w:val="-1"/>
                <w:sz w:val="20"/>
                <w:szCs w:val="20"/>
                <w:rPrChange w:id="262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30" w:author="Adelino Naquarta Sepalanga Domingos" w:date="2025-03-05T09:00:00Z" w16du:dateUtc="2025-03-05T08:00:00Z">
                  <w:rPr>
                    <w:rFonts w:ascii="Times New Roman" w:eastAsia="Times New Roman" w:hAnsi="Times New Roman"/>
                    <w:spacing w:val="-1"/>
                  </w:rPr>
                </w:rPrChange>
              </w:rPr>
              <w:t>Registo comercial.</w:t>
            </w:r>
          </w:p>
          <w:p w14:paraId="27EA0E77" w14:textId="77777777" w:rsidR="003F3EDE" w:rsidRPr="001A2728" w:rsidRDefault="003F3EDE" w:rsidP="0025185C">
            <w:pPr>
              <w:widowControl w:val="0"/>
              <w:spacing w:after="0" w:line="240" w:lineRule="auto"/>
              <w:rPr>
                <w:rFonts w:ascii="Arial" w:eastAsia="Times New Roman" w:hAnsi="Arial" w:cs="Arial"/>
                <w:spacing w:val="-1"/>
                <w:sz w:val="20"/>
                <w:szCs w:val="20"/>
                <w:rPrChange w:id="2631" w:author="Adelino Naquarta Sepalanga Domingos" w:date="2025-03-05T09:00:00Z" w16du:dateUtc="2025-03-05T08:00:00Z">
                  <w:rPr>
                    <w:rFonts w:ascii="Times New Roman" w:eastAsia="Times New Roman" w:hAnsi="Times New Roman"/>
                    <w:spacing w:val="-1"/>
                  </w:rPr>
                </w:rPrChange>
              </w:rPr>
            </w:pPr>
          </w:p>
          <w:p w14:paraId="5939AEE4" w14:textId="77777777" w:rsidR="003F3EDE" w:rsidRPr="001A2728" w:rsidRDefault="003F3EDE" w:rsidP="0025185C">
            <w:pPr>
              <w:widowControl w:val="0"/>
              <w:spacing w:after="0" w:line="240" w:lineRule="auto"/>
              <w:rPr>
                <w:rFonts w:ascii="Arial" w:eastAsia="Times New Roman" w:hAnsi="Arial" w:cs="Arial"/>
                <w:spacing w:val="-1"/>
                <w:sz w:val="20"/>
                <w:szCs w:val="20"/>
                <w:rPrChange w:id="2632"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F73B7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3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34" w:author="Adelino Naquarta Sepalanga Domingos" w:date="2025-03-05T09:00:00Z" w16du:dateUtc="2025-03-05T08:00:00Z">
                  <w:rPr>
                    <w:rFonts w:ascii="Times New Roman" w:eastAsia="Times New Roman" w:hAnsi="Times New Roman"/>
                    <w:spacing w:val="-1"/>
                  </w:rPr>
                </w:rPrChange>
              </w:rPr>
              <w:t>Texto</w:t>
            </w:r>
          </w:p>
          <w:p w14:paraId="6BB2225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3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36" w:author="Adelino Naquarta Sepalanga Domingos" w:date="2025-03-05T09:00:00Z" w16du:dateUtc="2025-03-05T08:00:00Z">
                  <w:rPr>
                    <w:rFonts w:ascii="Times New Roman" w:eastAsia="Times New Roman" w:hAnsi="Times New Roman"/>
                    <w:spacing w:val="-1"/>
                  </w:rPr>
                </w:rPrChange>
              </w:rPr>
              <w:t>50</w:t>
            </w:r>
          </w:p>
        </w:tc>
      </w:tr>
      <w:tr w:rsidR="003F3EDE" w:rsidRPr="001A2728" w14:paraId="6EB06224"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680F6B2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37" w:author="Adelino Naquarta Sepalanga Domingos" w:date="2025-03-05T09:00:00Z" w16du:dateUtc="2025-03-05T08:00:00Z">
                  <w:rPr>
                    <w:rFonts w:ascii="Times New Roman" w:eastAsia="Times New Roman" w:hAnsi="Times New Roman"/>
                    <w:spacing w:val="-1"/>
                  </w:rPr>
                </w:rPrChange>
              </w:rPr>
            </w:pPr>
          </w:p>
          <w:p w14:paraId="328F425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3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39" w:author="Adelino Naquarta Sepalanga Domingos" w:date="2025-03-05T09:00:00Z" w16du:dateUtc="2025-03-05T08:00:00Z">
                  <w:rPr>
                    <w:rFonts w:ascii="Times New Roman" w:eastAsia="Times New Roman" w:hAnsi="Times New Roman"/>
                    <w:spacing w:val="-1"/>
                  </w:rPr>
                </w:rPrChange>
              </w:rPr>
              <w:t>1.3.</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3CF1B949"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40" w:author="Adelino Naquarta Sepalanga Domingos" w:date="2025-03-05T09:00:00Z" w16du:dateUtc="2025-03-05T08:00:00Z">
                  <w:rPr>
                    <w:rFonts w:ascii="Times New Roman" w:eastAsia="Times New Roman" w:hAnsi="Times New Roman"/>
                    <w:spacing w:val="-1"/>
                  </w:rPr>
                </w:rPrChange>
              </w:rPr>
            </w:pPr>
          </w:p>
          <w:p w14:paraId="205DF4A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4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42"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4F7F3096" w14:textId="77777777" w:rsidR="003F3EDE" w:rsidRPr="001A2728" w:rsidRDefault="003F3EDE" w:rsidP="0025185C">
            <w:pPr>
              <w:widowControl w:val="0"/>
              <w:spacing w:after="0" w:line="240" w:lineRule="auto"/>
              <w:rPr>
                <w:rFonts w:ascii="Arial" w:eastAsia="Times New Roman" w:hAnsi="Arial" w:cs="Arial"/>
                <w:spacing w:val="-1"/>
                <w:sz w:val="20"/>
                <w:szCs w:val="20"/>
                <w:rPrChange w:id="264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44" w:author="Adelino Naquarta Sepalanga Domingos" w:date="2025-03-05T09:00:00Z" w16du:dateUtc="2025-03-05T08:00:00Z">
                  <w:rPr>
                    <w:rFonts w:ascii="Times New Roman" w:eastAsia="Times New Roman" w:hAnsi="Times New Roman"/>
                    <w:spacing w:val="-1"/>
                  </w:rPr>
                </w:rPrChange>
              </w:rPr>
              <w:t xml:space="preserve">Número de identificação fiscal da empresa (Tax </w:t>
            </w:r>
            <w:proofErr w:type="spellStart"/>
            <w:r w:rsidRPr="001A2728">
              <w:rPr>
                <w:rFonts w:ascii="Arial" w:eastAsia="Times New Roman" w:hAnsi="Arial" w:cs="Arial"/>
                <w:spacing w:val="-1"/>
                <w:sz w:val="20"/>
                <w:szCs w:val="20"/>
                <w:rPrChange w:id="2645" w:author="Adelino Naquarta Sepalanga Domingos" w:date="2025-03-05T09:00:00Z" w16du:dateUtc="2025-03-05T08:00:00Z">
                  <w:rPr>
                    <w:rFonts w:ascii="Times New Roman" w:eastAsia="Times New Roman" w:hAnsi="Times New Roman"/>
                    <w:spacing w:val="-1"/>
                  </w:rPr>
                </w:rPrChange>
              </w:rPr>
              <w:t>RegistrationNumber</w:t>
            </w:r>
            <w:proofErr w:type="spellEnd"/>
            <w:r w:rsidRPr="001A2728">
              <w:rPr>
                <w:rFonts w:ascii="Arial" w:eastAsia="Times New Roman" w:hAnsi="Arial" w:cs="Arial"/>
                <w:spacing w:val="-1"/>
                <w:sz w:val="20"/>
                <w:szCs w:val="20"/>
                <w:rPrChange w:id="2646"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5D77D1BE" w14:textId="77777777" w:rsidR="003F3EDE" w:rsidRPr="001A2728" w:rsidRDefault="003F3EDE" w:rsidP="0025185C">
            <w:pPr>
              <w:widowControl w:val="0"/>
              <w:spacing w:after="0" w:line="240" w:lineRule="auto"/>
              <w:rPr>
                <w:rFonts w:ascii="Arial" w:eastAsia="Times New Roman" w:hAnsi="Arial" w:cs="Arial"/>
                <w:spacing w:val="-1"/>
                <w:sz w:val="20"/>
                <w:szCs w:val="20"/>
                <w:rPrChange w:id="264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48" w:author="Adelino Naquarta Sepalanga Domingos" w:date="2025-03-05T09:00:00Z" w16du:dateUtc="2025-03-05T08:00:00Z">
                  <w:rPr>
                    <w:rFonts w:ascii="Times New Roman" w:eastAsia="Times New Roman" w:hAnsi="Times New Roman"/>
                    <w:spacing w:val="-1"/>
                  </w:rPr>
                </w:rPrChange>
              </w:rPr>
              <w:t>Preencher com o NIF Angolano sem espaços e sem qualquer prefixo do país.</w:t>
            </w: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58B64B66"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49" w:author="Adelino Naquarta Sepalanga Domingos" w:date="2025-03-05T09:00:00Z" w16du:dateUtc="2025-03-05T08:00:00Z">
                  <w:rPr>
                    <w:rFonts w:ascii="Times New Roman" w:eastAsia="Times New Roman" w:hAnsi="Times New Roman"/>
                    <w:spacing w:val="-1"/>
                  </w:rPr>
                </w:rPrChange>
              </w:rPr>
            </w:pPr>
          </w:p>
          <w:p w14:paraId="64777F0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5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51" w:author="Adelino Naquarta Sepalanga Domingos" w:date="2025-03-05T09:00:00Z" w16du:dateUtc="2025-03-05T08:00:00Z">
                  <w:rPr>
                    <w:rFonts w:ascii="Times New Roman" w:eastAsia="Times New Roman" w:hAnsi="Times New Roman"/>
                    <w:spacing w:val="-1"/>
                  </w:rPr>
                </w:rPrChange>
              </w:rPr>
              <w:t>Texto</w:t>
            </w:r>
          </w:p>
          <w:p w14:paraId="57518D8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5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53" w:author="Adelino Naquarta Sepalanga Domingos" w:date="2025-03-05T09:00:00Z" w16du:dateUtc="2025-03-05T08:00:00Z">
                  <w:rPr>
                    <w:rFonts w:ascii="Times New Roman" w:eastAsia="Times New Roman" w:hAnsi="Times New Roman"/>
                    <w:spacing w:val="-1"/>
                  </w:rPr>
                </w:rPrChange>
              </w:rPr>
              <w:t>15</w:t>
            </w:r>
          </w:p>
        </w:tc>
      </w:tr>
      <w:tr w:rsidR="003F3EDE" w:rsidRPr="001A2728" w14:paraId="0B2CEBD6" w14:textId="77777777" w:rsidTr="0025185C">
        <w:trPr>
          <w:trHeight w:val="2168"/>
        </w:trPr>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B1EBF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54" w:author="Adelino Naquarta Sepalanga Domingos" w:date="2025-03-05T09:00:00Z" w16du:dateUtc="2025-03-05T08:00:00Z">
                  <w:rPr>
                    <w:rFonts w:ascii="Times New Roman" w:eastAsia="Times New Roman" w:hAnsi="Times New Roman"/>
                    <w:spacing w:val="-1"/>
                  </w:rPr>
                </w:rPrChange>
              </w:rPr>
            </w:pPr>
          </w:p>
          <w:p w14:paraId="67B5A04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55" w:author="Adelino Naquarta Sepalanga Domingos" w:date="2025-03-05T09:00:00Z" w16du:dateUtc="2025-03-05T08:00:00Z">
                  <w:rPr>
                    <w:rFonts w:ascii="Times New Roman" w:eastAsia="Times New Roman" w:hAnsi="Times New Roman"/>
                    <w:spacing w:val="-1"/>
                  </w:rPr>
                </w:rPrChange>
              </w:rPr>
            </w:pPr>
          </w:p>
          <w:p w14:paraId="3DD24C8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56" w:author="Adelino Naquarta Sepalanga Domingos" w:date="2025-03-05T09:00:00Z" w16du:dateUtc="2025-03-05T08:00:00Z">
                  <w:rPr>
                    <w:rFonts w:ascii="Times New Roman" w:eastAsia="Times New Roman" w:hAnsi="Times New Roman"/>
                    <w:spacing w:val="-1"/>
                  </w:rPr>
                </w:rPrChange>
              </w:rPr>
            </w:pPr>
          </w:p>
          <w:p w14:paraId="47CFED7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57" w:author="Adelino Naquarta Sepalanga Domingos" w:date="2025-03-05T09:00:00Z" w16du:dateUtc="2025-03-05T08:00:00Z">
                  <w:rPr>
                    <w:rFonts w:ascii="Times New Roman" w:eastAsia="Times New Roman" w:hAnsi="Times New Roman"/>
                    <w:spacing w:val="-1"/>
                  </w:rPr>
                </w:rPrChange>
              </w:rPr>
            </w:pPr>
          </w:p>
          <w:p w14:paraId="0ED55D6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58" w:author="Adelino Naquarta Sepalanga Domingos" w:date="2025-03-05T09:00:00Z" w16du:dateUtc="2025-03-05T08:00:00Z">
                  <w:rPr>
                    <w:rFonts w:ascii="Times New Roman" w:eastAsia="Times New Roman" w:hAnsi="Times New Roman"/>
                    <w:spacing w:val="-1"/>
                  </w:rPr>
                </w:rPrChange>
              </w:rPr>
            </w:pPr>
          </w:p>
          <w:p w14:paraId="2A6BE45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59" w:author="Adelino Naquarta Sepalanga Domingos" w:date="2025-03-05T09:00:00Z" w16du:dateUtc="2025-03-05T08:00:00Z">
                  <w:rPr>
                    <w:rFonts w:ascii="Times New Roman" w:eastAsia="Times New Roman" w:hAnsi="Times New Roman"/>
                    <w:spacing w:val="-1"/>
                  </w:rPr>
                </w:rPrChange>
              </w:rPr>
            </w:pPr>
          </w:p>
          <w:p w14:paraId="0824E8B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60" w:author="Adelino Naquarta Sepalanga Domingos" w:date="2025-03-05T09:00:00Z" w16du:dateUtc="2025-03-05T08:00:00Z">
                  <w:rPr>
                    <w:rFonts w:ascii="Times New Roman" w:eastAsia="Times New Roman" w:hAnsi="Times New Roman"/>
                    <w:spacing w:val="-1"/>
                  </w:rPr>
                </w:rPrChange>
              </w:rPr>
            </w:pPr>
          </w:p>
          <w:p w14:paraId="0B00133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6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62" w:author="Adelino Naquarta Sepalanga Domingos" w:date="2025-03-05T09:00:00Z" w16du:dateUtc="2025-03-05T08:00:00Z">
                  <w:rPr>
                    <w:rFonts w:ascii="Times New Roman" w:eastAsia="Times New Roman" w:hAnsi="Times New Roman"/>
                    <w:spacing w:val="-1"/>
                  </w:rPr>
                </w:rPrChange>
              </w:rPr>
              <w:t>1.4.</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EDE5F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63" w:author="Adelino Naquarta Sepalanga Domingos" w:date="2025-03-05T09:00:00Z" w16du:dateUtc="2025-03-05T08:00:00Z">
                  <w:rPr>
                    <w:rFonts w:ascii="Times New Roman" w:eastAsia="Times New Roman" w:hAnsi="Times New Roman"/>
                    <w:spacing w:val="-1"/>
                  </w:rPr>
                </w:rPrChange>
              </w:rPr>
            </w:pPr>
          </w:p>
          <w:p w14:paraId="6D9B3AE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64" w:author="Adelino Naquarta Sepalanga Domingos" w:date="2025-03-05T09:00:00Z" w16du:dateUtc="2025-03-05T08:00:00Z">
                  <w:rPr>
                    <w:rFonts w:ascii="Times New Roman" w:eastAsia="Times New Roman" w:hAnsi="Times New Roman"/>
                    <w:spacing w:val="-1"/>
                  </w:rPr>
                </w:rPrChange>
              </w:rPr>
            </w:pPr>
          </w:p>
          <w:p w14:paraId="772F560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65" w:author="Adelino Naquarta Sepalanga Domingos" w:date="2025-03-05T09:00:00Z" w16du:dateUtc="2025-03-05T08:00:00Z">
                  <w:rPr>
                    <w:rFonts w:ascii="Times New Roman" w:eastAsia="Times New Roman" w:hAnsi="Times New Roman"/>
                    <w:spacing w:val="-1"/>
                  </w:rPr>
                </w:rPrChange>
              </w:rPr>
            </w:pPr>
          </w:p>
          <w:p w14:paraId="6E05427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66" w:author="Adelino Naquarta Sepalanga Domingos" w:date="2025-03-05T09:00:00Z" w16du:dateUtc="2025-03-05T08:00:00Z">
                  <w:rPr>
                    <w:rFonts w:ascii="Times New Roman" w:eastAsia="Times New Roman" w:hAnsi="Times New Roman"/>
                    <w:spacing w:val="-1"/>
                  </w:rPr>
                </w:rPrChange>
              </w:rPr>
            </w:pPr>
          </w:p>
          <w:p w14:paraId="5AD3679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67" w:author="Adelino Naquarta Sepalanga Domingos" w:date="2025-03-05T09:00:00Z" w16du:dateUtc="2025-03-05T08:00:00Z">
                  <w:rPr>
                    <w:rFonts w:ascii="Times New Roman" w:eastAsia="Times New Roman" w:hAnsi="Times New Roman"/>
                    <w:spacing w:val="-1"/>
                  </w:rPr>
                </w:rPrChange>
              </w:rPr>
            </w:pPr>
          </w:p>
          <w:p w14:paraId="7B399A5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68" w:author="Adelino Naquarta Sepalanga Domingos" w:date="2025-03-05T09:00:00Z" w16du:dateUtc="2025-03-05T08:00:00Z">
                  <w:rPr>
                    <w:rFonts w:ascii="Times New Roman" w:eastAsia="Times New Roman" w:hAnsi="Times New Roman"/>
                    <w:spacing w:val="-1"/>
                  </w:rPr>
                </w:rPrChange>
              </w:rPr>
            </w:pPr>
          </w:p>
          <w:p w14:paraId="6BE1F16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69" w:author="Adelino Naquarta Sepalanga Domingos" w:date="2025-03-05T09:00:00Z" w16du:dateUtc="2025-03-05T08:00:00Z">
                  <w:rPr>
                    <w:rFonts w:ascii="Times New Roman" w:eastAsia="Times New Roman" w:hAnsi="Times New Roman"/>
                    <w:spacing w:val="-1"/>
                  </w:rPr>
                </w:rPrChange>
              </w:rPr>
            </w:pPr>
          </w:p>
          <w:p w14:paraId="55F831A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7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71"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949C2C" w14:textId="77777777" w:rsidR="003F3EDE" w:rsidRPr="001A2728" w:rsidRDefault="003F3EDE" w:rsidP="0025185C">
            <w:pPr>
              <w:widowControl w:val="0"/>
              <w:spacing w:after="0" w:line="240" w:lineRule="auto"/>
              <w:rPr>
                <w:rFonts w:ascii="Arial" w:eastAsia="Times New Roman" w:hAnsi="Arial" w:cs="Arial"/>
                <w:spacing w:val="-1"/>
                <w:sz w:val="20"/>
                <w:szCs w:val="20"/>
                <w:rPrChange w:id="2672" w:author="Adelino Naquarta Sepalanga Domingos" w:date="2025-03-05T09:00:00Z" w16du:dateUtc="2025-03-05T08:00:00Z">
                  <w:rPr>
                    <w:rFonts w:ascii="Times New Roman" w:eastAsia="Times New Roman" w:hAnsi="Times New Roman"/>
                    <w:spacing w:val="-1"/>
                  </w:rPr>
                </w:rPrChange>
              </w:rPr>
            </w:pPr>
          </w:p>
          <w:p w14:paraId="3937FDAE" w14:textId="77777777" w:rsidR="003F3EDE" w:rsidRPr="001A2728" w:rsidRDefault="003F3EDE" w:rsidP="0025185C">
            <w:pPr>
              <w:widowControl w:val="0"/>
              <w:spacing w:after="0" w:line="240" w:lineRule="auto"/>
              <w:rPr>
                <w:rFonts w:ascii="Arial" w:eastAsia="Times New Roman" w:hAnsi="Arial" w:cs="Arial"/>
                <w:spacing w:val="-1"/>
                <w:sz w:val="20"/>
                <w:szCs w:val="20"/>
                <w:rPrChange w:id="2673" w:author="Adelino Naquarta Sepalanga Domingos" w:date="2025-03-05T09:00:00Z" w16du:dateUtc="2025-03-05T08:00:00Z">
                  <w:rPr>
                    <w:rFonts w:ascii="Times New Roman" w:eastAsia="Times New Roman" w:hAnsi="Times New Roman"/>
                    <w:spacing w:val="-1"/>
                  </w:rPr>
                </w:rPrChange>
              </w:rPr>
            </w:pPr>
          </w:p>
          <w:p w14:paraId="340BD0CE" w14:textId="77777777" w:rsidR="003F3EDE" w:rsidRPr="001A2728" w:rsidRDefault="003F3EDE" w:rsidP="0025185C">
            <w:pPr>
              <w:widowControl w:val="0"/>
              <w:spacing w:after="0" w:line="240" w:lineRule="auto"/>
              <w:rPr>
                <w:rFonts w:ascii="Arial" w:eastAsia="Times New Roman" w:hAnsi="Arial" w:cs="Arial"/>
                <w:spacing w:val="-1"/>
                <w:sz w:val="20"/>
                <w:szCs w:val="20"/>
                <w:rPrChange w:id="2674" w:author="Adelino Naquarta Sepalanga Domingos" w:date="2025-03-05T09:00:00Z" w16du:dateUtc="2025-03-05T08:00:00Z">
                  <w:rPr>
                    <w:rFonts w:ascii="Times New Roman" w:eastAsia="Times New Roman" w:hAnsi="Times New Roman"/>
                    <w:spacing w:val="-1"/>
                  </w:rPr>
                </w:rPrChange>
              </w:rPr>
            </w:pPr>
          </w:p>
          <w:p w14:paraId="44564B73" w14:textId="77777777" w:rsidR="003F3EDE" w:rsidRPr="001A2728" w:rsidRDefault="003F3EDE" w:rsidP="0025185C">
            <w:pPr>
              <w:widowControl w:val="0"/>
              <w:spacing w:after="0" w:line="240" w:lineRule="auto"/>
              <w:rPr>
                <w:rFonts w:ascii="Arial" w:eastAsia="Times New Roman" w:hAnsi="Arial" w:cs="Arial"/>
                <w:spacing w:val="-1"/>
                <w:sz w:val="20"/>
                <w:szCs w:val="20"/>
                <w:rPrChange w:id="2675" w:author="Adelino Naquarta Sepalanga Domingos" w:date="2025-03-05T09:00:00Z" w16du:dateUtc="2025-03-05T08:00:00Z">
                  <w:rPr>
                    <w:rFonts w:ascii="Times New Roman" w:eastAsia="Times New Roman" w:hAnsi="Times New Roman"/>
                    <w:spacing w:val="-1"/>
                  </w:rPr>
                </w:rPrChange>
              </w:rPr>
            </w:pPr>
          </w:p>
          <w:p w14:paraId="3D9941BC" w14:textId="77777777" w:rsidR="003F3EDE" w:rsidRPr="001A2728" w:rsidRDefault="003F3EDE" w:rsidP="0025185C">
            <w:pPr>
              <w:widowControl w:val="0"/>
              <w:spacing w:after="0" w:line="240" w:lineRule="auto"/>
              <w:rPr>
                <w:rFonts w:ascii="Arial" w:eastAsia="Times New Roman" w:hAnsi="Arial" w:cs="Arial"/>
                <w:spacing w:val="-1"/>
                <w:sz w:val="20"/>
                <w:szCs w:val="20"/>
                <w:rPrChange w:id="2676" w:author="Adelino Naquarta Sepalanga Domingos" w:date="2025-03-05T09:00:00Z" w16du:dateUtc="2025-03-05T08:00:00Z">
                  <w:rPr>
                    <w:rFonts w:ascii="Times New Roman" w:eastAsia="Times New Roman" w:hAnsi="Times New Roman"/>
                    <w:spacing w:val="-1"/>
                  </w:rPr>
                </w:rPrChange>
              </w:rPr>
            </w:pPr>
          </w:p>
          <w:p w14:paraId="3B7BA3A9" w14:textId="77777777" w:rsidR="003F3EDE" w:rsidRPr="001A2728" w:rsidRDefault="003F3EDE" w:rsidP="0025185C">
            <w:pPr>
              <w:widowControl w:val="0"/>
              <w:spacing w:after="0" w:line="240" w:lineRule="auto"/>
              <w:rPr>
                <w:rFonts w:ascii="Arial" w:eastAsia="Times New Roman" w:hAnsi="Arial" w:cs="Arial"/>
                <w:spacing w:val="-1"/>
                <w:sz w:val="20"/>
                <w:szCs w:val="20"/>
                <w:rPrChange w:id="2677" w:author="Adelino Naquarta Sepalanga Domingos" w:date="2025-03-05T09:00:00Z" w16du:dateUtc="2025-03-05T08:00:00Z">
                  <w:rPr>
                    <w:rFonts w:ascii="Times New Roman" w:eastAsia="Times New Roman" w:hAnsi="Times New Roman"/>
                    <w:spacing w:val="-1"/>
                  </w:rPr>
                </w:rPrChange>
              </w:rPr>
            </w:pPr>
          </w:p>
          <w:p w14:paraId="1142667C" w14:textId="77777777" w:rsidR="003F3EDE" w:rsidRPr="001A2728" w:rsidRDefault="003F3EDE" w:rsidP="0025185C">
            <w:pPr>
              <w:widowControl w:val="0"/>
              <w:spacing w:after="0" w:line="240" w:lineRule="auto"/>
              <w:rPr>
                <w:rFonts w:ascii="Arial" w:eastAsia="Times New Roman" w:hAnsi="Arial" w:cs="Arial"/>
                <w:spacing w:val="-1"/>
                <w:sz w:val="20"/>
                <w:szCs w:val="20"/>
                <w:rPrChange w:id="267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79" w:author="Adelino Naquarta Sepalanga Domingos" w:date="2025-03-05T09:00:00Z" w16du:dateUtc="2025-03-05T08:00:00Z">
                  <w:rPr>
                    <w:rFonts w:ascii="Times New Roman" w:eastAsia="Times New Roman" w:hAnsi="Times New Roman"/>
                    <w:spacing w:val="-1"/>
                  </w:rPr>
                </w:rPrChange>
              </w:rPr>
              <w:t>Sistema Contabilístico (</w:t>
            </w:r>
            <w:proofErr w:type="spellStart"/>
            <w:r w:rsidRPr="001A2728">
              <w:rPr>
                <w:rFonts w:ascii="Arial" w:eastAsia="Times New Roman" w:hAnsi="Arial" w:cs="Arial"/>
                <w:spacing w:val="-1"/>
                <w:sz w:val="20"/>
                <w:szCs w:val="20"/>
                <w:rPrChange w:id="2680" w:author="Adelino Naquarta Sepalanga Domingos" w:date="2025-03-05T09:00:00Z" w16du:dateUtc="2025-03-05T08:00:00Z">
                  <w:rPr>
                    <w:rFonts w:ascii="Times New Roman" w:eastAsia="Times New Roman" w:hAnsi="Times New Roman"/>
                    <w:spacing w:val="-1"/>
                  </w:rPr>
                </w:rPrChange>
              </w:rPr>
              <w:t>TaxAccountingBasis</w:t>
            </w:r>
            <w:proofErr w:type="spellEnd"/>
            <w:r w:rsidRPr="001A2728">
              <w:rPr>
                <w:rFonts w:ascii="Arial" w:eastAsia="Times New Roman" w:hAnsi="Arial" w:cs="Arial"/>
                <w:spacing w:val="-1"/>
                <w:sz w:val="20"/>
                <w:szCs w:val="20"/>
                <w:rPrChange w:id="2681"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625F97" w14:textId="77777777" w:rsidR="003F3EDE" w:rsidRPr="001A2728" w:rsidRDefault="003F3EDE" w:rsidP="0025185C">
            <w:pPr>
              <w:widowControl w:val="0"/>
              <w:spacing w:after="0" w:line="240" w:lineRule="auto"/>
              <w:rPr>
                <w:rFonts w:ascii="Arial" w:eastAsia="Times New Roman" w:hAnsi="Arial" w:cs="Arial"/>
                <w:spacing w:val="-1"/>
                <w:sz w:val="20"/>
                <w:szCs w:val="20"/>
                <w:rPrChange w:id="268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83" w:author="Adelino Naquarta Sepalanga Domingos" w:date="2025-03-05T09:00:00Z" w16du:dateUtc="2025-03-05T08:00:00Z">
                  <w:rPr>
                    <w:rFonts w:ascii="Times New Roman" w:eastAsia="Times New Roman" w:hAnsi="Times New Roman"/>
                    <w:spacing w:val="-1"/>
                  </w:rPr>
                </w:rPrChange>
              </w:rPr>
              <w:t>Deve ser preenchido com o tipo de programa fornecendo os dados aplicáveis (incluindo os documentos de conferência e os recibos emitidos, quando existam):</w:t>
            </w:r>
          </w:p>
          <w:p w14:paraId="47F9F4B4" w14:textId="77777777" w:rsidR="003F3EDE" w:rsidRPr="001A2728" w:rsidRDefault="003F3EDE" w:rsidP="0025185C">
            <w:pPr>
              <w:widowControl w:val="0"/>
              <w:spacing w:after="0" w:line="240" w:lineRule="auto"/>
              <w:rPr>
                <w:rFonts w:ascii="Arial" w:eastAsia="Times New Roman" w:hAnsi="Arial" w:cs="Arial"/>
                <w:spacing w:val="-1"/>
                <w:sz w:val="20"/>
                <w:szCs w:val="20"/>
                <w:rPrChange w:id="268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85" w:author="Adelino Naquarta Sepalanga Domingos" w:date="2025-03-05T09:00:00Z" w16du:dateUtc="2025-03-05T08:00:00Z">
                  <w:rPr>
                    <w:rFonts w:ascii="Times New Roman" w:eastAsia="Times New Roman" w:hAnsi="Times New Roman"/>
                    <w:spacing w:val="-1"/>
                  </w:rPr>
                </w:rPrChange>
              </w:rPr>
              <w:t>“I” -Contabilidade integrada com a facturação;</w:t>
            </w:r>
          </w:p>
          <w:p w14:paraId="5B2D76DB" w14:textId="77777777" w:rsidR="003F3EDE" w:rsidRPr="001A2728" w:rsidRDefault="003F3EDE" w:rsidP="0025185C">
            <w:pPr>
              <w:widowControl w:val="0"/>
              <w:spacing w:after="0" w:line="240" w:lineRule="auto"/>
              <w:rPr>
                <w:rFonts w:ascii="Arial" w:eastAsia="Times New Roman" w:hAnsi="Arial" w:cs="Arial"/>
                <w:spacing w:val="-1"/>
                <w:sz w:val="20"/>
                <w:szCs w:val="20"/>
                <w:rPrChange w:id="268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87" w:author="Adelino Naquarta Sepalanga Domingos" w:date="2025-03-05T09:00:00Z" w16du:dateUtc="2025-03-05T08:00:00Z">
                  <w:rPr>
                    <w:rFonts w:ascii="Times New Roman" w:eastAsia="Times New Roman" w:hAnsi="Times New Roman"/>
                    <w:spacing w:val="-1"/>
                  </w:rPr>
                </w:rPrChange>
              </w:rPr>
              <w:t>“C” -Contabilidade;</w:t>
            </w:r>
          </w:p>
          <w:p w14:paraId="7A3584C0" w14:textId="77777777" w:rsidR="003F3EDE" w:rsidRPr="001A2728" w:rsidRDefault="003F3EDE" w:rsidP="0025185C">
            <w:pPr>
              <w:widowControl w:val="0"/>
              <w:spacing w:after="0" w:line="240" w:lineRule="auto"/>
              <w:rPr>
                <w:rFonts w:ascii="Arial" w:eastAsia="Times New Roman" w:hAnsi="Arial" w:cs="Arial"/>
                <w:spacing w:val="-1"/>
                <w:sz w:val="20"/>
                <w:szCs w:val="20"/>
                <w:rPrChange w:id="268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89" w:author="Adelino Naquarta Sepalanga Domingos" w:date="2025-03-05T09:00:00Z" w16du:dateUtc="2025-03-05T08:00:00Z">
                  <w:rPr>
                    <w:rFonts w:ascii="Times New Roman" w:eastAsia="Times New Roman" w:hAnsi="Times New Roman"/>
                    <w:spacing w:val="-1"/>
                  </w:rPr>
                </w:rPrChange>
              </w:rPr>
              <w:t>“F” -Facturação;</w:t>
            </w:r>
          </w:p>
          <w:p w14:paraId="7232A7BE" w14:textId="77777777" w:rsidR="003F3EDE" w:rsidRPr="001A2728" w:rsidRDefault="003F3EDE" w:rsidP="0025185C">
            <w:pPr>
              <w:widowControl w:val="0"/>
              <w:spacing w:after="0" w:line="240" w:lineRule="auto"/>
              <w:rPr>
                <w:rFonts w:ascii="Arial" w:eastAsia="Times New Roman" w:hAnsi="Arial" w:cs="Arial"/>
                <w:spacing w:val="-1"/>
                <w:sz w:val="20"/>
                <w:szCs w:val="20"/>
                <w:rPrChange w:id="269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91" w:author="Adelino Naquarta Sepalanga Domingos" w:date="2025-03-05T09:00:00Z" w16du:dateUtc="2025-03-05T08:00:00Z">
                  <w:rPr>
                    <w:rFonts w:ascii="Times New Roman" w:eastAsia="Times New Roman" w:hAnsi="Times New Roman"/>
                    <w:spacing w:val="-1"/>
                  </w:rPr>
                </w:rPrChange>
              </w:rPr>
              <w:t>“P” -Facturação parcial;</w:t>
            </w:r>
          </w:p>
          <w:p w14:paraId="1C5A16BE" w14:textId="77777777" w:rsidR="003F3EDE" w:rsidRPr="001A2728" w:rsidRDefault="003F3EDE" w:rsidP="0025185C">
            <w:pPr>
              <w:widowControl w:val="0"/>
              <w:spacing w:after="0" w:line="240" w:lineRule="auto"/>
              <w:rPr>
                <w:rFonts w:ascii="Arial" w:eastAsia="Times New Roman" w:hAnsi="Arial" w:cs="Arial"/>
                <w:spacing w:val="-1"/>
                <w:sz w:val="20"/>
                <w:szCs w:val="20"/>
                <w:rPrChange w:id="269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93" w:author="Adelino Naquarta Sepalanga Domingos" w:date="2025-03-05T09:00:00Z" w16du:dateUtc="2025-03-05T08:00:00Z">
                  <w:rPr>
                    <w:rFonts w:ascii="Times New Roman" w:eastAsia="Times New Roman" w:hAnsi="Times New Roman"/>
                    <w:spacing w:val="-1"/>
                  </w:rPr>
                </w:rPrChange>
              </w:rPr>
              <w:t>“R” -Recibos;</w:t>
            </w:r>
          </w:p>
          <w:p w14:paraId="47272E18" w14:textId="77777777" w:rsidR="003F3EDE" w:rsidRPr="001A2728" w:rsidRDefault="003F3EDE" w:rsidP="0025185C">
            <w:pPr>
              <w:widowControl w:val="0"/>
              <w:spacing w:after="0" w:line="240" w:lineRule="auto"/>
              <w:rPr>
                <w:rFonts w:ascii="Arial" w:eastAsia="Times New Roman" w:hAnsi="Arial" w:cs="Arial"/>
                <w:spacing w:val="-1"/>
                <w:sz w:val="20"/>
                <w:szCs w:val="20"/>
                <w:rPrChange w:id="269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95" w:author="Adelino Naquarta Sepalanga Domingos" w:date="2025-03-05T09:00:00Z" w16du:dateUtc="2025-03-05T08:00:00Z">
                  <w:rPr>
                    <w:rFonts w:ascii="Times New Roman" w:eastAsia="Times New Roman" w:hAnsi="Times New Roman"/>
                    <w:spacing w:val="-1"/>
                  </w:rPr>
                </w:rPrChange>
              </w:rPr>
              <w:t>“A” – Aquisição de bens e serviços;</w:t>
            </w:r>
          </w:p>
          <w:p w14:paraId="45203BF7" w14:textId="77777777" w:rsidR="003F3EDE" w:rsidRPr="001A2728" w:rsidRDefault="003F3EDE" w:rsidP="0025185C">
            <w:pPr>
              <w:widowControl w:val="0"/>
              <w:spacing w:after="0" w:line="240" w:lineRule="auto"/>
              <w:rPr>
                <w:rFonts w:ascii="Arial" w:eastAsia="Times New Roman" w:hAnsi="Arial" w:cs="Arial"/>
                <w:spacing w:val="-1"/>
                <w:sz w:val="20"/>
                <w:szCs w:val="20"/>
                <w:rPrChange w:id="2696" w:author="Adelino Naquarta Sepalanga Domingos" w:date="2025-03-05T09:00:00Z" w16du:dateUtc="2025-03-05T08:00:00Z">
                  <w:rPr>
                    <w:rFonts w:ascii="Times New Roman" w:eastAsia="Times New Roman" w:hAnsi="Times New Roman"/>
                    <w:spacing w:val="-1"/>
                  </w:rPr>
                </w:rPrChange>
              </w:rPr>
            </w:pPr>
            <w:proofErr w:type="gramStart"/>
            <w:r w:rsidRPr="001A2728">
              <w:rPr>
                <w:rFonts w:ascii="Arial" w:eastAsia="Times New Roman" w:hAnsi="Arial" w:cs="Arial"/>
                <w:spacing w:val="-1"/>
                <w:sz w:val="20"/>
                <w:szCs w:val="20"/>
                <w:rPrChange w:id="2697" w:author="Adelino Naquarta Sepalanga Domingos" w:date="2025-03-05T09:00:00Z" w16du:dateUtc="2025-03-05T08:00:00Z">
                  <w:rPr>
                    <w:rFonts w:ascii="Times New Roman" w:eastAsia="Times New Roman" w:hAnsi="Times New Roman"/>
                    <w:spacing w:val="-1"/>
                  </w:rPr>
                </w:rPrChange>
              </w:rPr>
              <w:t>”Q</w:t>
            </w:r>
            <w:proofErr w:type="gramEnd"/>
            <w:r w:rsidRPr="001A2728">
              <w:rPr>
                <w:rFonts w:ascii="Arial" w:eastAsia="Times New Roman" w:hAnsi="Arial" w:cs="Arial"/>
                <w:spacing w:val="-1"/>
                <w:sz w:val="20"/>
                <w:szCs w:val="20"/>
                <w:rPrChange w:id="2698" w:author="Adelino Naquarta Sepalanga Domingos" w:date="2025-03-05T09:00:00Z" w16du:dateUtc="2025-03-05T08:00:00Z">
                  <w:rPr>
                    <w:rFonts w:ascii="Times New Roman" w:eastAsia="Times New Roman" w:hAnsi="Times New Roman"/>
                    <w:spacing w:val="-1"/>
                  </w:rPr>
                </w:rPrChange>
              </w:rPr>
              <w:t>” - Aquisição de bens e serviços integrada com a facturação:</w:t>
            </w:r>
          </w:p>
          <w:p w14:paraId="00A94621" w14:textId="77777777" w:rsidR="003F3EDE" w:rsidRPr="001A2728" w:rsidRDefault="003F3EDE" w:rsidP="0025185C">
            <w:pPr>
              <w:widowControl w:val="0"/>
              <w:spacing w:after="0" w:line="240" w:lineRule="auto"/>
              <w:rPr>
                <w:rFonts w:ascii="Arial" w:eastAsia="Times New Roman" w:hAnsi="Arial" w:cs="Arial"/>
                <w:spacing w:val="-1"/>
                <w:sz w:val="20"/>
                <w:szCs w:val="20"/>
                <w:rPrChange w:id="269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00" w:author="Adelino Naquarta Sepalanga Domingos" w:date="2025-03-05T09:00:00Z" w16du:dateUtc="2025-03-05T08:00:00Z">
                  <w:rPr>
                    <w:rFonts w:ascii="Times New Roman" w:eastAsia="Times New Roman" w:hAnsi="Times New Roman"/>
                    <w:spacing w:val="-1"/>
                  </w:rPr>
                </w:rPrChange>
              </w:rPr>
              <w:t>“S” -Autofacturação.</w:t>
            </w:r>
          </w:p>
          <w:p w14:paraId="78F419D4" w14:textId="77777777" w:rsidR="003F3EDE" w:rsidRPr="001A2728" w:rsidRDefault="003F3EDE" w:rsidP="0025185C">
            <w:pPr>
              <w:widowControl w:val="0"/>
              <w:spacing w:after="0" w:line="240" w:lineRule="auto"/>
              <w:rPr>
                <w:rFonts w:ascii="Arial" w:eastAsia="Times New Roman" w:hAnsi="Arial" w:cs="Arial"/>
                <w:spacing w:val="-1"/>
                <w:sz w:val="20"/>
                <w:szCs w:val="20"/>
                <w:rPrChange w:id="270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02" w:author="Adelino Naquarta Sepalanga Domingos" w:date="2025-03-05T09:00:00Z" w16du:dateUtc="2025-03-05T08:00:00Z">
                  <w:rPr>
                    <w:rFonts w:ascii="Times New Roman" w:eastAsia="Times New Roman" w:hAnsi="Times New Roman"/>
                    <w:spacing w:val="-1"/>
                  </w:rPr>
                </w:rPrChange>
              </w:rPr>
              <w:t>“E” – Facturação para o Estado;</w:t>
            </w:r>
          </w:p>
          <w:p w14:paraId="478FE2E9" w14:textId="589A9D85" w:rsidR="003F3EDE" w:rsidRPr="001A2728" w:rsidRDefault="003F3EDE" w:rsidP="0025185C">
            <w:pPr>
              <w:widowControl w:val="0"/>
              <w:spacing w:after="0" w:line="240" w:lineRule="auto"/>
              <w:rPr>
                <w:rFonts w:ascii="Arial" w:eastAsia="Times New Roman" w:hAnsi="Arial" w:cs="Arial"/>
                <w:spacing w:val="-1"/>
                <w:sz w:val="20"/>
                <w:szCs w:val="20"/>
                <w:rPrChange w:id="270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04" w:author="Adelino Naquarta Sepalanga Domingos" w:date="2025-03-05T09:00:00Z" w16du:dateUtc="2025-03-05T08:00:00Z">
                  <w:rPr>
                    <w:rFonts w:ascii="Times New Roman" w:eastAsia="Times New Roman" w:hAnsi="Times New Roman"/>
                    <w:spacing w:val="-1"/>
                  </w:rPr>
                </w:rPrChange>
              </w:rPr>
              <w:t>(a) Deve ser indicado este tipo de programa se este emitir só este tipo de documento. Caso contrário, deve</w:t>
            </w:r>
            <w:del w:id="2705" w:author="Adelino Naquarta Sepalanga Domingos" w:date="2025-03-05T09:01:00Z" w16du:dateUtc="2025-03-05T08:01:00Z">
              <w:r w:rsidRPr="001A2728" w:rsidDel="00C30B30">
                <w:rPr>
                  <w:rFonts w:ascii="Arial" w:eastAsia="Times New Roman" w:hAnsi="Arial" w:cs="Arial"/>
                  <w:spacing w:val="-1"/>
                  <w:sz w:val="20"/>
                  <w:szCs w:val="20"/>
                  <w:rPrChange w:id="2706" w:author="Adelino Naquarta Sepalanga Domingos" w:date="2025-03-05T09:00:00Z" w16du:dateUtc="2025-03-05T08:00:00Z">
                    <w:rPr>
                      <w:rFonts w:ascii="Times New Roman" w:eastAsia="Times New Roman" w:hAnsi="Times New Roman"/>
                      <w:spacing w:val="-1"/>
                    </w:rPr>
                  </w:rPrChange>
                </w:rPr>
                <w:delText>rá</w:delText>
              </w:r>
            </w:del>
            <w:r w:rsidRPr="001A2728">
              <w:rPr>
                <w:rFonts w:ascii="Arial" w:eastAsia="Times New Roman" w:hAnsi="Arial" w:cs="Arial"/>
                <w:spacing w:val="-1"/>
                <w:sz w:val="20"/>
                <w:szCs w:val="20"/>
                <w:rPrChange w:id="2707" w:author="Adelino Naquarta Sepalanga Domingos" w:date="2025-03-05T09:00:00Z" w16du:dateUtc="2025-03-05T08:00:00Z">
                  <w:rPr>
                    <w:rFonts w:ascii="Times New Roman" w:eastAsia="Times New Roman" w:hAnsi="Times New Roman"/>
                    <w:spacing w:val="-1"/>
                  </w:rPr>
                </w:rPrChange>
              </w:rPr>
              <w:t xml:space="preserve"> ser utilizado o tipo “C”, “F”</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00E4A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08" w:author="Adelino Naquarta Sepalanga Domingos" w:date="2025-03-05T09:00:00Z" w16du:dateUtc="2025-03-05T08:00:00Z">
                  <w:rPr>
                    <w:rFonts w:ascii="Times New Roman" w:eastAsia="Times New Roman" w:hAnsi="Times New Roman"/>
                    <w:spacing w:val="-1"/>
                  </w:rPr>
                </w:rPrChange>
              </w:rPr>
            </w:pPr>
          </w:p>
          <w:p w14:paraId="1B4FC21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09" w:author="Adelino Naquarta Sepalanga Domingos" w:date="2025-03-05T09:00:00Z" w16du:dateUtc="2025-03-05T08:00:00Z">
                  <w:rPr>
                    <w:rFonts w:ascii="Times New Roman" w:eastAsia="Times New Roman" w:hAnsi="Times New Roman"/>
                    <w:spacing w:val="-1"/>
                  </w:rPr>
                </w:rPrChange>
              </w:rPr>
            </w:pPr>
          </w:p>
          <w:p w14:paraId="5DD6B34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10" w:author="Adelino Naquarta Sepalanga Domingos" w:date="2025-03-05T09:00:00Z" w16du:dateUtc="2025-03-05T08:00:00Z">
                  <w:rPr>
                    <w:rFonts w:ascii="Times New Roman" w:eastAsia="Times New Roman" w:hAnsi="Times New Roman"/>
                    <w:spacing w:val="-1"/>
                  </w:rPr>
                </w:rPrChange>
              </w:rPr>
            </w:pPr>
          </w:p>
          <w:p w14:paraId="10A824A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11" w:author="Adelino Naquarta Sepalanga Domingos" w:date="2025-03-05T09:00:00Z" w16du:dateUtc="2025-03-05T08:00:00Z">
                  <w:rPr>
                    <w:rFonts w:ascii="Times New Roman" w:eastAsia="Times New Roman" w:hAnsi="Times New Roman"/>
                    <w:spacing w:val="-1"/>
                  </w:rPr>
                </w:rPrChange>
              </w:rPr>
            </w:pPr>
          </w:p>
          <w:p w14:paraId="1D92D23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12" w:author="Adelino Naquarta Sepalanga Domingos" w:date="2025-03-05T09:00:00Z" w16du:dateUtc="2025-03-05T08:00:00Z">
                  <w:rPr>
                    <w:rFonts w:ascii="Times New Roman" w:eastAsia="Times New Roman" w:hAnsi="Times New Roman"/>
                    <w:spacing w:val="-1"/>
                  </w:rPr>
                </w:rPrChange>
              </w:rPr>
            </w:pPr>
          </w:p>
          <w:p w14:paraId="24966C2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13" w:author="Adelino Naquarta Sepalanga Domingos" w:date="2025-03-05T09:00:00Z" w16du:dateUtc="2025-03-05T08:00:00Z">
                  <w:rPr>
                    <w:rFonts w:ascii="Times New Roman" w:eastAsia="Times New Roman" w:hAnsi="Times New Roman"/>
                    <w:spacing w:val="-1"/>
                  </w:rPr>
                </w:rPrChange>
              </w:rPr>
            </w:pPr>
          </w:p>
          <w:p w14:paraId="39BF0F0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1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15" w:author="Adelino Naquarta Sepalanga Domingos" w:date="2025-03-05T09:00:00Z" w16du:dateUtc="2025-03-05T08:00:00Z">
                  <w:rPr>
                    <w:rFonts w:ascii="Times New Roman" w:eastAsia="Times New Roman" w:hAnsi="Times New Roman"/>
                    <w:spacing w:val="-1"/>
                  </w:rPr>
                </w:rPrChange>
              </w:rPr>
              <w:t>Texto</w:t>
            </w:r>
          </w:p>
          <w:p w14:paraId="71B0154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1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17" w:author="Adelino Naquarta Sepalanga Domingos" w:date="2025-03-05T09:00:00Z" w16du:dateUtc="2025-03-05T08:00:00Z">
                  <w:rPr>
                    <w:rFonts w:ascii="Times New Roman" w:eastAsia="Times New Roman" w:hAnsi="Times New Roman"/>
                    <w:spacing w:val="-1"/>
                  </w:rPr>
                </w:rPrChange>
              </w:rPr>
              <w:t>1</w:t>
            </w:r>
          </w:p>
        </w:tc>
      </w:tr>
      <w:tr w:rsidR="003F3EDE" w:rsidRPr="001A2728" w14:paraId="1646B399"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5560164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18" w:author="Adelino Naquarta Sepalanga Domingos" w:date="2025-03-05T09:00:00Z" w16du:dateUtc="2025-03-05T08:00:00Z">
                  <w:rPr>
                    <w:rFonts w:ascii="Times New Roman" w:eastAsia="Times New Roman" w:hAnsi="Times New Roman"/>
                    <w:spacing w:val="-1"/>
                  </w:rPr>
                </w:rPrChange>
              </w:rPr>
            </w:pPr>
          </w:p>
          <w:p w14:paraId="6243A21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1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20" w:author="Adelino Naquarta Sepalanga Domingos" w:date="2025-03-05T09:00:00Z" w16du:dateUtc="2025-03-05T08:00:00Z">
                  <w:rPr>
                    <w:rFonts w:ascii="Times New Roman" w:eastAsia="Times New Roman" w:hAnsi="Times New Roman"/>
                    <w:spacing w:val="-1"/>
                  </w:rPr>
                </w:rPrChange>
              </w:rPr>
              <w:t>1.5.</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57AD652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21" w:author="Adelino Naquarta Sepalanga Domingos" w:date="2025-03-05T09:00:00Z" w16du:dateUtc="2025-03-05T08:00:00Z">
                  <w:rPr>
                    <w:rFonts w:ascii="Times New Roman" w:eastAsia="Times New Roman" w:hAnsi="Times New Roman"/>
                    <w:spacing w:val="-1"/>
                  </w:rPr>
                </w:rPrChange>
              </w:rPr>
            </w:pPr>
          </w:p>
          <w:p w14:paraId="320F6AF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2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23"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1487EDC9" w14:textId="77777777" w:rsidR="003F3EDE" w:rsidRPr="001A2728" w:rsidRDefault="003F3EDE" w:rsidP="0025185C">
            <w:pPr>
              <w:widowControl w:val="0"/>
              <w:spacing w:after="0" w:line="240" w:lineRule="auto"/>
              <w:rPr>
                <w:rFonts w:ascii="Arial" w:eastAsia="Times New Roman" w:hAnsi="Arial" w:cs="Arial"/>
                <w:spacing w:val="-1"/>
                <w:sz w:val="20"/>
                <w:szCs w:val="20"/>
                <w:rPrChange w:id="272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25" w:author="Adelino Naquarta Sepalanga Domingos" w:date="2025-03-05T09:00:00Z" w16du:dateUtc="2025-03-05T08:00:00Z">
                  <w:rPr>
                    <w:rFonts w:ascii="Times New Roman" w:eastAsia="Times New Roman" w:hAnsi="Times New Roman"/>
                    <w:spacing w:val="-1"/>
                  </w:rPr>
                </w:rPrChange>
              </w:rPr>
              <w:t>Nome da empresa</w:t>
            </w:r>
          </w:p>
          <w:p w14:paraId="3DBA0040" w14:textId="77777777" w:rsidR="003F3EDE" w:rsidRPr="001A2728" w:rsidRDefault="003F3EDE" w:rsidP="0025185C">
            <w:pPr>
              <w:widowControl w:val="0"/>
              <w:spacing w:after="0" w:line="240" w:lineRule="auto"/>
              <w:rPr>
                <w:rFonts w:ascii="Arial" w:eastAsia="Times New Roman" w:hAnsi="Arial" w:cs="Arial"/>
                <w:spacing w:val="-1"/>
                <w:sz w:val="20"/>
                <w:szCs w:val="20"/>
                <w:rPrChange w:id="272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27" w:author="Adelino Naquarta Sepalanga Domingos" w:date="2025-03-05T09:00:00Z" w16du:dateUtc="2025-03-05T08:00:00Z">
                  <w:rPr>
                    <w:rFonts w:ascii="Times New Roman" w:eastAsia="Times New Roman" w:hAnsi="Times New Roman"/>
                    <w:spacing w:val="-1"/>
                  </w:rPr>
                </w:rPrChange>
              </w:rPr>
              <w:t>(</w:t>
            </w:r>
            <w:proofErr w:type="spellStart"/>
            <w:r w:rsidRPr="001A2728">
              <w:rPr>
                <w:rFonts w:ascii="Arial" w:eastAsia="Times New Roman" w:hAnsi="Arial" w:cs="Arial"/>
                <w:spacing w:val="-1"/>
                <w:sz w:val="20"/>
                <w:szCs w:val="20"/>
                <w:rPrChange w:id="2728" w:author="Adelino Naquarta Sepalanga Domingos" w:date="2025-03-05T09:00:00Z" w16du:dateUtc="2025-03-05T08:00:00Z">
                  <w:rPr>
                    <w:rFonts w:ascii="Times New Roman" w:eastAsia="Times New Roman" w:hAnsi="Times New Roman"/>
                    <w:spacing w:val="-1"/>
                  </w:rPr>
                </w:rPrChange>
              </w:rPr>
              <w:t>CompanyName</w:t>
            </w:r>
            <w:proofErr w:type="spellEnd"/>
            <w:r w:rsidRPr="001A2728">
              <w:rPr>
                <w:rFonts w:ascii="Arial" w:eastAsia="Times New Roman" w:hAnsi="Arial" w:cs="Arial"/>
                <w:spacing w:val="-1"/>
                <w:sz w:val="20"/>
                <w:szCs w:val="20"/>
                <w:rPrChange w:id="2729"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23A874FD" w14:textId="77777777" w:rsidR="003F3EDE" w:rsidRPr="001A2728" w:rsidRDefault="003F3EDE" w:rsidP="0025185C">
            <w:pPr>
              <w:widowControl w:val="0"/>
              <w:spacing w:after="0" w:line="240" w:lineRule="auto"/>
              <w:rPr>
                <w:rFonts w:ascii="Arial" w:eastAsia="Times New Roman" w:hAnsi="Arial" w:cs="Arial"/>
                <w:spacing w:val="-1"/>
                <w:sz w:val="20"/>
                <w:szCs w:val="20"/>
                <w:rPrChange w:id="273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31" w:author="Adelino Naquarta Sepalanga Domingos" w:date="2025-03-05T09:00:00Z" w16du:dateUtc="2025-03-05T08:00:00Z">
                  <w:rPr>
                    <w:rFonts w:ascii="Times New Roman" w:eastAsia="Times New Roman" w:hAnsi="Times New Roman"/>
                    <w:spacing w:val="-1"/>
                  </w:rPr>
                </w:rPrChange>
              </w:rPr>
              <w:t>Denominação social da empresa ou nome do sujeito passivo.</w:t>
            </w: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109CCA4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3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33" w:author="Adelino Naquarta Sepalanga Domingos" w:date="2025-03-05T09:00:00Z" w16du:dateUtc="2025-03-05T08:00:00Z">
                  <w:rPr>
                    <w:rFonts w:ascii="Times New Roman" w:eastAsia="Times New Roman" w:hAnsi="Times New Roman"/>
                    <w:spacing w:val="-1"/>
                  </w:rPr>
                </w:rPrChange>
              </w:rPr>
              <w:t>Texto</w:t>
            </w:r>
          </w:p>
          <w:p w14:paraId="6A09D53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3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35" w:author="Adelino Naquarta Sepalanga Domingos" w:date="2025-03-05T09:00:00Z" w16du:dateUtc="2025-03-05T08:00:00Z">
                  <w:rPr>
                    <w:rFonts w:ascii="Times New Roman" w:eastAsia="Times New Roman" w:hAnsi="Times New Roman"/>
                    <w:spacing w:val="-1"/>
                  </w:rPr>
                </w:rPrChange>
              </w:rPr>
              <w:t>100</w:t>
            </w:r>
          </w:p>
        </w:tc>
      </w:tr>
      <w:tr w:rsidR="003F3EDE" w:rsidRPr="001A2728" w14:paraId="18A1BF66"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164A2A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36" w:author="Adelino Naquarta Sepalanga Domingos" w:date="2025-03-05T09:00:00Z" w16du:dateUtc="2025-03-05T08:00:00Z">
                  <w:rPr>
                    <w:rFonts w:ascii="Times New Roman" w:eastAsia="Times New Roman" w:hAnsi="Times New Roman"/>
                    <w:spacing w:val="-1"/>
                  </w:rPr>
                </w:rPrChange>
              </w:rPr>
            </w:pPr>
          </w:p>
          <w:p w14:paraId="7CC1226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3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38" w:author="Adelino Naquarta Sepalanga Domingos" w:date="2025-03-05T09:00:00Z" w16du:dateUtc="2025-03-05T08:00:00Z">
                  <w:rPr>
                    <w:rFonts w:ascii="Times New Roman" w:eastAsia="Times New Roman" w:hAnsi="Times New Roman"/>
                    <w:spacing w:val="-1"/>
                  </w:rPr>
                </w:rPrChange>
              </w:rPr>
              <w:t>1.6.</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52CB8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39"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56AD5F" w14:textId="77777777" w:rsidR="003F3EDE" w:rsidRPr="001A2728" w:rsidRDefault="003F3EDE" w:rsidP="0025185C">
            <w:pPr>
              <w:widowControl w:val="0"/>
              <w:spacing w:after="0" w:line="240" w:lineRule="auto"/>
              <w:rPr>
                <w:rFonts w:ascii="Arial" w:eastAsia="Times New Roman" w:hAnsi="Arial" w:cs="Arial"/>
                <w:spacing w:val="-1"/>
                <w:sz w:val="20"/>
                <w:szCs w:val="20"/>
                <w:rPrChange w:id="274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41" w:author="Adelino Naquarta Sepalanga Domingos" w:date="2025-03-05T09:00:00Z" w16du:dateUtc="2025-03-05T08:00:00Z">
                  <w:rPr>
                    <w:rFonts w:ascii="Times New Roman" w:eastAsia="Times New Roman" w:hAnsi="Times New Roman"/>
                    <w:spacing w:val="-1"/>
                  </w:rPr>
                </w:rPrChange>
              </w:rPr>
              <w:t xml:space="preserve">Designação Comercial </w:t>
            </w:r>
          </w:p>
          <w:p w14:paraId="0745D940" w14:textId="77777777" w:rsidR="003F3EDE" w:rsidRPr="001A2728" w:rsidRDefault="003F3EDE" w:rsidP="0025185C">
            <w:pPr>
              <w:widowControl w:val="0"/>
              <w:spacing w:after="0" w:line="240" w:lineRule="auto"/>
              <w:rPr>
                <w:rFonts w:ascii="Arial" w:eastAsia="Times New Roman" w:hAnsi="Arial" w:cs="Arial"/>
                <w:spacing w:val="-1"/>
                <w:sz w:val="20"/>
                <w:szCs w:val="20"/>
                <w:rPrChange w:id="274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43" w:author="Adelino Naquarta Sepalanga Domingos" w:date="2025-03-05T09:00:00Z" w16du:dateUtc="2025-03-05T08:00:00Z">
                  <w:rPr>
                    <w:rFonts w:ascii="Times New Roman" w:eastAsia="Times New Roman" w:hAnsi="Times New Roman"/>
                    <w:spacing w:val="-1"/>
                  </w:rPr>
                </w:rPrChange>
              </w:rPr>
              <w:t>(</w:t>
            </w:r>
            <w:proofErr w:type="spellStart"/>
            <w:r w:rsidRPr="001A2728">
              <w:rPr>
                <w:rFonts w:ascii="Arial" w:eastAsia="Times New Roman" w:hAnsi="Arial" w:cs="Arial"/>
                <w:spacing w:val="-1"/>
                <w:sz w:val="20"/>
                <w:szCs w:val="20"/>
                <w:rPrChange w:id="2744" w:author="Adelino Naquarta Sepalanga Domingos" w:date="2025-03-05T09:00:00Z" w16du:dateUtc="2025-03-05T08:00:00Z">
                  <w:rPr>
                    <w:rFonts w:ascii="Times New Roman" w:eastAsia="Times New Roman" w:hAnsi="Times New Roman"/>
                    <w:spacing w:val="-1"/>
                  </w:rPr>
                </w:rPrChange>
              </w:rPr>
              <w:t>BusinessName</w:t>
            </w:r>
            <w:proofErr w:type="spellEnd"/>
            <w:r w:rsidRPr="001A2728">
              <w:rPr>
                <w:rFonts w:ascii="Arial" w:eastAsia="Times New Roman" w:hAnsi="Arial" w:cs="Arial"/>
                <w:spacing w:val="-1"/>
                <w:sz w:val="20"/>
                <w:szCs w:val="20"/>
                <w:rPrChange w:id="2745"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AC2785" w14:textId="77777777" w:rsidR="003F3EDE" w:rsidRPr="001A2728" w:rsidRDefault="003F3EDE" w:rsidP="0025185C">
            <w:pPr>
              <w:widowControl w:val="0"/>
              <w:spacing w:after="0" w:line="240" w:lineRule="auto"/>
              <w:rPr>
                <w:rFonts w:ascii="Arial" w:eastAsia="Times New Roman" w:hAnsi="Arial" w:cs="Arial"/>
                <w:spacing w:val="-1"/>
                <w:sz w:val="20"/>
                <w:szCs w:val="20"/>
                <w:rPrChange w:id="274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47" w:author="Adelino Naquarta Sepalanga Domingos" w:date="2025-03-05T09:00:00Z" w16du:dateUtc="2025-03-05T08:00:00Z">
                  <w:rPr>
                    <w:rFonts w:ascii="Times New Roman" w:eastAsia="Times New Roman" w:hAnsi="Times New Roman"/>
                    <w:spacing w:val="-1"/>
                  </w:rPr>
                </w:rPrChange>
              </w:rPr>
              <w:t>Designação comercial do sujeito passivo.</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74E6C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4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49" w:author="Adelino Naquarta Sepalanga Domingos" w:date="2025-03-05T09:00:00Z" w16du:dateUtc="2025-03-05T08:00:00Z">
                  <w:rPr>
                    <w:rFonts w:ascii="Times New Roman" w:eastAsia="Times New Roman" w:hAnsi="Times New Roman"/>
                    <w:spacing w:val="-1"/>
                  </w:rPr>
                </w:rPrChange>
              </w:rPr>
              <w:t>Texto</w:t>
            </w:r>
          </w:p>
          <w:p w14:paraId="4FC6CC8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5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51" w:author="Adelino Naquarta Sepalanga Domingos" w:date="2025-03-05T09:00:00Z" w16du:dateUtc="2025-03-05T08:00:00Z">
                  <w:rPr>
                    <w:rFonts w:ascii="Times New Roman" w:eastAsia="Times New Roman" w:hAnsi="Times New Roman"/>
                    <w:spacing w:val="-1"/>
                  </w:rPr>
                </w:rPrChange>
              </w:rPr>
              <w:t>60</w:t>
            </w:r>
          </w:p>
        </w:tc>
      </w:tr>
      <w:tr w:rsidR="003F3EDE" w:rsidRPr="001A2728" w14:paraId="6A1E5312"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103869C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52" w:author="Adelino Naquarta Sepalanga Domingos" w:date="2025-03-05T09:00:00Z" w16du:dateUtc="2025-03-05T08:00:00Z">
                  <w:rPr>
                    <w:rFonts w:ascii="Times New Roman" w:eastAsia="Times New Roman" w:hAnsi="Times New Roman"/>
                    <w:spacing w:val="-1"/>
                  </w:rPr>
                </w:rPrChange>
              </w:rPr>
            </w:pPr>
          </w:p>
          <w:p w14:paraId="5F3F845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5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54" w:author="Adelino Naquarta Sepalanga Domingos" w:date="2025-03-05T09:00:00Z" w16du:dateUtc="2025-03-05T08:00:00Z">
                  <w:rPr>
                    <w:rFonts w:ascii="Times New Roman" w:eastAsia="Times New Roman" w:hAnsi="Times New Roman"/>
                    <w:spacing w:val="-1"/>
                  </w:rPr>
                </w:rPrChange>
              </w:rPr>
              <w:t>1.7.</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22C5A1A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55" w:author="Adelino Naquarta Sepalanga Domingos" w:date="2025-03-05T09:00:00Z" w16du:dateUtc="2025-03-05T08:00:00Z">
                  <w:rPr>
                    <w:rFonts w:ascii="Times New Roman" w:eastAsia="Times New Roman" w:hAnsi="Times New Roman"/>
                    <w:spacing w:val="-1"/>
                  </w:rPr>
                </w:rPrChange>
              </w:rPr>
            </w:pPr>
          </w:p>
          <w:p w14:paraId="12D8450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5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57"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0DDD4649" w14:textId="77777777" w:rsidR="003F3EDE" w:rsidRPr="001A2728" w:rsidRDefault="003F3EDE" w:rsidP="0025185C">
            <w:pPr>
              <w:widowControl w:val="0"/>
              <w:spacing w:after="0" w:line="240" w:lineRule="auto"/>
              <w:rPr>
                <w:rFonts w:ascii="Arial" w:eastAsia="Times New Roman" w:hAnsi="Arial" w:cs="Arial"/>
                <w:spacing w:val="-1"/>
                <w:sz w:val="20"/>
                <w:szCs w:val="20"/>
                <w:rPrChange w:id="275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59" w:author="Adelino Naquarta Sepalanga Domingos" w:date="2025-03-05T09:00:00Z" w16du:dateUtc="2025-03-05T08:00:00Z">
                  <w:rPr>
                    <w:rFonts w:ascii="Times New Roman" w:eastAsia="Times New Roman" w:hAnsi="Times New Roman"/>
                    <w:spacing w:val="-1"/>
                  </w:rPr>
                </w:rPrChange>
              </w:rPr>
              <w:t xml:space="preserve">Endereço da empresa </w:t>
            </w:r>
          </w:p>
          <w:p w14:paraId="7CDE1417" w14:textId="77777777" w:rsidR="003F3EDE" w:rsidRPr="001A2728" w:rsidRDefault="003F3EDE" w:rsidP="0025185C">
            <w:pPr>
              <w:widowControl w:val="0"/>
              <w:spacing w:after="0" w:line="240" w:lineRule="auto"/>
              <w:rPr>
                <w:rFonts w:ascii="Arial" w:eastAsia="Times New Roman" w:hAnsi="Arial" w:cs="Arial"/>
                <w:spacing w:val="-1"/>
                <w:sz w:val="20"/>
                <w:szCs w:val="20"/>
                <w:rPrChange w:id="276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61" w:author="Adelino Naquarta Sepalanga Domingos" w:date="2025-03-05T09:00:00Z" w16du:dateUtc="2025-03-05T08:00:00Z">
                  <w:rPr>
                    <w:rFonts w:ascii="Times New Roman" w:eastAsia="Times New Roman" w:hAnsi="Times New Roman"/>
                    <w:spacing w:val="-1"/>
                  </w:rPr>
                </w:rPrChange>
              </w:rPr>
              <w:t>(</w:t>
            </w:r>
            <w:proofErr w:type="spellStart"/>
            <w:r w:rsidRPr="001A2728">
              <w:rPr>
                <w:rFonts w:ascii="Arial" w:eastAsia="Times New Roman" w:hAnsi="Arial" w:cs="Arial"/>
                <w:spacing w:val="-1"/>
                <w:sz w:val="20"/>
                <w:szCs w:val="20"/>
                <w:rPrChange w:id="2762" w:author="Adelino Naquarta Sepalanga Domingos" w:date="2025-03-05T09:00:00Z" w16du:dateUtc="2025-03-05T08:00:00Z">
                  <w:rPr>
                    <w:rFonts w:ascii="Times New Roman" w:eastAsia="Times New Roman" w:hAnsi="Times New Roman"/>
                    <w:spacing w:val="-1"/>
                  </w:rPr>
                </w:rPrChange>
              </w:rPr>
              <w:t>CompanyAddress</w:t>
            </w:r>
            <w:proofErr w:type="spellEnd"/>
            <w:r w:rsidRPr="001A2728">
              <w:rPr>
                <w:rFonts w:ascii="Arial" w:eastAsia="Times New Roman" w:hAnsi="Arial" w:cs="Arial"/>
                <w:spacing w:val="-1"/>
                <w:sz w:val="20"/>
                <w:szCs w:val="20"/>
                <w:rPrChange w:id="2763"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6EB5B1AF" w14:textId="77777777" w:rsidR="003F3EDE" w:rsidRPr="001A2728" w:rsidRDefault="003F3EDE" w:rsidP="0025185C">
            <w:pPr>
              <w:widowControl w:val="0"/>
              <w:spacing w:after="0" w:line="240" w:lineRule="auto"/>
              <w:rPr>
                <w:rFonts w:ascii="Arial" w:eastAsia="Times New Roman" w:hAnsi="Arial" w:cs="Arial"/>
                <w:spacing w:val="-1"/>
                <w:sz w:val="20"/>
                <w:szCs w:val="20"/>
                <w:rPrChange w:id="2764"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4B6E862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6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66" w:author="Adelino Naquarta Sepalanga Domingos" w:date="2025-03-05T09:00:00Z" w16du:dateUtc="2025-03-05T08:00:00Z">
                  <w:rPr>
                    <w:rFonts w:ascii="Times New Roman" w:eastAsia="Times New Roman" w:hAnsi="Times New Roman"/>
                    <w:spacing w:val="-1"/>
                  </w:rPr>
                </w:rPrChange>
              </w:rPr>
              <w:t>Não Aplicável</w:t>
            </w:r>
          </w:p>
        </w:tc>
      </w:tr>
      <w:tr w:rsidR="003F3EDE" w:rsidRPr="001A2728" w14:paraId="68507BE2"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65DAD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67" w:author="Adelino Naquarta Sepalanga Domingos" w:date="2025-03-05T09:00:00Z" w16du:dateUtc="2025-03-05T08:00:00Z">
                  <w:rPr>
                    <w:rFonts w:ascii="Times New Roman" w:eastAsia="Times New Roman" w:hAnsi="Times New Roman"/>
                    <w:spacing w:val="-1"/>
                  </w:rPr>
                </w:rPrChange>
              </w:rPr>
            </w:pPr>
          </w:p>
          <w:p w14:paraId="668A3DC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6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69" w:author="Adelino Naquarta Sepalanga Domingos" w:date="2025-03-05T09:00:00Z" w16du:dateUtc="2025-03-05T08:00:00Z">
                  <w:rPr>
                    <w:rFonts w:ascii="Times New Roman" w:eastAsia="Times New Roman" w:hAnsi="Times New Roman"/>
                    <w:spacing w:val="-1"/>
                  </w:rPr>
                </w:rPrChange>
              </w:rPr>
              <w:t>1.7.1.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06FFD69"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70"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599F5A" w14:textId="77777777" w:rsidR="003F3EDE" w:rsidRPr="001A2728" w:rsidRDefault="003F3EDE" w:rsidP="0025185C">
            <w:pPr>
              <w:widowControl w:val="0"/>
              <w:spacing w:after="0" w:line="240" w:lineRule="auto"/>
              <w:rPr>
                <w:rFonts w:ascii="Arial" w:eastAsia="Times New Roman" w:hAnsi="Arial" w:cs="Arial"/>
                <w:spacing w:val="-1"/>
                <w:sz w:val="20"/>
                <w:szCs w:val="20"/>
                <w:rPrChange w:id="277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72" w:author="Adelino Naquarta Sepalanga Domingos" w:date="2025-03-05T09:00:00Z" w16du:dateUtc="2025-03-05T08:00:00Z">
                  <w:rPr>
                    <w:rFonts w:ascii="Times New Roman" w:eastAsia="Times New Roman" w:hAnsi="Times New Roman"/>
                    <w:spacing w:val="-1"/>
                  </w:rPr>
                </w:rPrChange>
              </w:rPr>
              <w:t>Número da porta</w:t>
            </w:r>
          </w:p>
          <w:p w14:paraId="60432359" w14:textId="77777777" w:rsidR="003F3EDE" w:rsidRPr="001A2728" w:rsidRDefault="003F3EDE" w:rsidP="0025185C">
            <w:pPr>
              <w:widowControl w:val="0"/>
              <w:spacing w:after="0" w:line="240" w:lineRule="auto"/>
              <w:rPr>
                <w:rFonts w:ascii="Arial" w:eastAsia="Times New Roman" w:hAnsi="Arial" w:cs="Arial"/>
                <w:spacing w:val="-1"/>
                <w:sz w:val="20"/>
                <w:szCs w:val="20"/>
                <w:rPrChange w:id="277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74" w:author="Adelino Naquarta Sepalanga Domingos" w:date="2025-03-05T09:00:00Z" w16du:dateUtc="2025-03-05T08:00:00Z">
                  <w:rPr>
                    <w:rFonts w:ascii="Times New Roman" w:eastAsia="Times New Roman" w:hAnsi="Times New Roman"/>
                    <w:spacing w:val="-1"/>
                  </w:rPr>
                </w:rPrChange>
              </w:rPr>
              <w:t>(</w:t>
            </w:r>
            <w:proofErr w:type="spellStart"/>
            <w:r w:rsidRPr="001A2728">
              <w:rPr>
                <w:rFonts w:ascii="Arial" w:eastAsia="Times New Roman" w:hAnsi="Arial" w:cs="Arial"/>
                <w:spacing w:val="-1"/>
                <w:sz w:val="20"/>
                <w:szCs w:val="20"/>
                <w:rPrChange w:id="2775" w:author="Adelino Naquarta Sepalanga Domingos" w:date="2025-03-05T09:00:00Z" w16du:dateUtc="2025-03-05T08:00:00Z">
                  <w:rPr>
                    <w:rFonts w:ascii="Times New Roman" w:eastAsia="Times New Roman" w:hAnsi="Times New Roman"/>
                    <w:spacing w:val="-1"/>
                  </w:rPr>
                </w:rPrChange>
              </w:rPr>
              <w:t>BuildingNumber</w:t>
            </w:r>
            <w:proofErr w:type="spellEnd"/>
            <w:r w:rsidRPr="001A2728">
              <w:rPr>
                <w:rFonts w:ascii="Arial" w:eastAsia="Times New Roman" w:hAnsi="Arial" w:cs="Arial"/>
                <w:spacing w:val="-1"/>
                <w:sz w:val="20"/>
                <w:szCs w:val="20"/>
                <w:rPrChange w:id="2776"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AFFD81" w14:textId="77777777" w:rsidR="003F3EDE" w:rsidRPr="001A2728" w:rsidRDefault="003F3EDE" w:rsidP="0025185C">
            <w:pPr>
              <w:widowControl w:val="0"/>
              <w:spacing w:after="0" w:line="240" w:lineRule="auto"/>
              <w:rPr>
                <w:rFonts w:ascii="Arial" w:eastAsia="Times New Roman" w:hAnsi="Arial" w:cs="Arial"/>
                <w:spacing w:val="-1"/>
                <w:sz w:val="20"/>
                <w:szCs w:val="20"/>
                <w:rPrChange w:id="2777"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9CEE1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7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79" w:author="Adelino Naquarta Sepalanga Domingos" w:date="2025-03-05T09:00:00Z" w16du:dateUtc="2025-03-05T08:00:00Z">
                  <w:rPr>
                    <w:rFonts w:ascii="Times New Roman" w:eastAsia="Times New Roman" w:hAnsi="Times New Roman"/>
                    <w:spacing w:val="-1"/>
                  </w:rPr>
                </w:rPrChange>
              </w:rPr>
              <w:t>Texto</w:t>
            </w:r>
          </w:p>
          <w:p w14:paraId="4B67CDD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8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81" w:author="Adelino Naquarta Sepalanga Domingos" w:date="2025-03-05T09:00:00Z" w16du:dateUtc="2025-03-05T08:00:00Z">
                  <w:rPr>
                    <w:rFonts w:ascii="Times New Roman" w:eastAsia="Times New Roman" w:hAnsi="Times New Roman"/>
                    <w:spacing w:val="-1"/>
                  </w:rPr>
                </w:rPrChange>
              </w:rPr>
              <w:t>10</w:t>
            </w:r>
          </w:p>
        </w:tc>
      </w:tr>
      <w:tr w:rsidR="003F3EDE" w:rsidRPr="001A2728" w14:paraId="4D8E7826" w14:textId="77777777" w:rsidTr="0025185C">
        <w:trPr>
          <w:trHeight w:val="506"/>
        </w:trPr>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72AD719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8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83" w:author="Adelino Naquarta Sepalanga Domingos" w:date="2025-03-05T09:00:00Z" w16du:dateUtc="2025-03-05T08:00:00Z">
                  <w:rPr>
                    <w:rFonts w:ascii="Times New Roman" w:eastAsia="Times New Roman" w:hAnsi="Times New Roman"/>
                    <w:spacing w:val="-1"/>
                  </w:rPr>
                </w:rPrChange>
              </w:rPr>
              <w:lastRenderedPageBreak/>
              <w:t>1.7.2.</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02EB2AD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84"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12D80993" w14:textId="77777777" w:rsidR="003F3EDE" w:rsidRPr="001A2728" w:rsidRDefault="003F3EDE" w:rsidP="0025185C">
            <w:pPr>
              <w:widowControl w:val="0"/>
              <w:spacing w:after="0" w:line="240" w:lineRule="auto"/>
              <w:rPr>
                <w:rFonts w:ascii="Arial" w:eastAsia="Times New Roman" w:hAnsi="Arial" w:cs="Arial"/>
                <w:spacing w:val="-1"/>
                <w:sz w:val="20"/>
                <w:szCs w:val="20"/>
                <w:rPrChange w:id="278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86" w:author="Adelino Naquarta Sepalanga Domingos" w:date="2025-03-05T09:00:00Z" w16du:dateUtc="2025-03-05T08:00:00Z">
                  <w:rPr>
                    <w:rFonts w:ascii="Times New Roman" w:eastAsia="Times New Roman" w:hAnsi="Times New Roman"/>
                    <w:spacing w:val="-1"/>
                  </w:rPr>
                </w:rPrChange>
              </w:rPr>
              <w:t>Nome da rua (</w:t>
            </w:r>
            <w:proofErr w:type="spellStart"/>
            <w:r w:rsidRPr="001A2728">
              <w:rPr>
                <w:rFonts w:ascii="Arial" w:eastAsia="Times New Roman" w:hAnsi="Arial" w:cs="Arial"/>
                <w:spacing w:val="-1"/>
                <w:sz w:val="20"/>
                <w:szCs w:val="20"/>
                <w:rPrChange w:id="2787" w:author="Adelino Naquarta Sepalanga Domingos" w:date="2025-03-05T09:00:00Z" w16du:dateUtc="2025-03-05T08:00:00Z">
                  <w:rPr>
                    <w:rFonts w:ascii="Times New Roman" w:eastAsia="Times New Roman" w:hAnsi="Times New Roman"/>
                    <w:spacing w:val="-1"/>
                  </w:rPr>
                </w:rPrChange>
              </w:rPr>
              <w:t>StreetName</w:t>
            </w:r>
            <w:proofErr w:type="spellEnd"/>
            <w:r w:rsidRPr="001A2728">
              <w:rPr>
                <w:rFonts w:ascii="Arial" w:eastAsia="Times New Roman" w:hAnsi="Arial" w:cs="Arial"/>
                <w:spacing w:val="-1"/>
                <w:sz w:val="20"/>
                <w:szCs w:val="20"/>
                <w:rPrChange w:id="2788"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04F4031B" w14:textId="77777777" w:rsidR="003F3EDE" w:rsidRPr="001A2728" w:rsidRDefault="003F3EDE" w:rsidP="0025185C">
            <w:pPr>
              <w:widowControl w:val="0"/>
              <w:spacing w:after="0" w:line="240" w:lineRule="auto"/>
              <w:rPr>
                <w:rFonts w:ascii="Arial" w:eastAsia="Times New Roman" w:hAnsi="Arial" w:cs="Arial"/>
                <w:spacing w:val="-1"/>
                <w:sz w:val="20"/>
                <w:szCs w:val="20"/>
                <w:rPrChange w:id="2789"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2027DDD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9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91" w:author="Adelino Naquarta Sepalanga Domingos" w:date="2025-03-05T09:00:00Z" w16du:dateUtc="2025-03-05T08:00:00Z">
                  <w:rPr>
                    <w:rFonts w:ascii="Times New Roman" w:eastAsia="Times New Roman" w:hAnsi="Times New Roman"/>
                    <w:spacing w:val="-1"/>
                  </w:rPr>
                </w:rPrChange>
              </w:rPr>
              <w:t>Texto</w:t>
            </w:r>
          </w:p>
          <w:p w14:paraId="3476D32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9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93" w:author="Adelino Naquarta Sepalanga Domingos" w:date="2025-03-05T09:00:00Z" w16du:dateUtc="2025-03-05T08:00:00Z">
                  <w:rPr>
                    <w:rFonts w:ascii="Times New Roman" w:eastAsia="Times New Roman" w:hAnsi="Times New Roman"/>
                    <w:spacing w:val="-1"/>
                  </w:rPr>
                </w:rPrChange>
              </w:rPr>
              <w:t>200</w:t>
            </w:r>
          </w:p>
        </w:tc>
      </w:tr>
      <w:tr w:rsidR="003F3EDE" w:rsidRPr="001A2728" w14:paraId="7C2D4F39"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DA4178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94" w:author="Adelino Naquarta Sepalanga Domingos" w:date="2025-03-05T09:00:00Z" w16du:dateUtc="2025-03-05T08:00:00Z">
                  <w:rPr>
                    <w:rFonts w:ascii="Times New Roman" w:eastAsia="Times New Roman" w:hAnsi="Times New Roman"/>
                    <w:spacing w:val="-1"/>
                  </w:rPr>
                </w:rPrChange>
              </w:rPr>
            </w:pPr>
          </w:p>
          <w:p w14:paraId="4B26979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9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96" w:author="Adelino Naquarta Sepalanga Domingos" w:date="2025-03-05T09:00:00Z" w16du:dateUtc="2025-03-05T08:00:00Z">
                  <w:rPr>
                    <w:rFonts w:ascii="Times New Roman" w:eastAsia="Times New Roman" w:hAnsi="Times New Roman"/>
                    <w:spacing w:val="-1"/>
                  </w:rPr>
                </w:rPrChange>
              </w:rPr>
              <w:t>1.7.3.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91582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97" w:author="Adelino Naquarta Sepalanga Domingos" w:date="2025-03-05T09:00:00Z" w16du:dateUtc="2025-03-05T08:00:00Z">
                  <w:rPr>
                    <w:rFonts w:ascii="Times New Roman" w:eastAsia="Times New Roman" w:hAnsi="Times New Roman"/>
                    <w:spacing w:val="-1"/>
                  </w:rPr>
                </w:rPrChange>
              </w:rPr>
            </w:pPr>
          </w:p>
          <w:p w14:paraId="3CEF14F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9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99"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0481A1" w14:textId="77777777" w:rsidR="003F3EDE" w:rsidRPr="001A2728" w:rsidRDefault="003F3EDE" w:rsidP="0025185C">
            <w:pPr>
              <w:widowControl w:val="0"/>
              <w:spacing w:after="0" w:line="240" w:lineRule="auto"/>
              <w:rPr>
                <w:rFonts w:ascii="Arial" w:eastAsia="Times New Roman" w:hAnsi="Arial" w:cs="Arial"/>
                <w:spacing w:val="-1"/>
                <w:sz w:val="20"/>
                <w:szCs w:val="20"/>
                <w:rPrChange w:id="280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01" w:author="Adelino Naquarta Sepalanga Domingos" w:date="2025-03-05T09:00:00Z" w16du:dateUtc="2025-03-05T08:00:00Z">
                  <w:rPr>
                    <w:rFonts w:ascii="Times New Roman" w:eastAsia="Times New Roman" w:hAnsi="Times New Roman"/>
                    <w:spacing w:val="-1"/>
                  </w:rPr>
                </w:rPrChange>
              </w:rPr>
              <w:t>Endereço detalhado</w:t>
            </w:r>
          </w:p>
          <w:p w14:paraId="36EDC9EB" w14:textId="77777777" w:rsidR="003F3EDE" w:rsidRPr="001A2728" w:rsidRDefault="003F3EDE" w:rsidP="0025185C">
            <w:pPr>
              <w:widowControl w:val="0"/>
              <w:spacing w:after="0" w:line="240" w:lineRule="auto"/>
              <w:rPr>
                <w:rFonts w:ascii="Arial" w:eastAsia="Times New Roman" w:hAnsi="Arial" w:cs="Arial"/>
                <w:spacing w:val="-1"/>
                <w:sz w:val="20"/>
                <w:szCs w:val="20"/>
                <w:rPrChange w:id="280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03" w:author="Adelino Naquarta Sepalanga Domingos" w:date="2025-03-05T09:00:00Z" w16du:dateUtc="2025-03-05T08:00:00Z">
                  <w:rPr>
                    <w:rFonts w:ascii="Times New Roman" w:eastAsia="Times New Roman" w:hAnsi="Times New Roman"/>
                    <w:spacing w:val="-1"/>
                  </w:rPr>
                </w:rPrChange>
              </w:rPr>
              <w:t>(</w:t>
            </w:r>
            <w:proofErr w:type="spellStart"/>
            <w:r w:rsidRPr="001A2728">
              <w:rPr>
                <w:rFonts w:ascii="Arial" w:eastAsia="Times New Roman" w:hAnsi="Arial" w:cs="Arial"/>
                <w:spacing w:val="-1"/>
                <w:sz w:val="20"/>
                <w:szCs w:val="20"/>
                <w:rPrChange w:id="2804" w:author="Adelino Naquarta Sepalanga Domingos" w:date="2025-03-05T09:00:00Z" w16du:dateUtc="2025-03-05T08:00:00Z">
                  <w:rPr>
                    <w:rFonts w:ascii="Times New Roman" w:eastAsia="Times New Roman" w:hAnsi="Times New Roman"/>
                    <w:spacing w:val="-1"/>
                  </w:rPr>
                </w:rPrChange>
              </w:rPr>
              <w:t>AddressDetail</w:t>
            </w:r>
            <w:proofErr w:type="spellEnd"/>
            <w:r w:rsidRPr="001A2728">
              <w:rPr>
                <w:rFonts w:ascii="Arial" w:eastAsia="Times New Roman" w:hAnsi="Arial" w:cs="Arial"/>
                <w:spacing w:val="-1"/>
                <w:sz w:val="20"/>
                <w:szCs w:val="20"/>
                <w:rPrChange w:id="2805"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67FA56" w14:textId="77777777" w:rsidR="003F3EDE" w:rsidRPr="001A2728" w:rsidRDefault="003F3EDE" w:rsidP="0025185C">
            <w:pPr>
              <w:widowControl w:val="0"/>
              <w:spacing w:after="0" w:line="240" w:lineRule="auto"/>
              <w:rPr>
                <w:rFonts w:ascii="Arial" w:eastAsia="Times New Roman" w:hAnsi="Arial" w:cs="Arial"/>
                <w:spacing w:val="-1"/>
                <w:sz w:val="20"/>
                <w:szCs w:val="20"/>
                <w:rPrChange w:id="280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07" w:author="Adelino Naquarta Sepalanga Domingos" w:date="2025-03-05T09:00:00Z" w16du:dateUtc="2025-03-05T08:00:00Z">
                  <w:rPr>
                    <w:rFonts w:ascii="Times New Roman" w:eastAsia="Times New Roman" w:hAnsi="Times New Roman"/>
                    <w:spacing w:val="-1"/>
                  </w:rPr>
                </w:rPrChange>
              </w:rPr>
              <w:t>Deve incluir o nome da rua, número da porta e andar, se aplicável.</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FB9766"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0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09" w:author="Adelino Naquarta Sepalanga Domingos" w:date="2025-03-05T09:00:00Z" w16du:dateUtc="2025-03-05T08:00:00Z">
                  <w:rPr>
                    <w:rFonts w:ascii="Times New Roman" w:eastAsia="Times New Roman" w:hAnsi="Times New Roman"/>
                    <w:spacing w:val="-1"/>
                  </w:rPr>
                </w:rPrChange>
              </w:rPr>
              <w:t>Texto</w:t>
            </w:r>
          </w:p>
          <w:p w14:paraId="54EBFBF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1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11" w:author="Adelino Naquarta Sepalanga Domingos" w:date="2025-03-05T09:00:00Z" w16du:dateUtc="2025-03-05T08:00:00Z">
                  <w:rPr>
                    <w:rFonts w:ascii="Times New Roman" w:eastAsia="Times New Roman" w:hAnsi="Times New Roman"/>
                    <w:spacing w:val="-1"/>
                  </w:rPr>
                </w:rPrChange>
              </w:rPr>
              <w:t>210</w:t>
            </w:r>
          </w:p>
        </w:tc>
      </w:tr>
      <w:tr w:rsidR="003F3EDE" w:rsidRPr="001A2728" w14:paraId="49E36CFA"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7145358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1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13" w:author="Adelino Naquarta Sepalanga Domingos" w:date="2025-03-05T09:00:00Z" w16du:dateUtc="2025-03-05T08:00:00Z">
                  <w:rPr>
                    <w:rFonts w:ascii="Times New Roman" w:eastAsia="Times New Roman" w:hAnsi="Times New Roman"/>
                    <w:spacing w:val="-1"/>
                  </w:rPr>
                </w:rPrChange>
              </w:rPr>
              <w:t>1.7.4.</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0722F3E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1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15"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62F2BA01" w14:textId="77777777" w:rsidR="003F3EDE" w:rsidRPr="001A2728" w:rsidRDefault="003F3EDE" w:rsidP="0025185C">
            <w:pPr>
              <w:widowControl w:val="0"/>
              <w:spacing w:after="0" w:line="240" w:lineRule="auto"/>
              <w:rPr>
                <w:rFonts w:ascii="Arial" w:eastAsia="Times New Roman" w:hAnsi="Arial" w:cs="Arial"/>
                <w:spacing w:val="-1"/>
                <w:sz w:val="20"/>
                <w:szCs w:val="20"/>
                <w:rPrChange w:id="281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17" w:author="Adelino Naquarta Sepalanga Domingos" w:date="2025-03-05T09:00:00Z" w16du:dateUtc="2025-03-05T08:00:00Z">
                  <w:rPr>
                    <w:rFonts w:ascii="Times New Roman" w:eastAsia="Times New Roman" w:hAnsi="Times New Roman"/>
                    <w:spacing w:val="-1"/>
                  </w:rPr>
                </w:rPrChange>
              </w:rPr>
              <w:t>Cidade (</w:t>
            </w:r>
            <w:proofErr w:type="spellStart"/>
            <w:r w:rsidRPr="001A2728">
              <w:rPr>
                <w:rFonts w:ascii="Arial" w:eastAsia="Times New Roman" w:hAnsi="Arial" w:cs="Arial"/>
                <w:spacing w:val="-1"/>
                <w:sz w:val="20"/>
                <w:szCs w:val="20"/>
                <w:rPrChange w:id="2818" w:author="Adelino Naquarta Sepalanga Domingos" w:date="2025-03-05T09:00:00Z" w16du:dateUtc="2025-03-05T08:00:00Z">
                  <w:rPr>
                    <w:rFonts w:ascii="Times New Roman" w:eastAsia="Times New Roman" w:hAnsi="Times New Roman"/>
                    <w:spacing w:val="-1"/>
                  </w:rPr>
                </w:rPrChange>
              </w:rPr>
              <w:t>City</w:t>
            </w:r>
            <w:proofErr w:type="spellEnd"/>
            <w:r w:rsidRPr="001A2728">
              <w:rPr>
                <w:rFonts w:ascii="Arial" w:eastAsia="Times New Roman" w:hAnsi="Arial" w:cs="Arial"/>
                <w:spacing w:val="-1"/>
                <w:sz w:val="20"/>
                <w:szCs w:val="20"/>
                <w:rPrChange w:id="2819"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14D6AC35" w14:textId="77777777" w:rsidR="003F3EDE" w:rsidRPr="001A2728" w:rsidRDefault="003F3EDE" w:rsidP="0025185C">
            <w:pPr>
              <w:widowControl w:val="0"/>
              <w:spacing w:after="0" w:line="240" w:lineRule="auto"/>
              <w:rPr>
                <w:rFonts w:ascii="Arial" w:eastAsia="Times New Roman" w:hAnsi="Arial" w:cs="Arial"/>
                <w:spacing w:val="-1"/>
                <w:sz w:val="20"/>
                <w:szCs w:val="20"/>
                <w:rPrChange w:id="2820"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0A9919B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2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22" w:author="Adelino Naquarta Sepalanga Domingos" w:date="2025-03-05T09:00:00Z" w16du:dateUtc="2025-03-05T08:00:00Z">
                  <w:rPr>
                    <w:rFonts w:ascii="Times New Roman" w:eastAsia="Times New Roman" w:hAnsi="Times New Roman"/>
                    <w:spacing w:val="-1"/>
                  </w:rPr>
                </w:rPrChange>
              </w:rPr>
              <w:t>Texto</w:t>
            </w:r>
          </w:p>
          <w:p w14:paraId="2E7B43C3"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2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24" w:author="Adelino Naquarta Sepalanga Domingos" w:date="2025-03-05T09:00:00Z" w16du:dateUtc="2025-03-05T08:00:00Z">
                  <w:rPr>
                    <w:rFonts w:ascii="Times New Roman" w:eastAsia="Times New Roman" w:hAnsi="Times New Roman"/>
                    <w:spacing w:val="-1"/>
                  </w:rPr>
                </w:rPrChange>
              </w:rPr>
              <w:t>50</w:t>
            </w:r>
          </w:p>
        </w:tc>
      </w:tr>
      <w:tr w:rsidR="003F3EDE" w:rsidRPr="001A2728" w14:paraId="32EC030A"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D8843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2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26" w:author="Adelino Naquarta Sepalanga Domingos" w:date="2025-03-05T09:00:00Z" w16du:dateUtc="2025-03-05T08:00:00Z">
                  <w:rPr>
                    <w:rFonts w:ascii="Times New Roman" w:eastAsia="Times New Roman" w:hAnsi="Times New Roman"/>
                    <w:spacing w:val="-1"/>
                  </w:rPr>
                </w:rPrChange>
              </w:rPr>
              <w:t>1.7.5.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542FA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27"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B604EC" w14:textId="77777777" w:rsidR="003F3EDE" w:rsidRPr="001A2728" w:rsidRDefault="003F3EDE" w:rsidP="0025185C">
            <w:pPr>
              <w:widowControl w:val="0"/>
              <w:spacing w:after="0" w:line="240" w:lineRule="auto"/>
              <w:rPr>
                <w:rFonts w:ascii="Arial" w:eastAsia="Times New Roman" w:hAnsi="Arial" w:cs="Arial"/>
                <w:spacing w:val="-1"/>
                <w:sz w:val="20"/>
                <w:szCs w:val="20"/>
                <w:rPrChange w:id="282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29" w:author="Adelino Naquarta Sepalanga Domingos" w:date="2025-03-05T09:00:00Z" w16du:dateUtc="2025-03-05T08:00:00Z">
                  <w:rPr>
                    <w:rFonts w:ascii="Times New Roman" w:eastAsia="Times New Roman" w:hAnsi="Times New Roman"/>
                    <w:spacing w:val="-1"/>
                  </w:rPr>
                </w:rPrChange>
              </w:rPr>
              <w:t>Código Postal (</w:t>
            </w:r>
            <w:proofErr w:type="spellStart"/>
            <w:r w:rsidRPr="001A2728">
              <w:rPr>
                <w:rFonts w:ascii="Arial" w:eastAsia="Times New Roman" w:hAnsi="Arial" w:cs="Arial"/>
                <w:spacing w:val="-1"/>
                <w:sz w:val="20"/>
                <w:szCs w:val="20"/>
                <w:rPrChange w:id="2830" w:author="Adelino Naquarta Sepalanga Domingos" w:date="2025-03-05T09:00:00Z" w16du:dateUtc="2025-03-05T08:00:00Z">
                  <w:rPr>
                    <w:rFonts w:ascii="Times New Roman" w:eastAsia="Times New Roman" w:hAnsi="Times New Roman"/>
                    <w:spacing w:val="-1"/>
                  </w:rPr>
                </w:rPrChange>
              </w:rPr>
              <w:t>PostalCode</w:t>
            </w:r>
            <w:proofErr w:type="spellEnd"/>
            <w:r w:rsidRPr="001A2728">
              <w:rPr>
                <w:rFonts w:ascii="Arial" w:eastAsia="Times New Roman" w:hAnsi="Arial" w:cs="Arial"/>
                <w:spacing w:val="-1"/>
                <w:sz w:val="20"/>
                <w:szCs w:val="20"/>
                <w:rPrChange w:id="2831"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E79BFC" w14:textId="77777777" w:rsidR="003F3EDE" w:rsidRPr="001A2728" w:rsidRDefault="003F3EDE" w:rsidP="0025185C">
            <w:pPr>
              <w:widowControl w:val="0"/>
              <w:spacing w:after="0" w:line="240" w:lineRule="auto"/>
              <w:rPr>
                <w:rFonts w:ascii="Arial" w:eastAsia="Times New Roman" w:hAnsi="Arial" w:cs="Arial"/>
                <w:spacing w:val="-1"/>
                <w:sz w:val="20"/>
                <w:szCs w:val="20"/>
                <w:rPrChange w:id="2832"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5812F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3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34" w:author="Adelino Naquarta Sepalanga Domingos" w:date="2025-03-05T09:00:00Z" w16du:dateUtc="2025-03-05T08:00:00Z">
                  <w:rPr>
                    <w:rFonts w:ascii="Times New Roman" w:eastAsia="Times New Roman" w:hAnsi="Times New Roman"/>
                    <w:spacing w:val="-1"/>
                  </w:rPr>
                </w:rPrChange>
              </w:rPr>
              <w:t xml:space="preserve">Texto </w:t>
            </w:r>
          </w:p>
          <w:p w14:paraId="5FDCC12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3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36" w:author="Adelino Naquarta Sepalanga Domingos" w:date="2025-03-05T09:00:00Z" w16du:dateUtc="2025-03-05T08:00:00Z">
                  <w:rPr>
                    <w:rFonts w:ascii="Times New Roman" w:eastAsia="Times New Roman" w:hAnsi="Times New Roman"/>
                    <w:spacing w:val="-1"/>
                  </w:rPr>
                </w:rPrChange>
              </w:rPr>
              <w:t>10</w:t>
            </w:r>
          </w:p>
        </w:tc>
      </w:tr>
      <w:tr w:rsidR="003F3EDE" w:rsidRPr="001A2728" w14:paraId="0A797FF7"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233D5DB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37" w:author="Adelino Naquarta Sepalanga Domingos" w:date="2025-03-05T09:00:00Z" w16du:dateUtc="2025-03-05T08:00:00Z">
                  <w:rPr>
                    <w:rFonts w:ascii="Times New Roman" w:eastAsia="Times New Roman" w:hAnsi="Times New Roman"/>
                    <w:spacing w:val="-1"/>
                  </w:rPr>
                </w:rPrChange>
              </w:rPr>
            </w:pPr>
          </w:p>
          <w:p w14:paraId="044203F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3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39" w:author="Adelino Naquarta Sepalanga Domingos" w:date="2025-03-05T09:00:00Z" w16du:dateUtc="2025-03-05T08:00:00Z">
                  <w:rPr>
                    <w:rFonts w:ascii="Times New Roman" w:eastAsia="Times New Roman" w:hAnsi="Times New Roman"/>
                    <w:spacing w:val="-1"/>
                  </w:rPr>
                </w:rPrChange>
              </w:rPr>
              <w:t>1.7.6.</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739EC836"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40"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2D73A346" w14:textId="77777777" w:rsidR="003F3EDE" w:rsidRPr="001A2728" w:rsidRDefault="003F3EDE" w:rsidP="0025185C">
            <w:pPr>
              <w:widowControl w:val="0"/>
              <w:spacing w:after="0" w:line="240" w:lineRule="auto"/>
              <w:rPr>
                <w:rFonts w:ascii="Arial" w:eastAsia="Times New Roman" w:hAnsi="Arial" w:cs="Arial"/>
                <w:spacing w:val="-1"/>
                <w:sz w:val="20"/>
                <w:szCs w:val="20"/>
                <w:rPrChange w:id="284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42" w:author="Adelino Naquarta Sepalanga Domingos" w:date="2025-03-05T09:00:00Z" w16du:dateUtc="2025-03-05T08:00:00Z">
                  <w:rPr>
                    <w:rFonts w:ascii="Times New Roman" w:eastAsia="Times New Roman" w:hAnsi="Times New Roman"/>
                    <w:spacing w:val="-1"/>
                  </w:rPr>
                </w:rPrChange>
              </w:rPr>
              <w:t>Província (</w:t>
            </w:r>
            <w:proofErr w:type="spellStart"/>
            <w:r w:rsidRPr="001A2728">
              <w:rPr>
                <w:rFonts w:ascii="Arial" w:eastAsia="Times New Roman" w:hAnsi="Arial" w:cs="Arial"/>
                <w:spacing w:val="-1"/>
                <w:sz w:val="20"/>
                <w:szCs w:val="20"/>
                <w:rPrChange w:id="2843" w:author="Adelino Naquarta Sepalanga Domingos" w:date="2025-03-05T09:00:00Z" w16du:dateUtc="2025-03-05T08:00:00Z">
                  <w:rPr>
                    <w:rFonts w:ascii="Times New Roman" w:eastAsia="Times New Roman" w:hAnsi="Times New Roman"/>
                    <w:spacing w:val="-1"/>
                  </w:rPr>
                </w:rPrChange>
              </w:rPr>
              <w:t>Province</w:t>
            </w:r>
            <w:proofErr w:type="spellEnd"/>
            <w:r w:rsidRPr="001A2728">
              <w:rPr>
                <w:rFonts w:ascii="Arial" w:eastAsia="Times New Roman" w:hAnsi="Arial" w:cs="Arial"/>
                <w:spacing w:val="-1"/>
                <w:sz w:val="20"/>
                <w:szCs w:val="20"/>
                <w:rPrChange w:id="2844"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484B7E62" w14:textId="77777777" w:rsidR="003F3EDE" w:rsidRPr="001A2728" w:rsidRDefault="003F3EDE" w:rsidP="0025185C">
            <w:pPr>
              <w:widowControl w:val="0"/>
              <w:spacing w:after="0" w:line="240" w:lineRule="auto"/>
              <w:rPr>
                <w:rFonts w:ascii="Arial" w:eastAsia="Times New Roman" w:hAnsi="Arial" w:cs="Arial"/>
                <w:spacing w:val="-1"/>
                <w:sz w:val="20"/>
                <w:szCs w:val="20"/>
                <w:rPrChange w:id="2845"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133C5A29"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4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47" w:author="Adelino Naquarta Sepalanga Domingos" w:date="2025-03-05T09:00:00Z" w16du:dateUtc="2025-03-05T08:00:00Z">
                  <w:rPr>
                    <w:rFonts w:ascii="Times New Roman" w:eastAsia="Times New Roman" w:hAnsi="Times New Roman"/>
                    <w:spacing w:val="-1"/>
                  </w:rPr>
                </w:rPrChange>
              </w:rPr>
              <w:t xml:space="preserve">Texto </w:t>
            </w:r>
          </w:p>
          <w:p w14:paraId="0D5B813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4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49" w:author="Adelino Naquarta Sepalanga Domingos" w:date="2025-03-05T09:00:00Z" w16du:dateUtc="2025-03-05T08:00:00Z">
                  <w:rPr>
                    <w:rFonts w:ascii="Times New Roman" w:eastAsia="Times New Roman" w:hAnsi="Times New Roman"/>
                    <w:spacing w:val="-1"/>
                  </w:rPr>
                </w:rPrChange>
              </w:rPr>
              <w:t>50</w:t>
            </w:r>
          </w:p>
        </w:tc>
      </w:tr>
      <w:tr w:rsidR="003F3EDE" w:rsidRPr="001A2728" w14:paraId="14A04E5D"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2EDDC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50" w:author="Adelino Naquarta Sepalanga Domingos" w:date="2025-03-05T09:00:00Z" w16du:dateUtc="2025-03-05T08:00:00Z">
                  <w:rPr>
                    <w:rFonts w:ascii="Times New Roman" w:eastAsia="Times New Roman" w:hAnsi="Times New Roman"/>
                    <w:spacing w:val="-1"/>
                  </w:rPr>
                </w:rPrChange>
              </w:rPr>
            </w:pPr>
          </w:p>
          <w:p w14:paraId="0AFFEEB9"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5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52" w:author="Adelino Naquarta Sepalanga Domingos" w:date="2025-03-05T09:00:00Z" w16du:dateUtc="2025-03-05T08:00:00Z">
                  <w:rPr>
                    <w:rFonts w:ascii="Times New Roman" w:eastAsia="Times New Roman" w:hAnsi="Times New Roman"/>
                    <w:spacing w:val="-1"/>
                  </w:rPr>
                </w:rPrChange>
              </w:rPr>
              <w:t>1.7.7.</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75DC6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53" w:author="Adelino Naquarta Sepalanga Domingos" w:date="2025-03-05T09:00:00Z" w16du:dateUtc="2025-03-05T08:00:00Z">
                  <w:rPr>
                    <w:rFonts w:ascii="Times New Roman" w:eastAsia="Times New Roman" w:hAnsi="Times New Roman"/>
                    <w:spacing w:val="-1"/>
                  </w:rPr>
                </w:rPrChange>
              </w:rPr>
            </w:pPr>
          </w:p>
          <w:p w14:paraId="1F94B01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5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55"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34FC76" w14:textId="77777777" w:rsidR="003F3EDE" w:rsidRPr="001A2728" w:rsidRDefault="003F3EDE" w:rsidP="0025185C">
            <w:pPr>
              <w:widowControl w:val="0"/>
              <w:spacing w:after="0" w:line="240" w:lineRule="auto"/>
              <w:rPr>
                <w:rFonts w:ascii="Arial" w:eastAsia="Times New Roman" w:hAnsi="Arial" w:cs="Arial"/>
                <w:spacing w:val="-1"/>
                <w:sz w:val="20"/>
                <w:szCs w:val="20"/>
                <w:rPrChange w:id="285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57" w:author="Adelino Naquarta Sepalanga Domingos" w:date="2025-03-05T09:00:00Z" w16du:dateUtc="2025-03-05T08:00:00Z">
                  <w:rPr>
                    <w:rFonts w:ascii="Times New Roman" w:eastAsia="Times New Roman" w:hAnsi="Times New Roman"/>
                    <w:spacing w:val="-1"/>
                  </w:rPr>
                </w:rPrChange>
              </w:rPr>
              <w:t>País (Country)</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9C60FFC" w14:textId="77777777" w:rsidR="003F3EDE" w:rsidRPr="001A2728" w:rsidRDefault="003F3EDE" w:rsidP="0025185C">
            <w:pPr>
              <w:widowControl w:val="0"/>
              <w:spacing w:after="0" w:line="240" w:lineRule="auto"/>
              <w:rPr>
                <w:rFonts w:ascii="Arial" w:eastAsia="Times New Roman" w:hAnsi="Arial" w:cs="Arial"/>
                <w:spacing w:val="-1"/>
                <w:sz w:val="20"/>
                <w:szCs w:val="20"/>
                <w:rPrChange w:id="285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59" w:author="Adelino Naquarta Sepalanga Domingos" w:date="2025-03-05T09:00:00Z" w16du:dateUtc="2025-03-05T08:00:00Z">
                  <w:rPr>
                    <w:rFonts w:ascii="Times New Roman" w:eastAsia="Times New Roman" w:hAnsi="Times New Roman"/>
                    <w:spacing w:val="-1"/>
                  </w:rPr>
                </w:rPrChange>
              </w:rPr>
              <w:t>Preencher com “AO”.</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601D93"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6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61" w:author="Adelino Naquarta Sepalanga Domingos" w:date="2025-03-05T09:00:00Z" w16du:dateUtc="2025-03-05T08:00:00Z">
                  <w:rPr>
                    <w:rFonts w:ascii="Times New Roman" w:eastAsia="Times New Roman" w:hAnsi="Times New Roman"/>
                    <w:spacing w:val="-1"/>
                  </w:rPr>
                </w:rPrChange>
              </w:rPr>
              <w:t>Texto</w:t>
            </w:r>
          </w:p>
          <w:p w14:paraId="685B60E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6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63" w:author="Adelino Naquarta Sepalanga Domingos" w:date="2025-03-05T09:00:00Z" w16du:dateUtc="2025-03-05T08:00:00Z">
                  <w:rPr>
                    <w:rFonts w:ascii="Times New Roman" w:eastAsia="Times New Roman" w:hAnsi="Times New Roman"/>
                    <w:spacing w:val="-1"/>
                  </w:rPr>
                </w:rPrChange>
              </w:rPr>
              <w:t xml:space="preserve"> 2</w:t>
            </w:r>
          </w:p>
        </w:tc>
      </w:tr>
      <w:tr w:rsidR="003F3EDE" w:rsidRPr="001A2728" w14:paraId="4E1F2EA0"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64EB093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64" w:author="Adelino Naquarta Sepalanga Domingos" w:date="2025-03-05T09:00:00Z" w16du:dateUtc="2025-03-05T08:00:00Z">
                  <w:rPr>
                    <w:rFonts w:ascii="Times New Roman" w:eastAsia="Times New Roman" w:hAnsi="Times New Roman"/>
                    <w:spacing w:val="-1"/>
                  </w:rPr>
                </w:rPrChange>
              </w:rPr>
            </w:pPr>
          </w:p>
          <w:p w14:paraId="27CD957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6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66" w:author="Adelino Naquarta Sepalanga Domingos" w:date="2025-03-05T09:00:00Z" w16du:dateUtc="2025-03-05T08:00:00Z">
                  <w:rPr>
                    <w:rFonts w:ascii="Times New Roman" w:eastAsia="Times New Roman" w:hAnsi="Times New Roman"/>
                    <w:spacing w:val="-1"/>
                  </w:rPr>
                </w:rPrChange>
              </w:rPr>
              <w:t>1.8.</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14EBD43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67" w:author="Adelino Naquarta Sepalanga Domingos" w:date="2025-03-05T09:00:00Z" w16du:dateUtc="2025-03-05T08:00:00Z">
                  <w:rPr>
                    <w:rFonts w:ascii="Times New Roman" w:eastAsia="Times New Roman" w:hAnsi="Times New Roman"/>
                    <w:spacing w:val="-1"/>
                  </w:rPr>
                </w:rPrChange>
              </w:rPr>
            </w:pPr>
          </w:p>
          <w:p w14:paraId="36382D19"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6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69"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2426F4FF" w14:textId="77777777" w:rsidR="003F3EDE" w:rsidRPr="001A2728" w:rsidRDefault="003F3EDE" w:rsidP="0025185C">
            <w:pPr>
              <w:widowControl w:val="0"/>
              <w:spacing w:after="0" w:line="240" w:lineRule="auto"/>
              <w:rPr>
                <w:rFonts w:ascii="Arial" w:eastAsia="Times New Roman" w:hAnsi="Arial" w:cs="Arial"/>
                <w:spacing w:val="-1"/>
                <w:sz w:val="20"/>
                <w:szCs w:val="20"/>
                <w:rPrChange w:id="2870" w:author="Adelino Naquarta Sepalanga Domingos" w:date="2025-03-05T09:00:00Z" w16du:dateUtc="2025-03-05T08:00:00Z">
                  <w:rPr>
                    <w:rFonts w:ascii="Times New Roman" w:eastAsia="Times New Roman" w:hAnsi="Times New Roman"/>
                    <w:spacing w:val="-1"/>
                  </w:rPr>
                </w:rPrChange>
              </w:rPr>
            </w:pPr>
          </w:p>
          <w:p w14:paraId="0591971C" w14:textId="77777777" w:rsidR="003F3EDE" w:rsidRPr="001A2728" w:rsidRDefault="003F3EDE" w:rsidP="0025185C">
            <w:pPr>
              <w:widowControl w:val="0"/>
              <w:spacing w:after="0" w:line="240" w:lineRule="auto"/>
              <w:rPr>
                <w:rFonts w:ascii="Arial" w:eastAsia="Times New Roman" w:hAnsi="Arial" w:cs="Arial"/>
                <w:spacing w:val="-1"/>
                <w:sz w:val="20"/>
                <w:szCs w:val="20"/>
                <w:rPrChange w:id="287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72" w:author="Adelino Naquarta Sepalanga Domingos" w:date="2025-03-05T09:00:00Z" w16du:dateUtc="2025-03-05T08:00:00Z">
                  <w:rPr>
                    <w:rFonts w:ascii="Times New Roman" w:eastAsia="Times New Roman" w:hAnsi="Times New Roman"/>
                    <w:spacing w:val="-1"/>
                  </w:rPr>
                </w:rPrChange>
              </w:rPr>
              <w:t>Ano fiscal (</w:t>
            </w:r>
            <w:proofErr w:type="spellStart"/>
            <w:r w:rsidRPr="001A2728">
              <w:rPr>
                <w:rFonts w:ascii="Arial" w:eastAsia="Times New Roman" w:hAnsi="Arial" w:cs="Arial"/>
                <w:spacing w:val="-1"/>
                <w:sz w:val="20"/>
                <w:szCs w:val="20"/>
                <w:rPrChange w:id="2873" w:author="Adelino Naquarta Sepalanga Domingos" w:date="2025-03-05T09:00:00Z" w16du:dateUtc="2025-03-05T08:00:00Z">
                  <w:rPr>
                    <w:rFonts w:ascii="Times New Roman" w:eastAsia="Times New Roman" w:hAnsi="Times New Roman"/>
                    <w:spacing w:val="-1"/>
                  </w:rPr>
                </w:rPrChange>
              </w:rPr>
              <w:t>FiscalYear</w:t>
            </w:r>
            <w:proofErr w:type="spellEnd"/>
            <w:r w:rsidRPr="001A2728">
              <w:rPr>
                <w:rFonts w:ascii="Arial" w:eastAsia="Times New Roman" w:hAnsi="Arial" w:cs="Arial"/>
                <w:spacing w:val="-1"/>
                <w:sz w:val="20"/>
                <w:szCs w:val="20"/>
                <w:rPrChange w:id="2874"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3D5EB0B0" w14:textId="77777777" w:rsidR="003F3EDE" w:rsidRPr="001A2728" w:rsidRDefault="003F3EDE" w:rsidP="0025185C">
            <w:pPr>
              <w:widowControl w:val="0"/>
              <w:spacing w:after="0" w:line="240" w:lineRule="auto"/>
              <w:rPr>
                <w:rFonts w:ascii="Arial" w:eastAsia="Times New Roman" w:hAnsi="Arial" w:cs="Arial"/>
                <w:spacing w:val="-1"/>
                <w:sz w:val="20"/>
                <w:szCs w:val="20"/>
                <w:rPrChange w:id="287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76" w:author="Adelino Naquarta Sepalanga Domingos" w:date="2025-03-05T09:00:00Z" w16du:dateUtc="2025-03-05T08:00:00Z">
                  <w:rPr>
                    <w:rFonts w:ascii="Times New Roman" w:eastAsia="Times New Roman" w:hAnsi="Times New Roman"/>
                    <w:spacing w:val="-1"/>
                  </w:rPr>
                </w:rPrChange>
              </w:rPr>
              <w:t>Utilizar as regras do Código do II, no caso de períodos contabilísticos coincidentes com o ano civil.</w:t>
            </w: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74AD2D8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77" w:author="Adelino Naquarta Sepalanga Domingos" w:date="2025-03-05T09:00:00Z" w16du:dateUtc="2025-03-05T08:00:00Z">
                  <w:rPr>
                    <w:rFonts w:ascii="Times New Roman" w:eastAsia="Times New Roman" w:hAnsi="Times New Roman"/>
                    <w:spacing w:val="-1"/>
                  </w:rPr>
                </w:rPrChange>
              </w:rPr>
            </w:pPr>
          </w:p>
          <w:p w14:paraId="32B8428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7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79" w:author="Adelino Naquarta Sepalanga Domingos" w:date="2025-03-05T09:00:00Z" w16du:dateUtc="2025-03-05T08:00:00Z">
                  <w:rPr>
                    <w:rFonts w:ascii="Times New Roman" w:eastAsia="Times New Roman" w:hAnsi="Times New Roman"/>
                    <w:spacing w:val="-1"/>
                  </w:rPr>
                </w:rPrChange>
              </w:rPr>
              <w:t xml:space="preserve">Inteiro </w:t>
            </w:r>
          </w:p>
          <w:p w14:paraId="61DBF3A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8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81" w:author="Adelino Naquarta Sepalanga Domingos" w:date="2025-03-05T09:00:00Z" w16du:dateUtc="2025-03-05T08:00:00Z">
                  <w:rPr>
                    <w:rFonts w:ascii="Times New Roman" w:eastAsia="Times New Roman" w:hAnsi="Times New Roman"/>
                    <w:spacing w:val="-1"/>
                  </w:rPr>
                </w:rPrChange>
              </w:rPr>
              <w:t>4</w:t>
            </w:r>
          </w:p>
        </w:tc>
      </w:tr>
      <w:tr w:rsidR="003F3EDE" w:rsidRPr="001A2728" w14:paraId="5DA393F9"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4C8B9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82" w:author="Adelino Naquarta Sepalanga Domingos" w:date="2025-03-05T09:00:00Z" w16du:dateUtc="2025-03-05T08:00:00Z">
                  <w:rPr>
                    <w:rFonts w:ascii="Times New Roman" w:eastAsia="Times New Roman" w:hAnsi="Times New Roman"/>
                    <w:spacing w:val="-1"/>
                  </w:rPr>
                </w:rPrChange>
              </w:rPr>
            </w:pPr>
          </w:p>
          <w:p w14:paraId="1C94D78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8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84" w:author="Adelino Naquarta Sepalanga Domingos" w:date="2025-03-05T09:00:00Z" w16du:dateUtc="2025-03-05T08:00:00Z">
                  <w:rPr>
                    <w:rFonts w:ascii="Times New Roman" w:eastAsia="Times New Roman" w:hAnsi="Times New Roman"/>
                    <w:spacing w:val="-1"/>
                  </w:rPr>
                </w:rPrChange>
              </w:rPr>
              <w:t>1.9.</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1E546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85" w:author="Adelino Naquarta Sepalanga Domingos" w:date="2025-03-05T09:00:00Z" w16du:dateUtc="2025-03-05T08:00:00Z">
                  <w:rPr>
                    <w:rFonts w:ascii="Times New Roman" w:eastAsia="Times New Roman" w:hAnsi="Times New Roman"/>
                    <w:spacing w:val="-1"/>
                  </w:rPr>
                </w:rPrChange>
              </w:rPr>
            </w:pPr>
          </w:p>
          <w:p w14:paraId="4798C9E3"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8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87"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85D478" w14:textId="77777777" w:rsidR="003F3EDE" w:rsidRPr="001A2728" w:rsidRDefault="003F3EDE" w:rsidP="0025185C">
            <w:pPr>
              <w:widowControl w:val="0"/>
              <w:spacing w:after="0" w:line="240" w:lineRule="auto"/>
              <w:rPr>
                <w:rFonts w:ascii="Arial" w:eastAsia="Times New Roman" w:hAnsi="Arial" w:cs="Arial"/>
                <w:spacing w:val="-1"/>
                <w:sz w:val="20"/>
                <w:szCs w:val="20"/>
                <w:rPrChange w:id="288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89" w:author="Adelino Naquarta Sepalanga Domingos" w:date="2025-03-05T09:00:00Z" w16du:dateUtc="2025-03-05T08:00:00Z">
                  <w:rPr>
                    <w:rFonts w:ascii="Times New Roman" w:eastAsia="Times New Roman" w:hAnsi="Times New Roman"/>
                    <w:spacing w:val="-1"/>
                  </w:rPr>
                </w:rPrChange>
              </w:rPr>
              <w:t>Data do início do período do ficheiro (</w:t>
            </w:r>
            <w:proofErr w:type="spellStart"/>
            <w:r w:rsidRPr="001A2728">
              <w:rPr>
                <w:rFonts w:ascii="Arial" w:eastAsia="Times New Roman" w:hAnsi="Arial" w:cs="Arial"/>
                <w:spacing w:val="-1"/>
                <w:sz w:val="20"/>
                <w:szCs w:val="20"/>
                <w:rPrChange w:id="2890" w:author="Adelino Naquarta Sepalanga Domingos" w:date="2025-03-05T09:00:00Z" w16du:dateUtc="2025-03-05T08:00:00Z">
                  <w:rPr>
                    <w:rFonts w:ascii="Times New Roman" w:eastAsia="Times New Roman" w:hAnsi="Times New Roman"/>
                    <w:spacing w:val="-1"/>
                  </w:rPr>
                </w:rPrChange>
              </w:rPr>
              <w:t>StartDate</w:t>
            </w:r>
            <w:proofErr w:type="spellEnd"/>
            <w:r w:rsidRPr="001A2728">
              <w:rPr>
                <w:rFonts w:ascii="Arial" w:eastAsia="Times New Roman" w:hAnsi="Arial" w:cs="Arial"/>
                <w:spacing w:val="-1"/>
                <w:sz w:val="20"/>
                <w:szCs w:val="20"/>
                <w:rPrChange w:id="2891"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34D29D" w14:textId="77777777" w:rsidR="003F3EDE" w:rsidRPr="001A2728" w:rsidRDefault="003F3EDE" w:rsidP="0025185C">
            <w:pPr>
              <w:widowControl w:val="0"/>
              <w:spacing w:after="0" w:line="240" w:lineRule="auto"/>
              <w:rPr>
                <w:rFonts w:ascii="Arial" w:eastAsia="Times New Roman" w:hAnsi="Arial" w:cs="Arial"/>
                <w:spacing w:val="-1"/>
                <w:sz w:val="20"/>
                <w:szCs w:val="20"/>
                <w:rPrChange w:id="2892"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80B4C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9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94" w:author="Adelino Naquarta Sepalanga Domingos" w:date="2025-03-05T09:00:00Z" w16du:dateUtc="2025-03-05T08:00:00Z">
                  <w:rPr>
                    <w:rFonts w:ascii="Times New Roman" w:eastAsia="Times New Roman" w:hAnsi="Times New Roman"/>
                    <w:spacing w:val="-1"/>
                  </w:rPr>
                </w:rPrChange>
              </w:rPr>
              <w:t>Data</w:t>
            </w:r>
          </w:p>
        </w:tc>
      </w:tr>
      <w:tr w:rsidR="003F3EDE" w:rsidRPr="001A2728" w14:paraId="36A29CB2"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6770B05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95" w:author="Adelino Naquarta Sepalanga Domingos" w:date="2025-03-05T09:00:00Z" w16du:dateUtc="2025-03-05T08:00:00Z">
                  <w:rPr>
                    <w:rFonts w:ascii="Times New Roman" w:eastAsia="Times New Roman" w:hAnsi="Times New Roman"/>
                    <w:spacing w:val="-1"/>
                  </w:rPr>
                </w:rPrChange>
              </w:rPr>
            </w:pPr>
          </w:p>
          <w:p w14:paraId="6928ECB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9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97" w:author="Adelino Naquarta Sepalanga Domingos" w:date="2025-03-05T09:00:00Z" w16du:dateUtc="2025-03-05T08:00:00Z">
                  <w:rPr>
                    <w:rFonts w:ascii="Times New Roman" w:eastAsia="Times New Roman" w:hAnsi="Times New Roman"/>
                    <w:spacing w:val="-1"/>
                  </w:rPr>
                </w:rPrChange>
              </w:rPr>
              <w:t>1.10.</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620EFC4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98" w:author="Adelino Naquarta Sepalanga Domingos" w:date="2025-03-05T09:00:00Z" w16du:dateUtc="2025-03-05T08:00:00Z">
                  <w:rPr>
                    <w:rFonts w:ascii="Times New Roman" w:eastAsia="Times New Roman" w:hAnsi="Times New Roman"/>
                    <w:spacing w:val="-1"/>
                  </w:rPr>
                </w:rPrChange>
              </w:rPr>
            </w:pPr>
          </w:p>
          <w:p w14:paraId="73F1260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9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00"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054CCC83" w14:textId="77777777" w:rsidR="003F3EDE" w:rsidRPr="001A2728" w:rsidRDefault="003F3EDE" w:rsidP="0025185C">
            <w:pPr>
              <w:widowControl w:val="0"/>
              <w:spacing w:after="0" w:line="240" w:lineRule="auto"/>
              <w:rPr>
                <w:rFonts w:ascii="Arial" w:eastAsia="Times New Roman" w:hAnsi="Arial" w:cs="Arial"/>
                <w:spacing w:val="-1"/>
                <w:sz w:val="20"/>
                <w:szCs w:val="20"/>
                <w:rPrChange w:id="290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02" w:author="Adelino Naquarta Sepalanga Domingos" w:date="2025-03-05T09:00:00Z" w16du:dateUtc="2025-03-05T08:00:00Z">
                  <w:rPr>
                    <w:rFonts w:ascii="Times New Roman" w:eastAsia="Times New Roman" w:hAnsi="Times New Roman"/>
                    <w:spacing w:val="-1"/>
                  </w:rPr>
                </w:rPrChange>
              </w:rPr>
              <w:t>Data do fim do período do ficheiro (</w:t>
            </w:r>
            <w:proofErr w:type="spellStart"/>
            <w:r w:rsidRPr="001A2728">
              <w:rPr>
                <w:rFonts w:ascii="Arial" w:eastAsia="Times New Roman" w:hAnsi="Arial" w:cs="Arial"/>
                <w:spacing w:val="-1"/>
                <w:sz w:val="20"/>
                <w:szCs w:val="20"/>
                <w:rPrChange w:id="2903" w:author="Adelino Naquarta Sepalanga Domingos" w:date="2025-03-05T09:00:00Z" w16du:dateUtc="2025-03-05T08:00:00Z">
                  <w:rPr>
                    <w:rFonts w:ascii="Times New Roman" w:eastAsia="Times New Roman" w:hAnsi="Times New Roman"/>
                    <w:spacing w:val="-1"/>
                  </w:rPr>
                </w:rPrChange>
              </w:rPr>
              <w:t>EndDate</w:t>
            </w:r>
            <w:proofErr w:type="spellEnd"/>
            <w:r w:rsidRPr="001A2728">
              <w:rPr>
                <w:rFonts w:ascii="Arial" w:eastAsia="Times New Roman" w:hAnsi="Arial" w:cs="Arial"/>
                <w:spacing w:val="-1"/>
                <w:sz w:val="20"/>
                <w:szCs w:val="20"/>
                <w:rPrChange w:id="2904"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6E4E7BB4" w14:textId="77777777" w:rsidR="003F3EDE" w:rsidRPr="001A2728" w:rsidRDefault="003F3EDE" w:rsidP="0025185C">
            <w:pPr>
              <w:widowControl w:val="0"/>
              <w:spacing w:after="0" w:line="240" w:lineRule="auto"/>
              <w:rPr>
                <w:rFonts w:ascii="Arial" w:eastAsia="Times New Roman" w:hAnsi="Arial" w:cs="Arial"/>
                <w:spacing w:val="-1"/>
                <w:sz w:val="20"/>
                <w:szCs w:val="20"/>
                <w:rPrChange w:id="2905"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53EC987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0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07" w:author="Adelino Naquarta Sepalanga Domingos" w:date="2025-03-05T09:00:00Z" w16du:dateUtc="2025-03-05T08:00:00Z">
                  <w:rPr>
                    <w:rFonts w:ascii="Times New Roman" w:eastAsia="Times New Roman" w:hAnsi="Times New Roman"/>
                    <w:spacing w:val="-1"/>
                  </w:rPr>
                </w:rPrChange>
              </w:rPr>
              <w:t>Data</w:t>
            </w:r>
          </w:p>
        </w:tc>
      </w:tr>
      <w:tr w:rsidR="003F3EDE" w:rsidRPr="001A2728" w14:paraId="35903E4F"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6235B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08" w:author="Adelino Naquarta Sepalanga Domingos" w:date="2025-03-05T09:00:00Z" w16du:dateUtc="2025-03-05T08:00:00Z">
                  <w:rPr>
                    <w:rFonts w:ascii="Times New Roman" w:eastAsia="Times New Roman" w:hAnsi="Times New Roman"/>
                    <w:spacing w:val="-1"/>
                  </w:rPr>
                </w:rPrChange>
              </w:rPr>
            </w:pPr>
          </w:p>
          <w:p w14:paraId="2DB3EAF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0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10" w:author="Adelino Naquarta Sepalanga Domingos" w:date="2025-03-05T09:00:00Z" w16du:dateUtc="2025-03-05T08:00:00Z">
                  <w:rPr>
                    <w:rFonts w:ascii="Times New Roman" w:eastAsia="Times New Roman" w:hAnsi="Times New Roman"/>
                    <w:spacing w:val="-1"/>
                  </w:rPr>
                </w:rPrChange>
              </w:rPr>
              <w:t>1.11.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4A3A7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11" w:author="Adelino Naquarta Sepalanga Domingos" w:date="2025-03-05T09:00:00Z" w16du:dateUtc="2025-03-05T08:00:00Z">
                  <w:rPr>
                    <w:rFonts w:ascii="Times New Roman" w:eastAsia="Times New Roman" w:hAnsi="Times New Roman"/>
                    <w:spacing w:val="-1"/>
                  </w:rPr>
                </w:rPrChange>
              </w:rPr>
            </w:pPr>
          </w:p>
          <w:p w14:paraId="3CB178D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1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13"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759DE1" w14:textId="77777777" w:rsidR="003F3EDE" w:rsidRPr="001A2728" w:rsidRDefault="003F3EDE" w:rsidP="0025185C">
            <w:pPr>
              <w:widowControl w:val="0"/>
              <w:spacing w:after="0" w:line="240" w:lineRule="auto"/>
              <w:rPr>
                <w:rFonts w:ascii="Arial" w:eastAsia="Times New Roman" w:hAnsi="Arial" w:cs="Arial"/>
                <w:spacing w:val="-1"/>
                <w:sz w:val="20"/>
                <w:szCs w:val="20"/>
                <w:rPrChange w:id="291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15" w:author="Adelino Naquarta Sepalanga Domingos" w:date="2025-03-05T09:00:00Z" w16du:dateUtc="2025-03-05T08:00:00Z">
                  <w:rPr>
                    <w:rFonts w:ascii="Times New Roman" w:eastAsia="Times New Roman" w:hAnsi="Times New Roman"/>
                    <w:spacing w:val="-1"/>
                  </w:rPr>
                </w:rPrChange>
              </w:rPr>
              <w:t>Código de moeda</w:t>
            </w:r>
          </w:p>
          <w:p w14:paraId="5E36AF68" w14:textId="77777777" w:rsidR="003F3EDE" w:rsidRPr="001A2728" w:rsidRDefault="003F3EDE" w:rsidP="0025185C">
            <w:pPr>
              <w:widowControl w:val="0"/>
              <w:spacing w:after="0" w:line="240" w:lineRule="auto"/>
              <w:rPr>
                <w:rFonts w:ascii="Arial" w:eastAsia="Times New Roman" w:hAnsi="Arial" w:cs="Arial"/>
                <w:spacing w:val="-1"/>
                <w:sz w:val="20"/>
                <w:szCs w:val="20"/>
                <w:rPrChange w:id="291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17" w:author="Adelino Naquarta Sepalanga Domingos" w:date="2025-03-05T09:00:00Z" w16du:dateUtc="2025-03-05T08:00:00Z">
                  <w:rPr>
                    <w:rFonts w:ascii="Times New Roman" w:eastAsia="Times New Roman" w:hAnsi="Times New Roman"/>
                    <w:spacing w:val="-1"/>
                  </w:rPr>
                </w:rPrChange>
              </w:rPr>
              <w:t>(</w:t>
            </w:r>
            <w:proofErr w:type="spellStart"/>
            <w:r w:rsidRPr="001A2728">
              <w:rPr>
                <w:rFonts w:ascii="Arial" w:eastAsia="Times New Roman" w:hAnsi="Arial" w:cs="Arial"/>
                <w:spacing w:val="-1"/>
                <w:sz w:val="20"/>
                <w:szCs w:val="20"/>
                <w:rPrChange w:id="2918" w:author="Adelino Naquarta Sepalanga Domingos" w:date="2025-03-05T09:00:00Z" w16du:dateUtc="2025-03-05T08:00:00Z">
                  <w:rPr>
                    <w:rFonts w:ascii="Times New Roman" w:eastAsia="Times New Roman" w:hAnsi="Times New Roman"/>
                    <w:spacing w:val="-1"/>
                  </w:rPr>
                </w:rPrChange>
              </w:rPr>
              <w:t>CurrencyCode</w:t>
            </w:r>
            <w:proofErr w:type="spellEnd"/>
            <w:r w:rsidRPr="001A2728">
              <w:rPr>
                <w:rFonts w:ascii="Arial" w:eastAsia="Times New Roman" w:hAnsi="Arial" w:cs="Arial"/>
                <w:spacing w:val="-1"/>
                <w:sz w:val="20"/>
                <w:szCs w:val="20"/>
                <w:rPrChange w:id="2919"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F40D8F" w14:textId="77777777" w:rsidR="003F3EDE" w:rsidRPr="001A2728" w:rsidRDefault="003F3EDE" w:rsidP="0025185C">
            <w:pPr>
              <w:widowControl w:val="0"/>
              <w:spacing w:after="0" w:line="240" w:lineRule="auto"/>
              <w:rPr>
                <w:rFonts w:ascii="Arial" w:eastAsia="Times New Roman" w:hAnsi="Arial" w:cs="Arial"/>
                <w:spacing w:val="-1"/>
                <w:sz w:val="20"/>
                <w:szCs w:val="20"/>
                <w:rPrChange w:id="292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21" w:author="Adelino Naquarta Sepalanga Domingos" w:date="2025-03-05T09:00:00Z" w16du:dateUtc="2025-03-05T08:00:00Z">
                  <w:rPr>
                    <w:rFonts w:ascii="Times New Roman" w:eastAsia="Times New Roman" w:hAnsi="Times New Roman"/>
                    <w:spacing w:val="-1"/>
                  </w:rPr>
                </w:rPrChange>
              </w:rPr>
              <w:t>Identifica a moeda padrão a utilizar nos campos do tipo monetário existentes no ficheiro. Preencher com “AOA”.</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B90C8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2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23" w:author="Adelino Naquarta Sepalanga Domingos" w:date="2025-03-05T09:00:00Z" w16du:dateUtc="2025-03-05T08:00:00Z">
                  <w:rPr>
                    <w:rFonts w:ascii="Times New Roman" w:eastAsia="Times New Roman" w:hAnsi="Times New Roman"/>
                    <w:spacing w:val="-1"/>
                  </w:rPr>
                </w:rPrChange>
              </w:rPr>
              <w:t xml:space="preserve">Texto </w:t>
            </w:r>
          </w:p>
          <w:p w14:paraId="312362C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2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25" w:author="Adelino Naquarta Sepalanga Domingos" w:date="2025-03-05T09:00:00Z" w16du:dateUtc="2025-03-05T08:00:00Z">
                  <w:rPr>
                    <w:rFonts w:ascii="Times New Roman" w:eastAsia="Times New Roman" w:hAnsi="Times New Roman"/>
                    <w:spacing w:val="-1"/>
                  </w:rPr>
                </w:rPrChange>
              </w:rPr>
              <w:t>3</w:t>
            </w:r>
          </w:p>
        </w:tc>
      </w:tr>
      <w:tr w:rsidR="003F3EDE" w:rsidRPr="001A2728" w14:paraId="2252C906"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79B33F6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26" w:author="Adelino Naquarta Sepalanga Domingos" w:date="2025-03-05T09:00:00Z" w16du:dateUtc="2025-03-05T08:00:00Z">
                  <w:rPr>
                    <w:rFonts w:ascii="Times New Roman" w:eastAsia="Times New Roman" w:hAnsi="Times New Roman"/>
                    <w:spacing w:val="-1"/>
                  </w:rPr>
                </w:rPrChange>
              </w:rPr>
            </w:pPr>
          </w:p>
          <w:p w14:paraId="6C934E8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2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28" w:author="Adelino Naquarta Sepalanga Domingos" w:date="2025-03-05T09:00:00Z" w16du:dateUtc="2025-03-05T08:00:00Z">
                  <w:rPr>
                    <w:rFonts w:ascii="Times New Roman" w:eastAsia="Times New Roman" w:hAnsi="Times New Roman"/>
                    <w:spacing w:val="-1"/>
                  </w:rPr>
                </w:rPrChange>
              </w:rPr>
              <w:t>1.12.</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6A39105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29" w:author="Adelino Naquarta Sepalanga Domingos" w:date="2025-03-05T09:00:00Z" w16du:dateUtc="2025-03-05T08:00:00Z">
                  <w:rPr>
                    <w:rFonts w:ascii="Times New Roman" w:eastAsia="Times New Roman" w:hAnsi="Times New Roman"/>
                    <w:spacing w:val="-1"/>
                  </w:rPr>
                </w:rPrChange>
              </w:rPr>
            </w:pPr>
          </w:p>
          <w:p w14:paraId="2A34144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3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31"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2AFB80C7" w14:textId="77777777" w:rsidR="003F3EDE" w:rsidRPr="001A2728" w:rsidRDefault="003F3EDE" w:rsidP="0025185C">
            <w:pPr>
              <w:widowControl w:val="0"/>
              <w:spacing w:after="0" w:line="240" w:lineRule="auto"/>
              <w:rPr>
                <w:rFonts w:ascii="Arial" w:eastAsia="Times New Roman" w:hAnsi="Arial" w:cs="Arial"/>
                <w:spacing w:val="-1"/>
                <w:sz w:val="20"/>
                <w:szCs w:val="20"/>
                <w:rPrChange w:id="293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33" w:author="Adelino Naquarta Sepalanga Domingos" w:date="2025-03-05T09:00:00Z" w16du:dateUtc="2025-03-05T08:00:00Z">
                  <w:rPr>
                    <w:rFonts w:ascii="Times New Roman" w:eastAsia="Times New Roman" w:hAnsi="Times New Roman"/>
                    <w:spacing w:val="-1"/>
                  </w:rPr>
                </w:rPrChange>
              </w:rPr>
              <w:t>Data da criação (</w:t>
            </w:r>
            <w:proofErr w:type="spellStart"/>
            <w:r w:rsidRPr="001A2728">
              <w:rPr>
                <w:rFonts w:ascii="Arial" w:eastAsia="Times New Roman" w:hAnsi="Arial" w:cs="Arial"/>
                <w:spacing w:val="-1"/>
                <w:sz w:val="20"/>
                <w:szCs w:val="20"/>
                <w:rPrChange w:id="2934" w:author="Adelino Naquarta Sepalanga Domingos" w:date="2025-03-05T09:00:00Z" w16du:dateUtc="2025-03-05T08:00:00Z">
                  <w:rPr>
                    <w:rFonts w:ascii="Times New Roman" w:eastAsia="Times New Roman" w:hAnsi="Times New Roman"/>
                    <w:spacing w:val="-1"/>
                  </w:rPr>
                </w:rPrChange>
              </w:rPr>
              <w:t>DateCreated</w:t>
            </w:r>
            <w:proofErr w:type="spellEnd"/>
            <w:r w:rsidRPr="001A2728">
              <w:rPr>
                <w:rFonts w:ascii="Arial" w:eastAsia="Times New Roman" w:hAnsi="Arial" w:cs="Arial"/>
                <w:spacing w:val="-1"/>
                <w:sz w:val="20"/>
                <w:szCs w:val="20"/>
                <w:rPrChange w:id="2935"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0D880B9E" w14:textId="77777777" w:rsidR="003F3EDE" w:rsidRPr="001A2728" w:rsidRDefault="003F3EDE" w:rsidP="0025185C">
            <w:pPr>
              <w:widowControl w:val="0"/>
              <w:spacing w:after="0" w:line="240" w:lineRule="auto"/>
              <w:rPr>
                <w:rFonts w:ascii="Arial" w:eastAsia="Times New Roman" w:hAnsi="Arial" w:cs="Arial"/>
                <w:spacing w:val="-1"/>
                <w:sz w:val="20"/>
                <w:szCs w:val="20"/>
                <w:rPrChange w:id="293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37" w:author="Adelino Naquarta Sepalanga Domingos" w:date="2025-03-05T09:00:00Z" w16du:dateUtc="2025-03-05T08:00:00Z">
                  <w:rPr>
                    <w:rFonts w:ascii="Times New Roman" w:eastAsia="Times New Roman" w:hAnsi="Times New Roman"/>
                    <w:spacing w:val="-1"/>
                  </w:rPr>
                </w:rPrChange>
              </w:rPr>
              <w:t>Data de criação do ficheiro XML do SAFT (AO).</w:t>
            </w: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37325E2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3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39" w:author="Adelino Naquarta Sepalanga Domingos" w:date="2025-03-05T09:00:00Z" w16du:dateUtc="2025-03-05T08:00:00Z">
                  <w:rPr>
                    <w:rFonts w:ascii="Times New Roman" w:eastAsia="Times New Roman" w:hAnsi="Times New Roman"/>
                    <w:spacing w:val="-1"/>
                  </w:rPr>
                </w:rPrChange>
              </w:rPr>
              <w:t>Data</w:t>
            </w:r>
          </w:p>
        </w:tc>
      </w:tr>
      <w:tr w:rsidR="003F3EDE" w:rsidRPr="001A2728" w14:paraId="22912098"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F6B043"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40" w:author="Adelino Naquarta Sepalanga Domingos" w:date="2025-03-05T09:00:00Z" w16du:dateUtc="2025-03-05T08:00:00Z">
                  <w:rPr>
                    <w:rFonts w:ascii="Times New Roman" w:eastAsia="Times New Roman" w:hAnsi="Times New Roman"/>
                    <w:spacing w:val="-1"/>
                  </w:rPr>
                </w:rPrChange>
              </w:rPr>
            </w:pPr>
          </w:p>
          <w:p w14:paraId="7ED4E64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41" w:author="Adelino Naquarta Sepalanga Domingos" w:date="2025-03-05T09:00:00Z" w16du:dateUtc="2025-03-05T08:00:00Z">
                  <w:rPr>
                    <w:rFonts w:ascii="Times New Roman" w:eastAsia="Times New Roman" w:hAnsi="Times New Roman"/>
                    <w:spacing w:val="-1"/>
                  </w:rPr>
                </w:rPrChange>
              </w:rPr>
            </w:pPr>
          </w:p>
          <w:p w14:paraId="48945B16"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42" w:author="Adelino Naquarta Sepalanga Domingos" w:date="2025-03-05T09:00:00Z" w16du:dateUtc="2025-03-05T08:00:00Z">
                  <w:rPr>
                    <w:rFonts w:ascii="Times New Roman" w:eastAsia="Times New Roman" w:hAnsi="Times New Roman"/>
                    <w:spacing w:val="-1"/>
                  </w:rPr>
                </w:rPrChange>
              </w:rPr>
            </w:pPr>
          </w:p>
          <w:p w14:paraId="7E77348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4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44" w:author="Adelino Naquarta Sepalanga Domingos" w:date="2025-03-05T09:00:00Z" w16du:dateUtc="2025-03-05T08:00:00Z">
                  <w:rPr>
                    <w:rFonts w:ascii="Times New Roman" w:eastAsia="Times New Roman" w:hAnsi="Times New Roman"/>
                    <w:spacing w:val="-1"/>
                  </w:rPr>
                </w:rPrChange>
              </w:rPr>
              <w:t>1.13.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27219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45" w:author="Adelino Naquarta Sepalanga Domingos" w:date="2025-03-05T09:00:00Z" w16du:dateUtc="2025-03-05T08:00:00Z">
                  <w:rPr>
                    <w:rFonts w:ascii="Times New Roman" w:eastAsia="Times New Roman" w:hAnsi="Times New Roman"/>
                    <w:spacing w:val="-1"/>
                  </w:rPr>
                </w:rPrChange>
              </w:rPr>
            </w:pPr>
          </w:p>
          <w:p w14:paraId="7E3FA1B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46" w:author="Adelino Naquarta Sepalanga Domingos" w:date="2025-03-05T09:00:00Z" w16du:dateUtc="2025-03-05T08:00:00Z">
                  <w:rPr>
                    <w:rFonts w:ascii="Times New Roman" w:eastAsia="Times New Roman" w:hAnsi="Times New Roman"/>
                    <w:spacing w:val="-1"/>
                  </w:rPr>
                </w:rPrChange>
              </w:rPr>
            </w:pPr>
          </w:p>
          <w:p w14:paraId="6A2B2AB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47" w:author="Adelino Naquarta Sepalanga Domingos" w:date="2025-03-05T09:00:00Z" w16du:dateUtc="2025-03-05T08:00:00Z">
                  <w:rPr>
                    <w:rFonts w:ascii="Times New Roman" w:eastAsia="Times New Roman" w:hAnsi="Times New Roman"/>
                    <w:spacing w:val="-1"/>
                  </w:rPr>
                </w:rPrChange>
              </w:rPr>
            </w:pPr>
          </w:p>
          <w:p w14:paraId="15119A0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4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49"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4F9EB7" w14:textId="77777777" w:rsidR="003F3EDE" w:rsidRPr="001A2728" w:rsidRDefault="003F3EDE" w:rsidP="0025185C">
            <w:pPr>
              <w:widowControl w:val="0"/>
              <w:spacing w:after="0" w:line="240" w:lineRule="auto"/>
              <w:rPr>
                <w:rFonts w:ascii="Arial" w:eastAsia="Times New Roman" w:hAnsi="Arial" w:cs="Arial"/>
                <w:spacing w:val="-1"/>
                <w:sz w:val="20"/>
                <w:szCs w:val="20"/>
                <w:rPrChange w:id="2950" w:author="Adelino Naquarta Sepalanga Domingos" w:date="2025-03-05T09:00:00Z" w16du:dateUtc="2025-03-05T08:00:00Z">
                  <w:rPr>
                    <w:rFonts w:ascii="Times New Roman" w:eastAsia="Times New Roman" w:hAnsi="Times New Roman"/>
                    <w:spacing w:val="-1"/>
                  </w:rPr>
                </w:rPrChange>
              </w:rPr>
            </w:pPr>
          </w:p>
          <w:p w14:paraId="0C88C2F4" w14:textId="77777777" w:rsidR="003F3EDE" w:rsidRPr="001A2728" w:rsidRDefault="003F3EDE" w:rsidP="0025185C">
            <w:pPr>
              <w:widowControl w:val="0"/>
              <w:spacing w:after="0" w:line="240" w:lineRule="auto"/>
              <w:rPr>
                <w:rFonts w:ascii="Arial" w:eastAsia="Times New Roman" w:hAnsi="Arial" w:cs="Arial"/>
                <w:spacing w:val="-1"/>
                <w:sz w:val="20"/>
                <w:szCs w:val="20"/>
                <w:rPrChange w:id="2951" w:author="Adelino Naquarta Sepalanga Domingos" w:date="2025-03-05T09:00:00Z" w16du:dateUtc="2025-03-05T08:00:00Z">
                  <w:rPr>
                    <w:rFonts w:ascii="Times New Roman" w:eastAsia="Times New Roman" w:hAnsi="Times New Roman"/>
                    <w:spacing w:val="-1"/>
                  </w:rPr>
                </w:rPrChange>
              </w:rPr>
            </w:pPr>
          </w:p>
          <w:p w14:paraId="75ABB067" w14:textId="77777777" w:rsidR="003F3EDE" w:rsidRPr="001A2728" w:rsidRDefault="003F3EDE" w:rsidP="0025185C">
            <w:pPr>
              <w:widowControl w:val="0"/>
              <w:spacing w:after="0" w:line="240" w:lineRule="auto"/>
              <w:rPr>
                <w:rFonts w:ascii="Arial" w:eastAsia="Times New Roman" w:hAnsi="Arial" w:cs="Arial"/>
                <w:spacing w:val="-1"/>
                <w:sz w:val="20"/>
                <w:szCs w:val="20"/>
                <w:rPrChange w:id="2952" w:author="Adelino Naquarta Sepalanga Domingos" w:date="2025-03-05T09:00:00Z" w16du:dateUtc="2025-03-05T08:00:00Z">
                  <w:rPr>
                    <w:rFonts w:ascii="Times New Roman" w:eastAsia="Times New Roman" w:hAnsi="Times New Roman"/>
                    <w:spacing w:val="-1"/>
                  </w:rPr>
                </w:rPrChange>
              </w:rPr>
            </w:pPr>
          </w:p>
          <w:p w14:paraId="569B4E3C" w14:textId="77777777" w:rsidR="003F3EDE" w:rsidRPr="001A2728" w:rsidRDefault="003F3EDE" w:rsidP="0025185C">
            <w:pPr>
              <w:widowControl w:val="0"/>
              <w:spacing w:after="0" w:line="240" w:lineRule="auto"/>
              <w:rPr>
                <w:rFonts w:ascii="Arial" w:eastAsia="Times New Roman" w:hAnsi="Arial" w:cs="Arial"/>
                <w:spacing w:val="-1"/>
                <w:sz w:val="20"/>
                <w:szCs w:val="20"/>
                <w:rPrChange w:id="295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54" w:author="Adelino Naquarta Sepalanga Domingos" w:date="2025-03-05T09:00:00Z" w16du:dateUtc="2025-03-05T08:00:00Z">
                  <w:rPr>
                    <w:rFonts w:ascii="Times New Roman" w:eastAsia="Times New Roman" w:hAnsi="Times New Roman"/>
                    <w:spacing w:val="-1"/>
                  </w:rPr>
                </w:rPrChange>
              </w:rPr>
              <w:t>Identificação do estabelecimento (</w:t>
            </w:r>
            <w:proofErr w:type="spellStart"/>
            <w:r w:rsidRPr="001A2728">
              <w:rPr>
                <w:rFonts w:ascii="Arial" w:eastAsia="Times New Roman" w:hAnsi="Arial" w:cs="Arial"/>
                <w:spacing w:val="-1"/>
                <w:sz w:val="20"/>
                <w:szCs w:val="20"/>
                <w:rPrChange w:id="2955" w:author="Adelino Naquarta Sepalanga Domingos" w:date="2025-03-05T09:00:00Z" w16du:dateUtc="2025-03-05T08:00:00Z">
                  <w:rPr>
                    <w:rFonts w:ascii="Times New Roman" w:eastAsia="Times New Roman" w:hAnsi="Times New Roman"/>
                    <w:spacing w:val="-1"/>
                  </w:rPr>
                </w:rPrChange>
              </w:rPr>
              <w:t>TaxEntity</w:t>
            </w:r>
            <w:proofErr w:type="spellEnd"/>
            <w:r w:rsidRPr="001A2728">
              <w:rPr>
                <w:rFonts w:ascii="Arial" w:eastAsia="Times New Roman" w:hAnsi="Arial" w:cs="Arial"/>
                <w:spacing w:val="-1"/>
                <w:sz w:val="20"/>
                <w:szCs w:val="20"/>
                <w:rPrChange w:id="2956"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154684" w14:textId="77777777" w:rsidR="003F3EDE" w:rsidRPr="001A2728" w:rsidRDefault="003F3EDE" w:rsidP="0025185C">
            <w:pPr>
              <w:widowControl w:val="0"/>
              <w:spacing w:after="0" w:line="240" w:lineRule="auto"/>
              <w:rPr>
                <w:rFonts w:ascii="Arial" w:eastAsia="Times New Roman" w:hAnsi="Arial" w:cs="Arial"/>
                <w:spacing w:val="-1"/>
                <w:sz w:val="20"/>
                <w:szCs w:val="20"/>
                <w:rPrChange w:id="295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58" w:author="Adelino Naquarta Sepalanga Domingos" w:date="2025-03-05T09:00:00Z" w16du:dateUtc="2025-03-05T08:00:00Z">
                  <w:rPr>
                    <w:rFonts w:ascii="Times New Roman" w:eastAsia="Times New Roman" w:hAnsi="Times New Roman"/>
                    <w:spacing w:val="-1"/>
                  </w:rPr>
                </w:rPrChange>
              </w:rPr>
              <w:t>No caso do ficheiro de facturação, deve ser especificado a que estabelecimento (posto de venda) diz respeito o ficheiro produzido, se aplicável. Caso contrário, deve ser preenchido com a especificação “Global”.</w:t>
            </w:r>
          </w:p>
          <w:p w14:paraId="0E3EECF4" w14:textId="77777777" w:rsidR="003F3EDE" w:rsidRPr="001A2728" w:rsidRDefault="003F3EDE" w:rsidP="0025185C">
            <w:pPr>
              <w:widowControl w:val="0"/>
              <w:spacing w:after="0" w:line="240" w:lineRule="auto"/>
              <w:rPr>
                <w:rFonts w:ascii="Arial" w:eastAsia="Times New Roman" w:hAnsi="Arial" w:cs="Arial"/>
                <w:spacing w:val="-1"/>
                <w:sz w:val="20"/>
                <w:szCs w:val="20"/>
                <w:rPrChange w:id="295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60" w:author="Adelino Naquarta Sepalanga Domingos" w:date="2025-03-05T09:00:00Z" w16du:dateUtc="2025-03-05T08:00:00Z">
                  <w:rPr>
                    <w:rFonts w:ascii="Times New Roman" w:eastAsia="Times New Roman" w:hAnsi="Times New Roman"/>
                    <w:spacing w:val="-1"/>
                  </w:rPr>
                </w:rPrChange>
              </w:rPr>
              <w:t>No caso do ficheiro de contabilidade ou integrado, este campo deve ser preenchido com a especificação “Sede”.</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150C8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61" w:author="Adelino Naquarta Sepalanga Domingos" w:date="2025-03-05T09:00:00Z" w16du:dateUtc="2025-03-05T08:00:00Z">
                  <w:rPr>
                    <w:rFonts w:ascii="Times New Roman" w:eastAsia="Times New Roman" w:hAnsi="Times New Roman"/>
                    <w:spacing w:val="-1"/>
                  </w:rPr>
                </w:rPrChange>
              </w:rPr>
            </w:pPr>
          </w:p>
          <w:p w14:paraId="058F7B1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62" w:author="Adelino Naquarta Sepalanga Domingos" w:date="2025-03-05T09:00:00Z" w16du:dateUtc="2025-03-05T08:00:00Z">
                  <w:rPr>
                    <w:rFonts w:ascii="Times New Roman" w:eastAsia="Times New Roman" w:hAnsi="Times New Roman"/>
                    <w:spacing w:val="-1"/>
                  </w:rPr>
                </w:rPrChange>
              </w:rPr>
            </w:pPr>
          </w:p>
          <w:p w14:paraId="6C72744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63" w:author="Adelino Naquarta Sepalanga Domingos" w:date="2025-03-05T09:00:00Z" w16du:dateUtc="2025-03-05T08:00:00Z">
                  <w:rPr>
                    <w:rFonts w:ascii="Times New Roman" w:eastAsia="Times New Roman" w:hAnsi="Times New Roman"/>
                    <w:spacing w:val="-1"/>
                  </w:rPr>
                </w:rPrChange>
              </w:rPr>
            </w:pPr>
          </w:p>
          <w:p w14:paraId="7DE3ADD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6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65" w:author="Adelino Naquarta Sepalanga Domingos" w:date="2025-03-05T09:00:00Z" w16du:dateUtc="2025-03-05T08:00:00Z">
                  <w:rPr>
                    <w:rFonts w:ascii="Times New Roman" w:eastAsia="Times New Roman" w:hAnsi="Times New Roman"/>
                    <w:spacing w:val="-1"/>
                  </w:rPr>
                </w:rPrChange>
              </w:rPr>
              <w:t>Texto 20</w:t>
            </w:r>
          </w:p>
        </w:tc>
      </w:tr>
      <w:tr w:rsidR="003F3EDE" w:rsidRPr="001A2728" w14:paraId="6999153C"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349C3B1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66" w:author="Adelino Naquarta Sepalanga Domingos" w:date="2025-03-05T09:00:00Z" w16du:dateUtc="2025-03-05T08:00:00Z">
                  <w:rPr>
                    <w:rFonts w:ascii="Times New Roman" w:eastAsia="Times New Roman" w:hAnsi="Times New Roman"/>
                    <w:spacing w:val="-1"/>
                  </w:rPr>
                </w:rPrChange>
              </w:rPr>
            </w:pPr>
          </w:p>
          <w:p w14:paraId="6892B87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6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68" w:author="Adelino Naquarta Sepalanga Domingos" w:date="2025-03-05T09:00:00Z" w16du:dateUtc="2025-03-05T08:00:00Z">
                  <w:rPr>
                    <w:rFonts w:ascii="Times New Roman" w:eastAsia="Times New Roman" w:hAnsi="Times New Roman"/>
                    <w:spacing w:val="-1"/>
                  </w:rPr>
                </w:rPrChange>
              </w:rPr>
              <w:t>1.14.</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5FBB9D66"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69" w:author="Adelino Naquarta Sepalanga Domingos" w:date="2025-03-05T09:00:00Z" w16du:dateUtc="2025-03-05T08:00:00Z">
                  <w:rPr>
                    <w:rFonts w:ascii="Times New Roman" w:eastAsia="Times New Roman" w:hAnsi="Times New Roman"/>
                    <w:spacing w:val="-1"/>
                  </w:rPr>
                </w:rPrChange>
              </w:rPr>
            </w:pPr>
          </w:p>
          <w:p w14:paraId="3B9228A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7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71"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712F276C" w14:textId="77777777" w:rsidR="003F3EDE" w:rsidRPr="001A2728" w:rsidRDefault="003F3EDE" w:rsidP="0025185C">
            <w:pPr>
              <w:widowControl w:val="0"/>
              <w:spacing w:after="0" w:line="240" w:lineRule="auto"/>
              <w:rPr>
                <w:rFonts w:ascii="Arial" w:eastAsia="Times New Roman" w:hAnsi="Arial" w:cs="Arial"/>
                <w:spacing w:val="-1"/>
                <w:sz w:val="20"/>
                <w:szCs w:val="20"/>
                <w:rPrChange w:id="297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73" w:author="Adelino Naquarta Sepalanga Domingos" w:date="2025-03-05T09:00:00Z" w16du:dateUtc="2025-03-05T08:00:00Z">
                  <w:rPr>
                    <w:rFonts w:ascii="Times New Roman" w:eastAsia="Times New Roman" w:hAnsi="Times New Roman"/>
                    <w:spacing w:val="-1"/>
                  </w:rPr>
                </w:rPrChange>
              </w:rPr>
              <w:t xml:space="preserve">Identificação fiscal da entidade produtora do software </w:t>
            </w:r>
          </w:p>
          <w:p w14:paraId="39084B60" w14:textId="77777777" w:rsidR="003F3EDE" w:rsidRPr="001A2728" w:rsidRDefault="003F3EDE" w:rsidP="0025185C">
            <w:pPr>
              <w:widowControl w:val="0"/>
              <w:spacing w:after="0" w:line="240" w:lineRule="auto"/>
              <w:rPr>
                <w:rFonts w:ascii="Arial" w:eastAsia="Times New Roman" w:hAnsi="Arial" w:cs="Arial"/>
                <w:spacing w:val="-1"/>
                <w:sz w:val="20"/>
                <w:szCs w:val="20"/>
                <w:rPrChange w:id="297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75" w:author="Adelino Naquarta Sepalanga Domingos" w:date="2025-03-05T09:00:00Z" w16du:dateUtc="2025-03-05T08:00:00Z">
                  <w:rPr>
                    <w:rFonts w:ascii="Times New Roman" w:eastAsia="Times New Roman" w:hAnsi="Times New Roman"/>
                    <w:spacing w:val="-1"/>
                  </w:rPr>
                </w:rPrChange>
              </w:rPr>
              <w:t>(</w:t>
            </w:r>
            <w:proofErr w:type="spellStart"/>
            <w:r w:rsidRPr="001A2728">
              <w:rPr>
                <w:rFonts w:ascii="Arial" w:eastAsia="Times New Roman" w:hAnsi="Arial" w:cs="Arial"/>
                <w:spacing w:val="-1"/>
                <w:sz w:val="20"/>
                <w:szCs w:val="20"/>
                <w:rPrChange w:id="2976" w:author="Adelino Naquarta Sepalanga Domingos" w:date="2025-03-05T09:00:00Z" w16du:dateUtc="2025-03-05T08:00:00Z">
                  <w:rPr>
                    <w:rFonts w:ascii="Times New Roman" w:eastAsia="Times New Roman" w:hAnsi="Times New Roman"/>
                    <w:spacing w:val="-1"/>
                  </w:rPr>
                </w:rPrChange>
              </w:rPr>
              <w:t>Product</w:t>
            </w:r>
            <w:proofErr w:type="spellEnd"/>
            <w:r w:rsidRPr="001A2728">
              <w:rPr>
                <w:rFonts w:ascii="Arial" w:eastAsia="Times New Roman" w:hAnsi="Arial" w:cs="Arial"/>
                <w:spacing w:val="-1"/>
                <w:sz w:val="20"/>
                <w:szCs w:val="20"/>
                <w:rPrChange w:id="2977" w:author="Adelino Naquarta Sepalanga Domingos" w:date="2025-03-05T09:00:00Z" w16du:dateUtc="2025-03-05T08:00:00Z">
                  <w:rPr>
                    <w:rFonts w:ascii="Times New Roman" w:eastAsia="Times New Roman" w:hAnsi="Times New Roman"/>
                    <w:spacing w:val="-1"/>
                  </w:rPr>
                </w:rPrChange>
              </w:rPr>
              <w:t xml:space="preserve"> </w:t>
            </w:r>
            <w:proofErr w:type="spellStart"/>
            <w:r w:rsidRPr="001A2728">
              <w:rPr>
                <w:rFonts w:ascii="Arial" w:eastAsia="Times New Roman" w:hAnsi="Arial" w:cs="Arial"/>
                <w:spacing w:val="-1"/>
                <w:sz w:val="20"/>
                <w:szCs w:val="20"/>
                <w:rPrChange w:id="2978" w:author="Adelino Naquarta Sepalanga Domingos" w:date="2025-03-05T09:00:00Z" w16du:dateUtc="2025-03-05T08:00:00Z">
                  <w:rPr>
                    <w:rFonts w:ascii="Times New Roman" w:eastAsia="Times New Roman" w:hAnsi="Times New Roman"/>
                    <w:spacing w:val="-1"/>
                  </w:rPr>
                </w:rPrChange>
              </w:rPr>
              <w:t>CompanyTaxID</w:t>
            </w:r>
            <w:proofErr w:type="spellEnd"/>
            <w:r w:rsidRPr="001A2728">
              <w:rPr>
                <w:rFonts w:ascii="Arial" w:eastAsia="Times New Roman" w:hAnsi="Arial" w:cs="Arial"/>
                <w:spacing w:val="-1"/>
                <w:sz w:val="20"/>
                <w:szCs w:val="20"/>
                <w:rPrChange w:id="2979"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0E408682" w14:textId="77777777" w:rsidR="003F3EDE" w:rsidRPr="001A2728" w:rsidRDefault="003F3EDE" w:rsidP="0025185C">
            <w:pPr>
              <w:widowControl w:val="0"/>
              <w:spacing w:after="0" w:line="240" w:lineRule="auto"/>
              <w:rPr>
                <w:rFonts w:ascii="Arial" w:eastAsia="Times New Roman" w:hAnsi="Arial" w:cs="Arial"/>
                <w:spacing w:val="-1"/>
                <w:sz w:val="20"/>
                <w:szCs w:val="20"/>
                <w:rPrChange w:id="298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81" w:author="Adelino Naquarta Sepalanga Domingos" w:date="2025-03-05T09:00:00Z" w16du:dateUtc="2025-03-05T08:00:00Z">
                  <w:rPr>
                    <w:rFonts w:ascii="Times New Roman" w:eastAsia="Times New Roman" w:hAnsi="Times New Roman"/>
                    <w:spacing w:val="-1"/>
                  </w:rPr>
                </w:rPrChange>
              </w:rPr>
              <w:t>Preencher com o NIF da entidade produtora do software.</w:t>
            </w: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5C74DA8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82" w:author="Adelino Naquarta Sepalanga Domingos" w:date="2025-03-05T09:00:00Z" w16du:dateUtc="2025-03-05T08:00:00Z">
                  <w:rPr>
                    <w:rFonts w:ascii="Times New Roman" w:eastAsia="Times New Roman" w:hAnsi="Times New Roman"/>
                    <w:spacing w:val="-1"/>
                  </w:rPr>
                </w:rPrChange>
              </w:rPr>
            </w:pPr>
          </w:p>
          <w:p w14:paraId="09F05AD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8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84" w:author="Adelino Naquarta Sepalanga Domingos" w:date="2025-03-05T09:00:00Z" w16du:dateUtc="2025-03-05T08:00:00Z">
                  <w:rPr>
                    <w:rFonts w:ascii="Times New Roman" w:eastAsia="Times New Roman" w:hAnsi="Times New Roman"/>
                    <w:spacing w:val="-1"/>
                  </w:rPr>
                </w:rPrChange>
              </w:rPr>
              <w:t>Texto</w:t>
            </w:r>
          </w:p>
          <w:p w14:paraId="64D8BB5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8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86" w:author="Adelino Naquarta Sepalanga Domingos" w:date="2025-03-05T09:00:00Z" w16du:dateUtc="2025-03-05T08:00:00Z">
                  <w:rPr>
                    <w:rFonts w:ascii="Times New Roman" w:eastAsia="Times New Roman" w:hAnsi="Times New Roman"/>
                    <w:spacing w:val="-1"/>
                  </w:rPr>
                </w:rPrChange>
              </w:rPr>
              <w:t>20</w:t>
            </w:r>
          </w:p>
        </w:tc>
      </w:tr>
      <w:tr w:rsidR="003F3EDE" w:rsidRPr="001A2728" w14:paraId="5E459CD0" w14:textId="77777777" w:rsidTr="0025185C">
        <w:trPr>
          <w:trHeight w:val="911"/>
        </w:trPr>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D083F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87" w:author="Adelino Naquarta Sepalanga Domingos" w:date="2025-03-05T09:00:00Z" w16du:dateUtc="2025-03-05T08:00:00Z">
                  <w:rPr>
                    <w:rFonts w:ascii="Times New Roman" w:eastAsia="Times New Roman" w:hAnsi="Times New Roman"/>
                    <w:spacing w:val="-1"/>
                  </w:rPr>
                </w:rPrChange>
              </w:rPr>
            </w:pPr>
          </w:p>
          <w:p w14:paraId="4A62E35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88" w:author="Adelino Naquarta Sepalanga Domingos" w:date="2025-03-05T09:00:00Z" w16du:dateUtc="2025-03-05T08:00:00Z">
                  <w:rPr>
                    <w:rFonts w:ascii="Times New Roman" w:eastAsia="Times New Roman" w:hAnsi="Times New Roman"/>
                    <w:spacing w:val="-1"/>
                  </w:rPr>
                </w:rPrChange>
              </w:rPr>
            </w:pPr>
          </w:p>
          <w:p w14:paraId="4EB9115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8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90" w:author="Adelino Naquarta Sepalanga Domingos" w:date="2025-03-05T09:00:00Z" w16du:dateUtc="2025-03-05T08:00:00Z">
                  <w:rPr>
                    <w:rFonts w:ascii="Times New Roman" w:eastAsia="Times New Roman" w:hAnsi="Times New Roman"/>
                    <w:spacing w:val="-1"/>
                  </w:rPr>
                </w:rPrChange>
              </w:rPr>
              <w:t>1.15.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DB3D6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91" w:author="Adelino Naquarta Sepalanga Domingos" w:date="2025-03-05T09:00:00Z" w16du:dateUtc="2025-03-05T08:00:00Z">
                  <w:rPr>
                    <w:rFonts w:ascii="Times New Roman" w:eastAsia="Times New Roman" w:hAnsi="Times New Roman"/>
                    <w:spacing w:val="-1"/>
                  </w:rPr>
                </w:rPrChange>
              </w:rPr>
            </w:pPr>
          </w:p>
          <w:p w14:paraId="71CF697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92" w:author="Adelino Naquarta Sepalanga Domingos" w:date="2025-03-05T09:00:00Z" w16du:dateUtc="2025-03-05T08:00:00Z">
                  <w:rPr>
                    <w:rFonts w:ascii="Times New Roman" w:eastAsia="Times New Roman" w:hAnsi="Times New Roman"/>
                    <w:spacing w:val="-1"/>
                  </w:rPr>
                </w:rPrChange>
              </w:rPr>
            </w:pPr>
          </w:p>
          <w:p w14:paraId="3D0ECEC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9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94"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1F978F" w14:textId="77777777" w:rsidR="003F3EDE" w:rsidRPr="001A2728" w:rsidRDefault="003F3EDE" w:rsidP="0025185C">
            <w:pPr>
              <w:widowControl w:val="0"/>
              <w:spacing w:after="0" w:line="240" w:lineRule="auto"/>
              <w:rPr>
                <w:rFonts w:ascii="Arial" w:eastAsia="Times New Roman" w:hAnsi="Arial" w:cs="Arial"/>
                <w:spacing w:val="-1"/>
                <w:sz w:val="20"/>
                <w:szCs w:val="20"/>
                <w:rPrChange w:id="2995" w:author="Adelino Naquarta Sepalanga Domingos" w:date="2025-03-05T09:00:00Z" w16du:dateUtc="2025-03-05T08:00:00Z">
                  <w:rPr>
                    <w:rFonts w:ascii="Times New Roman" w:eastAsia="Times New Roman" w:hAnsi="Times New Roman"/>
                    <w:spacing w:val="-1"/>
                  </w:rPr>
                </w:rPrChange>
              </w:rPr>
            </w:pPr>
          </w:p>
          <w:p w14:paraId="63063F09" w14:textId="77777777" w:rsidR="003F3EDE" w:rsidRPr="001A2728" w:rsidRDefault="003F3EDE" w:rsidP="0025185C">
            <w:pPr>
              <w:widowControl w:val="0"/>
              <w:spacing w:after="0" w:line="240" w:lineRule="auto"/>
              <w:rPr>
                <w:rFonts w:ascii="Arial" w:eastAsia="Times New Roman" w:hAnsi="Arial" w:cs="Arial"/>
                <w:spacing w:val="-1"/>
                <w:sz w:val="20"/>
                <w:szCs w:val="20"/>
                <w:rPrChange w:id="2996" w:author="Adelino Naquarta Sepalanga Domingos" w:date="2025-03-05T09:00:00Z" w16du:dateUtc="2025-03-05T08:00:00Z">
                  <w:rPr>
                    <w:rFonts w:ascii="Times New Roman" w:eastAsia="Times New Roman" w:hAnsi="Times New Roman"/>
                    <w:spacing w:val="-1"/>
                  </w:rPr>
                </w:rPrChange>
              </w:rPr>
            </w:pPr>
          </w:p>
          <w:p w14:paraId="01AD204E" w14:textId="77777777" w:rsidR="003F3EDE" w:rsidRPr="001A2728" w:rsidRDefault="003F3EDE" w:rsidP="0025185C">
            <w:pPr>
              <w:widowControl w:val="0"/>
              <w:spacing w:after="0" w:line="240" w:lineRule="auto"/>
              <w:rPr>
                <w:rFonts w:ascii="Arial" w:eastAsia="Times New Roman" w:hAnsi="Arial" w:cs="Arial"/>
                <w:spacing w:val="-1"/>
                <w:sz w:val="20"/>
                <w:szCs w:val="20"/>
                <w:rPrChange w:id="299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98" w:author="Adelino Naquarta Sepalanga Domingos" w:date="2025-03-05T09:00:00Z" w16du:dateUtc="2025-03-05T08:00:00Z">
                  <w:rPr>
                    <w:rFonts w:ascii="Times New Roman" w:eastAsia="Times New Roman" w:hAnsi="Times New Roman"/>
                    <w:spacing w:val="-1"/>
                  </w:rPr>
                </w:rPrChange>
              </w:rPr>
              <w:t>Número da validação. Atribuído ao software (</w:t>
            </w:r>
            <w:proofErr w:type="spellStart"/>
            <w:r w:rsidRPr="001A2728">
              <w:rPr>
                <w:rFonts w:ascii="Arial" w:eastAsia="Times New Roman" w:hAnsi="Arial" w:cs="Arial"/>
                <w:spacing w:val="-1"/>
                <w:sz w:val="20"/>
                <w:szCs w:val="20"/>
                <w:rPrChange w:id="2999" w:author="Adelino Naquarta Sepalanga Domingos" w:date="2025-03-05T09:00:00Z" w16du:dateUtc="2025-03-05T08:00:00Z">
                  <w:rPr>
                    <w:rFonts w:ascii="Times New Roman" w:eastAsia="Times New Roman" w:hAnsi="Times New Roman"/>
                    <w:spacing w:val="-1"/>
                  </w:rPr>
                </w:rPrChange>
              </w:rPr>
              <w:t>SoftwareValidationNumber</w:t>
            </w:r>
            <w:proofErr w:type="spellEnd"/>
            <w:r w:rsidRPr="001A2728">
              <w:rPr>
                <w:rFonts w:ascii="Arial" w:eastAsia="Times New Roman" w:hAnsi="Arial" w:cs="Arial"/>
                <w:spacing w:val="-1"/>
                <w:sz w:val="20"/>
                <w:szCs w:val="20"/>
                <w:rPrChange w:id="3000"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9BCF041" w14:textId="77777777" w:rsidR="003F3EDE" w:rsidRPr="001A2728" w:rsidRDefault="003F3EDE" w:rsidP="0025185C">
            <w:pPr>
              <w:rPr>
                <w:rFonts w:ascii="Arial" w:eastAsia="Times New Roman" w:hAnsi="Arial" w:cs="Arial"/>
                <w:spacing w:val="-1"/>
                <w:sz w:val="20"/>
                <w:szCs w:val="20"/>
                <w:rPrChange w:id="300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02" w:author="Adelino Naquarta Sepalanga Domingos" w:date="2025-03-05T09:00:00Z" w16du:dateUtc="2025-03-05T08:00:00Z">
                  <w:rPr>
                    <w:rFonts w:ascii="Times New Roman" w:eastAsia="Times New Roman" w:hAnsi="Times New Roman"/>
                    <w:spacing w:val="-1"/>
                  </w:rPr>
                </w:rPrChange>
              </w:rPr>
              <w:t>Número da validação. atribuído à entidade produtora do software. </w:t>
            </w:r>
          </w:p>
          <w:p w14:paraId="1059D5FE" w14:textId="77777777" w:rsidR="003F3EDE" w:rsidRPr="001A2728" w:rsidRDefault="003F3EDE" w:rsidP="0025185C">
            <w:pPr>
              <w:rPr>
                <w:rFonts w:ascii="Arial" w:eastAsia="Times New Roman" w:hAnsi="Arial" w:cs="Arial"/>
                <w:spacing w:val="-1"/>
                <w:sz w:val="20"/>
                <w:szCs w:val="20"/>
                <w:rPrChange w:id="300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04" w:author="Adelino Naquarta Sepalanga Domingos" w:date="2025-03-05T09:00:00Z" w16du:dateUtc="2025-03-05T08:00:00Z">
                  <w:rPr>
                    <w:rFonts w:ascii="Times New Roman" w:eastAsia="Times New Roman" w:hAnsi="Times New Roman"/>
                    <w:spacing w:val="-1"/>
                  </w:rPr>
                </w:rPrChange>
              </w:rPr>
              <w:t>Deve ser preenchido com: NNN/AGT/AAAA.</w:t>
            </w:r>
          </w:p>
          <w:p w14:paraId="61733CB9" w14:textId="77777777" w:rsidR="003F3EDE" w:rsidRPr="001A2728" w:rsidRDefault="003F3EDE" w:rsidP="0025185C">
            <w:pPr>
              <w:rPr>
                <w:rFonts w:ascii="Arial" w:eastAsia="Times New Roman" w:hAnsi="Arial" w:cs="Arial"/>
                <w:spacing w:val="-1"/>
                <w:sz w:val="20"/>
                <w:szCs w:val="20"/>
                <w:rPrChange w:id="300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06" w:author="Adelino Naquarta Sepalanga Domingos" w:date="2025-03-05T09:00:00Z" w16du:dateUtc="2025-03-05T08:00:00Z">
                  <w:rPr>
                    <w:rFonts w:ascii="Times New Roman" w:eastAsia="Times New Roman" w:hAnsi="Times New Roman"/>
                    <w:spacing w:val="-1"/>
                  </w:rPr>
                </w:rPrChange>
              </w:rPr>
              <w:t>Se não aplicável, deve ser preenchido com «0» (zero).</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ED820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07" w:author="Adelino Naquarta Sepalanga Domingos" w:date="2025-03-05T09:00:00Z" w16du:dateUtc="2025-03-05T08:00:00Z">
                  <w:rPr>
                    <w:rFonts w:ascii="Times New Roman" w:eastAsia="Times New Roman" w:hAnsi="Times New Roman"/>
                    <w:spacing w:val="-1"/>
                  </w:rPr>
                </w:rPrChange>
              </w:rPr>
            </w:pPr>
          </w:p>
          <w:p w14:paraId="5EA284A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08" w:author="Adelino Naquarta Sepalanga Domingos" w:date="2025-03-05T09:00:00Z" w16du:dateUtc="2025-03-05T08:00:00Z">
                  <w:rPr>
                    <w:rFonts w:ascii="Times New Roman" w:eastAsia="Times New Roman" w:hAnsi="Times New Roman"/>
                    <w:spacing w:val="-1"/>
                  </w:rPr>
                </w:rPrChange>
              </w:rPr>
            </w:pPr>
          </w:p>
          <w:p w14:paraId="1BC7343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0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10" w:author="Adelino Naquarta Sepalanga Domingos" w:date="2025-03-05T09:00:00Z" w16du:dateUtc="2025-03-05T08:00:00Z">
                  <w:rPr>
                    <w:rFonts w:ascii="Times New Roman" w:eastAsia="Times New Roman" w:hAnsi="Times New Roman"/>
                    <w:spacing w:val="-1"/>
                  </w:rPr>
                </w:rPrChange>
              </w:rPr>
              <w:t>Texto</w:t>
            </w:r>
          </w:p>
          <w:p w14:paraId="442BC58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1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12" w:author="Adelino Naquarta Sepalanga Domingos" w:date="2025-03-05T09:00:00Z" w16du:dateUtc="2025-03-05T08:00:00Z">
                  <w:rPr>
                    <w:rFonts w:ascii="Times New Roman" w:eastAsia="Times New Roman" w:hAnsi="Times New Roman"/>
                    <w:spacing w:val="-1"/>
                  </w:rPr>
                </w:rPrChange>
              </w:rPr>
              <w:t>15</w:t>
            </w:r>
          </w:p>
        </w:tc>
      </w:tr>
      <w:tr w:rsidR="003F3EDE" w:rsidRPr="001A2728" w14:paraId="121530F8"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2F9DD06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13" w:author="Adelino Naquarta Sepalanga Domingos" w:date="2025-03-05T09:00:00Z" w16du:dateUtc="2025-03-05T08:00:00Z">
                  <w:rPr>
                    <w:rFonts w:ascii="Times New Roman" w:eastAsia="Times New Roman" w:hAnsi="Times New Roman"/>
                    <w:spacing w:val="-1"/>
                  </w:rPr>
                </w:rPrChange>
              </w:rPr>
            </w:pPr>
          </w:p>
          <w:p w14:paraId="5451988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14" w:author="Adelino Naquarta Sepalanga Domingos" w:date="2025-03-05T09:00:00Z" w16du:dateUtc="2025-03-05T08:00:00Z">
                  <w:rPr>
                    <w:rFonts w:ascii="Times New Roman" w:eastAsia="Times New Roman" w:hAnsi="Times New Roman"/>
                    <w:spacing w:val="-1"/>
                  </w:rPr>
                </w:rPrChange>
              </w:rPr>
            </w:pPr>
          </w:p>
          <w:p w14:paraId="5956207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1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16" w:author="Adelino Naquarta Sepalanga Domingos" w:date="2025-03-05T09:00:00Z" w16du:dateUtc="2025-03-05T08:00:00Z">
                  <w:rPr>
                    <w:rFonts w:ascii="Times New Roman" w:eastAsia="Times New Roman" w:hAnsi="Times New Roman"/>
                    <w:spacing w:val="-1"/>
                  </w:rPr>
                </w:rPrChange>
              </w:rPr>
              <w:lastRenderedPageBreak/>
              <w:t>1.16.</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5828DE8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17" w:author="Adelino Naquarta Sepalanga Domingos" w:date="2025-03-05T09:00:00Z" w16du:dateUtc="2025-03-05T08:00:00Z">
                  <w:rPr>
                    <w:rFonts w:ascii="Times New Roman" w:eastAsia="Times New Roman" w:hAnsi="Times New Roman"/>
                    <w:spacing w:val="-1"/>
                  </w:rPr>
                </w:rPrChange>
              </w:rPr>
            </w:pPr>
          </w:p>
          <w:p w14:paraId="32EEDF8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18" w:author="Adelino Naquarta Sepalanga Domingos" w:date="2025-03-05T09:00:00Z" w16du:dateUtc="2025-03-05T08:00:00Z">
                  <w:rPr>
                    <w:rFonts w:ascii="Times New Roman" w:eastAsia="Times New Roman" w:hAnsi="Times New Roman"/>
                    <w:spacing w:val="-1"/>
                  </w:rPr>
                </w:rPrChange>
              </w:rPr>
            </w:pPr>
          </w:p>
          <w:p w14:paraId="110308A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1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20" w:author="Adelino Naquarta Sepalanga Domingos" w:date="2025-03-05T09:00:00Z" w16du:dateUtc="2025-03-05T08:00:00Z">
                  <w:rPr>
                    <w:rFonts w:ascii="Times New Roman" w:eastAsia="Times New Roman" w:hAnsi="Times New Roman"/>
                    <w:spacing w:val="-1"/>
                  </w:rPr>
                </w:rPrChange>
              </w:rPr>
              <w:lastRenderedPageBreak/>
              <w:t>*</w:t>
            </w: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3C6ECB40" w14:textId="77777777" w:rsidR="003F3EDE" w:rsidRPr="001A2728" w:rsidRDefault="003F3EDE" w:rsidP="0025185C">
            <w:pPr>
              <w:widowControl w:val="0"/>
              <w:spacing w:after="0" w:line="240" w:lineRule="auto"/>
              <w:rPr>
                <w:rFonts w:ascii="Arial" w:eastAsia="Times New Roman" w:hAnsi="Arial" w:cs="Arial"/>
                <w:spacing w:val="-1"/>
                <w:sz w:val="20"/>
                <w:szCs w:val="20"/>
                <w:rPrChange w:id="3021" w:author="Adelino Naquarta Sepalanga Domingos" w:date="2025-03-05T09:00:00Z" w16du:dateUtc="2025-03-05T08:00:00Z">
                  <w:rPr>
                    <w:rFonts w:ascii="Times New Roman" w:eastAsia="Times New Roman" w:hAnsi="Times New Roman"/>
                    <w:spacing w:val="-1"/>
                  </w:rPr>
                </w:rPrChange>
              </w:rPr>
            </w:pPr>
          </w:p>
          <w:p w14:paraId="01782A06" w14:textId="77777777" w:rsidR="003F3EDE" w:rsidRPr="001A2728" w:rsidRDefault="003F3EDE" w:rsidP="0025185C">
            <w:pPr>
              <w:widowControl w:val="0"/>
              <w:spacing w:after="0" w:line="240" w:lineRule="auto"/>
              <w:rPr>
                <w:rFonts w:ascii="Arial" w:eastAsia="Times New Roman" w:hAnsi="Arial" w:cs="Arial"/>
                <w:spacing w:val="-1"/>
                <w:sz w:val="20"/>
                <w:szCs w:val="20"/>
                <w:rPrChange w:id="3022" w:author="Adelino Naquarta Sepalanga Domingos" w:date="2025-03-05T09:00:00Z" w16du:dateUtc="2025-03-05T08:00:00Z">
                  <w:rPr>
                    <w:rFonts w:ascii="Times New Roman" w:eastAsia="Times New Roman" w:hAnsi="Times New Roman"/>
                    <w:spacing w:val="-1"/>
                  </w:rPr>
                </w:rPrChange>
              </w:rPr>
            </w:pPr>
          </w:p>
          <w:p w14:paraId="79F0DE80" w14:textId="77777777" w:rsidR="003F3EDE" w:rsidRPr="001A2728" w:rsidRDefault="003F3EDE" w:rsidP="0025185C">
            <w:pPr>
              <w:widowControl w:val="0"/>
              <w:spacing w:after="0" w:line="240" w:lineRule="auto"/>
              <w:rPr>
                <w:rFonts w:ascii="Arial" w:eastAsia="Times New Roman" w:hAnsi="Arial" w:cs="Arial"/>
                <w:spacing w:val="-1"/>
                <w:sz w:val="20"/>
                <w:szCs w:val="20"/>
                <w:rPrChange w:id="302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24" w:author="Adelino Naquarta Sepalanga Domingos" w:date="2025-03-05T09:00:00Z" w16du:dateUtc="2025-03-05T08:00:00Z">
                  <w:rPr>
                    <w:rFonts w:ascii="Times New Roman" w:eastAsia="Times New Roman" w:hAnsi="Times New Roman"/>
                    <w:spacing w:val="-1"/>
                  </w:rPr>
                </w:rPrChange>
              </w:rPr>
              <w:lastRenderedPageBreak/>
              <w:t xml:space="preserve">Nome da aplicação </w:t>
            </w:r>
          </w:p>
          <w:p w14:paraId="2894C8CB" w14:textId="77777777" w:rsidR="003F3EDE" w:rsidRPr="001A2728" w:rsidRDefault="003F3EDE" w:rsidP="0025185C">
            <w:pPr>
              <w:widowControl w:val="0"/>
              <w:spacing w:after="0" w:line="240" w:lineRule="auto"/>
              <w:rPr>
                <w:rFonts w:ascii="Arial" w:eastAsia="Times New Roman" w:hAnsi="Arial" w:cs="Arial"/>
                <w:spacing w:val="-1"/>
                <w:sz w:val="20"/>
                <w:szCs w:val="20"/>
                <w:rPrChange w:id="302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26" w:author="Adelino Naquarta Sepalanga Domingos" w:date="2025-03-05T09:00:00Z" w16du:dateUtc="2025-03-05T08:00:00Z">
                  <w:rPr>
                    <w:rFonts w:ascii="Times New Roman" w:eastAsia="Times New Roman" w:hAnsi="Times New Roman"/>
                    <w:spacing w:val="-1"/>
                  </w:rPr>
                </w:rPrChange>
              </w:rPr>
              <w:t>(</w:t>
            </w:r>
            <w:proofErr w:type="spellStart"/>
            <w:r w:rsidRPr="001A2728">
              <w:rPr>
                <w:rFonts w:ascii="Arial" w:eastAsia="Times New Roman" w:hAnsi="Arial" w:cs="Arial"/>
                <w:spacing w:val="-1"/>
                <w:sz w:val="20"/>
                <w:szCs w:val="20"/>
                <w:rPrChange w:id="3027" w:author="Adelino Naquarta Sepalanga Domingos" w:date="2025-03-05T09:00:00Z" w16du:dateUtc="2025-03-05T08:00:00Z">
                  <w:rPr>
                    <w:rFonts w:ascii="Times New Roman" w:eastAsia="Times New Roman" w:hAnsi="Times New Roman"/>
                    <w:spacing w:val="-1"/>
                  </w:rPr>
                </w:rPrChange>
              </w:rPr>
              <w:t>ProductID</w:t>
            </w:r>
            <w:proofErr w:type="spellEnd"/>
            <w:r w:rsidRPr="001A2728">
              <w:rPr>
                <w:rFonts w:ascii="Arial" w:eastAsia="Times New Roman" w:hAnsi="Arial" w:cs="Arial"/>
                <w:spacing w:val="-1"/>
                <w:sz w:val="20"/>
                <w:szCs w:val="20"/>
                <w:rPrChange w:id="3028"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6EE7CF29" w14:textId="77777777" w:rsidR="003F3EDE" w:rsidRPr="001A2728" w:rsidRDefault="003F3EDE" w:rsidP="0025185C">
            <w:pPr>
              <w:widowControl w:val="0"/>
              <w:spacing w:after="0" w:line="240" w:lineRule="auto"/>
              <w:rPr>
                <w:rFonts w:ascii="Arial" w:eastAsia="Times New Roman" w:hAnsi="Arial" w:cs="Arial"/>
                <w:spacing w:val="-1"/>
                <w:sz w:val="20"/>
                <w:szCs w:val="20"/>
                <w:rPrChange w:id="302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30" w:author="Adelino Naquarta Sepalanga Domingos" w:date="2025-03-05T09:00:00Z" w16du:dateUtc="2025-03-05T08:00:00Z">
                  <w:rPr>
                    <w:rFonts w:ascii="Times New Roman" w:eastAsia="Times New Roman" w:hAnsi="Times New Roman"/>
                    <w:spacing w:val="-1"/>
                  </w:rPr>
                </w:rPrChange>
              </w:rPr>
              <w:lastRenderedPageBreak/>
              <w:t>Nome da aplicação que gera o SAFT (AO).</w:t>
            </w:r>
          </w:p>
          <w:p w14:paraId="4E0359AB" w14:textId="77777777" w:rsidR="003F3EDE" w:rsidRPr="001A2728" w:rsidRDefault="003F3EDE" w:rsidP="0025185C">
            <w:pPr>
              <w:widowControl w:val="0"/>
              <w:spacing w:after="0" w:line="240" w:lineRule="auto"/>
              <w:rPr>
                <w:rFonts w:ascii="Arial" w:eastAsia="Times New Roman" w:hAnsi="Arial" w:cs="Arial"/>
                <w:spacing w:val="-1"/>
                <w:sz w:val="20"/>
                <w:szCs w:val="20"/>
                <w:rPrChange w:id="303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32" w:author="Adelino Naquarta Sepalanga Domingos" w:date="2025-03-05T09:00:00Z" w16du:dateUtc="2025-03-05T08:00:00Z">
                  <w:rPr>
                    <w:rFonts w:ascii="Times New Roman" w:eastAsia="Times New Roman" w:hAnsi="Times New Roman"/>
                    <w:spacing w:val="-1"/>
                  </w:rPr>
                </w:rPrChange>
              </w:rPr>
              <w:lastRenderedPageBreak/>
              <w:t>Deve ser indicado o nome comercial do software e o da empresa produtora no formato “Nome da aplicação/Nome da empresa produtora do software”.</w:t>
            </w: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7193E609"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33" w:author="Adelino Naquarta Sepalanga Domingos" w:date="2025-03-05T09:00:00Z" w16du:dateUtc="2025-03-05T08:00:00Z">
                  <w:rPr>
                    <w:rFonts w:ascii="Times New Roman" w:eastAsia="Times New Roman" w:hAnsi="Times New Roman"/>
                    <w:spacing w:val="-1"/>
                  </w:rPr>
                </w:rPrChange>
              </w:rPr>
            </w:pPr>
          </w:p>
          <w:p w14:paraId="51ECDD3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34" w:author="Adelino Naquarta Sepalanga Domingos" w:date="2025-03-05T09:00:00Z" w16du:dateUtc="2025-03-05T08:00:00Z">
                  <w:rPr>
                    <w:rFonts w:ascii="Times New Roman" w:eastAsia="Times New Roman" w:hAnsi="Times New Roman"/>
                    <w:spacing w:val="-1"/>
                  </w:rPr>
                </w:rPrChange>
              </w:rPr>
            </w:pPr>
          </w:p>
          <w:p w14:paraId="06EF108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3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36" w:author="Adelino Naquarta Sepalanga Domingos" w:date="2025-03-05T09:00:00Z" w16du:dateUtc="2025-03-05T08:00:00Z">
                  <w:rPr>
                    <w:rFonts w:ascii="Times New Roman" w:eastAsia="Times New Roman" w:hAnsi="Times New Roman"/>
                    <w:spacing w:val="-1"/>
                  </w:rPr>
                </w:rPrChange>
              </w:rPr>
              <w:lastRenderedPageBreak/>
              <w:t>Texto</w:t>
            </w:r>
          </w:p>
          <w:p w14:paraId="1C58B49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3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38" w:author="Adelino Naquarta Sepalanga Domingos" w:date="2025-03-05T09:00:00Z" w16du:dateUtc="2025-03-05T08:00:00Z">
                  <w:rPr>
                    <w:rFonts w:ascii="Times New Roman" w:eastAsia="Times New Roman" w:hAnsi="Times New Roman"/>
                    <w:spacing w:val="-1"/>
                  </w:rPr>
                </w:rPrChange>
              </w:rPr>
              <w:t>255</w:t>
            </w:r>
          </w:p>
        </w:tc>
      </w:tr>
      <w:tr w:rsidR="003F3EDE" w:rsidRPr="001A2728" w14:paraId="6C69C397"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045656"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39" w:author="Adelino Naquarta Sepalanga Domingos" w:date="2025-03-05T09:00:00Z" w16du:dateUtc="2025-03-05T08:00:00Z">
                  <w:rPr>
                    <w:rFonts w:ascii="Times New Roman" w:eastAsia="Times New Roman" w:hAnsi="Times New Roman"/>
                    <w:spacing w:val="-1"/>
                  </w:rPr>
                </w:rPrChange>
              </w:rPr>
            </w:pPr>
          </w:p>
          <w:p w14:paraId="0B70FC9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4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41" w:author="Adelino Naquarta Sepalanga Domingos" w:date="2025-03-05T09:00:00Z" w16du:dateUtc="2025-03-05T08:00:00Z">
                  <w:rPr>
                    <w:rFonts w:ascii="Times New Roman" w:eastAsia="Times New Roman" w:hAnsi="Times New Roman"/>
                    <w:spacing w:val="-1"/>
                  </w:rPr>
                </w:rPrChange>
              </w:rPr>
              <w:t>1.17.</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896A3B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42" w:author="Adelino Naquarta Sepalanga Domingos" w:date="2025-03-05T09:00:00Z" w16du:dateUtc="2025-03-05T08:00:00Z">
                  <w:rPr>
                    <w:rFonts w:ascii="Times New Roman" w:eastAsia="Times New Roman" w:hAnsi="Times New Roman"/>
                    <w:spacing w:val="-1"/>
                  </w:rPr>
                </w:rPrChange>
              </w:rPr>
            </w:pPr>
          </w:p>
          <w:p w14:paraId="1613772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4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44"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3CFCF12" w14:textId="77777777" w:rsidR="003F3EDE" w:rsidRPr="001A2728" w:rsidRDefault="003F3EDE" w:rsidP="0025185C">
            <w:pPr>
              <w:widowControl w:val="0"/>
              <w:spacing w:after="0" w:line="240" w:lineRule="auto"/>
              <w:rPr>
                <w:rFonts w:ascii="Arial" w:eastAsia="Times New Roman" w:hAnsi="Arial" w:cs="Arial"/>
                <w:spacing w:val="-1"/>
                <w:sz w:val="20"/>
                <w:szCs w:val="20"/>
                <w:rPrChange w:id="304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46" w:author="Adelino Naquarta Sepalanga Domingos" w:date="2025-03-05T09:00:00Z" w16du:dateUtc="2025-03-05T08:00:00Z">
                  <w:rPr>
                    <w:rFonts w:ascii="Times New Roman" w:eastAsia="Times New Roman" w:hAnsi="Times New Roman"/>
                    <w:spacing w:val="-1"/>
                  </w:rPr>
                </w:rPrChange>
              </w:rPr>
              <w:t>Versão da aplicação (</w:t>
            </w:r>
            <w:proofErr w:type="spellStart"/>
            <w:r w:rsidRPr="001A2728">
              <w:rPr>
                <w:rFonts w:ascii="Arial" w:eastAsia="Times New Roman" w:hAnsi="Arial" w:cs="Arial"/>
                <w:spacing w:val="-1"/>
                <w:sz w:val="20"/>
                <w:szCs w:val="20"/>
                <w:rPrChange w:id="3047" w:author="Adelino Naquarta Sepalanga Domingos" w:date="2025-03-05T09:00:00Z" w16du:dateUtc="2025-03-05T08:00:00Z">
                  <w:rPr>
                    <w:rFonts w:ascii="Times New Roman" w:eastAsia="Times New Roman" w:hAnsi="Times New Roman"/>
                    <w:spacing w:val="-1"/>
                  </w:rPr>
                </w:rPrChange>
              </w:rPr>
              <w:t>ProductVersion</w:t>
            </w:r>
            <w:proofErr w:type="spellEnd"/>
            <w:r w:rsidRPr="001A2728">
              <w:rPr>
                <w:rFonts w:ascii="Arial" w:eastAsia="Times New Roman" w:hAnsi="Arial" w:cs="Arial"/>
                <w:spacing w:val="-1"/>
                <w:sz w:val="20"/>
                <w:szCs w:val="20"/>
                <w:rPrChange w:id="3048"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479139" w14:textId="77777777" w:rsidR="003F3EDE" w:rsidRPr="001A2728" w:rsidRDefault="003F3EDE" w:rsidP="0025185C">
            <w:pPr>
              <w:widowControl w:val="0"/>
              <w:spacing w:after="0" w:line="240" w:lineRule="auto"/>
              <w:rPr>
                <w:rFonts w:ascii="Arial" w:eastAsia="Times New Roman" w:hAnsi="Arial" w:cs="Arial"/>
                <w:spacing w:val="-1"/>
                <w:sz w:val="20"/>
                <w:szCs w:val="20"/>
                <w:rPrChange w:id="304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50" w:author="Adelino Naquarta Sepalanga Domingos" w:date="2025-03-05T09:00:00Z" w16du:dateUtc="2025-03-05T08:00:00Z">
                  <w:rPr>
                    <w:rFonts w:ascii="Times New Roman" w:eastAsia="Times New Roman" w:hAnsi="Times New Roman"/>
                    <w:spacing w:val="-1"/>
                  </w:rPr>
                </w:rPrChange>
              </w:rPr>
              <w:t>Deve ser indicada a versão da aplicação produtora do ficheiro.</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9B0D9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5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52" w:author="Adelino Naquarta Sepalanga Domingos" w:date="2025-03-05T09:00:00Z" w16du:dateUtc="2025-03-05T08:00:00Z">
                  <w:rPr>
                    <w:rFonts w:ascii="Times New Roman" w:eastAsia="Times New Roman" w:hAnsi="Times New Roman"/>
                    <w:spacing w:val="-1"/>
                  </w:rPr>
                </w:rPrChange>
              </w:rPr>
              <w:t>Texto</w:t>
            </w:r>
          </w:p>
          <w:p w14:paraId="6164A06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5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54" w:author="Adelino Naquarta Sepalanga Domingos" w:date="2025-03-05T09:00:00Z" w16du:dateUtc="2025-03-05T08:00:00Z">
                  <w:rPr>
                    <w:rFonts w:ascii="Times New Roman" w:eastAsia="Times New Roman" w:hAnsi="Times New Roman"/>
                    <w:spacing w:val="-1"/>
                  </w:rPr>
                </w:rPrChange>
              </w:rPr>
              <w:t>30</w:t>
            </w:r>
          </w:p>
        </w:tc>
      </w:tr>
      <w:tr w:rsidR="003F3EDE" w:rsidRPr="001A2728" w14:paraId="1D06B308"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3081589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55" w:author="Adelino Naquarta Sepalanga Domingos" w:date="2025-03-05T09:00:00Z" w16du:dateUtc="2025-03-05T08:00:00Z">
                  <w:rPr>
                    <w:rFonts w:ascii="Times New Roman" w:eastAsia="Times New Roman" w:hAnsi="Times New Roman"/>
                    <w:spacing w:val="-1"/>
                  </w:rPr>
                </w:rPrChange>
              </w:rPr>
            </w:pPr>
          </w:p>
          <w:p w14:paraId="6D305F83"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5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57" w:author="Adelino Naquarta Sepalanga Domingos" w:date="2025-03-05T09:00:00Z" w16du:dateUtc="2025-03-05T08:00:00Z">
                  <w:rPr>
                    <w:rFonts w:ascii="Times New Roman" w:eastAsia="Times New Roman" w:hAnsi="Times New Roman"/>
                    <w:spacing w:val="-1"/>
                  </w:rPr>
                </w:rPrChange>
              </w:rPr>
              <w:t>1.18.</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73CD097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58"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1BF020C6" w14:textId="77777777" w:rsidR="003F3EDE" w:rsidRPr="001A2728" w:rsidRDefault="003F3EDE" w:rsidP="0025185C">
            <w:pPr>
              <w:widowControl w:val="0"/>
              <w:spacing w:after="0" w:line="240" w:lineRule="auto"/>
              <w:rPr>
                <w:rFonts w:ascii="Arial" w:eastAsia="Times New Roman" w:hAnsi="Arial" w:cs="Arial"/>
                <w:spacing w:val="-1"/>
                <w:sz w:val="20"/>
                <w:szCs w:val="20"/>
                <w:rPrChange w:id="305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60" w:author="Adelino Naquarta Sepalanga Domingos" w:date="2025-03-05T09:00:00Z" w16du:dateUtc="2025-03-05T08:00:00Z">
                  <w:rPr>
                    <w:rFonts w:ascii="Times New Roman" w:eastAsia="Times New Roman" w:hAnsi="Times New Roman"/>
                    <w:spacing w:val="-1"/>
                  </w:rPr>
                </w:rPrChange>
              </w:rPr>
              <w:t>Comentários adicionais (</w:t>
            </w:r>
            <w:proofErr w:type="spellStart"/>
            <w:r w:rsidRPr="001A2728">
              <w:rPr>
                <w:rFonts w:ascii="Arial" w:eastAsia="Times New Roman" w:hAnsi="Arial" w:cs="Arial"/>
                <w:spacing w:val="-1"/>
                <w:sz w:val="20"/>
                <w:szCs w:val="20"/>
                <w:rPrChange w:id="3061" w:author="Adelino Naquarta Sepalanga Domingos" w:date="2025-03-05T09:00:00Z" w16du:dateUtc="2025-03-05T08:00:00Z">
                  <w:rPr>
                    <w:rFonts w:ascii="Times New Roman" w:eastAsia="Times New Roman" w:hAnsi="Times New Roman"/>
                    <w:spacing w:val="-1"/>
                  </w:rPr>
                </w:rPrChange>
              </w:rPr>
              <w:t>HeaderComment</w:t>
            </w:r>
            <w:proofErr w:type="spellEnd"/>
            <w:r w:rsidRPr="001A2728">
              <w:rPr>
                <w:rFonts w:ascii="Arial" w:eastAsia="Times New Roman" w:hAnsi="Arial" w:cs="Arial"/>
                <w:spacing w:val="-1"/>
                <w:sz w:val="20"/>
                <w:szCs w:val="20"/>
                <w:rPrChange w:id="3062"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662614FC" w14:textId="77777777" w:rsidR="003F3EDE" w:rsidRPr="001A2728" w:rsidRDefault="003F3EDE" w:rsidP="0025185C">
            <w:pPr>
              <w:widowControl w:val="0"/>
              <w:spacing w:after="0" w:line="240" w:lineRule="auto"/>
              <w:rPr>
                <w:rFonts w:ascii="Arial" w:eastAsia="Times New Roman" w:hAnsi="Arial" w:cs="Arial"/>
                <w:spacing w:val="-1"/>
                <w:sz w:val="20"/>
                <w:szCs w:val="20"/>
                <w:rPrChange w:id="3063"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5DFFE53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6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65" w:author="Adelino Naquarta Sepalanga Domingos" w:date="2025-03-05T09:00:00Z" w16du:dateUtc="2025-03-05T08:00:00Z">
                  <w:rPr>
                    <w:rFonts w:ascii="Times New Roman" w:eastAsia="Times New Roman" w:hAnsi="Times New Roman"/>
                    <w:spacing w:val="-1"/>
                  </w:rPr>
                </w:rPrChange>
              </w:rPr>
              <w:t>Texto</w:t>
            </w:r>
          </w:p>
          <w:p w14:paraId="3D08FE0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6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67" w:author="Adelino Naquarta Sepalanga Domingos" w:date="2025-03-05T09:00:00Z" w16du:dateUtc="2025-03-05T08:00:00Z">
                  <w:rPr>
                    <w:rFonts w:ascii="Times New Roman" w:eastAsia="Times New Roman" w:hAnsi="Times New Roman"/>
                    <w:spacing w:val="-1"/>
                  </w:rPr>
                </w:rPrChange>
              </w:rPr>
              <w:t>255</w:t>
            </w:r>
          </w:p>
        </w:tc>
      </w:tr>
      <w:tr w:rsidR="003F3EDE" w:rsidRPr="001A2728" w14:paraId="250FD361" w14:textId="77777777" w:rsidTr="0025185C">
        <w:trPr>
          <w:trHeight w:val="287"/>
        </w:trPr>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0EF4E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6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69" w:author="Adelino Naquarta Sepalanga Domingos" w:date="2025-03-05T09:00:00Z" w16du:dateUtc="2025-03-05T08:00:00Z">
                  <w:rPr>
                    <w:rFonts w:ascii="Times New Roman" w:eastAsia="Times New Roman" w:hAnsi="Times New Roman"/>
                    <w:spacing w:val="-1"/>
                  </w:rPr>
                </w:rPrChange>
              </w:rPr>
              <w:t>1.19.</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D50D5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70"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D6DA5E4" w14:textId="77777777" w:rsidR="003F3EDE" w:rsidRPr="001A2728" w:rsidRDefault="003F3EDE" w:rsidP="0025185C">
            <w:pPr>
              <w:widowControl w:val="0"/>
              <w:spacing w:after="0" w:line="240" w:lineRule="auto"/>
              <w:rPr>
                <w:rFonts w:ascii="Arial" w:eastAsia="Times New Roman" w:hAnsi="Arial" w:cs="Arial"/>
                <w:spacing w:val="-1"/>
                <w:sz w:val="20"/>
                <w:szCs w:val="20"/>
                <w:rPrChange w:id="307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72" w:author="Adelino Naquarta Sepalanga Domingos" w:date="2025-03-05T09:00:00Z" w16du:dateUtc="2025-03-05T08:00:00Z">
                  <w:rPr>
                    <w:rFonts w:ascii="Times New Roman" w:eastAsia="Times New Roman" w:hAnsi="Times New Roman"/>
                    <w:spacing w:val="-1"/>
                  </w:rPr>
                </w:rPrChange>
              </w:rPr>
              <w:t>Telefone (</w:t>
            </w:r>
            <w:proofErr w:type="spellStart"/>
            <w:r w:rsidRPr="001A2728">
              <w:rPr>
                <w:rFonts w:ascii="Arial" w:eastAsia="Times New Roman" w:hAnsi="Arial" w:cs="Arial"/>
                <w:spacing w:val="-1"/>
                <w:sz w:val="20"/>
                <w:szCs w:val="20"/>
                <w:rPrChange w:id="3073" w:author="Adelino Naquarta Sepalanga Domingos" w:date="2025-03-05T09:00:00Z" w16du:dateUtc="2025-03-05T08:00:00Z">
                  <w:rPr>
                    <w:rFonts w:ascii="Times New Roman" w:eastAsia="Times New Roman" w:hAnsi="Times New Roman"/>
                    <w:spacing w:val="-1"/>
                  </w:rPr>
                </w:rPrChange>
              </w:rPr>
              <w:t>Telephone</w:t>
            </w:r>
            <w:proofErr w:type="spellEnd"/>
            <w:r w:rsidRPr="001A2728">
              <w:rPr>
                <w:rFonts w:ascii="Arial" w:eastAsia="Times New Roman" w:hAnsi="Arial" w:cs="Arial"/>
                <w:spacing w:val="-1"/>
                <w:sz w:val="20"/>
                <w:szCs w:val="20"/>
                <w:rPrChange w:id="3074" w:author="Adelino Naquarta Sepalanga Domingos" w:date="2025-03-05T09:00:00Z" w16du:dateUtc="2025-03-05T08:00: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81C2CA" w14:textId="77777777" w:rsidR="003F3EDE" w:rsidRPr="001A2728" w:rsidRDefault="003F3EDE" w:rsidP="0025185C">
            <w:pPr>
              <w:widowControl w:val="0"/>
              <w:spacing w:after="0" w:line="240" w:lineRule="auto"/>
              <w:rPr>
                <w:rFonts w:ascii="Arial" w:eastAsia="Times New Roman" w:hAnsi="Arial" w:cs="Arial"/>
                <w:spacing w:val="-1"/>
                <w:sz w:val="20"/>
                <w:szCs w:val="20"/>
                <w:rPrChange w:id="3075"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71AAA9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7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77" w:author="Adelino Naquarta Sepalanga Domingos" w:date="2025-03-05T09:00:00Z" w16du:dateUtc="2025-03-05T08:00:00Z">
                  <w:rPr>
                    <w:rFonts w:ascii="Times New Roman" w:eastAsia="Times New Roman" w:hAnsi="Times New Roman"/>
                    <w:spacing w:val="-1"/>
                  </w:rPr>
                </w:rPrChange>
              </w:rPr>
              <w:t>Texto 20</w:t>
            </w:r>
          </w:p>
        </w:tc>
      </w:tr>
      <w:tr w:rsidR="003F3EDE" w:rsidRPr="001A2728" w14:paraId="681C0C3D" w14:textId="77777777" w:rsidTr="0025185C">
        <w:trPr>
          <w:trHeight w:val="283"/>
        </w:trPr>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6B2CE64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7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79" w:author="Adelino Naquarta Sepalanga Domingos" w:date="2025-03-05T09:00:00Z" w16du:dateUtc="2025-03-05T08:00:00Z">
                  <w:rPr>
                    <w:rFonts w:ascii="Times New Roman" w:eastAsia="Times New Roman" w:hAnsi="Times New Roman"/>
                    <w:spacing w:val="-1"/>
                  </w:rPr>
                </w:rPrChange>
              </w:rPr>
              <w:t>1.20.</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348A70C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80"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3E1482D7" w14:textId="77777777" w:rsidR="003F3EDE" w:rsidRPr="001A2728" w:rsidRDefault="003F3EDE" w:rsidP="0025185C">
            <w:pPr>
              <w:widowControl w:val="0"/>
              <w:spacing w:after="0" w:line="240" w:lineRule="auto"/>
              <w:rPr>
                <w:rFonts w:ascii="Arial" w:eastAsia="Times New Roman" w:hAnsi="Arial" w:cs="Arial"/>
                <w:spacing w:val="-1"/>
                <w:sz w:val="20"/>
                <w:szCs w:val="20"/>
                <w:rPrChange w:id="308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82" w:author="Adelino Naquarta Sepalanga Domingos" w:date="2025-03-05T09:00:00Z" w16du:dateUtc="2025-03-05T08:00:00Z">
                  <w:rPr>
                    <w:rFonts w:ascii="Times New Roman" w:eastAsia="Times New Roman" w:hAnsi="Times New Roman"/>
                    <w:spacing w:val="-1"/>
                  </w:rPr>
                </w:rPrChange>
              </w:rPr>
              <w:t>Fax (Fax)</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33EC4D12" w14:textId="77777777" w:rsidR="003F3EDE" w:rsidRPr="001A2728" w:rsidRDefault="003F3EDE" w:rsidP="0025185C">
            <w:pPr>
              <w:widowControl w:val="0"/>
              <w:spacing w:after="0" w:line="240" w:lineRule="auto"/>
              <w:rPr>
                <w:rFonts w:ascii="Arial" w:eastAsia="Times New Roman" w:hAnsi="Arial" w:cs="Arial"/>
                <w:spacing w:val="-1"/>
                <w:sz w:val="20"/>
                <w:szCs w:val="20"/>
                <w:rPrChange w:id="3083"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0B5572A6"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8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85" w:author="Adelino Naquarta Sepalanga Domingos" w:date="2025-03-05T09:00:00Z" w16du:dateUtc="2025-03-05T08:00:00Z">
                  <w:rPr>
                    <w:rFonts w:ascii="Times New Roman" w:eastAsia="Times New Roman" w:hAnsi="Times New Roman"/>
                    <w:spacing w:val="-1"/>
                  </w:rPr>
                </w:rPrChange>
              </w:rPr>
              <w:t>Texto 20</w:t>
            </w:r>
          </w:p>
        </w:tc>
      </w:tr>
      <w:tr w:rsidR="003F3EDE" w:rsidRPr="001A2728" w14:paraId="56575E2F"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0E7A5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86" w:author="Adelino Naquarta Sepalanga Domingos" w:date="2025-03-05T09:00:00Z" w16du:dateUtc="2025-03-05T08:00:00Z">
                  <w:rPr>
                    <w:rFonts w:ascii="Times New Roman" w:eastAsia="Times New Roman" w:hAnsi="Times New Roman"/>
                    <w:spacing w:val="-1"/>
                  </w:rPr>
                </w:rPrChange>
              </w:rPr>
            </w:pPr>
          </w:p>
          <w:p w14:paraId="21794BC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8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88" w:author="Adelino Naquarta Sepalanga Domingos" w:date="2025-03-05T09:00:00Z" w16du:dateUtc="2025-03-05T08:00:00Z">
                  <w:rPr>
                    <w:rFonts w:ascii="Times New Roman" w:eastAsia="Times New Roman" w:hAnsi="Times New Roman"/>
                    <w:spacing w:val="-1"/>
                  </w:rPr>
                </w:rPrChange>
              </w:rPr>
              <w:t>1.21.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5DE7A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89"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8C5532" w14:textId="77777777" w:rsidR="003F3EDE" w:rsidRPr="001A2728" w:rsidRDefault="003F3EDE" w:rsidP="0025185C">
            <w:pPr>
              <w:widowControl w:val="0"/>
              <w:spacing w:after="0" w:line="240" w:lineRule="auto"/>
              <w:rPr>
                <w:rFonts w:ascii="Arial" w:eastAsia="Times New Roman" w:hAnsi="Arial" w:cs="Arial"/>
                <w:spacing w:val="-1"/>
                <w:sz w:val="20"/>
                <w:szCs w:val="20"/>
                <w:rPrChange w:id="309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91" w:author="Adelino Naquarta Sepalanga Domingos" w:date="2025-03-05T09:00:00Z" w16du:dateUtc="2025-03-05T08:00:00Z">
                  <w:rPr>
                    <w:rFonts w:ascii="Times New Roman" w:eastAsia="Times New Roman" w:hAnsi="Times New Roman"/>
                    <w:spacing w:val="-1"/>
                  </w:rPr>
                </w:rPrChange>
              </w:rPr>
              <w:t>Endereço de correio electrónico da empresa (Email)</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AD381B" w14:textId="77777777" w:rsidR="003F3EDE" w:rsidRPr="001A2728" w:rsidRDefault="003F3EDE" w:rsidP="0025185C">
            <w:pPr>
              <w:widowControl w:val="0"/>
              <w:spacing w:after="0" w:line="240" w:lineRule="auto"/>
              <w:rPr>
                <w:rFonts w:ascii="Arial" w:eastAsia="Times New Roman" w:hAnsi="Arial" w:cs="Arial"/>
                <w:spacing w:val="-1"/>
                <w:sz w:val="20"/>
                <w:szCs w:val="20"/>
                <w:rPrChange w:id="3092"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4E2E9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9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94" w:author="Adelino Naquarta Sepalanga Domingos" w:date="2025-03-05T09:00:00Z" w16du:dateUtc="2025-03-05T08:00:00Z">
                  <w:rPr>
                    <w:rFonts w:ascii="Times New Roman" w:eastAsia="Times New Roman" w:hAnsi="Times New Roman"/>
                    <w:spacing w:val="-1"/>
                  </w:rPr>
                </w:rPrChange>
              </w:rPr>
              <w:t>Texto</w:t>
            </w:r>
          </w:p>
          <w:p w14:paraId="0A5E14F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9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96" w:author="Adelino Naquarta Sepalanga Domingos" w:date="2025-03-05T09:00:00Z" w16du:dateUtc="2025-03-05T08:00:00Z">
                  <w:rPr>
                    <w:rFonts w:ascii="Times New Roman" w:eastAsia="Times New Roman" w:hAnsi="Times New Roman"/>
                    <w:spacing w:val="-1"/>
                  </w:rPr>
                </w:rPrChange>
              </w:rPr>
              <w:t>200</w:t>
            </w:r>
          </w:p>
        </w:tc>
      </w:tr>
      <w:tr w:rsidR="003F3EDE" w:rsidRPr="001A2728" w14:paraId="274AC981"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70C5271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97" w:author="Adelino Naquarta Sepalanga Domingos" w:date="2025-03-05T09:00:00Z" w16du:dateUtc="2025-03-05T08:00:00Z">
                  <w:rPr>
                    <w:rFonts w:ascii="Times New Roman" w:eastAsia="Times New Roman" w:hAnsi="Times New Roman"/>
                    <w:spacing w:val="-1"/>
                  </w:rPr>
                </w:rPrChange>
              </w:rPr>
            </w:pPr>
          </w:p>
          <w:p w14:paraId="5679540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09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099" w:author="Adelino Naquarta Sepalanga Domingos" w:date="2025-03-05T09:00:00Z" w16du:dateUtc="2025-03-05T08:00:00Z">
                  <w:rPr>
                    <w:rFonts w:ascii="Times New Roman" w:eastAsia="Times New Roman" w:hAnsi="Times New Roman"/>
                    <w:spacing w:val="-1"/>
                  </w:rPr>
                </w:rPrChange>
              </w:rPr>
              <w:t>1.22.</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079A67A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100"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4986CE27" w14:textId="77777777" w:rsidR="003F3EDE" w:rsidRPr="001A2728" w:rsidRDefault="003F3EDE" w:rsidP="0025185C">
            <w:pPr>
              <w:widowControl w:val="0"/>
              <w:spacing w:after="0" w:line="240" w:lineRule="auto"/>
              <w:rPr>
                <w:rFonts w:ascii="Arial" w:eastAsia="Times New Roman" w:hAnsi="Arial" w:cs="Arial"/>
                <w:spacing w:val="-1"/>
                <w:sz w:val="20"/>
                <w:szCs w:val="20"/>
                <w:rPrChange w:id="310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102" w:author="Adelino Naquarta Sepalanga Domingos" w:date="2025-03-05T09:00:00Z" w16du:dateUtc="2025-03-05T08:00:00Z">
                  <w:rPr>
                    <w:rFonts w:ascii="Times New Roman" w:eastAsia="Times New Roman" w:hAnsi="Times New Roman"/>
                    <w:spacing w:val="-1"/>
                  </w:rPr>
                </w:rPrChange>
              </w:rPr>
              <w:t>Endereço do sítio Web da empresa (Website)</w:t>
            </w:r>
          </w:p>
        </w:tc>
        <w:tc>
          <w:tcPr>
            <w:tcW w:w="3915"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539F8442" w14:textId="77777777" w:rsidR="003F3EDE" w:rsidRPr="001A2728" w:rsidRDefault="003F3EDE" w:rsidP="0025185C">
            <w:pPr>
              <w:widowControl w:val="0"/>
              <w:spacing w:after="0" w:line="240" w:lineRule="auto"/>
              <w:rPr>
                <w:rFonts w:ascii="Arial" w:eastAsia="Times New Roman" w:hAnsi="Arial" w:cs="Arial"/>
                <w:spacing w:val="-1"/>
                <w:sz w:val="20"/>
                <w:szCs w:val="20"/>
                <w:rPrChange w:id="3103"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29A1CCD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10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105" w:author="Adelino Naquarta Sepalanga Domingos" w:date="2025-03-05T09:00:00Z" w16du:dateUtc="2025-03-05T08:00:00Z">
                  <w:rPr>
                    <w:rFonts w:ascii="Times New Roman" w:eastAsia="Times New Roman" w:hAnsi="Times New Roman"/>
                    <w:spacing w:val="-1"/>
                  </w:rPr>
                </w:rPrChange>
              </w:rPr>
              <w:t>Texto</w:t>
            </w:r>
          </w:p>
          <w:p w14:paraId="3F3D21E9"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310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3107" w:author="Adelino Naquarta Sepalanga Domingos" w:date="2025-03-05T09:00:00Z" w16du:dateUtc="2025-03-05T08:00:00Z">
                  <w:rPr>
                    <w:rFonts w:ascii="Times New Roman" w:eastAsia="Times New Roman" w:hAnsi="Times New Roman"/>
                    <w:spacing w:val="-1"/>
                  </w:rPr>
                </w:rPrChange>
              </w:rPr>
              <w:t>60</w:t>
            </w:r>
          </w:p>
        </w:tc>
      </w:tr>
    </w:tbl>
    <w:p w14:paraId="7B2115E1" w14:textId="77777777" w:rsidR="003F3EDE" w:rsidRPr="00691778" w:rsidRDefault="003F3EDE" w:rsidP="003F3EDE">
      <w:pPr>
        <w:widowControl w:val="0"/>
        <w:spacing w:after="0" w:line="240" w:lineRule="auto"/>
        <w:jc w:val="center"/>
        <w:rPr>
          <w:rFonts w:ascii="Arial" w:eastAsia="Times New Roman" w:hAnsi="Arial" w:cs="Arial"/>
          <w:spacing w:val="-1"/>
          <w:rPrChange w:id="3108" w:author="Adelino Naquarta Sepalanga Domingos" w:date="2025-03-05T08:49:00Z" w16du:dateUtc="2025-03-05T07:49:00Z">
            <w:rPr>
              <w:rFonts w:ascii="Times New Roman" w:eastAsia="Times New Roman" w:hAnsi="Times New Roman"/>
              <w:spacing w:val="-1"/>
            </w:rPr>
          </w:rPrChange>
        </w:rPr>
      </w:pPr>
    </w:p>
    <w:p w14:paraId="3F514589" w14:textId="77777777" w:rsidR="003F3EDE" w:rsidRPr="00691778" w:rsidRDefault="003F3EDE" w:rsidP="003F3EDE">
      <w:pPr>
        <w:ind w:right="795"/>
        <w:jc w:val="both"/>
        <w:rPr>
          <w:rFonts w:ascii="Arial" w:hAnsi="Arial" w:cs="Arial"/>
          <w:b/>
          <w:sz w:val="24"/>
          <w:szCs w:val="24"/>
          <w:rPrChange w:id="3109" w:author="Adelino Naquarta Sepalanga Domingos" w:date="2025-03-05T08:49:00Z" w16du:dateUtc="2025-03-05T07:49:00Z">
            <w:rPr>
              <w:rFonts w:ascii="Garamond" w:hAnsi="Garamond" w:cstheme="minorHAnsi"/>
              <w:b/>
              <w:sz w:val="24"/>
              <w:szCs w:val="24"/>
            </w:rPr>
          </w:rPrChange>
        </w:rPr>
      </w:pPr>
    </w:p>
    <w:p w14:paraId="2BE568B8" w14:textId="77777777" w:rsidR="003F3EDE" w:rsidRPr="00691778" w:rsidRDefault="003F3EDE" w:rsidP="003F3EDE">
      <w:pPr>
        <w:ind w:right="795"/>
        <w:jc w:val="both"/>
        <w:rPr>
          <w:rFonts w:ascii="Arial" w:hAnsi="Arial" w:cs="Arial"/>
          <w:b/>
          <w:sz w:val="24"/>
          <w:szCs w:val="24"/>
          <w:rPrChange w:id="3110" w:author="Adelino Naquarta Sepalanga Domingos" w:date="2025-03-05T08:49:00Z" w16du:dateUtc="2025-03-05T07:49:00Z">
            <w:rPr>
              <w:rFonts w:ascii="Garamond" w:hAnsi="Garamond" w:cstheme="minorHAnsi"/>
              <w:b/>
              <w:sz w:val="24"/>
              <w:szCs w:val="24"/>
            </w:rPr>
          </w:rPrChange>
        </w:rPr>
      </w:pPr>
      <w:r w:rsidRPr="00691778">
        <w:rPr>
          <w:rFonts w:ascii="Arial" w:hAnsi="Arial" w:cs="Arial"/>
          <w:b/>
          <w:sz w:val="24"/>
          <w:szCs w:val="24"/>
          <w:rPrChange w:id="3111" w:author="Adelino Naquarta Sepalanga Domingos" w:date="2025-03-05T08:49:00Z" w16du:dateUtc="2025-03-05T07:49:00Z">
            <w:rPr>
              <w:rFonts w:ascii="Garamond" w:hAnsi="Garamond" w:cstheme="minorHAnsi"/>
              <w:b/>
              <w:sz w:val="24"/>
              <w:szCs w:val="24"/>
            </w:rPr>
          </w:rPrChange>
        </w:rPr>
        <w:t>2- * Tabelas mestres (</w:t>
      </w:r>
      <w:proofErr w:type="spellStart"/>
      <w:r w:rsidRPr="00691778">
        <w:rPr>
          <w:rFonts w:ascii="Arial" w:hAnsi="Arial" w:cs="Arial"/>
          <w:b/>
          <w:sz w:val="24"/>
          <w:szCs w:val="24"/>
          <w:rPrChange w:id="3112" w:author="Adelino Naquarta Sepalanga Domingos" w:date="2025-03-05T08:49:00Z" w16du:dateUtc="2025-03-05T07:49:00Z">
            <w:rPr>
              <w:rFonts w:ascii="Garamond" w:hAnsi="Garamond" w:cstheme="minorHAnsi"/>
              <w:b/>
              <w:sz w:val="24"/>
              <w:szCs w:val="24"/>
            </w:rPr>
          </w:rPrChange>
        </w:rPr>
        <w:t>MasterFiles</w:t>
      </w:r>
      <w:proofErr w:type="spellEnd"/>
      <w:r w:rsidRPr="00691778">
        <w:rPr>
          <w:rFonts w:ascii="Arial" w:hAnsi="Arial" w:cs="Arial"/>
          <w:b/>
          <w:sz w:val="24"/>
          <w:szCs w:val="24"/>
          <w:rPrChange w:id="3113" w:author="Adelino Naquarta Sepalanga Domingos" w:date="2025-03-05T08:49:00Z" w16du:dateUtc="2025-03-05T07:49:00Z">
            <w:rPr>
              <w:rFonts w:ascii="Garamond" w:hAnsi="Garamond" w:cstheme="minorHAnsi"/>
              <w:b/>
              <w:sz w:val="24"/>
              <w:szCs w:val="24"/>
            </w:rPr>
          </w:rPrChange>
        </w:rPr>
        <w:t>):</w:t>
      </w:r>
    </w:p>
    <w:p w14:paraId="1AEF2D6B" w14:textId="77777777" w:rsidR="003F3EDE" w:rsidRPr="00691778" w:rsidRDefault="003F3EDE" w:rsidP="003F3EDE">
      <w:pPr>
        <w:ind w:right="795"/>
        <w:jc w:val="both"/>
        <w:rPr>
          <w:rFonts w:ascii="Arial" w:hAnsi="Arial" w:cs="Arial"/>
          <w:b/>
          <w:sz w:val="24"/>
          <w:szCs w:val="24"/>
          <w:rPrChange w:id="3114" w:author="Adelino Naquarta Sepalanga Domingos" w:date="2025-03-05T08:49:00Z" w16du:dateUtc="2025-03-05T07:49:00Z">
            <w:rPr>
              <w:rFonts w:ascii="Garamond" w:hAnsi="Garamond" w:cstheme="minorHAnsi"/>
              <w:b/>
              <w:sz w:val="24"/>
              <w:szCs w:val="24"/>
            </w:rPr>
          </w:rPrChange>
        </w:rPr>
      </w:pPr>
      <w:r w:rsidRPr="00691778">
        <w:rPr>
          <w:rFonts w:ascii="Arial" w:hAnsi="Arial" w:cs="Arial"/>
          <w:b/>
          <w:sz w:val="24"/>
          <w:szCs w:val="24"/>
          <w:rPrChange w:id="3115" w:author="Adelino Naquarta Sepalanga Domingos" w:date="2025-03-05T08:49:00Z" w16du:dateUtc="2025-03-05T07:49:00Z">
            <w:rPr>
              <w:rFonts w:ascii="Garamond" w:hAnsi="Garamond" w:cstheme="minorHAnsi"/>
              <w:b/>
              <w:sz w:val="24"/>
              <w:szCs w:val="24"/>
            </w:rPr>
          </w:rPrChange>
        </w:rPr>
        <w:t>2.1 - Tabela de código de contas (</w:t>
      </w:r>
      <w:proofErr w:type="spellStart"/>
      <w:r w:rsidRPr="00691778">
        <w:rPr>
          <w:rFonts w:ascii="Arial" w:hAnsi="Arial" w:cs="Arial"/>
          <w:b/>
          <w:sz w:val="24"/>
          <w:szCs w:val="24"/>
          <w:rPrChange w:id="3116" w:author="Adelino Naquarta Sepalanga Domingos" w:date="2025-03-05T08:49:00Z" w16du:dateUtc="2025-03-05T07:49:00Z">
            <w:rPr>
              <w:rFonts w:ascii="Garamond" w:hAnsi="Garamond" w:cstheme="minorHAnsi"/>
              <w:b/>
              <w:sz w:val="24"/>
              <w:szCs w:val="24"/>
            </w:rPr>
          </w:rPrChange>
        </w:rPr>
        <w:t>GeneralLedgerAccounts</w:t>
      </w:r>
      <w:proofErr w:type="spellEnd"/>
      <w:r w:rsidRPr="00691778">
        <w:rPr>
          <w:rFonts w:ascii="Arial" w:hAnsi="Arial" w:cs="Arial"/>
          <w:b/>
          <w:sz w:val="24"/>
          <w:szCs w:val="24"/>
          <w:rPrChange w:id="3117" w:author="Adelino Naquarta Sepalanga Domingos" w:date="2025-03-05T08:49:00Z" w16du:dateUtc="2025-03-05T07:49:00Z">
            <w:rPr>
              <w:rFonts w:ascii="Garamond" w:hAnsi="Garamond" w:cstheme="minorHAnsi"/>
              <w:b/>
              <w:sz w:val="24"/>
              <w:szCs w:val="24"/>
            </w:rPr>
          </w:rPrChange>
        </w:rPr>
        <w:t>).</w:t>
      </w:r>
    </w:p>
    <w:p w14:paraId="64AE1BCA" w14:textId="77777777" w:rsidR="003F3EDE" w:rsidRPr="00691778" w:rsidRDefault="003F3EDE" w:rsidP="003F3EDE">
      <w:pPr>
        <w:spacing w:after="240" w:line="276" w:lineRule="auto"/>
        <w:jc w:val="both"/>
        <w:rPr>
          <w:rFonts w:ascii="Arial" w:eastAsia="Times New Roman" w:hAnsi="Arial" w:cs="Arial"/>
          <w:spacing w:val="-1"/>
          <w:sz w:val="24"/>
          <w:szCs w:val="24"/>
          <w:rPrChange w:id="3118"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3119" w:author="Adelino Naquarta Sepalanga Domingos" w:date="2025-03-05T08:49:00Z" w16du:dateUtc="2025-03-05T07:49:00Z">
            <w:rPr>
              <w:rFonts w:ascii="Times New Roman" w:eastAsia="Times New Roman" w:hAnsi="Times New Roman" w:cs="Times New Roman"/>
              <w:spacing w:val="-1"/>
              <w:sz w:val="24"/>
              <w:szCs w:val="24"/>
            </w:rPr>
          </w:rPrChange>
        </w:rPr>
        <w:t>A tabela de código de contas a exportar é a prevista pelo sistema de normalização contabilística e outras disposições legais em vigor para o respectivo sector de actividade. Não devem ser exportados registos das classes de contas.</w:t>
      </w:r>
    </w:p>
    <w:p w14:paraId="066CFDE3" w14:textId="77777777" w:rsidR="003F3EDE" w:rsidRPr="00691778" w:rsidRDefault="003F3EDE" w:rsidP="003F3EDE">
      <w:pPr>
        <w:spacing w:after="240" w:line="276" w:lineRule="auto"/>
        <w:jc w:val="both"/>
        <w:rPr>
          <w:rFonts w:ascii="Arial" w:eastAsia="Times New Roman" w:hAnsi="Arial" w:cs="Arial"/>
          <w:spacing w:val="-1"/>
          <w:sz w:val="24"/>
          <w:szCs w:val="24"/>
          <w:rPrChange w:id="3120"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3121" w:author="Adelino Naquarta Sepalanga Domingos" w:date="2025-03-05T08:49:00Z" w16du:dateUtc="2025-03-05T07:49:00Z">
            <w:rPr>
              <w:rFonts w:ascii="Times New Roman" w:eastAsia="Times New Roman" w:hAnsi="Times New Roman" w:cs="Times New Roman"/>
              <w:spacing w:val="-1"/>
              <w:sz w:val="24"/>
              <w:szCs w:val="24"/>
            </w:rPr>
          </w:rPrChange>
        </w:rPr>
        <w:t>No caso de contas agregadoras que contenham subcontas com saldos devedores e subcontas com saldos credores, devem ser evidenciados esses saldos devedores e credores na conta agregadora.</w:t>
      </w:r>
    </w:p>
    <w:p w14:paraId="1E54975A" w14:textId="4A3AB00F" w:rsidR="003F3EDE" w:rsidRPr="00691778" w:rsidDel="00C30B30" w:rsidRDefault="003F3EDE" w:rsidP="003F3EDE">
      <w:pPr>
        <w:ind w:right="228"/>
        <w:jc w:val="both"/>
        <w:rPr>
          <w:del w:id="3122" w:author="Adelino Naquarta Sepalanga Domingos" w:date="2025-03-05T09:03:00Z" w16du:dateUtc="2025-03-05T08:03:00Z"/>
          <w:rFonts w:ascii="Arial" w:hAnsi="Arial" w:cs="Arial"/>
          <w:sz w:val="24"/>
          <w:szCs w:val="24"/>
          <w:rPrChange w:id="3123" w:author="Adelino Naquarta Sepalanga Domingos" w:date="2025-03-05T08:49:00Z" w16du:dateUtc="2025-03-05T07:49:00Z">
            <w:rPr>
              <w:del w:id="3124" w:author="Adelino Naquarta Sepalanga Domingos" w:date="2025-03-05T09:03:00Z" w16du:dateUtc="2025-03-05T08:03:00Z"/>
              <w:rFonts w:ascii="Garamond" w:hAnsi="Garamond" w:cstheme="minorHAnsi"/>
              <w:sz w:val="24"/>
              <w:szCs w:val="24"/>
            </w:rPr>
          </w:rPrChange>
        </w:rPr>
      </w:pPr>
    </w:p>
    <w:p w14:paraId="2E3F1FC7" w14:textId="1DF58876" w:rsidR="003F3EDE" w:rsidRPr="00691778" w:rsidDel="00C30B30" w:rsidRDefault="003F3EDE" w:rsidP="003F3EDE">
      <w:pPr>
        <w:ind w:right="228"/>
        <w:jc w:val="both"/>
        <w:rPr>
          <w:del w:id="3125" w:author="Adelino Naquarta Sepalanga Domingos" w:date="2025-03-05T09:03:00Z" w16du:dateUtc="2025-03-05T08:03:00Z"/>
          <w:rFonts w:ascii="Arial" w:hAnsi="Arial" w:cs="Arial"/>
          <w:sz w:val="24"/>
          <w:szCs w:val="24"/>
          <w:rPrChange w:id="3126" w:author="Adelino Naquarta Sepalanga Domingos" w:date="2025-03-05T08:49:00Z" w16du:dateUtc="2025-03-05T07:49:00Z">
            <w:rPr>
              <w:del w:id="3127" w:author="Adelino Naquarta Sepalanga Domingos" w:date="2025-03-05T09:03:00Z" w16du:dateUtc="2025-03-05T08:03:00Z"/>
              <w:rFonts w:ascii="Garamond" w:hAnsi="Garamond" w:cstheme="minorHAnsi"/>
              <w:sz w:val="24"/>
              <w:szCs w:val="24"/>
            </w:rPr>
          </w:rPrChange>
        </w:rPr>
      </w:pPr>
    </w:p>
    <w:p w14:paraId="46B2E517" w14:textId="77777777" w:rsidR="003F3EDE" w:rsidRPr="00691778" w:rsidRDefault="003F3EDE" w:rsidP="003F3EDE">
      <w:pPr>
        <w:ind w:right="228"/>
        <w:jc w:val="both"/>
        <w:rPr>
          <w:rFonts w:ascii="Arial" w:hAnsi="Arial" w:cs="Arial"/>
          <w:sz w:val="24"/>
          <w:szCs w:val="24"/>
          <w:rPrChange w:id="3128" w:author="Adelino Naquarta Sepalanga Domingos" w:date="2025-03-05T08:49:00Z" w16du:dateUtc="2025-03-05T07:49:00Z">
            <w:rPr>
              <w:rFonts w:ascii="Garamond" w:hAnsi="Garamond" w:cstheme="minorHAnsi"/>
              <w:sz w:val="24"/>
              <w:szCs w:val="24"/>
            </w:rPr>
          </w:rPrChange>
        </w:rPr>
      </w:pPr>
    </w:p>
    <w:tbl>
      <w:tblPr>
        <w:tblW w:w="11199" w:type="dxa"/>
        <w:tblInd w:w="-859"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04"/>
        <w:gridCol w:w="1504"/>
        <w:gridCol w:w="3088"/>
        <w:gridCol w:w="3685"/>
        <w:gridCol w:w="1418"/>
      </w:tblGrid>
      <w:tr w:rsidR="003F3EDE" w:rsidRPr="00C30B30" w14:paraId="5D684DBD" w14:textId="77777777" w:rsidTr="0025185C">
        <w:trPr>
          <w:trHeight w:val="463"/>
          <w:tblHeader/>
        </w:trPr>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580B8E5A"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129" w:author="Adelino Naquarta Sepalanga Domingos" w:date="2025-03-05T09:03:00Z" w16du:dateUtc="2025-03-05T08:03: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130" w:author="Adelino Naquarta Sepalanga Domingos" w:date="2025-03-05T09:03:00Z" w16du:dateUtc="2025-03-05T08:03:00Z">
                  <w:rPr>
                    <w:rFonts w:ascii="Times New Roman" w:eastAsia="Times New Roman" w:hAnsi="Times New Roman"/>
                    <w:b/>
                    <w:bCs/>
                    <w:color w:val="FFFFFF" w:themeColor="background1"/>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E60FB38"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131" w:author="Adelino Naquarta Sepalanga Domingos" w:date="2025-03-05T09:03:00Z" w16du:dateUtc="2025-03-05T08:03: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132" w:author="Adelino Naquarta Sepalanga Domingos" w:date="2025-03-05T09:03:00Z" w16du:dateUtc="2025-03-05T08:03:00Z">
                  <w:rPr>
                    <w:rFonts w:ascii="Times New Roman" w:eastAsia="Times New Roman" w:hAnsi="Times New Roman"/>
                    <w:b/>
                    <w:bCs/>
                    <w:color w:val="FFFFFF" w:themeColor="background1"/>
                    <w:spacing w:val="-1"/>
                  </w:rPr>
                </w:rPrChange>
              </w:rPr>
              <w:t>Obrigatório</w:t>
            </w:r>
          </w:p>
        </w:tc>
        <w:tc>
          <w:tcPr>
            <w:tcW w:w="308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9927C17"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133" w:author="Adelino Naquarta Sepalanga Domingos" w:date="2025-03-05T09:03:00Z" w16du:dateUtc="2025-03-05T08:03: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134" w:author="Adelino Naquarta Sepalanga Domingos" w:date="2025-03-05T09:03:00Z" w16du:dateUtc="2025-03-05T08:03:00Z">
                  <w:rPr>
                    <w:rFonts w:ascii="Times New Roman" w:eastAsia="Times New Roman" w:hAnsi="Times New Roman"/>
                    <w:b/>
                    <w:bCs/>
                    <w:color w:val="FFFFFF" w:themeColor="background1"/>
                    <w:spacing w:val="-1"/>
                  </w:rPr>
                </w:rPrChange>
              </w:rPr>
              <w:t>Nome do campo</w:t>
            </w:r>
          </w:p>
        </w:tc>
        <w:tc>
          <w:tcPr>
            <w:tcW w:w="3685"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03AF7C04"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135" w:author="Adelino Naquarta Sepalanga Domingos" w:date="2025-03-05T09:03:00Z" w16du:dateUtc="2025-03-05T08:03: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136" w:author="Adelino Naquarta Sepalanga Domingos" w:date="2025-03-05T09:03:00Z" w16du:dateUtc="2025-03-05T08:03:00Z">
                  <w:rPr>
                    <w:rFonts w:ascii="Times New Roman" w:eastAsia="Times New Roman" w:hAnsi="Times New Roman"/>
                    <w:b/>
                    <w:bCs/>
                    <w:color w:val="FFFFFF" w:themeColor="background1"/>
                    <w:spacing w:val="-1"/>
                  </w:rPr>
                </w:rPrChange>
              </w:rPr>
              <w:t>Notas técnicas</w:t>
            </w:r>
          </w:p>
        </w:tc>
        <w:tc>
          <w:tcPr>
            <w:tcW w:w="141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E354A17"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137" w:author="Adelino Naquarta Sepalanga Domingos" w:date="2025-03-05T09:03:00Z" w16du:dateUtc="2025-03-05T08:03: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138" w:author="Adelino Naquarta Sepalanga Domingos" w:date="2025-03-05T09:03:00Z" w16du:dateUtc="2025-03-05T08:03:00Z">
                  <w:rPr>
                    <w:rFonts w:ascii="Times New Roman" w:eastAsia="Times New Roman" w:hAnsi="Times New Roman"/>
                    <w:b/>
                    <w:bCs/>
                    <w:color w:val="FFFFFF" w:themeColor="background1"/>
                    <w:spacing w:val="-1"/>
                  </w:rPr>
                </w:rPrChange>
              </w:rPr>
              <w:t>Formato</w:t>
            </w:r>
          </w:p>
        </w:tc>
      </w:tr>
      <w:tr w:rsidR="003F3EDE" w:rsidRPr="00C30B30" w14:paraId="7E56F353" w14:textId="77777777" w:rsidTr="0025185C">
        <w:trPr>
          <w:trHeight w:val="396"/>
        </w:trPr>
        <w:tc>
          <w:tcPr>
            <w:tcW w:w="150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tcPr>
          <w:p w14:paraId="057B2F65" w14:textId="77777777" w:rsidR="003F3EDE" w:rsidRPr="00C30B30" w:rsidRDefault="003F3EDE" w:rsidP="0025185C">
            <w:pPr>
              <w:jc w:val="center"/>
              <w:rPr>
                <w:rFonts w:ascii="Arial" w:eastAsia="Times New Roman" w:hAnsi="Arial" w:cs="Arial"/>
                <w:spacing w:val="-1"/>
                <w:sz w:val="20"/>
                <w:szCs w:val="20"/>
                <w:rPrChange w:id="3139" w:author="Adelino Naquarta Sepalanga Domingos" w:date="2025-03-05T09:03:00Z" w16du:dateUtc="2025-03-05T08:03:00Z">
                  <w:rPr>
                    <w:rFonts w:ascii="Times New Roman" w:eastAsia="Times New Roman" w:hAnsi="Times New Roman"/>
                    <w:spacing w:val="-1"/>
                  </w:rPr>
                </w:rPrChange>
              </w:rPr>
            </w:pPr>
          </w:p>
          <w:p w14:paraId="61D5E019" w14:textId="77777777" w:rsidR="003F3EDE" w:rsidRPr="00C30B30" w:rsidRDefault="003F3EDE" w:rsidP="0025185C">
            <w:pPr>
              <w:jc w:val="center"/>
              <w:rPr>
                <w:rFonts w:ascii="Arial" w:eastAsia="Times New Roman" w:hAnsi="Arial" w:cs="Arial"/>
                <w:spacing w:val="-1"/>
                <w:sz w:val="20"/>
                <w:szCs w:val="20"/>
                <w:rPrChange w:id="3140"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41" w:author="Adelino Naquarta Sepalanga Domingos" w:date="2025-03-05T09:03:00Z" w16du:dateUtc="2025-03-05T08:03:00Z">
                  <w:rPr>
                    <w:rFonts w:ascii="Times New Roman" w:eastAsia="Times New Roman" w:hAnsi="Times New Roman"/>
                    <w:spacing w:val="-1"/>
                  </w:rPr>
                </w:rPrChange>
              </w:rPr>
              <w:t xml:space="preserve">  2.1.1</w:t>
            </w:r>
            <w:r w:rsidRPr="00C30B30">
              <w:rPr>
                <w:rFonts w:ascii="Arial" w:eastAsia="Times New Roman" w:hAnsi="Arial" w:cs="Arial"/>
                <w:spacing w:val="-1"/>
                <w:sz w:val="20"/>
                <w:szCs w:val="20"/>
                <w:rPrChange w:id="3142" w:author="Adelino Naquarta Sepalanga Domingos" w:date="2025-03-05T09:03:00Z" w16du:dateUtc="2025-03-05T08:03:00Z">
                  <w:rPr>
                    <w:rFonts w:ascii="Times New Roman" w:eastAsia="Times New Roman" w:hAnsi="Times New Roman"/>
                    <w:spacing w:val="-1"/>
                  </w:rPr>
                </w:rPrChange>
              </w:rPr>
              <w:tab/>
            </w:r>
          </w:p>
          <w:p w14:paraId="650317F0" w14:textId="77777777" w:rsidR="003F3EDE" w:rsidRPr="00C30B30" w:rsidRDefault="003F3EDE" w:rsidP="0025185C">
            <w:pPr>
              <w:jc w:val="center"/>
              <w:rPr>
                <w:rFonts w:ascii="Arial" w:eastAsia="Times New Roman" w:hAnsi="Arial" w:cs="Arial"/>
                <w:spacing w:val="-1"/>
                <w:sz w:val="20"/>
                <w:szCs w:val="20"/>
                <w:rPrChange w:id="3143" w:author="Adelino Naquarta Sepalanga Domingos" w:date="2025-03-05T09:03:00Z" w16du:dateUtc="2025-03-05T08:03:00Z">
                  <w:rPr>
                    <w:rFonts w:ascii="Times New Roman" w:eastAsia="Times New Roman" w:hAnsi="Times New Roman"/>
                    <w:spacing w:val="-1"/>
                  </w:rPr>
                </w:rPrChange>
              </w:rPr>
            </w:pPr>
          </w:p>
        </w:tc>
        <w:tc>
          <w:tcPr>
            <w:tcW w:w="150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tcPr>
          <w:p w14:paraId="42BA51DE" w14:textId="77777777" w:rsidR="003F3EDE" w:rsidRPr="00C30B30" w:rsidRDefault="003F3EDE" w:rsidP="0025185C">
            <w:pPr>
              <w:jc w:val="center"/>
              <w:rPr>
                <w:rFonts w:ascii="Arial" w:eastAsia="Times New Roman" w:hAnsi="Arial" w:cs="Arial"/>
                <w:spacing w:val="-1"/>
                <w:sz w:val="20"/>
                <w:szCs w:val="20"/>
                <w:rPrChange w:id="3144" w:author="Adelino Naquarta Sepalanga Domingos" w:date="2025-03-05T09:03:00Z" w16du:dateUtc="2025-03-05T08:03:00Z">
                  <w:rPr>
                    <w:rFonts w:ascii="Times New Roman" w:eastAsia="Times New Roman" w:hAnsi="Times New Roman"/>
                    <w:spacing w:val="-1"/>
                  </w:rPr>
                </w:rPrChange>
              </w:rPr>
            </w:pPr>
          </w:p>
          <w:p w14:paraId="00E378E9" w14:textId="77777777" w:rsidR="003F3EDE" w:rsidRPr="00C30B30" w:rsidRDefault="003F3EDE" w:rsidP="0025185C">
            <w:pPr>
              <w:jc w:val="center"/>
              <w:rPr>
                <w:rFonts w:ascii="Arial" w:eastAsia="Times New Roman" w:hAnsi="Arial" w:cs="Arial"/>
                <w:spacing w:val="-1"/>
                <w:sz w:val="20"/>
                <w:szCs w:val="20"/>
                <w:rPrChange w:id="314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46"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tcPr>
          <w:p w14:paraId="31A22C28" w14:textId="68FCBA76" w:rsidR="003F3EDE" w:rsidRPr="00C30B30" w:rsidRDefault="003F3EDE" w:rsidP="0025185C">
            <w:pPr>
              <w:rPr>
                <w:rFonts w:ascii="Arial" w:eastAsia="Times New Roman" w:hAnsi="Arial" w:cs="Arial"/>
                <w:spacing w:val="-1"/>
                <w:sz w:val="20"/>
                <w:szCs w:val="20"/>
                <w:rPrChange w:id="3147"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48" w:author="Adelino Naquarta Sepalanga Domingos" w:date="2025-03-05T09:03:00Z" w16du:dateUtc="2025-03-05T08:03:00Z">
                  <w:rPr>
                    <w:rFonts w:ascii="Times New Roman" w:eastAsia="Times New Roman" w:hAnsi="Times New Roman"/>
                    <w:spacing w:val="-1"/>
                  </w:rPr>
                </w:rPrChange>
              </w:rPr>
              <w:t>Referencial de classificação</w:t>
            </w:r>
            <w:ins w:id="3149" w:author="Adelino Naquarta Sepalanga Domingos" w:date="2025-03-05T09:04:00Z" w16du:dateUtc="2025-03-05T08:04:00Z">
              <w:r w:rsidR="00C30B30">
                <w:rPr>
                  <w:rFonts w:ascii="Arial" w:eastAsia="Times New Roman" w:hAnsi="Arial" w:cs="Arial"/>
                  <w:spacing w:val="-1"/>
                  <w:sz w:val="20"/>
                  <w:szCs w:val="20"/>
                </w:rPr>
                <w:t xml:space="preserve"> </w:t>
              </w:r>
            </w:ins>
            <w:del w:id="3150" w:author="Adelino Naquarta Sepalanga Domingos" w:date="2025-03-05T09:04:00Z" w16du:dateUtc="2025-03-05T08:04:00Z">
              <w:r w:rsidRPr="00C30B30" w:rsidDel="00C30B30">
                <w:rPr>
                  <w:rFonts w:ascii="Arial" w:eastAsia="Times New Roman" w:hAnsi="Arial" w:cs="Arial"/>
                  <w:spacing w:val="-1"/>
                  <w:sz w:val="20"/>
                  <w:szCs w:val="20"/>
                  <w:rPrChange w:id="3151" w:author="Adelino Naquarta Sepalanga Domingos" w:date="2025-03-05T09:03:00Z" w16du:dateUtc="2025-03-05T08:03:00Z">
                    <w:rPr>
                      <w:rFonts w:ascii="Times New Roman" w:eastAsia="Times New Roman" w:hAnsi="Times New Roman"/>
                      <w:spacing w:val="-1"/>
                    </w:rPr>
                  </w:rPrChange>
                </w:rPr>
                <w:delText xml:space="preserve"> </w:delText>
              </w:r>
            </w:del>
          </w:p>
          <w:p w14:paraId="3584C623" w14:textId="77777777" w:rsidR="003F3EDE" w:rsidRPr="00C30B30" w:rsidRDefault="003F3EDE" w:rsidP="0025185C">
            <w:pPr>
              <w:rPr>
                <w:rFonts w:ascii="Arial" w:eastAsia="Times New Roman" w:hAnsi="Arial" w:cs="Arial"/>
                <w:spacing w:val="-1"/>
                <w:sz w:val="20"/>
                <w:szCs w:val="20"/>
                <w:rPrChange w:id="3152"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53" w:author="Adelino Naquarta Sepalanga Domingos" w:date="2025-03-05T09:03:00Z" w16du:dateUtc="2025-03-05T08:03:00Z">
                  <w:rPr>
                    <w:rFonts w:ascii="Times New Roman" w:eastAsia="Times New Roman" w:hAnsi="Times New Roman"/>
                    <w:spacing w:val="-1"/>
                  </w:rPr>
                </w:rPrChange>
              </w:rPr>
              <w:t>de contas (</w:t>
            </w:r>
            <w:proofErr w:type="spellStart"/>
            <w:r w:rsidRPr="00C30B30">
              <w:rPr>
                <w:rFonts w:ascii="Arial" w:eastAsia="Times New Roman" w:hAnsi="Arial" w:cs="Arial"/>
                <w:spacing w:val="-1"/>
                <w:sz w:val="20"/>
                <w:szCs w:val="20"/>
                <w:rPrChange w:id="3154" w:author="Adelino Naquarta Sepalanga Domingos" w:date="2025-03-05T09:03:00Z" w16du:dateUtc="2025-03-05T08:03:00Z">
                  <w:rPr>
                    <w:rFonts w:ascii="Times New Roman" w:eastAsia="Times New Roman" w:hAnsi="Times New Roman"/>
                    <w:spacing w:val="-1"/>
                  </w:rPr>
                </w:rPrChange>
              </w:rPr>
              <w:t>TaxonomyReference</w:t>
            </w:r>
            <w:proofErr w:type="spellEnd"/>
            <w:r w:rsidRPr="00C30B30">
              <w:rPr>
                <w:rFonts w:ascii="Arial" w:eastAsia="Times New Roman" w:hAnsi="Arial" w:cs="Arial"/>
                <w:spacing w:val="-1"/>
                <w:sz w:val="20"/>
                <w:szCs w:val="20"/>
                <w:rPrChange w:id="3155" w:author="Adelino Naquarta Sepalanga Domingos" w:date="2025-03-05T09:03:00Z" w16du:dateUtc="2025-03-05T08:03: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tcPr>
          <w:p w14:paraId="41B1F642" w14:textId="77777777" w:rsidR="003F3EDE" w:rsidRPr="00C30B30" w:rsidRDefault="003F3EDE" w:rsidP="0025185C">
            <w:pPr>
              <w:rPr>
                <w:rFonts w:ascii="Arial" w:eastAsia="Times New Roman" w:hAnsi="Arial" w:cs="Arial"/>
                <w:spacing w:val="-1"/>
                <w:sz w:val="20"/>
                <w:szCs w:val="20"/>
                <w:rPrChange w:id="3156"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57" w:author="Adelino Naquarta Sepalanga Domingos" w:date="2025-03-05T09:03:00Z" w16du:dateUtc="2025-03-05T08:03:00Z">
                  <w:rPr>
                    <w:rFonts w:ascii="Times New Roman" w:eastAsia="Times New Roman" w:hAnsi="Times New Roman"/>
                    <w:spacing w:val="-1"/>
                  </w:rPr>
                </w:rPrChange>
              </w:rPr>
              <w:t>Deve indicar um dos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tcPr>
          <w:p w14:paraId="63411359" w14:textId="77777777" w:rsidR="003F3EDE" w:rsidRPr="00C30B30" w:rsidRDefault="003F3EDE" w:rsidP="0025185C">
            <w:pPr>
              <w:jc w:val="center"/>
              <w:rPr>
                <w:rFonts w:ascii="Arial" w:eastAsia="Times New Roman" w:hAnsi="Arial" w:cs="Arial"/>
                <w:spacing w:val="-1"/>
                <w:sz w:val="20"/>
                <w:szCs w:val="20"/>
                <w:rPrChange w:id="3158" w:author="Adelino Naquarta Sepalanga Domingos" w:date="2025-03-05T09:03:00Z" w16du:dateUtc="2025-03-05T08:03:00Z">
                  <w:rPr>
                    <w:rFonts w:ascii="Times New Roman" w:eastAsia="Times New Roman" w:hAnsi="Times New Roman"/>
                    <w:spacing w:val="-1"/>
                  </w:rPr>
                </w:rPrChange>
              </w:rPr>
            </w:pPr>
          </w:p>
          <w:p w14:paraId="52902136" w14:textId="77777777" w:rsidR="003F3EDE" w:rsidRPr="00C30B30" w:rsidRDefault="003F3EDE" w:rsidP="0025185C">
            <w:pPr>
              <w:jc w:val="center"/>
              <w:rPr>
                <w:rFonts w:ascii="Arial" w:eastAsia="Times New Roman" w:hAnsi="Arial" w:cs="Arial"/>
                <w:spacing w:val="-1"/>
                <w:sz w:val="20"/>
                <w:szCs w:val="20"/>
                <w:rPrChange w:id="315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60" w:author="Adelino Naquarta Sepalanga Domingos" w:date="2025-03-05T09:03:00Z" w16du:dateUtc="2025-03-05T08:03:00Z">
                  <w:rPr>
                    <w:rFonts w:ascii="Times New Roman" w:eastAsia="Times New Roman" w:hAnsi="Times New Roman"/>
                    <w:spacing w:val="-1"/>
                  </w:rPr>
                </w:rPrChange>
              </w:rPr>
              <w:t>1</w:t>
            </w:r>
          </w:p>
        </w:tc>
      </w:tr>
      <w:tr w:rsidR="003F3EDE" w:rsidRPr="00C30B30" w14:paraId="09BE0315" w14:textId="77777777" w:rsidTr="0025185C">
        <w:trPr>
          <w:trHeight w:val="396"/>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C1A7C4" w14:textId="77777777" w:rsidR="003F3EDE" w:rsidRPr="00C30B30" w:rsidRDefault="003F3EDE" w:rsidP="0025185C">
            <w:pPr>
              <w:jc w:val="center"/>
              <w:rPr>
                <w:rFonts w:ascii="Arial" w:eastAsia="Times New Roman" w:hAnsi="Arial" w:cs="Arial"/>
                <w:spacing w:val="-1"/>
                <w:sz w:val="20"/>
                <w:szCs w:val="20"/>
                <w:rPrChange w:id="3161"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62" w:author="Adelino Naquarta Sepalanga Domingos" w:date="2025-03-05T09:03:00Z" w16du:dateUtc="2025-03-05T08:03:00Z">
                  <w:rPr>
                    <w:rFonts w:ascii="Times New Roman" w:eastAsia="Times New Roman" w:hAnsi="Times New Roman"/>
                    <w:spacing w:val="-1"/>
                  </w:rPr>
                </w:rPrChange>
              </w:rPr>
              <w:t>2.1.2.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4E0AB4" w14:textId="77777777" w:rsidR="003F3EDE" w:rsidRPr="00C30B30" w:rsidRDefault="003F3EDE" w:rsidP="0025185C">
            <w:pPr>
              <w:jc w:val="center"/>
              <w:rPr>
                <w:rFonts w:ascii="Arial" w:eastAsia="Times New Roman" w:hAnsi="Arial" w:cs="Arial"/>
                <w:spacing w:val="-1"/>
                <w:sz w:val="20"/>
                <w:szCs w:val="20"/>
                <w:rPrChange w:id="3163"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64"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FD88F0" w14:textId="77777777" w:rsidR="003F3EDE" w:rsidRPr="00C30B30" w:rsidRDefault="003F3EDE" w:rsidP="0025185C">
            <w:pPr>
              <w:rPr>
                <w:rFonts w:ascii="Arial" w:eastAsia="Times New Roman" w:hAnsi="Arial" w:cs="Arial"/>
                <w:spacing w:val="-1"/>
                <w:sz w:val="20"/>
                <w:szCs w:val="20"/>
                <w:rPrChange w:id="316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66" w:author="Adelino Naquarta Sepalanga Domingos" w:date="2025-03-05T09:03:00Z" w16du:dateUtc="2025-03-05T08:03:00Z">
                  <w:rPr>
                    <w:rFonts w:ascii="Times New Roman" w:eastAsia="Times New Roman" w:hAnsi="Times New Roman"/>
                    <w:spacing w:val="-1"/>
                  </w:rPr>
                </w:rPrChange>
              </w:rPr>
              <w:t>Registo</w:t>
            </w:r>
            <w:r w:rsidRPr="00C30B30">
              <w:rPr>
                <w:rFonts w:ascii="Arial" w:eastAsia="Times New Roman" w:hAnsi="Arial" w:cs="Arial"/>
                <w:spacing w:val="-1"/>
                <w:sz w:val="20"/>
                <w:szCs w:val="20"/>
                <w:rPrChange w:id="3167" w:author="Adelino Naquarta Sepalanga Domingos" w:date="2025-03-05T09:03:00Z" w16du:dateUtc="2025-03-05T08:03:00Z">
                  <w:rPr>
                    <w:rFonts w:ascii="Times New Roman" w:eastAsia="Times New Roman" w:hAnsi="Times New Roman"/>
                    <w:spacing w:val="-1"/>
                  </w:rPr>
                </w:rPrChange>
              </w:rPr>
              <w:tab/>
              <w:t>na tabela de contas (</w:t>
            </w:r>
            <w:proofErr w:type="spellStart"/>
            <w:r w:rsidRPr="00C30B30">
              <w:rPr>
                <w:rFonts w:ascii="Arial" w:eastAsia="Times New Roman" w:hAnsi="Arial" w:cs="Arial"/>
                <w:spacing w:val="-1"/>
                <w:sz w:val="20"/>
                <w:szCs w:val="20"/>
                <w:rPrChange w:id="3168" w:author="Adelino Naquarta Sepalanga Domingos" w:date="2025-03-05T09:03:00Z" w16du:dateUtc="2025-03-05T08:03:00Z">
                  <w:rPr>
                    <w:rFonts w:ascii="Times New Roman" w:eastAsia="Times New Roman" w:hAnsi="Times New Roman"/>
                    <w:spacing w:val="-1"/>
                  </w:rPr>
                </w:rPrChange>
              </w:rPr>
              <w:t>Account</w:t>
            </w:r>
            <w:proofErr w:type="spellEnd"/>
            <w:r w:rsidRPr="00C30B30">
              <w:rPr>
                <w:rFonts w:ascii="Arial" w:eastAsia="Times New Roman" w:hAnsi="Arial" w:cs="Arial"/>
                <w:spacing w:val="-1"/>
                <w:sz w:val="20"/>
                <w:szCs w:val="20"/>
                <w:rPrChange w:id="3169" w:author="Adelino Naquarta Sepalanga Domingos" w:date="2025-03-05T09:03:00Z" w16du:dateUtc="2025-03-05T08:03: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D7B2817" w14:textId="77777777" w:rsidR="003F3EDE" w:rsidRPr="00C30B30" w:rsidRDefault="003F3EDE" w:rsidP="0025185C">
            <w:pPr>
              <w:rPr>
                <w:rFonts w:ascii="Arial" w:eastAsia="Times New Roman" w:hAnsi="Arial" w:cs="Arial"/>
                <w:spacing w:val="-1"/>
                <w:sz w:val="20"/>
                <w:szCs w:val="20"/>
                <w:rPrChange w:id="3170" w:author="Adelino Naquarta Sepalanga Domingos" w:date="2025-03-05T09:03:00Z" w16du:dateUtc="2025-03-05T08:0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8BDF071" w14:textId="77777777" w:rsidR="003F3EDE" w:rsidRPr="00C30B30" w:rsidRDefault="003F3EDE" w:rsidP="0025185C">
            <w:pPr>
              <w:jc w:val="center"/>
              <w:rPr>
                <w:rFonts w:ascii="Arial" w:eastAsia="Times New Roman" w:hAnsi="Arial" w:cs="Arial"/>
                <w:spacing w:val="-1"/>
                <w:sz w:val="20"/>
                <w:szCs w:val="20"/>
                <w:rPrChange w:id="3171"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72" w:author="Adelino Naquarta Sepalanga Domingos" w:date="2025-03-05T09:03:00Z" w16du:dateUtc="2025-03-05T08:03:00Z">
                  <w:rPr>
                    <w:rFonts w:ascii="Times New Roman" w:eastAsia="Times New Roman" w:hAnsi="Times New Roman"/>
                    <w:spacing w:val="-1"/>
                  </w:rPr>
                </w:rPrChange>
              </w:rPr>
              <w:t>Não Aplicável</w:t>
            </w:r>
          </w:p>
        </w:tc>
      </w:tr>
      <w:tr w:rsidR="003F3EDE" w:rsidRPr="00C30B30" w14:paraId="6FD17D10" w14:textId="77777777" w:rsidTr="0025185C">
        <w:trPr>
          <w:trHeight w:val="882"/>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8902E9" w14:textId="77777777" w:rsidR="003F3EDE" w:rsidRPr="00C30B30" w:rsidRDefault="003F3EDE" w:rsidP="0025185C">
            <w:pPr>
              <w:jc w:val="center"/>
              <w:rPr>
                <w:rFonts w:ascii="Arial" w:eastAsia="Times New Roman" w:hAnsi="Arial" w:cs="Arial"/>
                <w:spacing w:val="-1"/>
                <w:sz w:val="20"/>
                <w:szCs w:val="20"/>
                <w:rPrChange w:id="3173" w:author="Adelino Naquarta Sepalanga Domingos" w:date="2025-03-05T09:03:00Z" w16du:dateUtc="2025-03-05T08:03:00Z">
                  <w:rPr>
                    <w:rFonts w:ascii="Times New Roman" w:eastAsia="Times New Roman" w:hAnsi="Times New Roman"/>
                    <w:spacing w:val="-1"/>
                  </w:rPr>
                </w:rPrChange>
              </w:rPr>
            </w:pPr>
          </w:p>
          <w:p w14:paraId="78418D04" w14:textId="77777777" w:rsidR="003F3EDE" w:rsidRPr="00C30B30" w:rsidRDefault="003F3EDE" w:rsidP="0025185C">
            <w:pPr>
              <w:jc w:val="center"/>
              <w:rPr>
                <w:rFonts w:ascii="Arial" w:eastAsia="Times New Roman" w:hAnsi="Arial" w:cs="Arial"/>
                <w:spacing w:val="-1"/>
                <w:sz w:val="20"/>
                <w:szCs w:val="20"/>
                <w:rPrChange w:id="3174"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75" w:author="Adelino Naquarta Sepalanga Domingos" w:date="2025-03-05T09:03:00Z" w16du:dateUtc="2025-03-05T08:03:00Z">
                  <w:rPr>
                    <w:rFonts w:ascii="Times New Roman" w:eastAsia="Times New Roman" w:hAnsi="Times New Roman"/>
                    <w:spacing w:val="-1"/>
                  </w:rPr>
                </w:rPrChange>
              </w:rPr>
              <w:t>2.1.2.1.</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5CBD3A2" w14:textId="77777777" w:rsidR="003F3EDE" w:rsidRPr="00C30B30" w:rsidRDefault="003F3EDE" w:rsidP="0025185C">
            <w:pPr>
              <w:jc w:val="center"/>
              <w:rPr>
                <w:rFonts w:ascii="Arial" w:eastAsia="Times New Roman" w:hAnsi="Arial" w:cs="Arial"/>
                <w:spacing w:val="-1"/>
                <w:sz w:val="20"/>
                <w:szCs w:val="20"/>
                <w:rPrChange w:id="3176" w:author="Adelino Naquarta Sepalanga Domingos" w:date="2025-03-05T09:03:00Z" w16du:dateUtc="2025-03-05T08:03:00Z">
                  <w:rPr>
                    <w:rFonts w:ascii="Times New Roman" w:eastAsia="Times New Roman" w:hAnsi="Times New Roman"/>
                    <w:spacing w:val="-1"/>
                  </w:rPr>
                </w:rPrChange>
              </w:rPr>
            </w:pPr>
          </w:p>
          <w:p w14:paraId="7782A705" w14:textId="77777777" w:rsidR="003F3EDE" w:rsidRPr="00C30B30" w:rsidRDefault="003F3EDE" w:rsidP="0025185C">
            <w:pPr>
              <w:jc w:val="center"/>
              <w:rPr>
                <w:rFonts w:ascii="Arial" w:eastAsia="Times New Roman" w:hAnsi="Arial" w:cs="Arial"/>
                <w:spacing w:val="-1"/>
                <w:sz w:val="20"/>
                <w:szCs w:val="20"/>
                <w:rPrChange w:id="3177"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78"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4E5B5B" w14:textId="77777777" w:rsidR="003F3EDE" w:rsidRPr="00C30B30" w:rsidRDefault="003F3EDE" w:rsidP="0025185C">
            <w:pPr>
              <w:rPr>
                <w:rFonts w:ascii="Arial" w:eastAsia="Times New Roman" w:hAnsi="Arial" w:cs="Arial"/>
                <w:spacing w:val="-1"/>
                <w:sz w:val="20"/>
                <w:szCs w:val="20"/>
                <w:rPrChange w:id="317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80" w:author="Adelino Naquarta Sepalanga Domingos" w:date="2025-03-05T09:03:00Z" w16du:dateUtc="2025-03-05T08:03:00Z">
                  <w:rPr>
                    <w:rFonts w:ascii="Times New Roman" w:eastAsia="Times New Roman" w:hAnsi="Times New Roman"/>
                    <w:spacing w:val="-1"/>
                  </w:rPr>
                </w:rPrChange>
              </w:rPr>
              <w:t>Código</w:t>
            </w:r>
            <w:r w:rsidRPr="00C30B30">
              <w:rPr>
                <w:rFonts w:ascii="Arial" w:eastAsia="Times New Roman" w:hAnsi="Arial" w:cs="Arial"/>
                <w:spacing w:val="-1"/>
                <w:sz w:val="20"/>
                <w:szCs w:val="20"/>
                <w:rPrChange w:id="3181" w:author="Adelino Naquarta Sepalanga Domingos" w:date="2025-03-05T09:03:00Z" w16du:dateUtc="2025-03-05T08:03:00Z">
                  <w:rPr>
                    <w:rFonts w:ascii="Times New Roman" w:eastAsia="Times New Roman" w:hAnsi="Times New Roman"/>
                    <w:spacing w:val="-1"/>
                  </w:rPr>
                </w:rPrChange>
              </w:rPr>
              <w:tab/>
              <w:t>da conta (</w:t>
            </w:r>
            <w:proofErr w:type="spellStart"/>
            <w:r w:rsidRPr="00C30B30">
              <w:rPr>
                <w:rFonts w:ascii="Arial" w:eastAsia="Times New Roman" w:hAnsi="Arial" w:cs="Arial"/>
                <w:spacing w:val="-1"/>
                <w:sz w:val="20"/>
                <w:szCs w:val="20"/>
                <w:rPrChange w:id="3182" w:author="Adelino Naquarta Sepalanga Domingos" w:date="2025-03-05T09:03:00Z" w16du:dateUtc="2025-03-05T08:03:00Z">
                  <w:rPr>
                    <w:rFonts w:ascii="Times New Roman" w:eastAsia="Times New Roman" w:hAnsi="Times New Roman"/>
                    <w:spacing w:val="-1"/>
                  </w:rPr>
                </w:rPrChange>
              </w:rPr>
              <w:t>AccountID</w:t>
            </w:r>
            <w:proofErr w:type="spellEnd"/>
            <w:r w:rsidRPr="00C30B30">
              <w:rPr>
                <w:rFonts w:ascii="Arial" w:eastAsia="Times New Roman" w:hAnsi="Arial" w:cs="Arial"/>
                <w:spacing w:val="-1"/>
                <w:sz w:val="20"/>
                <w:szCs w:val="20"/>
                <w:rPrChange w:id="3183" w:author="Adelino Naquarta Sepalanga Domingos" w:date="2025-03-05T09:03:00Z" w16du:dateUtc="2025-03-05T08:03: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B13ABAA" w14:textId="77777777" w:rsidR="003F3EDE" w:rsidRPr="00C30B30" w:rsidRDefault="003F3EDE" w:rsidP="0025185C">
            <w:pPr>
              <w:rPr>
                <w:rFonts w:ascii="Arial" w:eastAsia="Times New Roman" w:hAnsi="Arial" w:cs="Arial"/>
                <w:spacing w:val="-1"/>
                <w:sz w:val="20"/>
                <w:szCs w:val="20"/>
                <w:rPrChange w:id="3184"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85" w:author="Adelino Naquarta Sepalanga Domingos" w:date="2025-03-05T09:03:00Z" w16du:dateUtc="2025-03-05T08:03:00Z">
                  <w:rPr>
                    <w:rFonts w:ascii="Times New Roman" w:eastAsia="Times New Roman" w:hAnsi="Times New Roman"/>
                    <w:spacing w:val="-1"/>
                  </w:rPr>
                </w:rPrChange>
              </w:rPr>
              <w:t xml:space="preserve">Devem constar do ficheiro todas as contas, incluindo as respectivas </w:t>
            </w:r>
            <w:r w:rsidRPr="00C30B30">
              <w:rPr>
                <w:rFonts w:ascii="Arial" w:eastAsia="Times New Roman" w:hAnsi="Arial" w:cs="Arial"/>
                <w:spacing w:val="-1"/>
                <w:sz w:val="20"/>
                <w:szCs w:val="20"/>
                <w:rPrChange w:id="3186" w:author="Adelino Naquarta Sepalanga Domingos" w:date="2025-03-05T09:03:00Z" w16du:dateUtc="2025-03-05T08:03:00Z">
                  <w:rPr>
                    <w:rFonts w:ascii="Times New Roman" w:eastAsia="Times New Roman" w:hAnsi="Times New Roman"/>
                    <w:spacing w:val="-1"/>
                  </w:rPr>
                </w:rPrChange>
              </w:rPr>
              <w:lastRenderedPageBreak/>
              <w:t>contas integradoras, até às contas do Razão.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AD9165" w14:textId="77777777" w:rsidR="003F3EDE" w:rsidRPr="00C30B30" w:rsidRDefault="003F3EDE" w:rsidP="0025185C">
            <w:pPr>
              <w:jc w:val="center"/>
              <w:rPr>
                <w:rFonts w:ascii="Arial" w:eastAsia="Times New Roman" w:hAnsi="Arial" w:cs="Arial"/>
                <w:spacing w:val="-1"/>
                <w:sz w:val="20"/>
                <w:szCs w:val="20"/>
                <w:rPrChange w:id="3187"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88" w:author="Adelino Naquarta Sepalanga Domingos" w:date="2025-03-05T09:03:00Z" w16du:dateUtc="2025-03-05T08:03:00Z">
                  <w:rPr>
                    <w:rFonts w:ascii="Times New Roman" w:eastAsia="Times New Roman" w:hAnsi="Times New Roman"/>
                    <w:spacing w:val="-1"/>
                  </w:rPr>
                </w:rPrChange>
              </w:rPr>
              <w:lastRenderedPageBreak/>
              <w:t>Texto</w:t>
            </w:r>
          </w:p>
          <w:p w14:paraId="49AF941A" w14:textId="77777777" w:rsidR="003F3EDE" w:rsidRPr="00C30B30" w:rsidRDefault="003F3EDE" w:rsidP="0025185C">
            <w:pPr>
              <w:jc w:val="center"/>
              <w:rPr>
                <w:rFonts w:ascii="Arial" w:eastAsia="Times New Roman" w:hAnsi="Arial" w:cs="Arial"/>
                <w:spacing w:val="-1"/>
                <w:sz w:val="20"/>
                <w:szCs w:val="20"/>
                <w:rPrChange w:id="318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90" w:author="Adelino Naquarta Sepalanga Domingos" w:date="2025-03-05T09:03:00Z" w16du:dateUtc="2025-03-05T08:03:00Z">
                  <w:rPr>
                    <w:rFonts w:ascii="Times New Roman" w:eastAsia="Times New Roman" w:hAnsi="Times New Roman"/>
                    <w:spacing w:val="-1"/>
                  </w:rPr>
                </w:rPrChange>
              </w:rPr>
              <w:t>30</w:t>
            </w:r>
          </w:p>
        </w:tc>
      </w:tr>
      <w:tr w:rsidR="003F3EDE" w:rsidRPr="00C30B30" w14:paraId="7C0D4C16" w14:textId="77777777" w:rsidTr="0025185C">
        <w:trPr>
          <w:trHeight w:val="573"/>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B7C3ED" w14:textId="77777777" w:rsidR="003F3EDE" w:rsidRPr="00C30B30" w:rsidRDefault="003F3EDE" w:rsidP="0025185C">
            <w:pPr>
              <w:jc w:val="center"/>
              <w:rPr>
                <w:rFonts w:ascii="Arial" w:eastAsia="Times New Roman" w:hAnsi="Arial" w:cs="Arial"/>
                <w:spacing w:val="-1"/>
                <w:sz w:val="20"/>
                <w:szCs w:val="20"/>
                <w:rPrChange w:id="3191"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92" w:author="Adelino Naquarta Sepalanga Domingos" w:date="2025-03-05T09:03:00Z" w16du:dateUtc="2025-03-05T08:03:00Z">
                  <w:rPr>
                    <w:rFonts w:ascii="Times New Roman" w:eastAsia="Times New Roman" w:hAnsi="Times New Roman"/>
                    <w:spacing w:val="-1"/>
                  </w:rPr>
                </w:rPrChange>
              </w:rPr>
              <w:t>2.1.2.2.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E43156" w14:textId="77777777" w:rsidR="003F3EDE" w:rsidRPr="00C30B30" w:rsidRDefault="003F3EDE" w:rsidP="0025185C">
            <w:pPr>
              <w:jc w:val="center"/>
              <w:rPr>
                <w:rFonts w:ascii="Arial" w:eastAsia="Times New Roman" w:hAnsi="Arial" w:cs="Arial"/>
                <w:spacing w:val="-1"/>
                <w:sz w:val="20"/>
                <w:szCs w:val="20"/>
                <w:rPrChange w:id="3193"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94"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45B311" w14:textId="77777777" w:rsidR="003F3EDE" w:rsidRPr="00C30B30" w:rsidRDefault="003F3EDE" w:rsidP="0025185C">
            <w:pPr>
              <w:rPr>
                <w:rFonts w:ascii="Arial" w:eastAsia="Times New Roman" w:hAnsi="Arial" w:cs="Arial"/>
                <w:spacing w:val="-1"/>
                <w:sz w:val="20"/>
                <w:szCs w:val="20"/>
                <w:rPrChange w:id="319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96" w:author="Adelino Naquarta Sepalanga Domingos" w:date="2025-03-05T09:03:00Z" w16du:dateUtc="2025-03-05T08:03:00Z">
                  <w:rPr>
                    <w:rFonts w:ascii="Times New Roman" w:eastAsia="Times New Roman" w:hAnsi="Times New Roman"/>
                    <w:spacing w:val="-1"/>
                  </w:rPr>
                </w:rPrChange>
              </w:rPr>
              <w:t>Descrição da conta (</w:t>
            </w:r>
            <w:proofErr w:type="spellStart"/>
            <w:r w:rsidRPr="00C30B30">
              <w:rPr>
                <w:rFonts w:ascii="Arial" w:eastAsia="Times New Roman" w:hAnsi="Arial" w:cs="Arial"/>
                <w:spacing w:val="-1"/>
                <w:sz w:val="20"/>
                <w:szCs w:val="20"/>
                <w:rPrChange w:id="3197" w:author="Adelino Naquarta Sepalanga Domingos" w:date="2025-03-05T09:03:00Z" w16du:dateUtc="2025-03-05T08:03:00Z">
                  <w:rPr>
                    <w:rFonts w:ascii="Times New Roman" w:eastAsia="Times New Roman" w:hAnsi="Times New Roman"/>
                    <w:spacing w:val="-1"/>
                  </w:rPr>
                </w:rPrChange>
              </w:rPr>
              <w:t>AccountDescription</w:t>
            </w:r>
            <w:proofErr w:type="spellEnd"/>
            <w:r w:rsidRPr="00C30B30">
              <w:rPr>
                <w:rFonts w:ascii="Arial" w:eastAsia="Times New Roman" w:hAnsi="Arial" w:cs="Arial"/>
                <w:spacing w:val="-1"/>
                <w:sz w:val="20"/>
                <w:szCs w:val="20"/>
                <w:rPrChange w:id="3198" w:author="Adelino Naquarta Sepalanga Domingos" w:date="2025-03-05T09:03:00Z" w16du:dateUtc="2025-03-05T08:03: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F372B5" w14:textId="77777777" w:rsidR="003F3EDE" w:rsidRPr="00C30B30" w:rsidRDefault="003F3EDE" w:rsidP="0025185C">
            <w:pPr>
              <w:rPr>
                <w:rFonts w:ascii="Arial" w:eastAsia="Times New Roman" w:hAnsi="Arial" w:cs="Arial"/>
                <w:spacing w:val="-1"/>
                <w:sz w:val="20"/>
                <w:szCs w:val="20"/>
                <w:rPrChange w:id="3199" w:author="Adelino Naquarta Sepalanga Domingos" w:date="2025-03-05T09:03:00Z" w16du:dateUtc="2025-03-05T08:0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D847A4D" w14:textId="77777777" w:rsidR="003F3EDE" w:rsidRPr="00C30B30" w:rsidRDefault="003F3EDE" w:rsidP="0025185C">
            <w:pPr>
              <w:jc w:val="center"/>
              <w:rPr>
                <w:rFonts w:ascii="Arial" w:eastAsia="Times New Roman" w:hAnsi="Arial" w:cs="Arial"/>
                <w:spacing w:val="-1"/>
                <w:sz w:val="20"/>
                <w:szCs w:val="20"/>
                <w:rPrChange w:id="3200"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01" w:author="Adelino Naquarta Sepalanga Domingos" w:date="2025-03-05T09:03:00Z" w16du:dateUtc="2025-03-05T08:03:00Z">
                  <w:rPr>
                    <w:rFonts w:ascii="Times New Roman" w:eastAsia="Times New Roman" w:hAnsi="Times New Roman"/>
                    <w:spacing w:val="-1"/>
                  </w:rPr>
                </w:rPrChange>
              </w:rPr>
              <w:t>Texto</w:t>
            </w:r>
          </w:p>
          <w:p w14:paraId="2E5488B5" w14:textId="77777777" w:rsidR="003F3EDE" w:rsidRPr="00C30B30" w:rsidRDefault="003F3EDE" w:rsidP="0025185C">
            <w:pPr>
              <w:jc w:val="center"/>
              <w:rPr>
                <w:rFonts w:ascii="Arial" w:eastAsia="Times New Roman" w:hAnsi="Arial" w:cs="Arial"/>
                <w:spacing w:val="-1"/>
                <w:sz w:val="20"/>
                <w:szCs w:val="20"/>
                <w:rPrChange w:id="3202"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03" w:author="Adelino Naquarta Sepalanga Domingos" w:date="2025-03-05T09:03:00Z" w16du:dateUtc="2025-03-05T08:03:00Z">
                  <w:rPr>
                    <w:rFonts w:ascii="Times New Roman" w:eastAsia="Times New Roman" w:hAnsi="Times New Roman"/>
                    <w:spacing w:val="-1"/>
                  </w:rPr>
                </w:rPrChange>
              </w:rPr>
              <w:t>100</w:t>
            </w:r>
          </w:p>
        </w:tc>
      </w:tr>
      <w:tr w:rsidR="003F3EDE" w:rsidRPr="00C30B30" w14:paraId="31D29716" w14:textId="77777777" w:rsidTr="0025185C">
        <w:trPr>
          <w:trHeight w:val="1067"/>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52CDB02" w14:textId="77777777" w:rsidR="003F3EDE" w:rsidRPr="00C30B30" w:rsidRDefault="003F3EDE" w:rsidP="0025185C">
            <w:pPr>
              <w:jc w:val="center"/>
              <w:rPr>
                <w:rFonts w:ascii="Arial" w:eastAsia="Times New Roman" w:hAnsi="Arial" w:cs="Arial"/>
                <w:spacing w:val="-1"/>
                <w:sz w:val="20"/>
                <w:szCs w:val="20"/>
                <w:rPrChange w:id="3204" w:author="Adelino Naquarta Sepalanga Domingos" w:date="2025-03-05T09:03:00Z" w16du:dateUtc="2025-03-05T08:03:00Z">
                  <w:rPr>
                    <w:rFonts w:ascii="Times New Roman" w:eastAsia="Times New Roman" w:hAnsi="Times New Roman"/>
                    <w:spacing w:val="-1"/>
                  </w:rPr>
                </w:rPrChange>
              </w:rPr>
            </w:pPr>
          </w:p>
          <w:p w14:paraId="44DAAEAC" w14:textId="77777777" w:rsidR="003F3EDE" w:rsidRPr="00C30B30" w:rsidRDefault="003F3EDE" w:rsidP="0025185C">
            <w:pPr>
              <w:jc w:val="center"/>
              <w:rPr>
                <w:rFonts w:ascii="Arial" w:eastAsia="Times New Roman" w:hAnsi="Arial" w:cs="Arial"/>
                <w:spacing w:val="-1"/>
                <w:sz w:val="20"/>
                <w:szCs w:val="20"/>
                <w:rPrChange w:id="320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06" w:author="Adelino Naquarta Sepalanga Domingos" w:date="2025-03-05T09:03:00Z" w16du:dateUtc="2025-03-05T08:03:00Z">
                  <w:rPr>
                    <w:rFonts w:ascii="Times New Roman" w:eastAsia="Times New Roman" w:hAnsi="Times New Roman"/>
                    <w:spacing w:val="-1"/>
                  </w:rPr>
                </w:rPrChange>
              </w:rPr>
              <w:t>2.1.2.3.</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46BD940" w14:textId="77777777" w:rsidR="003F3EDE" w:rsidRPr="00C30B30" w:rsidRDefault="003F3EDE" w:rsidP="0025185C">
            <w:pPr>
              <w:jc w:val="center"/>
              <w:rPr>
                <w:rFonts w:ascii="Arial" w:eastAsia="Times New Roman" w:hAnsi="Arial" w:cs="Arial"/>
                <w:spacing w:val="-1"/>
                <w:sz w:val="20"/>
                <w:szCs w:val="20"/>
                <w:rPrChange w:id="3207" w:author="Adelino Naquarta Sepalanga Domingos" w:date="2025-03-05T09:03:00Z" w16du:dateUtc="2025-03-05T08:03:00Z">
                  <w:rPr>
                    <w:rFonts w:ascii="Times New Roman" w:eastAsia="Times New Roman" w:hAnsi="Times New Roman"/>
                    <w:spacing w:val="-1"/>
                  </w:rPr>
                </w:rPrChange>
              </w:rPr>
            </w:pPr>
          </w:p>
          <w:p w14:paraId="087A1AC9" w14:textId="77777777" w:rsidR="003F3EDE" w:rsidRPr="00C30B30" w:rsidRDefault="003F3EDE" w:rsidP="0025185C">
            <w:pPr>
              <w:jc w:val="center"/>
              <w:rPr>
                <w:rFonts w:ascii="Arial" w:eastAsia="Times New Roman" w:hAnsi="Arial" w:cs="Arial"/>
                <w:spacing w:val="-1"/>
                <w:sz w:val="20"/>
                <w:szCs w:val="20"/>
                <w:rPrChange w:id="3208"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09"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623CC7" w14:textId="77777777" w:rsidR="003F3EDE" w:rsidRPr="00C30B30" w:rsidRDefault="003F3EDE" w:rsidP="0025185C">
            <w:pPr>
              <w:rPr>
                <w:rFonts w:ascii="Arial" w:eastAsia="Times New Roman" w:hAnsi="Arial" w:cs="Arial"/>
                <w:spacing w:val="-1"/>
                <w:sz w:val="20"/>
                <w:szCs w:val="20"/>
                <w:rPrChange w:id="3210"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11" w:author="Adelino Naquarta Sepalanga Domingos" w:date="2025-03-05T09:03:00Z" w16du:dateUtc="2025-03-05T08:03:00Z">
                  <w:rPr>
                    <w:rFonts w:ascii="Times New Roman" w:eastAsia="Times New Roman" w:hAnsi="Times New Roman"/>
                    <w:spacing w:val="-1"/>
                  </w:rPr>
                </w:rPrChange>
              </w:rPr>
              <w:t>Saldo de abertura a débito da conta do plano de contas</w:t>
            </w:r>
          </w:p>
          <w:p w14:paraId="06C27B22" w14:textId="77777777" w:rsidR="003F3EDE" w:rsidRPr="00C30B30" w:rsidRDefault="003F3EDE" w:rsidP="0025185C">
            <w:pPr>
              <w:rPr>
                <w:rFonts w:ascii="Arial" w:eastAsia="Times New Roman" w:hAnsi="Arial" w:cs="Arial"/>
                <w:spacing w:val="-1"/>
                <w:sz w:val="20"/>
                <w:szCs w:val="20"/>
                <w:rPrChange w:id="3212"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13" w:author="Adelino Naquarta Sepalanga Domingos" w:date="2025-03-05T09:03:00Z" w16du:dateUtc="2025-03-05T08:03:00Z">
                  <w:rPr>
                    <w:rFonts w:ascii="Times New Roman" w:eastAsia="Times New Roman" w:hAnsi="Times New Roman"/>
                    <w:spacing w:val="-1"/>
                  </w:rPr>
                </w:rPrChange>
              </w:rPr>
              <w:t>(</w:t>
            </w:r>
            <w:proofErr w:type="spellStart"/>
            <w:r w:rsidRPr="00C30B30">
              <w:rPr>
                <w:rFonts w:ascii="Arial" w:eastAsia="Times New Roman" w:hAnsi="Arial" w:cs="Arial"/>
                <w:spacing w:val="-1"/>
                <w:sz w:val="20"/>
                <w:szCs w:val="20"/>
                <w:rPrChange w:id="3214" w:author="Adelino Naquarta Sepalanga Domingos" w:date="2025-03-05T09:03:00Z" w16du:dateUtc="2025-03-05T08:03:00Z">
                  <w:rPr>
                    <w:rFonts w:ascii="Times New Roman" w:eastAsia="Times New Roman" w:hAnsi="Times New Roman"/>
                    <w:spacing w:val="-1"/>
                  </w:rPr>
                </w:rPrChange>
              </w:rPr>
              <w:t>OpeningDebitBalance</w:t>
            </w:r>
            <w:proofErr w:type="spellEnd"/>
            <w:r w:rsidRPr="00C30B30">
              <w:rPr>
                <w:rFonts w:ascii="Arial" w:eastAsia="Times New Roman" w:hAnsi="Arial" w:cs="Arial"/>
                <w:spacing w:val="-1"/>
                <w:sz w:val="20"/>
                <w:szCs w:val="20"/>
                <w:rPrChange w:id="3215" w:author="Adelino Naquarta Sepalanga Domingos" w:date="2025-03-05T09:03:00Z" w16du:dateUtc="2025-03-05T08:03: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DFA7CD9" w14:textId="01696B98" w:rsidR="003F3EDE" w:rsidRPr="00C30B30" w:rsidRDefault="003F3EDE" w:rsidP="0025185C">
            <w:pPr>
              <w:rPr>
                <w:rFonts w:ascii="Arial" w:eastAsia="Times New Roman" w:hAnsi="Arial" w:cs="Arial"/>
                <w:spacing w:val="-1"/>
                <w:sz w:val="20"/>
                <w:szCs w:val="20"/>
                <w:rPrChange w:id="3216"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17" w:author="Adelino Naquarta Sepalanga Domingos" w:date="2025-03-05T09:03:00Z" w16du:dateUtc="2025-03-05T08:03:00Z">
                  <w:rPr>
                    <w:rFonts w:ascii="Times New Roman" w:eastAsia="Times New Roman" w:hAnsi="Times New Roman"/>
                    <w:spacing w:val="-1"/>
                  </w:rPr>
                </w:rPrChange>
              </w:rPr>
              <w:t xml:space="preserve">O saldo de abertura a débito </w:t>
            </w:r>
            <w:ins w:id="3218" w:author="Adelino Naquarta Sepalanga Domingos" w:date="2025-03-05T09:41:00Z" w16du:dateUtc="2025-03-05T08:41:00Z">
              <w:r w:rsidR="00510777">
                <w:rPr>
                  <w:rFonts w:ascii="Arial" w:eastAsia="Times New Roman" w:hAnsi="Arial" w:cs="Arial"/>
                  <w:spacing w:val="-1"/>
                  <w:sz w:val="20"/>
                  <w:szCs w:val="20"/>
                </w:rPr>
                <w:t>é</w:t>
              </w:r>
            </w:ins>
            <w:del w:id="3219" w:author="Adelino Naquarta Sepalanga Domingos" w:date="2025-03-05T09:41:00Z" w16du:dateUtc="2025-03-05T08:41:00Z">
              <w:r w:rsidRPr="00C30B30" w:rsidDel="00510777">
                <w:rPr>
                  <w:rFonts w:ascii="Arial" w:eastAsia="Times New Roman" w:hAnsi="Arial" w:cs="Arial"/>
                  <w:spacing w:val="-1"/>
                  <w:sz w:val="20"/>
                  <w:szCs w:val="20"/>
                  <w:rPrChange w:id="3220" w:author="Adelino Naquarta Sepalanga Domingos" w:date="2025-03-05T09:03:00Z" w16du:dateUtc="2025-03-05T08:03:00Z">
                    <w:rPr>
                      <w:rFonts w:ascii="Times New Roman" w:eastAsia="Times New Roman" w:hAnsi="Times New Roman"/>
                      <w:spacing w:val="-1"/>
                    </w:rPr>
                  </w:rPrChange>
                </w:rPr>
                <w:delText>será</w:delText>
              </w:r>
            </w:del>
            <w:r w:rsidRPr="00C30B30">
              <w:rPr>
                <w:rFonts w:ascii="Arial" w:eastAsia="Times New Roman" w:hAnsi="Arial" w:cs="Arial"/>
                <w:spacing w:val="-1"/>
                <w:sz w:val="20"/>
                <w:szCs w:val="20"/>
                <w:rPrChange w:id="3221" w:author="Adelino Naquarta Sepalanga Domingos" w:date="2025-03-05T09:03:00Z" w16du:dateUtc="2025-03-05T08:03:00Z">
                  <w:rPr>
                    <w:rFonts w:ascii="Times New Roman" w:eastAsia="Times New Roman" w:hAnsi="Times New Roman"/>
                    <w:spacing w:val="-1"/>
                  </w:rPr>
                </w:rPrChange>
              </w:rPr>
              <w:t xml:space="preserve"> sempre o do início do período de tributação.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D948532" w14:textId="77777777" w:rsidR="003F3EDE" w:rsidRPr="00C30B30" w:rsidRDefault="003F3EDE" w:rsidP="0025185C">
            <w:pPr>
              <w:jc w:val="center"/>
              <w:rPr>
                <w:rFonts w:ascii="Arial" w:eastAsia="Times New Roman" w:hAnsi="Arial" w:cs="Arial"/>
                <w:spacing w:val="-1"/>
                <w:sz w:val="20"/>
                <w:szCs w:val="20"/>
                <w:rPrChange w:id="3222" w:author="Adelino Naquarta Sepalanga Domingos" w:date="2025-03-05T09:03:00Z" w16du:dateUtc="2025-03-05T08:03:00Z">
                  <w:rPr>
                    <w:rFonts w:ascii="Times New Roman" w:eastAsia="Times New Roman" w:hAnsi="Times New Roman"/>
                    <w:spacing w:val="-1"/>
                  </w:rPr>
                </w:rPrChange>
              </w:rPr>
            </w:pPr>
          </w:p>
          <w:p w14:paraId="05C6AC74" w14:textId="77777777" w:rsidR="003F3EDE" w:rsidRPr="00C30B30" w:rsidRDefault="003F3EDE" w:rsidP="0025185C">
            <w:pPr>
              <w:jc w:val="center"/>
              <w:rPr>
                <w:rFonts w:ascii="Arial" w:eastAsia="Times New Roman" w:hAnsi="Arial" w:cs="Arial"/>
                <w:spacing w:val="-1"/>
                <w:sz w:val="20"/>
                <w:szCs w:val="20"/>
                <w:rPrChange w:id="3223" w:author="Adelino Naquarta Sepalanga Domingos" w:date="2025-03-05T09:03:00Z" w16du:dateUtc="2025-03-05T08:03:00Z">
                  <w:rPr>
                    <w:rFonts w:ascii="Times New Roman" w:eastAsia="Times New Roman" w:hAnsi="Times New Roman"/>
                    <w:spacing w:val="-1"/>
                  </w:rPr>
                </w:rPrChange>
              </w:rPr>
            </w:pPr>
            <w:proofErr w:type="spellStart"/>
            <w:r w:rsidRPr="00C30B30">
              <w:rPr>
                <w:rFonts w:ascii="Arial" w:eastAsia="Times New Roman" w:hAnsi="Arial" w:cs="Arial"/>
                <w:spacing w:val="-1"/>
                <w:sz w:val="20"/>
                <w:szCs w:val="20"/>
                <w:rPrChange w:id="3224" w:author="Adelino Naquarta Sepalanga Domingos" w:date="2025-03-05T09:03:00Z" w16du:dateUtc="2025-03-05T08:03:00Z">
                  <w:rPr>
                    <w:rFonts w:ascii="Times New Roman" w:eastAsia="Times New Roman" w:hAnsi="Times New Roman"/>
                    <w:spacing w:val="-1"/>
                  </w:rPr>
                </w:rPrChange>
              </w:rPr>
              <w:t>Monetario</w:t>
            </w:r>
            <w:proofErr w:type="spellEnd"/>
          </w:p>
        </w:tc>
      </w:tr>
      <w:tr w:rsidR="003F3EDE" w:rsidRPr="00C30B30" w14:paraId="5E860DFD" w14:textId="77777777" w:rsidTr="0025185C">
        <w:trPr>
          <w:trHeight w:val="1005"/>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FB02A0" w14:textId="77777777" w:rsidR="003F3EDE" w:rsidRPr="00C30B30" w:rsidRDefault="003F3EDE" w:rsidP="0025185C">
            <w:pPr>
              <w:jc w:val="center"/>
              <w:rPr>
                <w:rFonts w:ascii="Arial" w:eastAsia="Times New Roman" w:hAnsi="Arial" w:cs="Arial"/>
                <w:spacing w:val="-1"/>
                <w:sz w:val="20"/>
                <w:szCs w:val="20"/>
                <w:rPrChange w:id="3225" w:author="Adelino Naquarta Sepalanga Domingos" w:date="2025-03-05T09:03:00Z" w16du:dateUtc="2025-03-05T08:03:00Z">
                  <w:rPr>
                    <w:rFonts w:ascii="Times New Roman" w:eastAsia="Times New Roman" w:hAnsi="Times New Roman"/>
                    <w:spacing w:val="-1"/>
                  </w:rPr>
                </w:rPrChange>
              </w:rPr>
            </w:pPr>
          </w:p>
          <w:p w14:paraId="16A0B9F3" w14:textId="77777777" w:rsidR="003F3EDE" w:rsidRPr="00C30B30" w:rsidRDefault="003F3EDE" w:rsidP="0025185C">
            <w:pPr>
              <w:jc w:val="center"/>
              <w:rPr>
                <w:rFonts w:ascii="Arial" w:eastAsia="Times New Roman" w:hAnsi="Arial" w:cs="Arial"/>
                <w:spacing w:val="-1"/>
                <w:sz w:val="20"/>
                <w:szCs w:val="20"/>
                <w:rPrChange w:id="3226"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27" w:author="Adelino Naquarta Sepalanga Domingos" w:date="2025-03-05T09:03:00Z" w16du:dateUtc="2025-03-05T08:03:00Z">
                  <w:rPr>
                    <w:rFonts w:ascii="Times New Roman" w:eastAsia="Times New Roman" w:hAnsi="Times New Roman"/>
                    <w:spacing w:val="-1"/>
                  </w:rPr>
                </w:rPrChange>
              </w:rPr>
              <w:t>2.1.2.4.</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0A62A4" w14:textId="77777777" w:rsidR="003F3EDE" w:rsidRPr="00C30B30" w:rsidRDefault="003F3EDE" w:rsidP="0025185C">
            <w:pPr>
              <w:jc w:val="center"/>
              <w:rPr>
                <w:rFonts w:ascii="Arial" w:eastAsia="Times New Roman" w:hAnsi="Arial" w:cs="Arial"/>
                <w:spacing w:val="-1"/>
                <w:sz w:val="20"/>
                <w:szCs w:val="20"/>
                <w:rPrChange w:id="3228" w:author="Adelino Naquarta Sepalanga Domingos" w:date="2025-03-05T09:03:00Z" w16du:dateUtc="2025-03-05T08:03:00Z">
                  <w:rPr>
                    <w:rFonts w:ascii="Times New Roman" w:eastAsia="Times New Roman" w:hAnsi="Times New Roman"/>
                    <w:spacing w:val="-1"/>
                  </w:rPr>
                </w:rPrChange>
              </w:rPr>
            </w:pPr>
          </w:p>
          <w:p w14:paraId="3C76EC5E" w14:textId="77777777" w:rsidR="003F3EDE" w:rsidRPr="00C30B30" w:rsidRDefault="003F3EDE" w:rsidP="0025185C">
            <w:pPr>
              <w:jc w:val="center"/>
              <w:rPr>
                <w:rFonts w:ascii="Arial" w:eastAsia="Times New Roman" w:hAnsi="Arial" w:cs="Arial"/>
                <w:spacing w:val="-1"/>
                <w:sz w:val="20"/>
                <w:szCs w:val="20"/>
                <w:rPrChange w:id="322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30"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56B43B" w14:textId="77777777" w:rsidR="003F3EDE" w:rsidRPr="00C30B30" w:rsidRDefault="003F3EDE" w:rsidP="0025185C">
            <w:pPr>
              <w:rPr>
                <w:rFonts w:ascii="Arial" w:eastAsia="Times New Roman" w:hAnsi="Arial" w:cs="Arial"/>
                <w:spacing w:val="-1"/>
                <w:sz w:val="20"/>
                <w:szCs w:val="20"/>
                <w:rPrChange w:id="3231"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32" w:author="Adelino Naquarta Sepalanga Domingos" w:date="2025-03-05T09:03:00Z" w16du:dateUtc="2025-03-05T08:03:00Z">
                  <w:rPr>
                    <w:rFonts w:ascii="Times New Roman" w:eastAsia="Times New Roman" w:hAnsi="Times New Roman"/>
                    <w:spacing w:val="-1"/>
                  </w:rPr>
                </w:rPrChange>
              </w:rPr>
              <w:t>Saldo de abertura a crédito da conta do plano de contas (</w:t>
            </w:r>
            <w:proofErr w:type="spellStart"/>
            <w:r w:rsidRPr="00C30B30">
              <w:rPr>
                <w:rFonts w:ascii="Arial" w:eastAsia="Times New Roman" w:hAnsi="Arial" w:cs="Arial"/>
                <w:spacing w:val="-1"/>
                <w:sz w:val="20"/>
                <w:szCs w:val="20"/>
                <w:rPrChange w:id="3233" w:author="Adelino Naquarta Sepalanga Domingos" w:date="2025-03-05T09:03:00Z" w16du:dateUtc="2025-03-05T08:03:00Z">
                  <w:rPr>
                    <w:rFonts w:ascii="Times New Roman" w:eastAsia="Times New Roman" w:hAnsi="Times New Roman"/>
                    <w:spacing w:val="-1"/>
                  </w:rPr>
                </w:rPrChange>
              </w:rPr>
              <w:t>OpeningCreditBalance</w:t>
            </w:r>
            <w:proofErr w:type="spellEnd"/>
            <w:r w:rsidRPr="00C30B30">
              <w:rPr>
                <w:rFonts w:ascii="Arial" w:eastAsia="Times New Roman" w:hAnsi="Arial" w:cs="Arial"/>
                <w:spacing w:val="-1"/>
                <w:sz w:val="20"/>
                <w:szCs w:val="20"/>
                <w:rPrChange w:id="3234" w:author="Adelino Naquarta Sepalanga Domingos" w:date="2025-03-05T09:03:00Z" w16du:dateUtc="2025-03-05T08:03: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4D0C5B" w14:textId="3CD7E09A" w:rsidR="003F3EDE" w:rsidRPr="00C30B30" w:rsidRDefault="003F3EDE" w:rsidP="0025185C">
            <w:pPr>
              <w:rPr>
                <w:rFonts w:ascii="Arial" w:eastAsia="Times New Roman" w:hAnsi="Arial" w:cs="Arial"/>
                <w:spacing w:val="-1"/>
                <w:sz w:val="20"/>
                <w:szCs w:val="20"/>
                <w:rPrChange w:id="323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36" w:author="Adelino Naquarta Sepalanga Domingos" w:date="2025-03-05T09:03:00Z" w16du:dateUtc="2025-03-05T08:03:00Z">
                  <w:rPr>
                    <w:rFonts w:ascii="Times New Roman" w:eastAsia="Times New Roman" w:hAnsi="Times New Roman"/>
                    <w:spacing w:val="-1"/>
                  </w:rPr>
                </w:rPrChange>
              </w:rPr>
              <w:t xml:space="preserve">O saldo de abertura a crédito </w:t>
            </w:r>
            <w:ins w:id="3237" w:author="Adelino Naquarta Sepalanga Domingos" w:date="2025-03-05T09:42:00Z" w16du:dateUtc="2025-03-05T08:42:00Z">
              <w:r w:rsidR="00510777">
                <w:rPr>
                  <w:rFonts w:ascii="Arial" w:eastAsia="Times New Roman" w:hAnsi="Arial" w:cs="Arial"/>
                  <w:spacing w:val="-1"/>
                  <w:sz w:val="20"/>
                  <w:szCs w:val="20"/>
                </w:rPr>
                <w:t>é</w:t>
              </w:r>
            </w:ins>
            <w:del w:id="3238" w:author="Adelino Naquarta Sepalanga Domingos" w:date="2025-03-05T09:42:00Z" w16du:dateUtc="2025-03-05T08:42:00Z">
              <w:r w:rsidRPr="00C30B30" w:rsidDel="00510777">
                <w:rPr>
                  <w:rFonts w:ascii="Arial" w:eastAsia="Times New Roman" w:hAnsi="Arial" w:cs="Arial"/>
                  <w:spacing w:val="-1"/>
                  <w:sz w:val="20"/>
                  <w:szCs w:val="20"/>
                  <w:rPrChange w:id="3239" w:author="Adelino Naquarta Sepalanga Domingos" w:date="2025-03-05T09:03:00Z" w16du:dateUtc="2025-03-05T08:03:00Z">
                    <w:rPr>
                      <w:rFonts w:ascii="Times New Roman" w:eastAsia="Times New Roman" w:hAnsi="Times New Roman"/>
                      <w:spacing w:val="-1"/>
                    </w:rPr>
                  </w:rPrChange>
                </w:rPr>
                <w:delText>será</w:delText>
              </w:r>
            </w:del>
            <w:r w:rsidRPr="00C30B30">
              <w:rPr>
                <w:rFonts w:ascii="Arial" w:eastAsia="Times New Roman" w:hAnsi="Arial" w:cs="Arial"/>
                <w:spacing w:val="-1"/>
                <w:sz w:val="20"/>
                <w:szCs w:val="20"/>
                <w:rPrChange w:id="3240" w:author="Adelino Naquarta Sepalanga Domingos" w:date="2025-03-05T09:03:00Z" w16du:dateUtc="2025-03-05T08:03:00Z">
                  <w:rPr>
                    <w:rFonts w:ascii="Times New Roman" w:eastAsia="Times New Roman" w:hAnsi="Times New Roman"/>
                    <w:spacing w:val="-1"/>
                  </w:rPr>
                </w:rPrChange>
              </w:rPr>
              <w:t xml:space="preserve"> sempre o do início do período de tributação.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DFDF7D" w14:textId="77777777" w:rsidR="003F3EDE" w:rsidRPr="00C30B30" w:rsidRDefault="003F3EDE" w:rsidP="0025185C">
            <w:pPr>
              <w:jc w:val="center"/>
              <w:rPr>
                <w:rFonts w:ascii="Arial" w:eastAsia="Times New Roman" w:hAnsi="Arial" w:cs="Arial"/>
                <w:spacing w:val="-1"/>
                <w:sz w:val="20"/>
                <w:szCs w:val="20"/>
                <w:rPrChange w:id="3241" w:author="Adelino Naquarta Sepalanga Domingos" w:date="2025-03-05T09:03:00Z" w16du:dateUtc="2025-03-05T08:03:00Z">
                  <w:rPr>
                    <w:rFonts w:ascii="Times New Roman" w:eastAsia="Times New Roman" w:hAnsi="Times New Roman"/>
                    <w:spacing w:val="-1"/>
                  </w:rPr>
                </w:rPrChange>
              </w:rPr>
            </w:pPr>
          </w:p>
          <w:p w14:paraId="338DB5D9" w14:textId="77777777" w:rsidR="003F3EDE" w:rsidRPr="00C30B30" w:rsidRDefault="003F3EDE" w:rsidP="0025185C">
            <w:pPr>
              <w:jc w:val="center"/>
              <w:rPr>
                <w:rFonts w:ascii="Arial" w:eastAsia="Times New Roman" w:hAnsi="Arial" w:cs="Arial"/>
                <w:spacing w:val="-1"/>
                <w:sz w:val="20"/>
                <w:szCs w:val="20"/>
                <w:rPrChange w:id="3242" w:author="Adelino Naquarta Sepalanga Domingos" w:date="2025-03-05T09:03:00Z" w16du:dateUtc="2025-03-05T08:03:00Z">
                  <w:rPr>
                    <w:rFonts w:ascii="Times New Roman" w:eastAsia="Times New Roman" w:hAnsi="Times New Roman"/>
                    <w:spacing w:val="-1"/>
                  </w:rPr>
                </w:rPrChange>
              </w:rPr>
            </w:pPr>
            <w:proofErr w:type="spellStart"/>
            <w:r w:rsidRPr="00C30B30">
              <w:rPr>
                <w:rFonts w:ascii="Arial" w:eastAsia="Times New Roman" w:hAnsi="Arial" w:cs="Arial"/>
                <w:spacing w:val="-1"/>
                <w:sz w:val="20"/>
                <w:szCs w:val="20"/>
                <w:rPrChange w:id="3243" w:author="Adelino Naquarta Sepalanga Domingos" w:date="2025-03-05T09:03:00Z" w16du:dateUtc="2025-03-05T08:03:00Z">
                  <w:rPr>
                    <w:rFonts w:ascii="Times New Roman" w:eastAsia="Times New Roman" w:hAnsi="Times New Roman"/>
                    <w:spacing w:val="-1"/>
                  </w:rPr>
                </w:rPrChange>
              </w:rPr>
              <w:t>Monetario</w:t>
            </w:r>
            <w:proofErr w:type="spellEnd"/>
          </w:p>
        </w:tc>
      </w:tr>
      <w:tr w:rsidR="003F3EDE" w:rsidRPr="00C30B30" w14:paraId="10807F16" w14:textId="77777777" w:rsidTr="0025185C">
        <w:trPr>
          <w:trHeight w:val="137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7D379AD" w14:textId="77777777" w:rsidR="003F3EDE" w:rsidRPr="00C30B30" w:rsidRDefault="003F3EDE" w:rsidP="0025185C">
            <w:pPr>
              <w:jc w:val="center"/>
              <w:rPr>
                <w:rFonts w:ascii="Arial" w:eastAsia="Times New Roman" w:hAnsi="Arial" w:cs="Arial"/>
                <w:spacing w:val="-1"/>
                <w:sz w:val="20"/>
                <w:szCs w:val="20"/>
                <w:rPrChange w:id="3244" w:author="Adelino Naquarta Sepalanga Domingos" w:date="2025-03-05T09:03:00Z" w16du:dateUtc="2025-03-05T08:03:00Z">
                  <w:rPr>
                    <w:rFonts w:ascii="Times New Roman" w:eastAsia="Times New Roman" w:hAnsi="Times New Roman"/>
                    <w:spacing w:val="-1"/>
                  </w:rPr>
                </w:rPrChange>
              </w:rPr>
            </w:pPr>
          </w:p>
          <w:p w14:paraId="66EFC8B9" w14:textId="77777777" w:rsidR="003F3EDE" w:rsidRPr="00C30B30" w:rsidRDefault="003F3EDE" w:rsidP="0025185C">
            <w:pPr>
              <w:jc w:val="center"/>
              <w:rPr>
                <w:rFonts w:ascii="Arial" w:eastAsia="Times New Roman" w:hAnsi="Arial" w:cs="Arial"/>
                <w:spacing w:val="-1"/>
                <w:sz w:val="20"/>
                <w:szCs w:val="20"/>
                <w:rPrChange w:id="324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46" w:author="Adelino Naquarta Sepalanga Domingos" w:date="2025-03-05T09:03:00Z" w16du:dateUtc="2025-03-05T08:03:00Z">
                  <w:rPr>
                    <w:rFonts w:ascii="Times New Roman" w:eastAsia="Times New Roman" w:hAnsi="Times New Roman"/>
                    <w:spacing w:val="-1"/>
                  </w:rPr>
                </w:rPrChange>
              </w:rPr>
              <w:t>2.1.2.5.</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F44A1C" w14:textId="77777777" w:rsidR="003F3EDE" w:rsidRPr="00C30B30" w:rsidRDefault="003F3EDE" w:rsidP="0025185C">
            <w:pPr>
              <w:jc w:val="center"/>
              <w:rPr>
                <w:rFonts w:ascii="Arial" w:eastAsia="Times New Roman" w:hAnsi="Arial" w:cs="Arial"/>
                <w:spacing w:val="-1"/>
                <w:sz w:val="20"/>
                <w:szCs w:val="20"/>
                <w:rPrChange w:id="3247" w:author="Adelino Naquarta Sepalanga Domingos" w:date="2025-03-05T09:03:00Z" w16du:dateUtc="2025-03-05T08:03:00Z">
                  <w:rPr>
                    <w:rFonts w:ascii="Times New Roman" w:eastAsia="Times New Roman" w:hAnsi="Times New Roman"/>
                    <w:spacing w:val="-1"/>
                  </w:rPr>
                </w:rPrChange>
              </w:rPr>
            </w:pPr>
          </w:p>
          <w:p w14:paraId="11CBD30A" w14:textId="77777777" w:rsidR="003F3EDE" w:rsidRPr="00C30B30" w:rsidRDefault="003F3EDE" w:rsidP="0025185C">
            <w:pPr>
              <w:jc w:val="center"/>
              <w:rPr>
                <w:rFonts w:ascii="Arial" w:eastAsia="Times New Roman" w:hAnsi="Arial" w:cs="Arial"/>
                <w:spacing w:val="-1"/>
                <w:sz w:val="20"/>
                <w:szCs w:val="20"/>
                <w:rPrChange w:id="3248"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49"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36BE951" w14:textId="77777777" w:rsidR="003F3EDE" w:rsidRPr="00C30B30" w:rsidRDefault="003F3EDE" w:rsidP="0025185C">
            <w:pPr>
              <w:rPr>
                <w:rFonts w:ascii="Arial" w:eastAsia="Times New Roman" w:hAnsi="Arial" w:cs="Arial"/>
                <w:spacing w:val="-1"/>
                <w:sz w:val="20"/>
                <w:szCs w:val="20"/>
                <w:rPrChange w:id="3250"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51" w:author="Adelino Naquarta Sepalanga Domingos" w:date="2025-03-05T09:03:00Z" w16du:dateUtc="2025-03-05T08:03:00Z">
                  <w:rPr>
                    <w:rFonts w:ascii="Times New Roman" w:eastAsia="Times New Roman" w:hAnsi="Times New Roman"/>
                    <w:spacing w:val="-1"/>
                  </w:rPr>
                </w:rPrChange>
              </w:rPr>
              <w:t>Saldo de encerramento a débito da conta do plano de contas</w:t>
            </w:r>
          </w:p>
          <w:p w14:paraId="6DE2BB97" w14:textId="77777777" w:rsidR="003F3EDE" w:rsidRPr="00C30B30" w:rsidRDefault="003F3EDE" w:rsidP="0025185C">
            <w:pPr>
              <w:rPr>
                <w:rFonts w:ascii="Arial" w:eastAsia="Times New Roman" w:hAnsi="Arial" w:cs="Arial"/>
                <w:spacing w:val="-1"/>
                <w:sz w:val="20"/>
                <w:szCs w:val="20"/>
                <w:rPrChange w:id="3252"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53" w:author="Adelino Naquarta Sepalanga Domingos" w:date="2025-03-05T09:03:00Z" w16du:dateUtc="2025-03-05T08:03:00Z">
                  <w:rPr>
                    <w:rFonts w:ascii="Times New Roman" w:eastAsia="Times New Roman" w:hAnsi="Times New Roman"/>
                    <w:spacing w:val="-1"/>
                  </w:rPr>
                </w:rPrChange>
              </w:rPr>
              <w:t>(</w:t>
            </w:r>
            <w:proofErr w:type="spellStart"/>
            <w:r w:rsidRPr="00C30B30">
              <w:rPr>
                <w:rFonts w:ascii="Arial" w:eastAsia="Times New Roman" w:hAnsi="Arial" w:cs="Arial"/>
                <w:spacing w:val="-1"/>
                <w:sz w:val="20"/>
                <w:szCs w:val="20"/>
                <w:rPrChange w:id="3254" w:author="Adelino Naquarta Sepalanga Domingos" w:date="2025-03-05T09:03:00Z" w16du:dateUtc="2025-03-05T08:03:00Z">
                  <w:rPr>
                    <w:rFonts w:ascii="Times New Roman" w:eastAsia="Times New Roman" w:hAnsi="Times New Roman"/>
                    <w:spacing w:val="-1"/>
                  </w:rPr>
                </w:rPrChange>
              </w:rPr>
              <w:t>ClosingDebitBalance</w:t>
            </w:r>
            <w:proofErr w:type="spellEnd"/>
            <w:r w:rsidRPr="00C30B30">
              <w:rPr>
                <w:rFonts w:ascii="Arial" w:eastAsia="Times New Roman" w:hAnsi="Arial" w:cs="Arial"/>
                <w:spacing w:val="-1"/>
                <w:sz w:val="20"/>
                <w:szCs w:val="20"/>
                <w:rPrChange w:id="3255" w:author="Adelino Naquarta Sepalanga Domingos" w:date="2025-03-05T09:03:00Z" w16du:dateUtc="2025-03-05T08:03: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4370AA" w14:textId="380D8E6C" w:rsidR="003F3EDE" w:rsidRPr="00C30B30" w:rsidRDefault="003F3EDE" w:rsidP="0025185C">
            <w:pPr>
              <w:rPr>
                <w:rFonts w:ascii="Arial" w:eastAsia="Times New Roman" w:hAnsi="Arial" w:cs="Arial"/>
                <w:spacing w:val="-1"/>
                <w:sz w:val="20"/>
                <w:szCs w:val="20"/>
                <w:rPrChange w:id="3256"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57" w:author="Adelino Naquarta Sepalanga Domingos" w:date="2025-03-05T09:03:00Z" w16du:dateUtc="2025-03-05T08:03:00Z">
                  <w:rPr>
                    <w:rFonts w:ascii="Times New Roman" w:eastAsia="Times New Roman" w:hAnsi="Times New Roman"/>
                    <w:spacing w:val="-1"/>
                  </w:rPr>
                </w:rPrChange>
              </w:rPr>
              <w:t xml:space="preserve">O saldo de encerramento a débito </w:t>
            </w:r>
            <w:ins w:id="3258" w:author="Adelino Naquarta Sepalanga Domingos" w:date="2025-03-05T09:42:00Z" w16du:dateUtc="2025-03-05T08:42:00Z">
              <w:r w:rsidR="00510777">
                <w:rPr>
                  <w:rFonts w:ascii="Arial" w:eastAsia="Times New Roman" w:hAnsi="Arial" w:cs="Arial"/>
                  <w:spacing w:val="-1"/>
                  <w:sz w:val="20"/>
                  <w:szCs w:val="20"/>
                </w:rPr>
                <w:t>é</w:t>
              </w:r>
            </w:ins>
            <w:del w:id="3259" w:author="Adelino Naquarta Sepalanga Domingos" w:date="2025-03-05T09:42:00Z" w16du:dateUtc="2025-03-05T08:42:00Z">
              <w:r w:rsidRPr="00C30B30" w:rsidDel="00510777">
                <w:rPr>
                  <w:rFonts w:ascii="Arial" w:eastAsia="Times New Roman" w:hAnsi="Arial" w:cs="Arial"/>
                  <w:spacing w:val="-1"/>
                  <w:sz w:val="20"/>
                  <w:szCs w:val="20"/>
                  <w:rPrChange w:id="3260" w:author="Adelino Naquarta Sepalanga Domingos" w:date="2025-03-05T09:03:00Z" w16du:dateUtc="2025-03-05T08:03:00Z">
                    <w:rPr>
                      <w:rFonts w:ascii="Times New Roman" w:eastAsia="Times New Roman" w:hAnsi="Times New Roman"/>
                      <w:spacing w:val="-1"/>
                    </w:rPr>
                  </w:rPrChange>
                </w:rPr>
                <w:delText>será</w:delText>
              </w:r>
            </w:del>
            <w:r w:rsidRPr="00C30B30">
              <w:rPr>
                <w:rFonts w:ascii="Arial" w:eastAsia="Times New Roman" w:hAnsi="Arial" w:cs="Arial"/>
                <w:spacing w:val="-1"/>
                <w:sz w:val="20"/>
                <w:szCs w:val="20"/>
                <w:rPrChange w:id="3261" w:author="Adelino Naquarta Sepalanga Domingos" w:date="2025-03-05T09:03:00Z" w16du:dateUtc="2025-03-05T08:03:00Z">
                  <w:rPr>
                    <w:rFonts w:ascii="Times New Roman" w:eastAsia="Times New Roman" w:hAnsi="Times New Roman"/>
                    <w:spacing w:val="-1"/>
                  </w:rPr>
                </w:rPrChange>
              </w:rPr>
              <w:t xml:space="preserve"> o do fim do período de tributação ou da data de geração, se anterior.</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45F74E" w14:textId="77777777" w:rsidR="003F3EDE" w:rsidRPr="00C30B30" w:rsidRDefault="003F3EDE" w:rsidP="0025185C">
            <w:pPr>
              <w:jc w:val="center"/>
              <w:rPr>
                <w:rFonts w:ascii="Arial" w:eastAsia="Times New Roman" w:hAnsi="Arial" w:cs="Arial"/>
                <w:spacing w:val="-1"/>
                <w:sz w:val="20"/>
                <w:szCs w:val="20"/>
                <w:rPrChange w:id="3262" w:author="Adelino Naquarta Sepalanga Domingos" w:date="2025-03-05T09:03:00Z" w16du:dateUtc="2025-03-05T08:03:00Z">
                  <w:rPr>
                    <w:rFonts w:ascii="Times New Roman" w:eastAsia="Times New Roman" w:hAnsi="Times New Roman"/>
                    <w:spacing w:val="-1"/>
                  </w:rPr>
                </w:rPrChange>
              </w:rPr>
            </w:pPr>
          </w:p>
          <w:p w14:paraId="532D6B76" w14:textId="77777777" w:rsidR="003F3EDE" w:rsidRPr="00C30B30" w:rsidRDefault="003F3EDE" w:rsidP="0025185C">
            <w:pPr>
              <w:jc w:val="center"/>
              <w:rPr>
                <w:rFonts w:ascii="Arial" w:eastAsia="Times New Roman" w:hAnsi="Arial" w:cs="Arial"/>
                <w:spacing w:val="-1"/>
                <w:sz w:val="20"/>
                <w:szCs w:val="20"/>
                <w:rPrChange w:id="3263" w:author="Adelino Naquarta Sepalanga Domingos" w:date="2025-03-05T09:03:00Z" w16du:dateUtc="2025-03-05T08:03:00Z">
                  <w:rPr>
                    <w:rFonts w:ascii="Times New Roman" w:eastAsia="Times New Roman" w:hAnsi="Times New Roman"/>
                    <w:spacing w:val="-1"/>
                  </w:rPr>
                </w:rPrChange>
              </w:rPr>
            </w:pPr>
            <w:proofErr w:type="spellStart"/>
            <w:r w:rsidRPr="00C30B30">
              <w:rPr>
                <w:rFonts w:ascii="Arial" w:eastAsia="Times New Roman" w:hAnsi="Arial" w:cs="Arial"/>
                <w:spacing w:val="-1"/>
                <w:sz w:val="20"/>
                <w:szCs w:val="20"/>
                <w:rPrChange w:id="3264" w:author="Adelino Naquarta Sepalanga Domingos" w:date="2025-03-05T09:03:00Z" w16du:dateUtc="2025-03-05T08:03:00Z">
                  <w:rPr>
                    <w:rFonts w:ascii="Times New Roman" w:eastAsia="Times New Roman" w:hAnsi="Times New Roman"/>
                    <w:spacing w:val="-1"/>
                  </w:rPr>
                </w:rPrChange>
              </w:rPr>
              <w:t>Monetario</w:t>
            </w:r>
            <w:proofErr w:type="spellEnd"/>
          </w:p>
        </w:tc>
      </w:tr>
      <w:tr w:rsidR="003F3EDE" w:rsidRPr="00C30B30" w14:paraId="09315FE7" w14:textId="77777777" w:rsidTr="0025185C">
        <w:trPr>
          <w:trHeight w:val="10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983414" w14:textId="77777777" w:rsidR="003F3EDE" w:rsidRPr="00C30B30" w:rsidRDefault="003F3EDE" w:rsidP="0025185C">
            <w:pPr>
              <w:jc w:val="center"/>
              <w:rPr>
                <w:rFonts w:ascii="Arial" w:eastAsia="Times New Roman" w:hAnsi="Arial" w:cs="Arial"/>
                <w:spacing w:val="-1"/>
                <w:sz w:val="20"/>
                <w:szCs w:val="20"/>
                <w:rPrChange w:id="3265" w:author="Adelino Naquarta Sepalanga Domingos" w:date="2025-03-05T09:03:00Z" w16du:dateUtc="2025-03-05T08:03:00Z">
                  <w:rPr>
                    <w:rFonts w:ascii="Times New Roman" w:eastAsia="Times New Roman" w:hAnsi="Times New Roman"/>
                    <w:spacing w:val="-1"/>
                  </w:rPr>
                </w:rPrChange>
              </w:rPr>
            </w:pPr>
          </w:p>
          <w:p w14:paraId="6612A8DF" w14:textId="77777777" w:rsidR="003F3EDE" w:rsidRPr="00C30B30" w:rsidRDefault="003F3EDE" w:rsidP="0025185C">
            <w:pPr>
              <w:jc w:val="center"/>
              <w:rPr>
                <w:rFonts w:ascii="Arial" w:eastAsia="Times New Roman" w:hAnsi="Arial" w:cs="Arial"/>
                <w:spacing w:val="-1"/>
                <w:sz w:val="20"/>
                <w:szCs w:val="20"/>
                <w:rPrChange w:id="3266"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67" w:author="Adelino Naquarta Sepalanga Domingos" w:date="2025-03-05T09:03:00Z" w16du:dateUtc="2025-03-05T08:03:00Z">
                  <w:rPr>
                    <w:rFonts w:ascii="Times New Roman" w:eastAsia="Times New Roman" w:hAnsi="Times New Roman"/>
                    <w:spacing w:val="-1"/>
                  </w:rPr>
                </w:rPrChange>
              </w:rPr>
              <w:t>2.1.2.6.</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4E56965" w14:textId="77777777" w:rsidR="003F3EDE" w:rsidRPr="00C30B30" w:rsidRDefault="003F3EDE" w:rsidP="0025185C">
            <w:pPr>
              <w:jc w:val="center"/>
              <w:rPr>
                <w:rFonts w:ascii="Arial" w:eastAsia="Times New Roman" w:hAnsi="Arial" w:cs="Arial"/>
                <w:spacing w:val="-1"/>
                <w:sz w:val="20"/>
                <w:szCs w:val="20"/>
                <w:rPrChange w:id="3268" w:author="Adelino Naquarta Sepalanga Domingos" w:date="2025-03-05T09:03:00Z" w16du:dateUtc="2025-03-05T08:03:00Z">
                  <w:rPr>
                    <w:rFonts w:ascii="Times New Roman" w:eastAsia="Times New Roman" w:hAnsi="Times New Roman"/>
                    <w:spacing w:val="-1"/>
                  </w:rPr>
                </w:rPrChange>
              </w:rPr>
            </w:pPr>
          </w:p>
          <w:p w14:paraId="20094799" w14:textId="77777777" w:rsidR="003F3EDE" w:rsidRPr="00C30B30" w:rsidRDefault="003F3EDE" w:rsidP="0025185C">
            <w:pPr>
              <w:jc w:val="center"/>
              <w:rPr>
                <w:rFonts w:ascii="Arial" w:eastAsia="Times New Roman" w:hAnsi="Arial" w:cs="Arial"/>
                <w:spacing w:val="-1"/>
                <w:sz w:val="20"/>
                <w:szCs w:val="20"/>
                <w:rPrChange w:id="326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70"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0C6E75" w14:textId="77777777" w:rsidR="003F3EDE" w:rsidRPr="00C30B30" w:rsidRDefault="003F3EDE" w:rsidP="0025185C">
            <w:pPr>
              <w:rPr>
                <w:rFonts w:ascii="Arial" w:eastAsia="Times New Roman" w:hAnsi="Arial" w:cs="Arial"/>
                <w:spacing w:val="-1"/>
                <w:sz w:val="20"/>
                <w:szCs w:val="20"/>
                <w:rPrChange w:id="3271"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72" w:author="Adelino Naquarta Sepalanga Domingos" w:date="2025-03-05T09:03:00Z" w16du:dateUtc="2025-03-05T08:03:00Z">
                  <w:rPr>
                    <w:rFonts w:ascii="Times New Roman" w:eastAsia="Times New Roman" w:hAnsi="Times New Roman"/>
                    <w:spacing w:val="-1"/>
                  </w:rPr>
                </w:rPrChange>
              </w:rPr>
              <w:t>Saldo de encerramento a crédito da conta do plano de contas</w:t>
            </w:r>
          </w:p>
          <w:p w14:paraId="3AF648FC" w14:textId="77777777" w:rsidR="003F3EDE" w:rsidRPr="00C30B30" w:rsidRDefault="003F3EDE" w:rsidP="0025185C">
            <w:pPr>
              <w:rPr>
                <w:rFonts w:ascii="Arial" w:eastAsia="Times New Roman" w:hAnsi="Arial" w:cs="Arial"/>
                <w:spacing w:val="-1"/>
                <w:sz w:val="20"/>
                <w:szCs w:val="20"/>
                <w:rPrChange w:id="3273"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74" w:author="Adelino Naquarta Sepalanga Domingos" w:date="2025-03-05T09:03:00Z" w16du:dateUtc="2025-03-05T08:03:00Z">
                  <w:rPr>
                    <w:rFonts w:ascii="Times New Roman" w:eastAsia="Times New Roman" w:hAnsi="Times New Roman"/>
                    <w:spacing w:val="-1"/>
                  </w:rPr>
                </w:rPrChange>
              </w:rPr>
              <w:t>(</w:t>
            </w:r>
            <w:proofErr w:type="spellStart"/>
            <w:r w:rsidRPr="00C30B30">
              <w:rPr>
                <w:rFonts w:ascii="Arial" w:eastAsia="Times New Roman" w:hAnsi="Arial" w:cs="Arial"/>
                <w:spacing w:val="-1"/>
                <w:sz w:val="20"/>
                <w:szCs w:val="20"/>
                <w:rPrChange w:id="3275" w:author="Adelino Naquarta Sepalanga Domingos" w:date="2025-03-05T09:03:00Z" w16du:dateUtc="2025-03-05T08:03:00Z">
                  <w:rPr>
                    <w:rFonts w:ascii="Times New Roman" w:eastAsia="Times New Roman" w:hAnsi="Times New Roman"/>
                    <w:spacing w:val="-1"/>
                  </w:rPr>
                </w:rPrChange>
              </w:rPr>
              <w:t>ClosingCreditBalance</w:t>
            </w:r>
            <w:proofErr w:type="spellEnd"/>
            <w:r w:rsidRPr="00C30B30">
              <w:rPr>
                <w:rFonts w:ascii="Arial" w:eastAsia="Times New Roman" w:hAnsi="Arial" w:cs="Arial"/>
                <w:spacing w:val="-1"/>
                <w:sz w:val="20"/>
                <w:szCs w:val="20"/>
                <w:rPrChange w:id="3276" w:author="Adelino Naquarta Sepalanga Domingos" w:date="2025-03-05T09:03:00Z" w16du:dateUtc="2025-03-05T08:03: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5AB428" w14:textId="559C9EF0" w:rsidR="003F3EDE" w:rsidRPr="00C30B30" w:rsidRDefault="003F3EDE" w:rsidP="0025185C">
            <w:pPr>
              <w:rPr>
                <w:rFonts w:ascii="Arial" w:eastAsia="Times New Roman" w:hAnsi="Arial" w:cs="Arial"/>
                <w:spacing w:val="-1"/>
                <w:sz w:val="20"/>
                <w:szCs w:val="20"/>
                <w:rPrChange w:id="3277"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78" w:author="Adelino Naquarta Sepalanga Domingos" w:date="2025-03-05T09:03:00Z" w16du:dateUtc="2025-03-05T08:03:00Z">
                  <w:rPr>
                    <w:rFonts w:ascii="Times New Roman" w:eastAsia="Times New Roman" w:hAnsi="Times New Roman"/>
                    <w:spacing w:val="-1"/>
                  </w:rPr>
                </w:rPrChange>
              </w:rPr>
              <w:t xml:space="preserve">O saldo de encerramento a crédito </w:t>
            </w:r>
            <w:ins w:id="3279" w:author="Adelino Naquarta Sepalanga Domingos" w:date="2025-03-05T09:42:00Z" w16du:dateUtc="2025-03-05T08:42:00Z">
              <w:r w:rsidR="00510777">
                <w:rPr>
                  <w:rFonts w:ascii="Arial" w:eastAsia="Times New Roman" w:hAnsi="Arial" w:cs="Arial"/>
                  <w:spacing w:val="-1"/>
                  <w:sz w:val="20"/>
                  <w:szCs w:val="20"/>
                </w:rPr>
                <w:t>é</w:t>
              </w:r>
            </w:ins>
            <w:del w:id="3280" w:author="Adelino Naquarta Sepalanga Domingos" w:date="2025-03-05T09:42:00Z" w16du:dateUtc="2025-03-05T08:42:00Z">
              <w:r w:rsidRPr="00C30B30" w:rsidDel="00510777">
                <w:rPr>
                  <w:rFonts w:ascii="Arial" w:eastAsia="Times New Roman" w:hAnsi="Arial" w:cs="Arial"/>
                  <w:spacing w:val="-1"/>
                  <w:sz w:val="20"/>
                  <w:szCs w:val="20"/>
                  <w:rPrChange w:id="3281" w:author="Adelino Naquarta Sepalanga Domingos" w:date="2025-03-05T09:03:00Z" w16du:dateUtc="2025-03-05T08:03:00Z">
                    <w:rPr>
                      <w:rFonts w:ascii="Times New Roman" w:eastAsia="Times New Roman" w:hAnsi="Times New Roman"/>
                      <w:spacing w:val="-1"/>
                    </w:rPr>
                  </w:rPrChange>
                </w:rPr>
                <w:delText>será</w:delText>
              </w:r>
            </w:del>
            <w:r w:rsidRPr="00C30B30">
              <w:rPr>
                <w:rFonts w:ascii="Arial" w:eastAsia="Times New Roman" w:hAnsi="Arial" w:cs="Arial"/>
                <w:spacing w:val="-1"/>
                <w:sz w:val="20"/>
                <w:szCs w:val="20"/>
                <w:rPrChange w:id="3282" w:author="Adelino Naquarta Sepalanga Domingos" w:date="2025-03-05T09:03:00Z" w16du:dateUtc="2025-03-05T08:03:00Z">
                  <w:rPr>
                    <w:rFonts w:ascii="Times New Roman" w:eastAsia="Times New Roman" w:hAnsi="Times New Roman"/>
                    <w:spacing w:val="-1"/>
                  </w:rPr>
                </w:rPrChange>
              </w:rPr>
              <w:t xml:space="preserve"> o do fim do período de tributação ou da data de geração, se anterior.</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3BE1661" w14:textId="77777777" w:rsidR="003F3EDE" w:rsidRPr="00C30B30" w:rsidRDefault="003F3EDE" w:rsidP="0025185C">
            <w:pPr>
              <w:jc w:val="center"/>
              <w:rPr>
                <w:rFonts w:ascii="Arial" w:eastAsia="Times New Roman" w:hAnsi="Arial" w:cs="Arial"/>
                <w:spacing w:val="-1"/>
                <w:sz w:val="20"/>
                <w:szCs w:val="20"/>
                <w:rPrChange w:id="3283" w:author="Adelino Naquarta Sepalanga Domingos" w:date="2025-03-05T09:03:00Z" w16du:dateUtc="2025-03-05T08:03:00Z">
                  <w:rPr>
                    <w:rFonts w:ascii="Times New Roman" w:eastAsia="Times New Roman" w:hAnsi="Times New Roman"/>
                    <w:spacing w:val="-1"/>
                  </w:rPr>
                </w:rPrChange>
              </w:rPr>
            </w:pPr>
          </w:p>
          <w:p w14:paraId="3E6D7BC1" w14:textId="77777777" w:rsidR="003F3EDE" w:rsidRPr="00C30B30" w:rsidRDefault="003F3EDE" w:rsidP="0025185C">
            <w:pPr>
              <w:jc w:val="center"/>
              <w:rPr>
                <w:rFonts w:ascii="Arial" w:eastAsia="Times New Roman" w:hAnsi="Arial" w:cs="Arial"/>
                <w:spacing w:val="-1"/>
                <w:sz w:val="20"/>
                <w:szCs w:val="20"/>
                <w:rPrChange w:id="3284" w:author="Adelino Naquarta Sepalanga Domingos" w:date="2025-03-05T09:03:00Z" w16du:dateUtc="2025-03-05T08:03:00Z">
                  <w:rPr>
                    <w:rFonts w:ascii="Times New Roman" w:eastAsia="Times New Roman" w:hAnsi="Times New Roman"/>
                    <w:spacing w:val="-1"/>
                  </w:rPr>
                </w:rPrChange>
              </w:rPr>
            </w:pPr>
            <w:proofErr w:type="spellStart"/>
            <w:r w:rsidRPr="00C30B30">
              <w:rPr>
                <w:rFonts w:ascii="Arial" w:eastAsia="Times New Roman" w:hAnsi="Arial" w:cs="Arial"/>
                <w:spacing w:val="-1"/>
                <w:sz w:val="20"/>
                <w:szCs w:val="20"/>
                <w:rPrChange w:id="3285" w:author="Adelino Naquarta Sepalanga Domingos" w:date="2025-03-05T09:03:00Z" w16du:dateUtc="2025-03-05T08:03:00Z">
                  <w:rPr>
                    <w:rFonts w:ascii="Times New Roman" w:eastAsia="Times New Roman" w:hAnsi="Times New Roman"/>
                    <w:spacing w:val="-1"/>
                  </w:rPr>
                </w:rPrChange>
              </w:rPr>
              <w:t>Monetario</w:t>
            </w:r>
            <w:proofErr w:type="spellEnd"/>
          </w:p>
        </w:tc>
      </w:tr>
      <w:tr w:rsidR="003F3EDE" w:rsidRPr="00C30B30" w14:paraId="4C70448B" w14:textId="77777777" w:rsidTr="0025185C">
        <w:trPr>
          <w:trHeight w:val="117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38CAA7" w14:textId="77777777" w:rsidR="003F3EDE" w:rsidRPr="00C30B30" w:rsidRDefault="003F3EDE" w:rsidP="0025185C">
            <w:pPr>
              <w:jc w:val="center"/>
              <w:rPr>
                <w:rFonts w:ascii="Arial" w:eastAsia="Times New Roman" w:hAnsi="Arial" w:cs="Arial"/>
                <w:spacing w:val="-1"/>
                <w:sz w:val="20"/>
                <w:szCs w:val="20"/>
                <w:rPrChange w:id="3286" w:author="Adelino Naquarta Sepalanga Domingos" w:date="2025-03-05T09:03:00Z" w16du:dateUtc="2025-03-05T08:03:00Z">
                  <w:rPr>
                    <w:rFonts w:ascii="Times New Roman" w:eastAsia="Times New Roman" w:hAnsi="Times New Roman"/>
                    <w:spacing w:val="-1"/>
                  </w:rPr>
                </w:rPrChange>
              </w:rPr>
            </w:pPr>
          </w:p>
          <w:p w14:paraId="0BC3492E" w14:textId="77777777" w:rsidR="003F3EDE" w:rsidRPr="00C30B30" w:rsidRDefault="003F3EDE" w:rsidP="0025185C">
            <w:pPr>
              <w:jc w:val="center"/>
              <w:rPr>
                <w:rFonts w:ascii="Arial" w:eastAsia="Times New Roman" w:hAnsi="Arial" w:cs="Arial"/>
                <w:spacing w:val="-1"/>
                <w:sz w:val="20"/>
                <w:szCs w:val="20"/>
                <w:rPrChange w:id="3287" w:author="Adelino Naquarta Sepalanga Domingos" w:date="2025-03-05T09:03:00Z" w16du:dateUtc="2025-03-05T08:03:00Z">
                  <w:rPr>
                    <w:rFonts w:ascii="Times New Roman" w:eastAsia="Times New Roman" w:hAnsi="Times New Roman"/>
                    <w:spacing w:val="-1"/>
                  </w:rPr>
                </w:rPrChange>
              </w:rPr>
            </w:pPr>
          </w:p>
          <w:p w14:paraId="5DDB1B63" w14:textId="77777777" w:rsidR="003F3EDE" w:rsidRPr="00C30B30" w:rsidRDefault="003F3EDE" w:rsidP="0025185C">
            <w:pPr>
              <w:jc w:val="center"/>
              <w:rPr>
                <w:rFonts w:ascii="Arial" w:eastAsia="Times New Roman" w:hAnsi="Arial" w:cs="Arial"/>
                <w:spacing w:val="-1"/>
                <w:sz w:val="20"/>
                <w:szCs w:val="20"/>
                <w:rPrChange w:id="3288" w:author="Adelino Naquarta Sepalanga Domingos" w:date="2025-03-05T09:03:00Z" w16du:dateUtc="2025-03-05T08:03:00Z">
                  <w:rPr>
                    <w:rFonts w:ascii="Times New Roman" w:eastAsia="Times New Roman" w:hAnsi="Times New Roman"/>
                    <w:spacing w:val="-1"/>
                  </w:rPr>
                </w:rPrChange>
              </w:rPr>
            </w:pPr>
          </w:p>
          <w:p w14:paraId="39B68F37" w14:textId="77777777" w:rsidR="003F3EDE" w:rsidRPr="00C30B30" w:rsidRDefault="003F3EDE" w:rsidP="0025185C">
            <w:pPr>
              <w:jc w:val="center"/>
              <w:rPr>
                <w:rFonts w:ascii="Arial" w:eastAsia="Times New Roman" w:hAnsi="Arial" w:cs="Arial"/>
                <w:spacing w:val="-1"/>
                <w:sz w:val="20"/>
                <w:szCs w:val="20"/>
                <w:rPrChange w:id="3289" w:author="Adelino Naquarta Sepalanga Domingos" w:date="2025-03-05T09:03:00Z" w16du:dateUtc="2025-03-05T08:03:00Z">
                  <w:rPr>
                    <w:rFonts w:ascii="Times New Roman" w:eastAsia="Times New Roman" w:hAnsi="Times New Roman"/>
                    <w:spacing w:val="-1"/>
                  </w:rPr>
                </w:rPrChange>
              </w:rPr>
            </w:pPr>
          </w:p>
          <w:p w14:paraId="2BA0FA30" w14:textId="77777777" w:rsidR="003F3EDE" w:rsidRPr="00C30B30" w:rsidRDefault="003F3EDE" w:rsidP="0025185C">
            <w:pPr>
              <w:jc w:val="center"/>
              <w:rPr>
                <w:rFonts w:ascii="Arial" w:eastAsia="Times New Roman" w:hAnsi="Arial" w:cs="Arial"/>
                <w:spacing w:val="-1"/>
                <w:sz w:val="20"/>
                <w:szCs w:val="20"/>
                <w:rPrChange w:id="3290" w:author="Adelino Naquarta Sepalanga Domingos" w:date="2025-03-05T09:03:00Z" w16du:dateUtc="2025-03-05T08:03:00Z">
                  <w:rPr>
                    <w:rFonts w:ascii="Times New Roman" w:eastAsia="Times New Roman" w:hAnsi="Times New Roman"/>
                    <w:spacing w:val="-1"/>
                  </w:rPr>
                </w:rPrChange>
              </w:rPr>
            </w:pPr>
          </w:p>
          <w:p w14:paraId="59AAC8AC" w14:textId="77777777" w:rsidR="003F3EDE" w:rsidRPr="00C30B30" w:rsidRDefault="003F3EDE" w:rsidP="0025185C">
            <w:pPr>
              <w:jc w:val="center"/>
              <w:rPr>
                <w:rFonts w:ascii="Arial" w:eastAsia="Times New Roman" w:hAnsi="Arial" w:cs="Arial"/>
                <w:spacing w:val="-1"/>
                <w:sz w:val="20"/>
                <w:szCs w:val="20"/>
                <w:rPrChange w:id="3291"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92" w:author="Adelino Naquarta Sepalanga Domingos" w:date="2025-03-05T09:03:00Z" w16du:dateUtc="2025-03-05T08:03:00Z">
                  <w:rPr>
                    <w:rFonts w:ascii="Times New Roman" w:eastAsia="Times New Roman" w:hAnsi="Times New Roman"/>
                    <w:spacing w:val="-1"/>
                  </w:rPr>
                </w:rPrChange>
              </w:rPr>
              <w:t>2.1.2.7.</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7E14208" w14:textId="77777777" w:rsidR="003F3EDE" w:rsidRPr="00C30B30" w:rsidRDefault="003F3EDE" w:rsidP="0025185C">
            <w:pPr>
              <w:jc w:val="center"/>
              <w:rPr>
                <w:rFonts w:ascii="Arial" w:eastAsia="Times New Roman" w:hAnsi="Arial" w:cs="Arial"/>
                <w:spacing w:val="-1"/>
                <w:sz w:val="20"/>
                <w:szCs w:val="20"/>
                <w:rPrChange w:id="3293" w:author="Adelino Naquarta Sepalanga Domingos" w:date="2025-03-05T09:03:00Z" w16du:dateUtc="2025-03-05T08:03:00Z">
                  <w:rPr>
                    <w:rFonts w:ascii="Times New Roman" w:eastAsia="Times New Roman" w:hAnsi="Times New Roman"/>
                    <w:spacing w:val="-1"/>
                  </w:rPr>
                </w:rPrChange>
              </w:rPr>
            </w:pPr>
          </w:p>
          <w:p w14:paraId="67AEF4AF" w14:textId="77777777" w:rsidR="003F3EDE" w:rsidRPr="00C30B30" w:rsidRDefault="003F3EDE" w:rsidP="0025185C">
            <w:pPr>
              <w:jc w:val="center"/>
              <w:rPr>
                <w:rFonts w:ascii="Arial" w:eastAsia="Times New Roman" w:hAnsi="Arial" w:cs="Arial"/>
                <w:spacing w:val="-1"/>
                <w:sz w:val="20"/>
                <w:szCs w:val="20"/>
                <w:rPrChange w:id="3294" w:author="Adelino Naquarta Sepalanga Domingos" w:date="2025-03-05T09:03:00Z" w16du:dateUtc="2025-03-05T08:03:00Z">
                  <w:rPr>
                    <w:rFonts w:ascii="Times New Roman" w:eastAsia="Times New Roman" w:hAnsi="Times New Roman"/>
                    <w:spacing w:val="-1"/>
                  </w:rPr>
                </w:rPrChange>
              </w:rPr>
            </w:pPr>
          </w:p>
          <w:p w14:paraId="3DEDDE3A" w14:textId="77777777" w:rsidR="003F3EDE" w:rsidRPr="00C30B30" w:rsidRDefault="003F3EDE" w:rsidP="0025185C">
            <w:pPr>
              <w:jc w:val="center"/>
              <w:rPr>
                <w:rFonts w:ascii="Arial" w:eastAsia="Times New Roman" w:hAnsi="Arial" w:cs="Arial"/>
                <w:spacing w:val="-1"/>
                <w:sz w:val="20"/>
                <w:szCs w:val="20"/>
                <w:rPrChange w:id="3295" w:author="Adelino Naquarta Sepalanga Domingos" w:date="2025-03-05T09:03:00Z" w16du:dateUtc="2025-03-05T08:03:00Z">
                  <w:rPr>
                    <w:rFonts w:ascii="Times New Roman" w:eastAsia="Times New Roman" w:hAnsi="Times New Roman"/>
                    <w:spacing w:val="-1"/>
                  </w:rPr>
                </w:rPrChange>
              </w:rPr>
            </w:pPr>
          </w:p>
          <w:p w14:paraId="69732C30" w14:textId="77777777" w:rsidR="003F3EDE" w:rsidRPr="00C30B30" w:rsidRDefault="003F3EDE" w:rsidP="0025185C">
            <w:pPr>
              <w:jc w:val="center"/>
              <w:rPr>
                <w:rFonts w:ascii="Arial" w:eastAsia="Times New Roman" w:hAnsi="Arial" w:cs="Arial"/>
                <w:spacing w:val="-1"/>
                <w:sz w:val="20"/>
                <w:szCs w:val="20"/>
                <w:rPrChange w:id="3296" w:author="Adelino Naquarta Sepalanga Domingos" w:date="2025-03-05T09:03:00Z" w16du:dateUtc="2025-03-05T08:03:00Z">
                  <w:rPr>
                    <w:rFonts w:ascii="Times New Roman" w:eastAsia="Times New Roman" w:hAnsi="Times New Roman"/>
                    <w:spacing w:val="-1"/>
                  </w:rPr>
                </w:rPrChange>
              </w:rPr>
            </w:pPr>
          </w:p>
          <w:p w14:paraId="02731478" w14:textId="77777777" w:rsidR="003F3EDE" w:rsidRPr="00C30B30" w:rsidRDefault="003F3EDE" w:rsidP="0025185C">
            <w:pPr>
              <w:jc w:val="center"/>
              <w:rPr>
                <w:rFonts w:ascii="Arial" w:eastAsia="Times New Roman" w:hAnsi="Arial" w:cs="Arial"/>
                <w:spacing w:val="-1"/>
                <w:sz w:val="20"/>
                <w:szCs w:val="20"/>
                <w:rPrChange w:id="3297" w:author="Adelino Naquarta Sepalanga Domingos" w:date="2025-03-05T09:03:00Z" w16du:dateUtc="2025-03-05T08:03:00Z">
                  <w:rPr>
                    <w:rFonts w:ascii="Times New Roman" w:eastAsia="Times New Roman" w:hAnsi="Times New Roman"/>
                    <w:spacing w:val="-1"/>
                  </w:rPr>
                </w:rPrChange>
              </w:rPr>
            </w:pPr>
          </w:p>
          <w:p w14:paraId="13E4E9B5" w14:textId="77777777" w:rsidR="003F3EDE" w:rsidRPr="00C30B30" w:rsidRDefault="003F3EDE" w:rsidP="0025185C">
            <w:pPr>
              <w:jc w:val="center"/>
              <w:rPr>
                <w:rFonts w:ascii="Arial" w:eastAsia="Times New Roman" w:hAnsi="Arial" w:cs="Arial"/>
                <w:spacing w:val="-1"/>
                <w:sz w:val="20"/>
                <w:szCs w:val="20"/>
                <w:rPrChange w:id="3298"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299"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E67B61" w14:textId="77777777" w:rsidR="003F3EDE" w:rsidRPr="00C30B30" w:rsidRDefault="003F3EDE" w:rsidP="0025185C">
            <w:pPr>
              <w:rPr>
                <w:rFonts w:ascii="Arial" w:eastAsia="Times New Roman" w:hAnsi="Arial" w:cs="Arial"/>
                <w:spacing w:val="-1"/>
                <w:sz w:val="20"/>
                <w:szCs w:val="20"/>
                <w:rPrChange w:id="3300" w:author="Adelino Naquarta Sepalanga Domingos" w:date="2025-03-05T09:03:00Z" w16du:dateUtc="2025-03-05T08:03:00Z">
                  <w:rPr>
                    <w:rFonts w:ascii="Times New Roman" w:eastAsia="Times New Roman" w:hAnsi="Times New Roman"/>
                    <w:spacing w:val="-1"/>
                  </w:rPr>
                </w:rPrChange>
              </w:rPr>
            </w:pPr>
          </w:p>
          <w:p w14:paraId="581812AD" w14:textId="77777777" w:rsidR="003F3EDE" w:rsidRPr="00C30B30" w:rsidRDefault="003F3EDE" w:rsidP="0025185C">
            <w:pPr>
              <w:rPr>
                <w:rFonts w:ascii="Arial" w:eastAsia="Times New Roman" w:hAnsi="Arial" w:cs="Arial"/>
                <w:spacing w:val="-1"/>
                <w:sz w:val="20"/>
                <w:szCs w:val="20"/>
                <w:rPrChange w:id="3301" w:author="Adelino Naquarta Sepalanga Domingos" w:date="2025-03-05T09:03:00Z" w16du:dateUtc="2025-03-05T08:03:00Z">
                  <w:rPr>
                    <w:rFonts w:ascii="Times New Roman" w:eastAsia="Times New Roman" w:hAnsi="Times New Roman"/>
                    <w:spacing w:val="-1"/>
                  </w:rPr>
                </w:rPrChange>
              </w:rPr>
            </w:pPr>
          </w:p>
          <w:p w14:paraId="2E9159E7" w14:textId="77777777" w:rsidR="003F3EDE" w:rsidRPr="00C30B30" w:rsidRDefault="003F3EDE" w:rsidP="0025185C">
            <w:pPr>
              <w:rPr>
                <w:rFonts w:ascii="Arial" w:eastAsia="Times New Roman" w:hAnsi="Arial" w:cs="Arial"/>
                <w:spacing w:val="-1"/>
                <w:sz w:val="20"/>
                <w:szCs w:val="20"/>
                <w:rPrChange w:id="3302" w:author="Adelino Naquarta Sepalanga Domingos" w:date="2025-03-05T09:03:00Z" w16du:dateUtc="2025-03-05T08:03:00Z">
                  <w:rPr>
                    <w:rFonts w:ascii="Times New Roman" w:eastAsia="Times New Roman" w:hAnsi="Times New Roman"/>
                    <w:spacing w:val="-1"/>
                  </w:rPr>
                </w:rPrChange>
              </w:rPr>
            </w:pPr>
          </w:p>
          <w:p w14:paraId="1932D1B4" w14:textId="77777777" w:rsidR="003F3EDE" w:rsidRPr="00C30B30" w:rsidRDefault="003F3EDE" w:rsidP="0025185C">
            <w:pPr>
              <w:rPr>
                <w:rFonts w:ascii="Arial" w:eastAsia="Times New Roman" w:hAnsi="Arial" w:cs="Arial"/>
                <w:spacing w:val="-1"/>
                <w:sz w:val="20"/>
                <w:szCs w:val="20"/>
                <w:rPrChange w:id="3303" w:author="Adelino Naquarta Sepalanga Domingos" w:date="2025-03-05T09:03:00Z" w16du:dateUtc="2025-03-05T08:03:00Z">
                  <w:rPr>
                    <w:rFonts w:ascii="Times New Roman" w:eastAsia="Times New Roman" w:hAnsi="Times New Roman"/>
                    <w:spacing w:val="-1"/>
                  </w:rPr>
                </w:rPrChange>
              </w:rPr>
            </w:pPr>
          </w:p>
          <w:p w14:paraId="4DA3B79D" w14:textId="77777777" w:rsidR="003F3EDE" w:rsidRPr="00C30B30" w:rsidRDefault="003F3EDE" w:rsidP="0025185C">
            <w:pPr>
              <w:rPr>
                <w:rFonts w:ascii="Arial" w:eastAsia="Times New Roman" w:hAnsi="Arial" w:cs="Arial"/>
                <w:spacing w:val="-1"/>
                <w:sz w:val="20"/>
                <w:szCs w:val="20"/>
                <w:rPrChange w:id="3304" w:author="Adelino Naquarta Sepalanga Domingos" w:date="2025-03-05T09:03:00Z" w16du:dateUtc="2025-03-05T08:03:00Z">
                  <w:rPr>
                    <w:rFonts w:ascii="Times New Roman" w:eastAsia="Times New Roman" w:hAnsi="Times New Roman"/>
                    <w:spacing w:val="-1"/>
                  </w:rPr>
                </w:rPrChange>
              </w:rPr>
            </w:pPr>
          </w:p>
          <w:p w14:paraId="1CC7D7FB" w14:textId="77777777" w:rsidR="003F3EDE" w:rsidRPr="00C30B30" w:rsidRDefault="003F3EDE" w:rsidP="0025185C">
            <w:pPr>
              <w:rPr>
                <w:rFonts w:ascii="Arial" w:eastAsia="Times New Roman" w:hAnsi="Arial" w:cs="Arial"/>
                <w:spacing w:val="-1"/>
                <w:sz w:val="20"/>
                <w:szCs w:val="20"/>
                <w:rPrChange w:id="330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06" w:author="Adelino Naquarta Sepalanga Domingos" w:date="2025-03-05T09:03:00Z" w16du:dateUtc="2025-03-05T08:03:00Z">
                  <w:rPr>
                    <w:rFonts w:ascii="Times New Roman" w:eastAsia="Times New Roman" w:hAnsi="Times New Roman"/>
                    <w:spacing w:val="-1"/>
                  </w:rPr>
                </w:rPrChange>
              </w:rPr>
              <w:t>Categoria e tipo de conta (</w:t>
            </w:r>
            <w:proofErr w:type="spellStart"/>
            <w:r w:rsidRPr="00C30B30">
              <w:rPr>
                <w:rFonts w:ascii="Arial" w:eastAsia="Times New Roman" w:hAnsi="Arial" w:cs="Arial"/>
                <w:spacing w:val="-1"/>
                <w:sz w:val="20"/>
                <w:szCs w:val="20"/>
                <w:rPrChange w:id="3307" w:author="Adelino Naquarta Sepalanga Domingos" w:date="2025-03-05T09:03:00Z" w16du:dateUtc="2025-03-05T08:03:00Z">
                  <w:rPr>
                    <w:rFonts w:ascii="Times New Roman" w:eastAsia="Times New Roman" w:hAnsi="Times New Roman"/>
                    <w:spacing w:val="-1"/>
                  </w:rPr>
                </w:rPrChange>
              </w:rPr>
              <w:t>GroupingCategory</w:t>
            </w:r>
            <w:proofErr w:type="spellEnd"/>
            <w:r w:rsidRPr="00C30B30">
              <w:rPr>
                <w:rFonts w:ascii="Arial" w:eastAsia="Times New Roman" w:hAnsi="Arial" w:cs="Arial"/>
                <w:spacing w:val="-1"/>
                <w:sz w:val="20"/>
                <w:szCs w:val="20"/>
                <w:rPrChange w:id="3308" w:author="Adelino Naquarta Sepalanga Domingos" w:date="2025-03-05T09:03:00Z" w16du:dateUtc="2025-03-05T08:03: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B578C6" w14:textId="77777777" w:rsidR="003F3EDE" w:rsidRPr="00C30B30" w:rsidRDefault="003F3EDE" w:rsidP="0025185C">
            <w:pPr>
              <w:rPr>
                <w:rFonts w:ascii="Arial" w:eastAsia="Times New Roman" w:hAnsi="Arial" w:cs="Arial"/>
                <w:spacing w:val="-1"/>
                <w:sz w:val="20"/>
                <w:szCs w:val="20"/>
                <w:rPrChange w:id="330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10" w:author="Adelino Naquarta Sepalanga Domingos" w:date="2025-03-05T09:03:00Z" w16du:dateUtc="2025-03-05T08:03:00Z">
                  <w:rPr>
                    <w:rFonts w:ascii="Times New Roman" w:eastAsia="Times New Roman" w:hAnsi="Times New Roman"/>
                    <w:spacing w:val="-1"/>
                  </w:rPr>
                </w:rPrChange>
              </w:rPr>
              <w:t>Deve ser indicado o tipo e a categoria da conta:</w:t>
            </w:r>
          </w:p>
          <w:p w14:paraId="01E70D70" w14:textId="77777777" w:rsidR="003F3EDE" w:rsidRPr="00C30B30" w:rsidRDefault="003F3EDE" w:rsidP="0025185C">
            <w:pPr>
              <w:spacing w:after="0"/>
              <w:rPr>
                <w:rFonts w:ascii="Arial" w:eastAsia="Times New Roman" w:hAnsi="Arial" w:cs="Arial"/>
                <w:spacing w:val="-1"/>
                <w:sz w:val="20"/>
                <w:szCs w:val="20"/>
                <w:rPrChange w:id="3311"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12" w:author="Adelino Naquarta Sepalanga Domingos" w:date="2025-03-05T09:03:00Z" w16du:dateUtc="2025-03-05T08:03:00Z">
                  <w:rPr>
                    <w:rFonts w:ascii="Times New Roman" w:eastAsia="Times New Roman" w:hAnsi="Times New Roman"/>
                    <w:spacing w:val="-1"/>
                  </w:rPr>
                </w:rPrChange>
              </w:rPr>
              <w:t>“GR” – Conta de 1.º grau da contabilidade geral;</w:t>
            </w:r>
          </w:p>
          <w:p w14:paraId="17FB3C6F" w14:textId="77777777" w:rsidR="003F3EDE" w:rsidRPr="00C30B30" w:rsidRDefault="003F3EDE" w:rsidP="0025185C">
            <w:pPr>
              <w:spacing w:after="0"/>
              <w:rPr>
                <w:rFonts w:ascii="Arial" w:eastAsia="Times New Roman" w:hAnsi="Arial" w:cs="Arial"/>
                <w:spacing w:val="-1"/>
                <w:sz w:val="20"/>
                <w:szCs w:val="20"/>
                <w:rPrChange w:id="3313"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14" w:author="Adelino Naquarta Sepalanga Domingos" w:date="2025-03-05T09:03:00Z" w16du:dateUtc="2025-03-05T08:03:00Z">
                  <w:rPr>
                    <w:rFonts w:ascii="Times New Roman" w:eastAsia="Times New Roman" w:hAnsi="Times New Roman"/>
                    <w:spacing w:val="-1"/>
                  </w:rPr>
                </w:rPrChange>
              </w:rPr>
              <w:t>“GA” – Conta agregadora ou integradora da contabilidade geral;</w:t>
            </w:r>
          </w:p>
          <w:p w14:paraId="1C4A3164" w14:textId="77777777" w:rsidR="003F3EDE" w:rsidRPr="00C30B30" w:rsidRDefault="003F3EDE" w:rsidP="0025185C">
            <w:pPr>
              <w:spacing w:after="0"/>
              <w:rPr>
                <w:rFonts w:ascii="Arial" w:eastAsia="Times New Roman" w:hAnsi="Arial" w:cs="Arial"/>
                <w:spacing w:val="-1"/>
                <w:sz w:val="20"/>
                <w:szCs w:val="20"/>
                <w:rPrChange w:id="331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16" w:author="Adelino Naquarta Sepalanga Domingos" w:date="2025-03-05T09:03:00Z" w16du:dateUtc="2025-03-05T08:03:00Z">
                  <w:rPr>
                    <w:rFonts w:ascii="Times New Roman" w:eastAsia="Times New Roman" w:hAnsi="Times New Roman"/>
                    <w:spacing w:val="-1"/>
                  </w:rPr>
                </w:rPrChange>
              </w:rPr>
              <w:t>“GM” – Conta de movimento da contabilidade geral;</w:t>
            </w:r>
          </w:p>
          <w:p w14:paraId="6555833F" w14:textId="77777777" w:rsidR="003F3EDE" w:rsidRPr="00C30B30" w:rsidRDefault="003F3EDE" w:rsidP="0025185C">
            <w:pPr>
              <w:spacing w:after="0"/>
              <w:rPr>
                <w:rFonts w:ascii="Arial" w:eastAsia="Times New Roman" w:hAnsi="Arial" w:cs="Arial"/>
                <w:spacing w:val="-1"/>
                <w:sz w:val="20"/>
                <w:szCs w:val="20"/>
                <w:rPrChange w:id="3317"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18" w:author="Adelino Naquarta Sepalanga Domingos" w:date="2025-03-05T09:03:00Z" w16du:dateUtc="2025-03-05T08:03:00Z">
                  <w:rPr>
                    <w:rFonts w:ascii="Times New Roman" w:eastAsia="Times New Roman" w:hAnsi="Times New Roman"/>
                    <w:spacing w:val="-1"/>
                  </w:rPr>
                </w:rPrChange>
              </w:rPr>
              <w:t>“AR” – Conta de 1.º grau da contabilidade analítica;</w:t>
            </w:r>
          </w:p>
          <w:p w14:paraId="1C98F163" w14:textId="77777777" w:rsidR="003F3EDE" w:rsidRPr="00C30B30" w:rsidRDefault="003F3EDE" w:rsidP="0025185C">
            <w:pPr>
              <w:spacing w:after="0"/>
              <w:rPr>
                <w:rFonts w:ascii="Arial" w:eastAsia="Times New Roman" w:hAnsi="Arial" w:cs="Arial"/>
                <w:spacing w:val="-1"/>
                <w:sz w:val="20"/>
                <w:szCs w:val="20"/>
                <w:rPrChange w:id="331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20" w:author="Adelino Naquarta Sepalanga Domingos" w:date="2025-03-05T09:03:00Z" w16du:dateUtc="2025-03-05T08:03:00Z">
                  <w:rPr>
                    <w:rFonts w:ascii="Times New Roman" w:eastAsia="Times New Roman" w:hAnsi="Times New Roman"/>
                    <w:spacing w:val="-1"/>
                  </w:rPr>
                </w:rPrChange>
              </w:rPr>
              <w:t>“AA” – Conta agregadora ou integradora da contabilidade analítica;</w:t>
            </w:r>
          </w:p>
          <w:p w14:paraId="32713337" w14:textId="77777777" w:rsidR="003F3EDE" w:rsidRPr="00C30B30" w:rsidRDefault="003F3EDE" w:rsidP="0025185C">
            <w:pPr>
              <w:spacing w:after="0"/>
              <w:rPr>
                <w:rFonts w:ascii="Arial" w:eastAsia="Times New Roman" w:hAnsi="Arial" w:cs="Arial"/>
                <w:spacing w:val="-1"/>
                <w:sz w:val="20"/>
                <w:szCs w:val="20"/>
                <w:rPrChange w:id="3321" w:author="Adelino Naquarta Sepalanga Domingos" w:date="2025-03-05T09:03:00Z" w16du:dateUtc="2025-03-05T08:03:00Z">
                  <w:rPr>
                    <w:rFonts w:ascii="Times New Roman" w:eastAsia="Times New Roman" w:hAnsi="Times New Roman"/>
                    <w:spacing w:val="-1"/>
                  </w:rPr>
                </w:rPrChange>
              </w:rPr>
            </w:pPr>
          </w:p>
          <w:p w14:paraId="3BC68D10" w14:textId="77777777" w:rsidR="003F3EDE" w:rsidRPr="00C30B30" w:rsidRDefault="003F3EDE" w:rsidP="0025185C">
            <w:pPr>
              <w:spacing w:after="0"/>
              <w:rPr>
                <w:rFonts w:ascii="Arial" w:eastAsia="Times New Roman" w:hAnsi="Arial" w:cs="Arial"/>
                <w:spacing w:val="-1"/>
                <w:sz w:val="20"/>
                <w:szCs w:val="20"/>
                <w:rPrChange w:id="3322" w:author="Adelino Naquarta Sepalanga Domingos" w:date="2025-03-05T09:03:00Z" w16du:dateUtc="2025-03-05T08:03:00Z">
                  <w:rPr>
                    <w:rFonts w:ascii="Times New Roman" w:eastAsia="Times New Roman" w:hAnsi="Times New Roman"/>
                    <w:spacing w:val="-1"/>
                  </w:rPr>
                </w:rPrChange>
              </w:rPr>
            </w:pPr>
          </w:p>
          <w:p w14:paraId="4B1E6E9C" w14:textId="77777777" w:rsidR="003F3EDE" w:rsidRPr="00C30B30" w:rsidRDefault="003F3EDE" w:rsidP="0025185C">
            <w:pPr>
              <w:spacing w:after="0"/>
              <w:rPr>
                <w:rFonts w:ascii="Arial" w:eastAsia="Times New Roman" w:hAnsi="Arial" w:cs="Arial"/>
                <w:spacing w:val="-1"/>
                <w:sz w:val="20"/>
                <w:szCs w:val="20"/>
                <w:rPrChange w:id="3323"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24" w:author="Adelino Naquarta Sepalanga Domingos" w:date="2025-03-05T09:03:00Z" w16du:dateUtc="2025-03-05T08:03:00Z">
                  <w:rPr>
                    <w:rFonts w:ascii="Times New Roman" w:eastAsia="Times New Roman" w:hAnsi="Times New Roman"/>
                    <w:spacing w:val="-1"/>
                  </w:rPr>
                </w:rPrChange>
              </w:rPr>
              <w:t xml:space="preserve"> e</w:t>
            </w:r>
          </w:p>
          <w:p w14:paraId="698641AB" w14:textId="77777777" w:rsidR="003F3EDE" w:rsidRPr="00C30B30" w:rsidRDefault="003F3EDE" w:rsidP="0025185C">
            <w:pPr>
              <w:spacing w:after="0"/>
              <w:rPr>
                <w:rFonts w:ascii="Arial" w:eastAsia="Times New Roman" w:hAnsi="Arial" w:cs="Arial"/>
                <w:spacing w:val="-1"/>
                <w:sz w:val="20"/>
                <w:szCs w:val="20"/>
                <w:rPrChange w:id="332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26" w:author="Adelino Naquarta Sepalanga Domingos" w:date="2025-03-05T09:03:00Z" w16du:dateUtc="2025-03-05T08:03:00Z">
                  <w:rPr>
                    <w:rFonts w:ascii="Times New Roman" w:eastAsia="Times New Roman" w:hAnsi="Times New Roman"/>
                    <w:spacing w:val="-1"/>
                  </w:rPr>
                </w:rPrChange>
              </w:rPr>
              <w:t>“AM” – Conta de movimento da contabilidade analítica.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9225A5" w14:textId="77777777" w:rsidR="003F3EDE" w:rsidRPr="00C30B30" w:rsidRDefault="003F3EDE" w:rsidP="0025185C">
            <w:pPr>
              <w:jc w:val="center"/>
              <w:rPr>
                <w:rFonts w:ascii="Arial" w:eastAsia="Times New Roman" w:hAnsi="Arial" w:cs="Arial"/>
                <w:spacing w:val="-1"/>
                <w:sz w:val="20"/>
                <w:szCs w:val="20"/>
                <w:rPrChange w:id="3327" w:author="Adelino Naquarta Sepalanga Domingos" w:date="2025-03-05T09:03:00Z" w16du:dateUtc="2025-03-05T08:03:00Z">
                  <w:rPr>
                    <w:rFonts w:ascii="Times New Roman" w:eastAsia="Times New Roman" w:hAnsi="Times New Roman"/>
                    <w:spacing w:val="-1"/>
                  </w:rPr>
                </w:rPrChange>
              </w:rPr>
            </w:pPr>
          </w:p>
          <w:p w14:paraId="27BB13B1" w14:textId="77777777" w:rsidR="003F3EDE" w:rsidRPr="00C30B30" w:rsidRDefault="003F3EDE" w:rsidP="0025185C">
            <w:pPr>
              <w:jc w:val="center"/>
              <w:rPr>
                <w:rFonts w:ascii="Arial" w:eastAsia="Times New Roman" w:hAnsi="Arial" w:cs="Arial"/>
                <w:spacing w:val="-1"/>
                <w:sz w:val="20"/>
                <w:szCs w:val="20"/>
                <w:rPrChange w:id="3328" w:author="Adelino Naquarta Sepalanga Domingos" w:date="2025-03-05T09:03:00Z" w16du:dateUtc="2025-03-05T08:03:00Z">
                  <w:rPr>
                    <w:rFonts w:ascii="Times New Roman" w:eastAsia="Times New Roman" w:hAnsi="Times New Roman"/>
                    <w:spacing w:val="-1"/>
                  </w:rPr>
                </w:rPrChange>
              </w:rPr>
            </w:pPr>
          </w:p>
          <w:p w14:paraId="4EEF4497" w14:textId="77777777" w:rsidR="003F3EDE" w:rsidRPr="00C30B30" w:rsidRDefault="003F3EDE" w:rsidP="0025185C">
            <w:pPr>
              <w:jc w:val="center"/>
              <w:rPr>
                <w:rFonts w:ascii="Arial" w:eastAsia="Times New Roman" w:hAnsi="Arial" w:cs="Arial"/>
                <w:spacing w:val="-1"/>
                <w:sz w:val="20"/>
                <w:szCs w:val="20"/>
                <w:rPrChange w:id="3329" w:author="Adelino Naquarta Sepalanga Domingos" w:date="2025-03-05T09:03:00Z" w16du:dateUtc="2025-03-05T08:03:00Z">
                  <w:rPr>
                    <w:rFonts w:ascii="Times New Roman" w:eastAsia="Times New Roman" w:hAnsi="Times New Roman"/>
                    <w:spacing w:val="-1"/>
                  </w:rPr>
                </w:rPrChange>
              </w:rPr>
            </w:pPr>
          </w:p>
          <w:p w14:paraId="4C274626" w14:textId="77777777" w:rsidR="003F3EDE" w:rsidRPr="00C30B30" w:rsidRDefault="003F3EDE" w:rsidP="0025185C">
            <w:pPr>
              <w:jc w:val="center"/>
              <w:rPr>
                <w:rFonts w:ascii="Arial" w:eastAsia="Times New Roman" w:hAnsi="Arial" w:cs="Arial"/>
                <w:spacing w:val="-1"/>
                <w:sz w:val="20"/>
                <w:szCs w:val="20"/>
                <w:rPrChange w:id="3330" w:author="Adelino Naquarta Sepalanga Domingos" w:date="2025-03-05T09:03:00Z" w16du:dateUtc="2025-03-05T08:03:00Z">
                  <w:rPr>
                    <w:rFonts w:ascii="Times New Roman" w:eastAsia="Times New Roman" w:hAnsi="Times New Roman"/>
                    <w:spacing w:val="-1"/>
                  </w:rPr>
                </w:rPrChange>
              </w:rPr>
            </w:pPr>
          </w:p>
          <w:p w14:paraId="19BAEBDC" w14:textId="77777777" w:rsidR="003F3EDE" w:rsidRPr="00C30B30" w:rsidRDefault="003F3EDE" w:rsidP="0025185C">
            <w:pPr>
              <w:jc w:val="center"/>
              <w:rPr>
                <w:rFonts w:ascii="Arial" w:eastAsia="Times New Roman" w:hAnsi="Arial" w:cs="Arial"/>
                <w:spacing w:val="-1"/>
                <w:sz w:val="20"/>
                <w:szCs w:val="20"/>
                <w:rPrChange w:id="3331" w:author="Adelino Naquarta Sepalanga Domingos" w:date="2025-03-05T09:03:00Z" w16du:dateUtc="2025-03-05T08:03:00Z">
                  <w:rPr>
                    <w:rFonts w:ascii="Times New Roman" w:eastAsia="Times New Roman" w:hAnsi="Times New Roman"/>
                    <w:spacing w:val="-1"/>
                  </w:rPr>
                </w:rPrChange>
              </w:rPr>
            </w:pPr>
          </w:p>
          <w:p w14:paraId="32F71869" w14:textId="77777777" w:rsidR="003F3EDE" w:rsidRPr="00C30B30" w:rsidRDefault="003F3EDE" w:rsidP="0025185C">
            <w:pPr>
              <w:jc w:val="center"/>
              <w:rPr>
                <w:rFonts w:ascii="Arial" w:eastAsia="Times New Roman" w:hAnsi="Arial" w:cs="Arial"/>
                <w:spacing w:val="-1"/>
                <w:sz w:val="20"/>
                <w:szCs w:val="20"/>
                <w:rPrChange w:id="3332"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33" w:author="Adelino Naquarta Sepalanga Domingos" w:date="2025-03-05T09:03:00Z" w16du:dateUtc="2025-03-05T08:03:00Z">
                  <w:rPr>
                    <w:rFonts w:ascii="Times New Roman" w:eastAsia="Times New Roman" w:hAnsi="Times New Roman"/>
                    <w:spacing w:val="-1"/>
                  </w:rPr>
                </w:rPrChange>
              </w:rPr>
              <w:t>Texto 2</w:t>
            </w:r>
          </w:p>
        </w:tc>
      </w:tr>
      <w:tr w:rsidR="003F3EDE" w:rsidRPr="00C30B30" w14:paraId="11F2F874"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025E84" w14:textId="77777777" w:rsidR="003F3EDE" w:rsidRPr="00C30B30" w:rsidRDefault="003F3EDE" w:rsidP="0025185C">
            <w:pPr>
              <w:jc w:val="center"/>
              <w:rPr>
                <w:rFonts w:ascii="Arial" w:eastAsia="Times New Roman" w:hAnsi="Arial" w:cs="Arial"/>
                <w:spacing w:val="-1"/>
                <w:sz w:val="20"/>
                <w:szCs w:val="20"/>
                <w:rPrChange w:id="3334" w:author="Adelino Naquarta Sepalanga Domingos" w:date="2025-03-05T09:03:00Z" w16du:dateUtc="2025-03-05T08:03:00Z">
                  <w:rPr>
                    <w:rFonts w:ascii="Times New Roman" w:eastAsia="Times New Roman" w:hAnsi="Times New Roman"/>
                    <w:spacing w:val="-1"/>
                  </w:rPr>
                </w:rPrChange>
              </w:rPr>
            </w:pPr>
          </w:p>
          <w:p w14:paraId="17F0B583" w14:textId="77777777" w:rsidR="003F3EDE" w:rsidRPr="00C30B30" w:rsidRDefault="003F3EDE" w:rsidP="0025185C">
            <w:pPr>
              <w:jc w:val="center"/>
              <w:rPr>
                <w:rFonts w:ascii="Arial" w:eastAsia="Times New Roman" w:hAnsi="Arial" w:cs="Arial"/>
                <w:spacing w:val="-1"/>
                <w:sz w:val="20"/>
                <w:szCs w:val="20"/>
                <w:rPrChange w:id="3335" w:author="Adelino Naquarta Sepalanga Domingos" w:date="2025-03-05T09:03:00Z" w16du:dateUtc="2025-03-05T08:03:00Z">
                  <w:rPr>
                    <w:rFonts w:ascii="Times New Roman" w:eastAsia="Times New Roman" w:hAnsi="Times New Roman"/>
                    <w:spacing w:val="-1"/>
                  </w:rPr>
                </w:rPrChange>
              </w:rPr>
            </w:pPr>
          </w:p>
          <w:p w14:paraId="087027FA" w14:textId="77777777" w:rsidR="003F3EDE" w:rsidRPr="00C30B30" w:rsidRDefault="003F3EDE" w:rsidP="0025185C">
            <w:pPr>
              <w:jc w:val="center"/>
              <w:rPr>
                <w:rFonts w:ascii="Arial" w:eastAsia="Times New Roman" w:hAnsi="Arial" w:cs="Arial"/>
                <w:spacing w:val="-1"/>
                <w:sz w:val="20"/>
                <w:szCs w:val="20"/>
                <w:rPrChange w:id="3336"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37" w:author="Adelino Naquarta Sepalanga Domingos" w:date="2025-03-05T09:03:00Z" w16du:dateUtc="2025-03-05T08:03:00Z">
                  <w:rPr>
                    <w:rFonts w:ascii="Times New Roman" w:eastAsia="Times New Roman" w:hAnsi="Times New Roman"/>
                    <w:spacing w:val="-1"/>
                  </w:rPr>
                </w:rPrChange>
              </w:rPr>
              <w:t>2.1.2.8.</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BA5CF0" w14:textId="77777777" w:rsidR="003F3EDE" w:rsidRPr="00C30B30" w:rsidRDefault="003F3EDE" w:rsidP="0025185C">
            <w:pPr>
              <w:jc w:val="center"/>
              <w:rPr>
                <w:rFonts w:ascii="Arial" w:eastAsia="Times New Roman" w:hAnsi="Arial" w:cs="Arial"/>
                <w:spacing w:val="-1"/>
                <w:sz w:val="20"/>
                <w:szCs w:val="20"/>
                <w:rPrChange w:id="3338" w:author="Adelino Naquarta Sepalanga Domingos" w:date="2025-03-05T09:03:00Z" w16du:dateUtc="2025-03-05T08:03:00Z">
                  <w:rPr>
                    <w:rFonts w:ascii="Times New Roman" w:eastAsia="Times New Roman" w:hAnsi="Times New Roman"/>
                    <w:spacing w:val="-1"/>
                  </w:rPr>
                </w:rPrChange>
              </w:rPr>
            </w:pPr>
          </w:p>
          <w:p w14:paraId="758C4916" w14:textId="77777777" w:rsidR="003F3EDE" w:rsidRPr="00C30B30" w:rsidRDefault="003F3EDE" w:rsidP="0025185C">
            <w:pPr>
              <w:jc w:val="center"/>
              <w:rPr>
                <w:rFonts w:ascii="Arial" w:eastAsia="Times New Roman" w:hAnsi="Arial" w:cs="Arial"/>
                <w:spacing w:val="-1"/>
                <w:sz w:val="20"/>
                <w:szCs w:val="20"/>
                <w:rPrChange w:id="3339" w:author="Adelino Naquarta Sepalanga Domingos" w:date="2025-03-05T09:03:00Z" w16du:dateUtc="2025-03-05T08:03:00Z">
                  <w:rPr>
                    <w:rFonts w:ascii="Times New Roman" w:eastAsia="Times New Roman" w:hAnsi="Times New Roman"/>
                    <w:spacing w:val="-1"/>
                  </w:rPr>
                </w:rPrChange>
              </w:rPr>
            </w:pPr>
          </w:p>
          <w:p w14:paraId="21DCD265" w14:textId="77777777" w:rsidR="003F3EDE" w:rsidRPr="00C30B30" w:rsidRDefault="003F3EDE" w:rsidP="0025185C">
            <w:pPr>
              <w:jc w:val="center"/>
              <w:rPr>
                <w:rFonts w:ascii="Arial" w:eastAsia="Times New Roman" w:hAnsi="Arial" w:cs="Arial"/>
                <w:spacing w:val="-1"/>
                <w:sz w:val="20"/>
                <w:szCs w:val="20"/>
                <w:rPrChange w:id="3340"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41"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803AD8" w14:textId="77777777" w:rsidR="003F3EDE" w:rsidRPr="00C30B30" w:rsidRDefault="003F3EDE" w:rsidP="0025185C">
            <w:pPr>
              <w:rPr>
                <w:rFonts w:ascii="Arial" w:eastAsia="Times New Roman" w:hAnsi="Arial" w:cs="Arial"/>
                <w:spacing w:val="-1"/>
                <w:sz w:val="20"/>
                <w:szCs w:val="20"/>
                <w:rPrChange w:id="3342" w:author="Adelino Naquarta Sepalanga Domingos" w:date="2025-03-05T09:03:00Z" w16du:dateUtc="2025-03-05T08:03:00Z">
                  <w:rPr>
                    <w:rFonts w:ascii="Times New Roman" w:eastAsia="Times New Roman" w:hAnsi="Times New Roman"/>
                    <w:spacing w:val="-1"/>
                  </w:rPr>
                </w:rPrChange>
              </w:rPr>
            </w:pPr>
          </w:p>
          <w:p w14:paraId="655E3540" w14:textId="77777777" w:rsidR="003F3EDE" w:rsidRPr="00C30B30" w:rsidRDefault="003F3EDE" w:rsidP="0025185C">
            <w:pPr>
              <w:rPr>
                <w:rFonts w:ascii="Arial" w:eastAsia="Times New Roman" w:hAnsi="Arial" w:cs="Arial"/>
                <w:spacing w:val="-1"/>
                <w:sz w:val="20"/>
                <w:szCs w:val="20"/>
                <w:rPrChange w:id="3343" w:author="Adelino Naquarta Sepalanga Domingos" w:date="2025-03-05T09:03:00Z" w16du:dateUtc="2025-03-05T08:03:00Z">
                  <w:rPr>
                    <w:rFonts w:ascii="Times New Roman" w:eastAsia="Times New Roman" w:hAnsi="Times New Roman"/>
                    <w:spacing w:val="-1"/>
                  </w:rPr>
                </w:rPrChange>
              </w:rPr>
            </w:pPr>
          </w:p>
          <w:p w14:paraId="6A2DCEB6" w14:textId="77777777" w:rsidR="003F3EDE" w:rsidRPr="00C30B30" w:rsidRDefault="003F3EDE" w:rsidP="0025185C">
            <w:pPr>
              <w:rPr>
                <w:rFonts w:ascii="Arial" w:eastAsia="Times New Roman" w:hAnsi="Arial" w:cs="Arial"/>
                <w:spacing w:val="-1"/>
                <w:sz w:val="20"/>
                <w:szCs w:val="20"/>
                <w:rPrChange w:id="3344"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45" w:author="Adelino Naquarta Sepalanga Domingos" w:date="2025-03-05T09:03:00Z" w16du:dateUtc="2025-03-05T08:03:00Z">
                  <w:rPr>
                    <w:rFonts w:ascii="Times New Roman" w:eastAsia="Times New Roman" w:hAnsi="Times New Roman"/>
                    <w:spacing w:val="-1"/>
                  </w:rPr>
                </w:rPrChange>
              </w:rPr>
              <w:t>Hierarquia da conta (</w:t>
            </w:r>
            <w:proofErr w:type="spellStart"/>
            <w:r w:rsidRPr="00C30B30">
              <w:rPr>
                <w:rFonts w:ascii="Arial" w:eastAsia="Times New Roman" w:hAnsi="Arial" w:cs="Arial"/>
                <w:spacing w:val="-1"/>
                <w:sz w:val="20"/>
                <w:szCs w:val="20"/>
                <w:rPrChange w:id="3346" w:author="Adelino Naquarta Sepalanga Domingos" w:date="2025-03-05T09:03:00Z" w16du:dateUtc="2025-03-05T08:03:00Z">
                  <w:rPr>
                    <w:rFonts w:ascii="Times New Roman" w:eastAsia="Times New Roman" w:hAnsi="Times New Roman"/>
                    <w:spacing w:val="-1"/>
                  </w:rPr>
                </w:rPrChange>
              </w:rPr>
              <w:t>GroupingCode</w:t>
            </w:r>
            <w:proofErr w:type="spellEnd"/>
            <w:r w:rsidRPr="00C30B30">
              <w:rPr>
                <w:rFonts w:ascii="Arial" w:eastAsia="Times New Roman" w:hAnsi="Arial" w:cs="Arial"/>
                <w:spacing w:val="-1"/>
                <w:sz w:val="20"/>
                <w:szCs w:val="20"/>
                <w:rPrChange w:id="3347" w:author="Adelino Naquarta Sepalanga Domingos" w:date="2025-03-05T09:03:00Z" w16du:dateUtc="2025-03-05T08:03: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5FFC9F" w14:textId="77777777" w:rsidR="003F3EDE" w:rsidRPr="00C30B30" w:rsidRDefault="003F3EDE" w:rsidP="0025185C">
            <w:pPr>
              <w:rPr>
                <w:rFonts w:ascii="Arial" w:eastAsia="Times New Roman" w:hAnsi="Arial" w:cs="Arial"/>
                <w:spacing w:val="-1"/>
                <w:sz w:val="20"/>
                <w:szCs w:val="20"/>
                <w:rPrChange w:id="3348"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49" w:author="Adelino Naquarta Sepalanga Domingos" w:date="2025-03-05T09:03:00Z" w16du:dateUtc="2025-03-05T08:03:00Z">
                  <w:rPr>
                    <w:rFonts w:ascii="Times New Roman" w:eastAsia="Times New Roman" w:hAnsi="Times New Roman"/>
                    <w:spacing w:val="-1"/>
                  </w:rPr>
                </w:rPrChange>
              </w:rPr>
              <w:t>Excepto para as contas do 1.º grau, deve ser indicada a conta agregadora respectiva, do grau imediatamente superior, utilizando para este efeito a exacta estrutura que consta no correspondente campo 2.1.2.1. - Código da conta (</w:t>
            </w:r>
            <w:proofErr w:type="spellStart"/>
            <w:r w:rsidRPr="00C30B30">
              <w:rPr>
                <w:rFonts w:ascii="Arial" w:eastAsia="Times New Roman" w:hAnsi="Arial" w:cs="Arial"/>
                <w:spacing w:val="-1"/>
                <w:sz w:val="20"/>
                <w:szCs w:val="20"/>
                <w:rPrChange w:id="3350" w:author="Adelino Naquarta Sepalanga Domingos" w:date="2025-03-05T09:03:00Z" w16du:dateUtc="2025-03-05T08:03:00Z">
                  <w:rPr>
                    <w:rFonts w:ascii="Times New Roman" w:eastAsia="Times New Roman" w:hAnsi="Times New Roman"/>
                    <w:spacing w:val="-1"/>
                  </w:rPr>
                </w:rPrChange>
              </w:rPr>
              <w:t>Account</w:t>
            </w:r>
            <w:proofErr w:type="spellEnd"/>
            <w:r w:rsidRPr="00C30B30">
              <w:rPr>
                <w:rFonts w:ascii="Arial" w:eastAsia="Times New Roman" w:hAnsi="Arial" w:cs="Arial"/>
                <w:spacing w:val="-1"/>
                <w:sz w:val="20"/>
                <w:szCs w:val="20"/>
                <w:rPrChange w:id="3351" w:author="Adelino Naquarta Sepalanga Domingos" w:date="2025-03-05T09:03:00Z" w16du:dateUtc="2025-03-05T08:03:00Z">
                  <w:rPr>
                    <w:rFonts w:ascii="Times New Roman" w:eastAsia="Times New Roman" w:hAnsi="Times New Roman"/>
                    <w:spacing w:val="-1"/>
                  </w:rPr>
                </w:rPrChange>
              </w:rPr>
              <w:t xml:space="preserve"> ID).</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F6B5E2A" w14:textId="77777777" w:rsidR="003F3EDE" w:rsidRPr="00C30B30" w:rsidRDefault="003F3EDE" w:rsidP="0025185C">
            <w:pPr>
              <w:jc w:val="center"/>
              <w:rPr>
                <w:rFonts w:ascii="Arial" w:eastAsia="Times New Roman" w:hAnsi="Arial" w:cs="Arial"/>
                <w:spacing w:val="-1"/>
                <w:sz w:val="20"/>
                <w:szCs w:val="20"/>
                <w:rPrChange w:id="3352" w:author="Adelino Naquarta Sepalanga Domingos" w:date="2025-03-05T09:03:00Z" w16du:dateUtc="2025-03-05T08:03:00Z">
                  <w:rPr>
                    <w:rFonts w:ascii="Times New Roman" w:eastAsia="Times New Roman" w:hAnsi="Times New Roman"/>
                    <w:spacing w:val="-1"/>
                  </w:rPr>
                </w:rPrChange>
              </w:rPr>
            </w:pPr>
          </w:p>
          <w:p w14:paraId="65085B94" w14:textId="77777777" w:rsidR="003F3EDE" w:rsidRPr="00C30B30" w:rsidRDefault="003F3EDE" w:rsidP="0025185C">
            <w:pPr>
              <w:jc w:val="center"/>
              <w:rPr>
                <w:rFonts w:ascii="Arial" w:eastAsia="Times New Roman" w:hAnsi="Arial" w:cs="Arial"/>
                <w:spacing w:val="-1"/>
                <w:sz w:val="20"/>
                <w:szCs w:val="20"/>
                <w:rPrChange w:id="3353" w:author="Adelino Naquarta Sepalanga Domingos" w:date="2025-03-05T09:03:00Z" w16du:dateUtc="2025-03-05T08:03:00Z">
                  <w:rPr>
                    <w:rFonts w:ascii="Times New Roman" w:eastAsia="Times New Roman" w:hAnsi="Times New Roman"/>
                    <w:spacing w:val="-1"/>
                  </w:rPr>
                </w:rPrChange>
              </w:rPr>
            </w:pPr>
          </w:p>
          <w:p w14:paraId="0CAE334E" w14:textId="77777777" w:rsidR="003F3EDE" w:rsidRPr="00C30B30" w:rsidRDefault="003F3EDE" w:rsidP="0025185C">
            <w:pPr>
              <w:jc w:val="center"/>
              <w:rPr>
                <w:rFonts w:ascii="Arial" w:eastAsia="Times New Roman" w:hAnsi="Arial" w:cs="Arial"/>
                <w:spacing w:val="-1"/>
                <w:sz w:val="20"/>
                <w:szCs w:val="20"/>
                <w:rPrChange w:id="3354"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55" w:author="Adelino Naquarta Sepalanga Domingos" w:date="2025-03-05T09:03:00Z" w16du:dateUtc="2025-03-05T08:03:00Z">
                  <w:rPr>
                    <w:rFonts w:ascii="Times New Roman" w:eastAsia="Times New Roman" w:hAnsi="Times New Roman"/>
                    <w:spacing w:val="-1"/>
                  </w:rPr>
                </w:rPrChange>
              </w:rPr>
              <w:t xml:space="preserve">Texto 30 </w:t>
            </w:r>
          </w:p>
        </w:tc>
      </w:tr>
      <w:tr w:rsidR="003F3EDE" w:rsidRPr="00C30B30" w14:paraId="6516F09E" w14:textId="77777777" w:rsidTr="0025185C">
        <w:trPr>
          <w:trHeight w:val="794"/>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13227B3" w14:textId="77777777" w:rsidR="003F3EDE" w:rsidRPr="00C30B30" w:rsidRDefault="003F3EDE" w:rsidP="0025185C">
            <w:pPr>
              <w:jc w:val="center"/>
              <w:rPr>
                <w:rFonts w:ascii="Arial" w:eastAsia="Times New Roman" w:hAnsi="Arial" w:cs="Arial"/>
                <w:spacing w:val="-1"/>
                <w:sz w:val="20"/>
                <w:szCs w:val="20"/>
                <w:rPrChange w:id="3356"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57" w:author="Adelino Naquarta Sepalanga Domingos" w:date="2025-03-05T09:03:00Z" w16du:dateUtc="2025-03-05T08:03:00Z">
                  <w:rPr>
                    <w:rFonts w:ascii="Times New Roman" w:eastAsia="Times New Roman" w:hAnsi="Times New Roman"/>
                    <w:spacing w:val="-1"/>
                  </w:rPr>
                </w:rPrChange>
              </w:rPr>
              <w:t>2.1.2.9.</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29C249" w14:textId="77777777" w:rsidR="003F3EDE" w:rsidRPr="00C30B30" w:rsidRDefault="003F3EDE" w:rsidP="0025185C">
            <w:pPr>
              <w:jc w:val="center"/>
              <w:rPr>
                <w:rFonts w:ascii="Arial" w:eastAsia="Times New Roman" w:hAnsi="Arial" w:cs="Arial"/>
                <w:spacing w:val="-1"/>
                <w:sz w:val="20"/>
                <w:szCs w:val="20"/>
                <w:rPrChange w:id="3358"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59"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0F5692" w14:textId="77777777" w:rsidR="003F3EDE" w:rsidRPr="00C30B30" w:rsidRDefault="003F3EDE" w:rsidP="0025185C">
            <w:pPr>
              <w:rPr>
                <w:rFonts w:ascii="Arial" w:eastAsia="Times New Roman" w:hAnsi="Arial" w:cs="Arial"/>
                <w:spacing w:val="-1"/>
                <w:sz w:val="20"/>
                <w:szCs w:val="20"/>
                <w:rPrChange w:id="3360"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61" w:author="Adelino Naquarta Sepalanga Domingos" w:date="2025-03-05T09:03:00Z" w16du:dateUtc="2025-03-05T08:03:00Z">
                  <w:rPr>
                    <w:rFonts w:ascii="Times New Roman" w:eastAsia="Times New Roman" w:hAnsi="Times New Roman"/>
                    <w:spacing w:val="-1"/>
                  </w:rPr>
                </w:rPrChange>
              </w:rPr>
              <w:t xml:space="preserve">Código de classificação da </w:t>
            </w:r>
          </w:p>
          <w:p w14:paraId="7C78CFD0" w14:textId="77777777" w:rsidR="003F3EDE" w:rsidRPr="00C30B30" w:rsidRDefault="003F3EDE" w:rsidP="0025185C">
            <w:pPr>
              <w:rPr>
                <w:rFonts w:ascii="Arial" w:eastAsia="Times New Roman" w:hAnsi="Arial" w:cs="Arial"/>
                <w:spacing w:val="-1"/>
                <w:sz w:val="20"/>
                <w:szCs w:val="20"/>
                <w:rPrChange w:id="3362"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63" w:author="Adelino Naquarta Sepalanga Domingos" w:date="2025-03-05T09:03:00Z" w16du:dateUtc="2025-03-05T08:03:00Z">
                  <w:rPr>
                    <w:rFonts w:ascii="Times New Roman" w:eastAsia="Times New Roman" w:hAnsi="Times New Roman"/>
                    <w:spacing w:val="-1"/>
                  </w:rPr>
                </w:rPrChange>
              </w:rPr>
              <w:t>conta (</w:t>
            </w:r>
            <w:proofErr w:type="spellStart"/>
            <w:r w:rsidRPr="00C30B30">
              <w:rPr>
                <w:rFonts w:ascii="Arial" w:eastAsia="Times New Roman" w:hAnsi="Arial" w:cs="Arial"/>
                <w:spacing w:val="-1"/>
                <w:sz w:val="20"/>
                <w:szCs w:val="20"/>
                <w:rPrChange w:id="3364" w:author="Adelino Naquarta Sepalanga Domingos" w:date="2025-03-05T09:03:00Z" w16du:dateUtc="2025-03-05T08:03:00Z">
                  <w:rPr>
                    <w:rFonts w:ascii="Times New Roman" w:eastAsia="Times New Roman" w:hAnsi="Times New Roman"/>
                    <w:spacing w:val="-1"/>
                  </w:rPr>
                </w:rPrChange>
              </w:rPr>
              <w:t>TaxonomyCode</w:t>
            </w:r>
            <w:proofErr w:type="spellEnd"/>
            <w:r w:rsidRPr="00C30B30">
              <w:rPr>
                <w:rFonts w:ascii="Arial" w:eastAsia="Times New Roman" w:hAnsi="Arial" w:cs="Arial"/>
                <w:spacing w:val="-1"/>
                <w:sz w:val="20"/>
                <w:szCs w:val="20"/>
                <w:rPrChange w:id="3365" w:author="Adelino Naquarta Sepalanga Domingos" w:date="2025-03-05T09:03:00Z" w16du:dateUtc="2025-03-05T08:03: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C96848" w14:textId="77777777" w:rsidR="003F3EDE" w:rsidRPr="00C30B30" w:rsidRDefault="003F3EDE" w:rsidP="0025185C">
            <w:pPr>
              <w:rPr>
                <w:rFonts w:ascii="Arial" w:eastAsia="Times New Roman" w:hAnsi="Arial" w:cs="Arial"/>
                <w:spacing w:val="-1"/>
                <w:sz w:val="20"/>
                <w:szCs w:val="20"/>
                <w:rPrChange w:id="3366" w:author="Adelino Naquarta Sepalanga Domingos" w:date="2025-03-05T09:03:00Z" w16du:dateUtc="2025-03-05T08:0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B26699" w14:textId="77777777" w:rsidR="003F3EDE" w:rsidRPr="00C30B30" w:rsidRDefault="003F3EDE" w:rsidP="0025185C">
            <w:pPr>
              <w:jc w:val="center"/>
              <w:rPr>
                <w:rFonts w:ascii="Arial" w:eastAsia="Times New Roman" w:hAnsi="Arial" w:cs="Arial"/>
                <w:spacing w:val="-1"/>
                <w:sz w:val="20"/>
                <w:szCs w:val="20"/>
                <w:rPrChange w:id="3367"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368" w:author="Adelino Naquarta Sepalanga Domingos" w:date="2025-03-05T09:03:00Z" w16du:dateUtc="2025-03-05T08:03:00Z">
                  <w:rPr>
                    <w:rFonts w:ascii="Times New Roman" w:eastAsia="Times New Roman" w:hAnsi="Times New Roman"/>
                    <w:spacing w:val="-1"/>
                  </w:rPr>
                </w:rPrChange>
              </w:rPr>
              <w:t>Inteiro</w:t>
            </w:r>
          </w:p>
        </w:tc>
      </w:tr>
    </w:tbl>
    <w:p w14:paraId="3C19D2F6" w14:textId="77777777" w:rsidR="003F3EDE" w:rsidRPr="00691778" w:rsidRDefault="003F3EDE" w:rsidP="003F3EDE">
      <w:pPr>
        <w:ind w:right="228"/>
        <w:jc w:val="both"/>
        <w:rPr>
          <w:rFonts w:ascii="Arial" w:hAnsi="Arial" w:cs="Arial"/>
          <w:sz w:val="24"/>
          <w:szCs w:val="24"/>
          <w:rPrChange w:id="3369" w:author="Adelino Naquarta Sepalanga Domingos" w:date="2025-03-05T08:49:00Z" w16du:dateUtc="2025-03-05T07:49:00Z">
            <w:rPr>
              <w:rFonts w:ascii="Garamond" w:hAnsi="Garamond" w:cstheme="minorHAnsi"/>
              <w:sz w:val="24"/>
              <w:szCs w:val="24"/>
            </w:rPr>
          </w:rPrChange>
        </w:rPr>
      </w:pPr>
    </w:p>
    <w:p w14:paraId="45BF00FB" w14:textId="77777777" w:rsidR="003F3EDE" w:rsidRPr="00691778" w:rsidRDefault="003F3EDE" w:rsidP="003F3EDE">
      <w:pPr>
        <w:ind w:right="795"/>
        <w:jc w:val="both"/>
        <w:rPr>
          <w:rFonts w:ascii="Arial" w:hAnsi="Arial" w:cs="Arial"/>
          <w:sz w:val="24"/>
          <w:szCs w:val="24"/>
          <w:rPrChange w:id="3370" w:author="Adelino Naquarta Sepalanga Domingos" w:date="2025-03-05T08:49:00Z" w16du:dateUtc="2025-03-05T07:49:00Z">
            <w:rPr>
              <w:rFonts w:ascii="Garamond" w:hAnsi="Garamond" w:cstheme="minorHAnsi"/>
              <w:sz w:val="24"/>
              <w:szCs w:val="24"/>
            </w:rPr>
          </w:rPrChange>
        </w:rPr>
      </w:pPr>
      <w:bookmarkStart w:id="3371" w:name="_Hlk510537956"/>
      <w:r w:rsidRPr="00691778">
        <w:rPr>
          <w:rFonts w:ascii="Arial" w:hAnsi="Arial" w:cs="Arial"/>
          <w:b/>
          <w:sz w:val="24"/>
          <w:szCs w:val="24"/>
          <w:rPrChange w:id="3372" w:author="Adelino Naquarta Sepalanga Domingos" w:date="2025-03-05T08:49:00Z" w16du:dateUtc="2025-03-05T07:49:00Z">
            <w:rPr>
              <w:rFonts w:ascii="Garamond" w:hAnsi="Garamond" w:cstheme="minorHAnsi"/>
              <w:b/>
              <w:sz w:val="24"/>
              <w:szCs w:val="24"/>
            </w:rPr>
          </w:rPrChange>
        </w:rPr>
        <w:t>2.2 - Tabela de clientes (</w:t>
      </w:r>
      <w:proofErr w:type="spellStart"/>
      <w:r w:rsidRPr="00691778">
        <w:rPr>
          <w:rFonts w:ascii="Arial" w:hAnsi="Arial" w:cs="Arial"/>
          <w:b/>
          <w:sz w:val="24"/>
          <w:szCs w:val="24"/>
          <w:rPrChange w:id="3373" w:author="Adelino Naquarta Sepalanga Domingos" w:date="2025-03-05T08:49:00Z" w16du:dateUtc="2025-03-05T07:49:00Z">
            <w:rPr>
              <w:rFonts w:ascii="Garamond" w:hAnsi="Garamond" w:cstheme="minorHAnsi"/>
              <w:b/>
              <w:sz w:val="24"/>
              <w:szCs w:val="24"/>
            </w:rPr>
          </w:rPrChange>
        </w:rPr>
        <w:t>Customer</w:t>
      </w:r>
      <w:proofErr w:type="spellEnd"/>
      <w:r w:rsidRPr="00691778">
        <w:rPr>
          <w:rFonts w:ascii="Arial" w:hAnsi="Arial" w:cs="Arial"/>
          <w:b/>
          <w:sz w:val="24"/>
          <w:szCs w:val="24"/>
          <w:rPrChange w:id="3374" w:author="Adelino Naquarta Sepalanga Domingos" w:date="2025-03-05T08:49:00Z" w16du:dateUtc="2025-03-05T07:49:00Z">
            <w:rPr>
              <w:rFonts w:ascii="Garamond" w:hAnsi="Garamond" w:cstheme="minorHAnsi"/>
              <w:b/>
              <w:sz w:val="24"/>
              <w:szCs w:val="24"/>
            </w:rPr>
          </w:rPrChange>
        </w:rPr>
        <w:t>).</w:t>
      </w:r>
    </w:p>
    <w:p w14:paraId="4B958050" w14:textId="77777777" w:rsidR="003F3EDE" w:rsidRPr="00691778" w:rsidRDefault="003F3EDE" w:rsidP="003F3EDE">
      <w:pPr>
        <w:spacing w:after="240" w:line="276" w:lineRule="auto"/>
        <w:jc w:val="both"/>
        <w:rPr>
          <w:rFonts w:ascii="Arial" w:eastAsia="Times New Roman" w:hAnsi="Arial" w:cs="Arial"/>
          <w:spacing w:val="-1"/>
          <w:sz w:val="24"/>
          <w:szCs w:val="24"/>
          <w:rPrChange w:id="3375"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3376" w:author="Adelino Naquarta Sepalanga Domingos" w:date="2025-03-05T08:49:00Z" w16du:dateUtc="2025-03-05T07:49:00Z">
            <w:rPr>
              <w:rFonts w:ascii="Times New Roman" w:eastAsia="Times New Roman" w:hAnsi="Times New Roman" w:cs="Times New Roman"/>
              <w:spacing w:val="-1"/>
              <w:sz w:val="24"/>
              <w:szCs w:val="24"/>
            </w:rPr>
          </w:rPrChange>
        </w:rPr>
        <w:t>Esta tabela deve conter todos os registos movimentados no período de tributação no respectivo ficheiro de clientes, bem como aqueles que sejam implícitos nos movimentos e não constem do respectivo ficheiro. Se, por exemplo, existir uma factura com o registo apenas do número de contribuinte ou nome do cliente, que não conste no ficheiro de clientes da aplicação, este deve ser exportado como cliente no SAFT (AO).</w:t>
      </w:r>
    </w:p>
    <w:p w14:paraId="416862D1" w14:textId="77777777" w:rsidR="003F3EDE" w:rsidRPr="00691778" w:rsidRDefault="003F3EDE" w:rsidP="003F3EDE">
      <w:pPr>
        <w:widowControl w:val="0"/>
        <w:spacing w:after="0" w:line="276" w:lineRule="auto"/>
        <w:ind w:right="-142"/>
        <w:jc w:val="both"/>
        <w:rPr>
          <w:rFonts w:ascii="Arial" w:eastAsia="Times New Roman" w:hAnsi="Arial" w:cs="Arial"/>
          <w:spacing w:val="-1"/>
          <w:sz w:val="24"/>
          <w:szCs w:val="24"/>
          <w:rPrChange w:id="3377"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3378" w:author="Adelino Naquarta Sepalanga Domingos" w:date="2025-03-05T08:49:00Z" w16du:dateUtc="2025-03-05T07:49:00Z">
            <w:rPr>
              <w:rFonts w:ascii="Times New Roman" w:eastAsia="Times New Roman" w:hAnsi="Times New Roman" w:cs="Times New Roman"/>
              <w:spacing w:val="-1"/>
              <w:sz w:val="24"/>
              <w:szCs w:val="24"/>
            </w:rPr>
          </w:rPrChange>
        </w:rPr>
        <w:t>O Sistema de processamento electrónico dos contribuintes não deve permitir que o nome numa ficha de cliente já existente e com documentos emitidos, mas cujo NIF não foi fornecido, seja alterado. Esta limitação cessa, quando na ficha do cliente for averbado o respectivo NIF. Neste caso, o nome referido na ficha de cliente, já pode ser alterado.</w:t>
      </w:r>
    </w:p>
    <w:p w14:paraId="5CA3B907" w14:textId="77777777" w:rsidR="003F3EDE" w:rsidRPr="00691778" w:rsidRDefault="003F3EDE" w:rsidP="003F3EDE">
      <w:pPr>
        <w:spacing w:after="240" w:line="276" w:lineRule="auto"/>
        <w:jc w:val="both"/>
        <w:rPr>
          <w:rFonts w:ascii="Arial" w:eastAsia="Times New Roman" w:hAnsi="Arial" w:cs="Arial"/>
          <w:spacing w:val="-1"/>
          <w:sz w:val="24"/>
          <w:szCs w:val="24"/>
          <w:rPrChange w:id="3379" w:author="Adelino Naquarta Sepalanga Domingos" w:date="2025-03-05T08:49:00Z" w16du:dateUtc="2025-03-05T07:49:00Z">
            <w:rPr>
              <w:rFonts w:ascii="Times New Roman" w:eastAsia="Times New Roman" w:hAnsi="Times New Roman" w:cs="Times New Roman"/>
              <w:spacing w:val="-1"/>
              <w:sz w:val="24"/>
              <w:szCs w:val="24"/>
            </w:rPr>
          </w:rPrChange>
        </w:rPr>
      </w:pPr>
    </w:p>
    <w:p w14:paraId="0FFE17DD" w14:textId="77777777" w:rsidR="003F3EDE" w:rsidRPr="00691778" w:rsidRDefault="003F3EDE" w:rsidP="003F3EDE">
      <w:pPr>
        <w:ind w:right="228"/>
        <w:jc w:val="both"/>
        <w:rPr>
          <w:rFonts w:ascii="Arial" w:hAnsi="Arial" w:cs="Arial"/>
          <w:sz w:val="24"/>
          <w:szCs w:val="24"/>
          <w:rPrChange w:id="3380" w:author="Adelino Naquarta Sepalanga Domingos" w:date="2025-03-05T08:49:00Z" w16du:dateUtc="2025-03-05T07:49:00Z">
            <w:rPr>
              <w:rFonts w:ascii="Garamond" w:hAnsi="Garamond" w:cstheme="minorHAnsi"/>
              <w:sz w:val="24"/>
              <w:szCs w:val="24"/>
            </w:rPr>
          </w:rPrChange>
        </w:rPr>
      </w:pPr>
    </w:p>
    <w:tbl>
      <w:tblPr>
        <w:tblW w:w="11199" w:type="dxa"/>
        <w:tblInd w:w="-859"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04"/>
        <w:gridCol w:w="1504"/>
        <w:gridCol w:w="3000"/>
        <w:gridCol w:w="3915"/>
        <w:gridCol w:w="1276"/>
      </w:tblGrid>
      <w:tr w:rsidR="003F3EDE" w:rsidRPr="00C30B30" w14:paraId="6AFE0D8E" w14:textId="77777777" w:rsidTr="0025185C">
        <w:trPr>
          <w:trHeight w:val="463"/>
          <w:tblHeader/>
        </w:trPr>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1E6365B"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381" w:author="Adelino Naquarta Sepalanga Domingos" w:date="2025-03-05T09:06:00Z" w16du:dateUtc="2025-03-05T08:06: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382" w:author="Adelino Naquarta Sepalanga Domingos" w:date="2025-03-05T09:06:00Z" w16du:dateUtc="2025-03-05T08:06:00Z">
                  <w:rPr>
                    <w:rFonts w:ascii="Times New Roman" w:eastAsia="Times New Roman" w:hAnsi="Times New Roman"/>
                    <w:b/>
                    <w:bCs/>
                    <w:color w:val="FFFFFF" w:themeColor="background1"/>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7BFF5F6"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383" w:author="Adelino Naquarta Sepalanga Domingos" w:date="2025-03-05T09:06:00Z" w16du:dateUtc="2025-03-05T08:06: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384" w:author="Adelino Naquarta Sepalanga Domingos" w:date="2025-03-05T09:06:00Z" w16du:dateUtc="2025-03-05T08:06:00Z">
                  <w:rPr>
                    <w:rFonts w:ascii="Times New Roman" w:eastAsia="Times New Roman" w:hAnsi="Times New Roman"/>
                    <w:b/>
                    <w:bCs/>
                    <w:color w:val="FFFFFF" w:themeColor="background1"/>
                    <w:spacing w:val="-1"/>
                  </w:rPr>
                </w:rPrChange>
              </w:rPr>
              <w:t>Obrigatório</w:t>
            </w:r>
          </w:p>
        </w:tc>
        <w:tc>
          <w:tcPr>
            <w:tcW w:w="300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3A4B9AFC"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385" w:author="Adelino Naquarta Sepalanga Domingos" w:date="2025-03-05T09:06:00Z" w16du:dateUtc="2025-03-05T08:06: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386" w:author="Adelino Naquarta Sepalanga Domingos" w:date="2025-03-05T09:06:00Z" w16du:dateUtc="2025-03-05T08:06:00Z">
                  <w:rPr>
                    <w:rFonts w:ascii="Times New Roman" w:eastAsia="Times New Roman" w:hAnsi="Times New Roman"/>
                    <w:b/>
                    <w:bCs/>
                    <w:color w:val="FFFFFF" w:themeColor="background1"/>
                    <w:spacing w:val="-1"/>
                  </w:rPr>
                </w:rPrChange>
              </w:rPr>
              <w:t>Nome do campo</w:t>
            </w:r>
          </w:p>
        </w:tc>
        <w:tc>
          <w:tcPr>
            <w:tcW w:w="3915"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01858D5E"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387" w:author="Adelino Naquarta Sepalanga Domingos" w:date="2025-03-05T09:06:00Z" w16du:dateUtc="2025-03-05T08:06: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388" w:author="Adelino Naquarta Sepalanga Domingos" w:date="2025-03-05T09:06:00Z" w16du:dateUtc="2025-03-05T08:06:00Z">
                  <w:rPr>
                    <w:rFonts w:ascii="Times New Roman" w:eastAsia="Times New Roman" w:hAnsi="Times New Roman"/>
                    <w:b/>
                    <w:bCs/>
                    <w:color w:val="FFFFFF" w:themeColor="background1"/>
                    <w:spacing w:val="-1"/>
                  </w:rPr>
                </w:rPrChange>
              </w:rPr>
              <w:t>Notas técnicas</w:t>
            </w:r>
          </w:p>
        </w:tc>
        <w:tc>
          <w:tcPr>
            <w:tcW w:w="1276"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B8CFE20"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389" w:author="Adelino Naquarta Sepalanga Domingos" w:date="2025-03-05T09:06:00Z" w16du:dateUtc="2025-03-05T08:06: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390" w:author="Adelino Naquarta Sepalanga Domingos" w:date="2025-03-05T09:06:00Z" w16du:dateUtc="2025-03-05T08:06:00Z">
                  <w:rPr>
                    <w:rFonts w:ascii="Times New Roman" w:eastAsia="Times New Roman" w:hAnsi="Times New Roman"/>
                    <w:b/>
                    <w:bCs/>
                    <w:color w:val="FFFFFF" w:themeColor="background1"/>
                    <w:spacing w:val="-1"/>
                  </w:rPr>
                </w:rPrChange>
              </w:rPr>
              <w:t>Formato</w:t>
            </w:r>
          </w:p>
        </w:tc>
      </w:tr>
      <w:tr w:rsidR="003F3EDE" w:rsidRPr="00C30B30" w14:paraId="79E9DF61" w14:textId="77777777" w:rsidTr="0025185C">
        <w:trPr>
          <w:trHeight w:val="1927"/>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5AF699" w14:textId="77777777" w:rsidR="003F3EDE" w:rsidRPr="00C30B30" w:rsidRDefault="003F3EDE" w:rsidP="0025185C">
            <w:pPr>
              <w:jc w:val="center"/>
              <w:rPr>
                <w:rFonts w:ascii="Arial" w:eastAsia="Times New Roman" w:hAnsi="Arial" w:cs="Arial"/>
                <w:spacing w:val="-1"/>
                <w:sz w:val="20"/>
                <w:szCs w:val="20"/>
                <w:rPrChange w:id="3391" w:author="Adelino Naquarta Sepalanga Domingos" w:date="2025-03-05T09:06:00Z" w16du:dateUtc="2025-03-05T08:06:00Z">
                  <w:rPr>
                    <w:rFonts w:ascii="Times New Roman" w:eastAsia="Times New Roman" w:hAnsi="Times New Roman"/>
                    <w:spacing w:val="-1"/>
                  </w:rPr>
                </w:rPrChange>
              </w:rPr>
            </w:pPr>
          </w:p>
          <w:p w14:paraId="4FB328B8" w14:textId="77777777" w:rsidR="003F3EDE" w:rsidRPr="00C30B30" w:rsidRDefault="003F3EDE" w:rsidP="0025185C">
            <w:pPr>
              <w:jc w:val="center"/>
              <w:rPr>
                <w:rFonts w:ascii="Arial" w:eastAsia="Times New Roman" w:hAnsi="Arial" w:cs="Arial"/>
                <w:spacing w:val="-1"/>
                <w:sz w:val="20"/>
                <w:szCs w:val="20"/>
                <w:rPrChange w:id="3392" w:author="Adelino Naquarta Sepalanga Domingos" w:date="2025-03-05T09:06:00Z" w16du:dateUtc="2025-03-05T08:06:00Z">
                  <w:rPr>
                    <w:rFonts w:ascii="Times New Roman" w:eastAsia="Times New Roman" w:hAnsi="Times New Roman"/>
                    <w:spacing w:val="-1"/>
                  </w:rPr>
                </w:rPrChange>
              </w:rPr>
            </w:pPr>
          </w:p>
          <w:p w14:paraId="272DEC38" w14:textId="77777777" w:rsidR="003F3EDE" w:rsidRPr="00C30B30" w:rsidRDefault="003F3EDE" w:rsidP="0025185C">
            <w:pPr>
              <w:jc w:val="center"/>
              <w:rPr>
                <w:rFonts w:ascii="Arial" w:eastAsia="Times New Roman" w:hAnsi="Arial" w:cs="Arial"/>
                <w:spacing w:val="-1"/>
                <w:sz w:val="20"/>
                <w:szCs w:val="20"/>
                <w:rPrChange w:id="339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94" w:author="Adelino Naquarta Sepalanga Domingos" w:date="2025-03-05T09:06:00Z" w16du:dateUtc="2025-03-05T08:06:00Z">
                  <w:rPr>
                    <w:rFonts w:ascii="Times New Roman" w:eastAsia="Times New Roman" w:hAnsi="Times New Roman"/>
                    <w:spacing w:val="-1"/>
                  </w:rPr>
                </w:rPrChange>
              </w:rPr>
              <w:t>2.2.1.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CBDDDD" w14:textId="77777777" w:rsidR="003F3EDE" w:rsidRPr="00C30B30" w:rsidRDefault="003F3EDE" w:rsidP="0025185C">
            <w:pPr>
              <w:jc w:val="center"/>
              <w:rPr>
                <w:rFonts w:ascii="Arial" w:eastAsia="Times New Roman" w:hAnsi="Arial" w:cs="Arial"/>
                <w:spacing w:val="-1"/>
                <w:sz w:val="20"/>
                <w:szCs w:val="20"/>
                <w:rPrChange w:id="3395" w:author="Adelino Naquarta Sepalanga Domingos" w:date="2025-03-05T09:06:00Z" w16du:dateUtc="2025-03-05T08:06:00Z">
                  <w:rPr>
                    <w:rFonts w:ascii="Times New Roman" w:eastAsia="Times New Roman" w:hAnsi="Times New Roman"/>
                    <w:spacing w:val="-1"/>
                  </w:rPr>
                </w:rPrChange>
              </w:rPr>
            </w:pPr>
          </w:p>
          <w:p w14:paraId="530B1FA1" w14:textId="77777777" w:rsidR="003F3EDE" w:rsidRPr="00C30B30" w:rsidRDefault="003F3EDE" w:rsidP="0025185C">
            <w:pPr>
              <w:jc w:val="center"/>
              <w:rPr>
                <w:rFonts w:ascii="Arial" w:eastAsia="Times New Roman" w:hAnsi="Arial" w:cs="Arial"/>
                <w:spacing w:val="-1"/>
                <w:sz w:val="20"/>
                <w:szCs w:val="20"/>
                <w:rPrChange w:id="3396" w:author="Adelino Naquarta Sepalanga Domingos" w:date="2025-03-05T09:06:00Z" w16du:dateUtc="2025-03-05T08:06:00Z">
                  <w:rPr>
                    <w:rFonts w:ascii="Times New Roman" w:eastAsia="Times New Roman" w:hAnsi="Times New Roman"/>
                    <w:spacing w:val="-1"/>
                  </w:rPr>
                </w:rPrChange>
              </w:rPr>
            </w:pPr>
          </w:p>
          <w:p w14:paraId="6CC9541A" w14:textId="77777777" w:rsidR="003F3EDE" w:rsidRPr="00C30B30" w:rsidRDefault="003F3EDE" w:rsidP="0025185C">
            <w:pPr>
              <w:jc w:val="center"/>
              <w:rPr>
                <w:rFonts w:ascii="Arial" w:eastAsia="Times New Roman" w:hAnsi="Arial" w:cs="Arial"/>
                <w:spacing w:val="-1"/>
                <w:sz w:val="20"/>
                <w:szCs w:val="20"/>
                <w:rPrChange w:id="339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98"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AC69E0" w14:textId="77777777" w:rsidR="003F3EDE" w:rsidRPr="00C30B30" w:rsidRDefault="003F3EDE" w:rsidP="0025185C">
            <w:pPr>
              <w:rPr>
                <w:rFonts w:ascii="Arial" w:eastAsia="Times New Roman" w:hAnsi="Arial" w:cs="Arial"/>
                <w:spacing w:val="-1"/>
                <w:sz w:val="20"/>
                <w:szCs w:val="20"/>
                <w:rPrChange w:id="3399" w:author="Adelino Naquarta Sepalanga Domingos" w:date="2025-03-05T09:06:00Z" w16du:dateUtc="2025-03-05T08:06:00Z">
                  <w:rPr>
                    <w:rFonts w:ascii="Times New Roman" w:eastAsia="Times New Roman" w:hAnsi="Times New Roman"/>
                    <w:spacing w:val="-1"/>
                  </w:rPr>
                </w:rPrChange>
              </w:rPr>
            </w:pPr>
          </w:p>
          <w:p w14:paraId="2B6676BD" w14:textId="77777777" w:rsidR="003F3EDE" w:rsidRPr="00C30B30" w:rsidRDefault="003F3EDE" w:rsidP="0025185C">
            <w:pPr>
              <w:rPr>
                <w:rFonts w:ascii="Arial" w:eastAsia="Times New Roman" w:hAnsi="Arial" w:cs="Arial"/>
                <w:spacing w:val="-1"/>
                <w:sz w:val="20"/>
                <w:szCs w:val="20"/>
                <w:rPrChange w:id="3400" w:author="Adelino Naquarta Sepalanga Domingos" w:date="2025-03-05T09:06:00Z" w16du:dateUtc="2025-03-05T08:06:00Z">
                  <w:rPr>
                    <w:rFonts w:ascii="Times New Roman" w:eastAsia="Times New Roman" w:hAnsi="Times New Roman"/>
                    <w:spacing w:val="-1"/>
                  </w:rPr>
                </w:rPrChange>
              </w:rPr>
            </w:pPr>
          </w:p>
          <w:p w14:paraId="14E60BA1" w14:textId="77777777" w:rsidR="003F3EDE" w:rsidRPr="00C30B30" w:rsidRDefault="003F3EDE" w:rsidP="0025185C">
            <w:pPr>
              <w:rPr>
                <w:rFonts w:ascii="Arial" w:eastAsia="Times New Roman" w:hAnsi="Arial" w:cs="Arial"/>
                <w:spacing w:val="-1"/>
                <w:sz w:val="20"/>
                <w:szCs w:val="20"/>
                <w:rPrChange w:id="340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02" w:author="Adelino Naquarta Sepalanga Domingos" w:date="2025-03-05T09:06:00Z" w16du:dateUtc="2025-03-05T08:06:00Z">
                  <w:rPr>
                    <w:rFonts w:ascii="Times New Roman" w:eastAsia="Times New Roman" w:hAnsi="Times New Roman"/>
                    <w:spacing w:val="-1"/>
                  </w:rPr>
                </w:rPrChange>
              </w:rPr>
              <w:t>Identificador único do cliente (</w:t>
            </w:r>
            <w:proofErr w:type="spellStart"/>
            <w:r w:rsidRPr="00C30B30">
              <w:rPr>
                <w:rFonts w:ascii="Arial" w:eastAsia="Times New Roman" w:hAnsi="Arial" w:cs="Arial"/>
                <w:spacing w:val="-1"/>
                <w:sz w:val="20"/>
                <w:szCs w:val="20"/>
                <w:rPrChange w:id="3403" w:author="Adelino Naquarta Sepalanga Domingos" w:date="2025-03-05T09:06:00Z" w16du:dateUtc="2025-03-05T08:06:00Z">
                  <w:rPr>
                    <w:rFonts w:ascii="Times New Roman" w:eastAsia="Times New Roman" w:hAnsi="Times New Roman"/>
                    <w:spacing w:val="-1"/>
                  </w:rPr>
                </w:rPrChange>
              </w:rPr>
              <w:t>CustomerID</w:t>
            </w:r>
            <w:proofErr w:type="spellEnd"/>
            <w:r w:rsidRPr="00C30B30">
              <w:rPr>
                <w:rFonts w:ascii="Arial" w:eastAsia="Times New Roman" w:hAnsi="Arial" w:cs="Arial"/>
                <w:spacing w:val="-1"/>
                <w:sz w:val="20"/>
                <w:szCs w:val="20"/>
                <w:rPrChange w:id="3404"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858D73C" w14:textId="77777777" w:rsidR="003F3EDE" w:rsidRPr="00C30B30" w:rsidRDefault="003F3EDE" w:rsidP="0025185C">
            <w:pPr>
              <w:rPr>
                <w:rFonts w:ascii="Arial" w:eastAsia="Times New Roman" w:hAnsi="Arial" w:cs="Arial"/>
                <w:spacing w:val="-1"/>
                <w:sz w:val="20"/>
                <w:szCs w:val="20"/>
                <w:rPrChange w:id="340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06" w:author="Adelino Naquarta Sepalanga Domingos" w:date="2025-03-05T09:06:00Z" w16du:dateUtc="2025-03-05T08:06:00Z">
                  <w:rPr>
                    <w:rFonts w:ascii="Times New Roman" w:eastAsia="Times New Roman" w:hAnsi="Times New Roman"/>
                    <w:spacing w:val="-1"/>
                  </w:rPr>
                </w:rPrChange>
              </w:rPr>
              <w:t xml:space="preserve">Na lista de clientes não pode existir mais do que um registo com o mesmo </w:t>
            </w:r>
            <w:proofErr w:type="spellStart"/>
            <w:r w:rsidRPr="00C30B30">
              <w:rPr>
                <w:rFonts w:ascii="Arial" w:eastAsia="Times New Roman" w:hAnsi="Arial" w:cs="Arial"/>
                <w:spacing w:val="-1"/>
                <w:sz w:val="20"/>
                <w:szCs w:val="20"/>
                <w:rPrChange w:id="3407" w:author="Adelino Naquarta Sepalanga Domingos" w:date="2025-03-05T09:06:00Z" w16du:dateUtc="2025-03-05T08:06:00Z">
                  <w:rPr>
                    <w:rFonts w:ascii="Times New Roman" w:eastAsia="Times New Roman" w:hAnsi="Times New Roman"/>
                    <w:spacing w:val="-1"/>
                  </w:rPr>
                </w:rPrChange>
              </w:rPr>
              <w:t>CustomerID</w:t>
            </w:r>
            <w:proofErr w:type="spellEnd"/>
            <w:r w:rsidRPr="00C30B30">
              <w:rPr>
                <w:rFonts w:ascii="Arial" w:eastAsia="Times New Roman" w:hAnsi="Arial" w:cs="Arial"/>
                <w:spacing w:val="-1"/>
                <w:sz w:val="20"/>
                <w:szCs w:val="20"/>
                <w:rPrChange w:id="3408" w:author="Adelino Naquarta Sepalanga Domingos" w:date="2025-03-05T09:06:00Z" w16du:dateUtc="2025-03-05T08:06:00Z">
                  <w:rPr>
                    <w:rFonts w:ascii="Times New Roman" w:eastAsia="Times New Roman" w:hAnsi="Times New Roman"/>
                    <w:spacing w:val="-1"/>
                  </w:rPr>
                </w:rPrChange>
              </w:rPr>
              <w:t>.</w:t>
            </w:r>
          </w:p>
          <w:p w14:paraId="6345F807" w14:textId="77777777" w:rsidR="003F3EDE" w:rsidRPr="00C30B30" w:rsidRDefault="003F3EDE" w:rsidP="0025185C">
            <w:pPr>
              <w:rPr>
                <w:rFonts w:ascii="Arial" w:eastAsia="Times New Roman" w:hAnsi="Arial" w:cs="Arial"/>
                <w:spacing w:val="-1"/>
                <w:sz w:val="20"/>
                <w:szCs w:val="20"/>
                <w:rPrChange w:id="340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10" w:author="Adelino Naquarta Sepalanga Domingos" w:date="2025-03-05T09:06:00Z" w16du:dateUtc="2025-03-05T08:06:00Z">
                  <w:rPr>
                    <w:rFonts w:ascii="Times New Roman" w:eastAsia="Times New Roman" w:hAnsi="Times New Roman"/>
                    <w:spacing w:val="-1"/>
                  </w:rPr>
                </w:rPrChange>
              </w:rPr>
              <w:t>Para o caso de consumidores finais, deve ser criado um cliente genérico com a designação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E491F94" w14:textId="77777777" w:rsidR="003F3EDE" w:rsidRPr="00C30B30" w:rsidRDefault="003F3EDE" w:rsidP="0025185C">
            <w:pPr>
              <w:jc w:val="center"/>
              <w:rPr>
                <w:rFonts w:ascii="Arial" w:eastAsia="Times New Roman" w:hAnsi="Arial" w:cs="Arial"/>
                <w:spacing w:val="-1"/>
                <w:sz w:val="20"/>
                <w:szCs w:val="20"/>
                <w:rPrChange w:id="3411" w:author="Adelino Naquarta Sepalanga Domingos" w:date="2025-03-05T09:06:00Z" w16du:dateUtc="2025-03-05T08:06:00Z">
                  <w:rPr>
                    <w:rFonts w:ascii="Times New Roman" w:eastAsia="Times New Roman" w:hAnsi="Times New Roman"/>
                    <w:spacing w:val="-1"/>
                  </w:rPr>
                </w:rPrChange>
              </w:rPr>
            </w:pPr>
          </w:p>
          <w:p w14:paraId="264D2DFC" w14:textId="77777777" w:rsidR="003F3EDE" w:rsidRPr="00C30B30" w:rsidRDefault="003F3EDE" w:rsidP="0025185C">
            <w:pPr>
              <w:jc w:val="center"/>
              <w:rPr>
                <w:rFonts w:ascii="Arial" w:eastAsia="Times New Roman" w:hAnsi="Arial" w:cs="Arial"/>
                <w:spacing w:val="-1"/>
                <w:sz w:val="20"/>
                <w:szCs w:val="20"/>
                <w:rPrChange w:id="341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13" w:author="Adelino Naquarta Sepalanga Domingos" w:date="2025-03-05T09:06:00Z" w16du:dateUtc="2025-03-05T08:06:00Z">
                  <w:rPr>
                    <w:rFonts w:ascii="Times New Roman" w:eastAsia="Times New Roman" w:hAnsi="Times New Roman"/>
                    <w:spacing w:val="-1"/>
                  </w:rPr>
                </w:rPrChange>
              </w:rPr>
              <w:t xml:space="preserve">Texto 30 </w:t>
            </w:r>
          </w:p>
        </w:tc>
      </w:tr>
      <w:tr w:rsidR="003F3EDE" w:rsidRPr="00C30B30" w14:paraId="4B2C16C9" w14:textId="77777777" w:rsidTr="0025185C">
        <w:trPr>
          <w:trHeight w:val="161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2B8D58" w14:textId="77777777" w:rsidR="003F3EDE" w:rsidRPr="00C30B30" w:rsidRDefault="003F3EDE" w:rsidP="0025185C">
            <w:pPr>
              <w:jc w:val="center"/>
              <w:rPr>
                <w:rFonts w:ascii="Arial" w:eastAsia="Times New Roman" w:hAnsi="Arial" w:cs="Arial"/>
                <w:spacing w:val="-1"/>
                <w:sz w:val="20"/>
                <w:szCs w:val="20"/>
                <w:rPrChange w:id="3414" w:author="Adelino Naquarta Sepalanga Domingos" w:date="2025-03-05T09:06:00Z" w16du:dateUtc="2025-03-05T08:06:00Z">
                  <w:rPr>
                    <w:rFonts w:ascii="Times New Roman" w:eastAsia="Times New Roman" w:hAnsi="Times New Roman"/>
                    <w:spacing w:val="-1"/>
                  </w:rPr>
                </w:rPrChange>
              </w:rPr>
            </w:pPr>
          </w:p>
          <w:p w14:paraId="4DDA1B3F" w14:textId="77777777" w:rsidR="003F3EDE" w:rsidRPr="00C30B30" w:rsidRDefault="003F3EDE" w:rsidP="0025185C">
            <w:pPr>
              <w:jc w:val="center"/>
              <w:rPr>
                <w:rFonts w:ascii="Arial" w:eastAsia="Times New Roman" w:hAnsi="Arial" w:cs="Arial"/>
                <w:spacing w:val="-1"/>
                <w:sz w:val="20"/>
                <w:szCs w:val="20"/>
                <w:rPrChange w:id="3415" w:author="Adelino Naquarta Sepalanga Domingos" w:date="2025-03-05T09:06:00Z" w16du:dateUtc="2025-03-05T08:06:00Z">
                  <w:rPr>
                    <w:rFonts w:ascii="Times New Roman" w:eastAsia="Times New Roman" w:hAnsi="Times New Roman"/>
                    <w:spacing w:val="-1"/>
                  </w:rPr>
                </w:rPrChange>
              </w:rPr>
            </w:pPr>
          </w:p>
          <w:p w14:paraId="43541528" w14:textId="77777777" w:rsidR="003F3EDE" w:rsidRPr="00C30B30" w:rsidRDefault="003F3EDE" w:rsidP="0025185C">
            <w:pPr>
              <w:jc w:val="center"/>
              <w:rPr>
                <w:rFonts w:ascii="Arial" w:eastAsia="Times New Roman" w:hAnsi="Arial" w:cs="Arial"/>
                <w:spacing w:val="-1"/>
                <w:sz w:val="20"/>
                <w:szCs w:val="20"/>
                <w:rPrChange w:id="341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17" w:author="Adelino Naquarta Sepalanga Domingos" w:date="2025-03-05T09:06:00Z" w16du:dateUtc="2025-03-05T08:06:00Z">
                  <w:rPr>
                    <w:rFonts w:ascii="Times New Roman" w:eastAsia="Times New Roman" w:hAnsi="Times New Roman"/>
                    <w:spacing w:val="-1"/>
                  </w:rPr>
                </w:rPrChange>
              </w:rPr>
              <w:t>2.2.2.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BC6E22" w14:textId="77777777" w:rsidR="003F3EDE" w:rsidRPr="00C30B30" w:rsidRDefault="003F3EDE" w:rsidP="0025185C">
            <w:pPr>
              <w:jc w:val="center"/>
              <w:rPr>
                <w:rFonts w:ascii="Arial" w:eastAsia="Times New Roman" w:hAnsi="Arial" w:cs="Arial"/>
                <w:spacing w:val="-1"/>
                <w:sz w:val="20"/>
                <w:szCs w:val="20"/>
                <w:rPrChange w:id="3418" w:author="Adelino Naquarta Sepalanga Domingos" w:date="2025-03-05T09:06:00Z" w16du:dateUtc="2025-03-05T08:06:00Z">
                  <w:rPr>
                    <w:rFonts w:ascii="Times New Roman" w:eastAsia="Times New Roman" w:hAnsi="Times New Roman"/>
                    <w:spacing w:val="-1"/>
                  </w:rPr>
                </w:rPrChange>
              </w:rPr>
            </w:pPr>
          </w:p>
          <w:p w14:paraId="56D9D695" w14:textId="77777777" w:rsidR="003F3EDE" w:rsidRPr="00C30B30" w:rsidRDefault="003F3EDE" w:rsidP="0025185C">
            <w:pPr>
              <w:jc w:val="center"/>
              <w:rPr>
                <w:rFonts w:ascii="Arial" w:eastAsia="Times New Roman" w:hAnsi="Arial" w:cs="Arial"/>
                <w:spacing w:val="-1"/>
                <w:sz w:val="20"/>
                <w:szCs w:val="20"/>
                <w:rPrChange w:id="3419" w:author="Adelino Naquarta Sepalanga Domingos" w:date="2025-03-05T09:06:00Z" w16du:dateUtc="2025-03-05T08:06:00Z">
                  <w:rPr>
                    <w:rFonts w:ascii="Times New Roman" w:eastAsia="Times New Roman" w:hAnsi="Times New Roman"/>
                    <w:spacing w:val="-1"/>
                  </w:rPr>
                </w:rPrChange>
              </w:rPr>
            </w:pPr>
          </w:p>
          <w:p w14:paraId="7E09EFDC" w14:textId="77777777" w:rsidR="003F3EDE" w:rsidRPr="00C30B30" w:rsidRDefault="003F3EDE" w:rsidP="0025185C">
            <w:pPr>
              <w:jc w:val="center"/>
              <w:rPr>
                <w:rFonts w:ascii="Arial" w:eastAsia="Times New Roman" w:hAnsi="Arial" w:cs="Arial"/>
                <w:spacing w:val="-1"/>
                <w:sz w:val="20"/>
                <w:szCs w:val="20"/>
                <w:rPrChange w:id="342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21"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43D40A" w14:textId="77777777" w:rsidR="003F3EDE" w:rsidRPr="00C30B30" w:rsidRDefault="003F3EDE" w:rsidP="0025185C">
            <w:pPr>
              <w:rPr>
                <w:rFonts w:ascii="Arial" w:eastAsia="Times New Roman" w:hAnsi="Arial" w:cs="Arial"/>
                <w:spacing w:val="-1"/>
                <w:sz w:val="20"/>
                <w:szCs w:val="20"/>
                <w:rPrChange w:id="3422" w:author="Adelino Naquarta Sepalanga Domingos" w:date="2025-03-05T09:06:00Z" w16du:dateUtc="2025-03-05T08:06:00Z">
                  <w:rPr>
                    <w:rFonts w:ascii="Times New Roman" w:eastAsia="Times New Roman" w:hAnsi="Times New Roman"/>
                    <w:spacing w:val="-1"/>
                  </w:rPr>
                </w:rPrChange>
              </w:rPr>
            </w:pPr>
          </w:p>
          <w:p w14:paraId="6B2A6D0E" w14:textId="77777777" w:rsidR="003F3EDE" w:rsidRPr="00C30B30" w:rsidRDefault="003F3EDE" w:rsidP="0025185C">
            <w:pPr>
              <w:rPr>
                <w:rFonts w:ascii="Arial" w:eastAsia="Times New Roman" w:hAnsi="Arial" w:cs="Arial"/>
                <w:spacing w:val="-1"/>
                <w:sz w:val="20"/>
                <w:szCs w:val="20"/>
                <w:rPrChange w:id="3423" w:author="Adelino Naquarta Sepalanga Domingos" w:date="2025-03-05T09:06:00Z" w16du:dateUtc="2025-03-05T08:06:00Z">
                  <w:rPr>
                    <w:rFonts w:ascii="Times New Roman" w:eastAsia="Times New Roman" w:hAnsi="Times New Roman"/>
                    <w:spacing w:val="-1"/>
                  </w:rPr>
                </w:rPrChange>
              </w:rPr>
            </w:pPr>
          </w:p>
          <w:p w14:paraId="55A6A1BA" w14:textId="77777777" w:rsidR="003F3EDE" w:rsidRPr="00C30B30" w:rsidRDefault="003F3EDE" w:rsidP="0025185C">
            <w:pPr>
              <w:rPr>
                <w:rFonts w:ascii="Arial" w:eastAsia="Times New Roman" w:hAnsi="Arial" w:cs="Arial"/>
                <w:spacing w:val="-1"/>
                <w:sz w:val="20"/>
                <w:szCs w:val="20"/>
                <w:rPrChange w:id="342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25" w:author="Adelino Naquarta Sepalanga Domingos" w:date="2025-03-05T09:06:00Z" w16du:dateUtc="2025-03-05T08:06:00Z">
                  <w:rPr>
                    <w:rFonts w:ascii="Times New Roman" w:eastAsia="Times New Roman" w:hAnsi="Times New Roman"/>
                    <w:spacing w:val="-1"/>
                  </w:rPr>
                </w:rPrChange>
              </w:rPr>
              <w:t>Código da conta (</w:t>
            </w:r>
            <w:proofErr w:type="spellStart"/>
            <w:r w:rsidRPr="00C30B30">
              <w:rPr>
                <w:rFonts w:ascii="Arial" w:eastAsia="Times New Roman" w:hAnsi="Arial" w:cs="Arial"/>
                <w:spacing w:val="-1"/>
                <w:sz w:val="20"/>
                <w:szCs w:val="20"/>
                <w:rPrChange w:id="3426" w:author="Adelino Naquarta Sepalanga Domingos" w:date="2025-03-05T09:06:00Z" w16du:dateUtc="2025-03-05T08:06:00Z">
                  <w:rPr>
                    <w:rFonts w:ascii="Times New Roman" w:eastAsia="Times New Roman" w:hAnsi="Times New Roman"/>
                    <w:spacing w:val="-1"/>
                  </w:rPr>
                </w:rPrChange>
              </w:rPr>
              <w:t>AccountID</w:t>
            </w:r>
            <w:proofErr w:type="spellEnd"/>
            <w:r w:rsidRPr="00C30B30">
              <w:rPr>
                <w:rFonts w:ascii="Arial" w:eastAsia="Times New Roman" w:hAnsi="Arial" w:cs="Arial"/>
                <w:spacing w:val="-1"/>
                <w:sz w:val="20"/>
                <w:szCs w:val="20"/>
                <w:rPrChange w:id="3427"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4974F48" w14:textId="77777777" w:rsidR="003F3EDE" w:rsidRPr="00C30B30" w:rsidRDefault="003F3EDE" w:rsidP="0025185C">
            <w:pPr>
              <w:rPr>
                <w:rFonts w:ascii="Arial" w:eastAsia="Times New Roman" w:hAnsi="Arial" w:cs="Arial"/>
                <w:spacing w:val="-1"/>
                <w:sz w:val="20"/>
                <w:szCs w:val="20"/>
                <w:rPrChange w:id="342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29" w:author="Adelino Naquarta Sepalanga Domingos" w:date="2025-03-05T09:06:00Z" w16du:dateUtc="2025-03-05T08:06:00Z">
                  <w:rPr>
                    <w:rFonts w:ascii="Times New Roman" w:eastAsia="Times New Roman" w:hAnsi="Times New Roman"/>
                    <w:spacing w:val="-1"/>
                  </w:rPr>
                </w:rPrChange>
              </w:rPr>
              <w:t>Deve ser indicada a respectiva conta-corrente do cliente no plano de contas da contabilidade, caso esteja definida. Caso contrário deve ser preenchido com a designação “Desconhecido”.</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C980E1" w14:textId="77777777" w:rsidR="003F3EDE" w:rsidRPr="00C30B30" w:rsidRDefault="003F3EDE" w:rsidP="0025185C">
            <w:pPr>
              <w:jc w:val="center"/>
              <w:rPr>
                <w:rFonts w:ascii="Arial" w:eastAsia="Times New Roman" w:hAnsi="Arial" w:cs="Arial"/>
                <w:spacing w:val="-1"/>
                <w:sz w:val="20"/>
                <w:szCs w:val="20"/>
                <w:rPrChange w:id="3430" w:author="Adelino Naquarta Sepalanga Domingos" w:date="2025-03-05T09:06:00Z" w16du:dateUtc="2025-03-05T08:06:00Z">
                  <w:rPr>
                    <w:rFonts w:ascii="Times New Roman" w:eastAsia="Times New Roman" w:hAnsi="Times New Roman"/>
                    <w:spacing w:val="-1"/>
                  </w:rPr>
                </w:rPrChange>
              </w:rPr>
            </w:pPr>
          </w:p>
          <w:p w14:paraId="2C621E2B" w14:textId="77777777" w:rsidR="003F3EDE" w:rsidRPr="00C30B30" w:rsidRDefault="003F3EDE" w:rsidP="0025185C">
            <w:pPr>
              <w:jc w:val="center"/>
              <w:rPr>
                <w:rFonts w:ascii="Arial" w:eastAsia="Times New Roman" w:hAnsi="Arial" w:cs="Arial"/>
                <w:spacing w:val="-1"/>
                <w:sz w:val="20"/>
                <w:szCs w:val="20"/>
                <w:rPrChange w:id="343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32" w:author="Adelino Naquarta Sepalanga Domingos" w:date="2025-03-05T09:06:00Z" w16du:dateUtc="2025-03-05T08:06:00Z">
                  <w:rPr>
                    <w:rFonts w:ascii="Times New Roman" w:eastAsia="Times New Roman" w:hAnsi="Times New Roman"/>
                    <w:spacing w:val="-1"/>
                  </w:rPr>
                </w:rPrChange>
              </w:rPr>
              <w:t xml:space="preserve">Texto 30 </w:t>
            </w:r>
          </w:p>
        </w:tc>
      </w:tr>
      <w:tr w:rsidR="003F3EDE" w:rsidRPr="00C30B30" w14:paraId="00594824" w14:textId="77777777" w:rsidTr="0025185C">
        <w:trPr>
          <w:trHeight w:val="1640"/>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72FB93" w14:textId="77777777" w:rsidR="003F3EDE" w:rsidRPr="00C30B30" w:rsidRDefault="003F3EDE" w:rsidP="0025185C">
            <w:pPr>
              <w:jc w:val="center"/>
              <w:rPr>
                <w:rFonts w:ascii="Arial" w:eastAsia="Times New Roman" w:hAnsi="Arial" w:cs="Arial"/>
                <w:spacing w:val="-1"/>
                <w:sz w:val="20"/>
                <w:szCs w:val="20"/>
                <w:rPrChange w:id="3433" w:author="Adelino Naquarta Sepalanga Domingos" w:date="2025-03-05T09:06:00Z" w16du:dateUtc="2025-03-05T08:06:00Z">
                  <w:rPr>
                    <w:rFonts w:ascii="Times New Roman" w:eastAsia="Times New Roman" w:hAnsi="Times New Roman"/>
                    <w:spacing w:val="-1"/>
                  </w:rPr>
                </w:rPrChange>
              </w:rPr>
            </w:pPr>
          </w:p>
          <w:p w14:paraId="572A3F72" w14:textId="77777777" w:rsidR="003F3EDE" w:rsidRPr="00C30B30" w:rsidRDefault="003F3EDE" w:rsidP="0025185C">
            <w:pPr>
              <w:jc w:val="center"/>
              <w:rPr>
                <w:rFonts w:ascii="Arial" w:eastAsia="Times New Roman" w:hAnsi="Arial" w:cs="Arial"/>
                <w:spacing w:val="-1"/>
                <w:sz w:val="20"/>
                <w:szCs w:val="20"/>
                <w:rPrChange w:id="343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35" w:author="Adelino Naquarta Sepalanga Domingos" w:date="2025-03-05T09:06:00Z" w16du:dateUtc="2025-03-05T08:06:00Z">
                  <w:rPr>
                    <w:rFonts w:ascii="Times New Roman" w:eastAsia="Times New Roman" w:hAnsi="Times New Roman"/>
                    <w:spacing w:val="-1"/>
                  </w:rPr>
                </w:rPrChange>
              </w:rPr>
              <w:t>2.2.3.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D0DACC" w14:textId="77777777" w:rsidR="003F3EDE" w:rsidRPr="00C30B30" w:rsidRDefault="003F3EDE" w:rsidP="0025185C">
            <w:pPr>
              <w:jc w:val="center"/>
              <w:rPr>
                <w:rFonts w:ascii="Arial" w:eastAsia="Times New Roman" w:hAnsi="Arial" w:cs="Arial"/>
                <w:spacing w:val="-1"/>
                <w:sz w:val="20"/>
                <w:szCs w:val="20"/>
                <w:rPrChange w:id="3436" w:author="Adelino Naquarta Sepalanga Domingos" w:date="2025-03-05T09:06:00Z" w16du:dateUtc="2025-03-05T08:06:00Z">
                  <w:rPr>
                    <w:rFonts w:ascii="Times New Roman" w:eastAsia="Times New Roman" w:hAnsi="Times New Roman"/>
                    <w:spacing w:val="-1"/>
                  </w:rPr>
                </w:rPrChange>
              </w:rPr>
            </w:pPr>
          </w:p>
          <w:p w14:paraId="09668A8C" w14:textId="77777777" w:rsidR="003F3EDE" w:rsidRPr="00C30B30" w:rsidRDefault="003F3EDE" w:rsidP="0025185C">
            <w:pPr>
              <w:jc w:val="center"/>
              <w:rPr>
                <w:rFonts w:ascii="Arial" w:eastAsia="Times New Roman" w:hAnsi="Arial" w:cs="Arial"/>
                <w:spacing w:val="-1"/>
                <w:sz w:val="20"/>
                <w:szCs w:val="20"/>
                <w:rPrChange w:id="343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38"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DDC672" w14:textId="77777777" w:rsidR="003F3EDE" w:rsidRPr="00C30B30" w:rsidRDefault="003F3EDE" w:rsidP="0025185C">
            <w:pPr>
              <w:rPr>
                <w:rFonts w:ascii="Arial" w:eastAsia="Times New Roman" w:hAnsi="Arial" w:cs="Arial"/>
                <w:spacing w:val="-1"/>
                <w:sz w:val="20"/>
                <w:szCs w:val="20"/>
                <w:rPrChange w:id="3439" w:author="Adelino Naquarta Sepalanga Domingos" w:date="2025-03-05T09:06:00Z" w16du:dateUtc="2025-03-05T08:06:00Z">
                  <w:rPr>
                    <w:rFonts w:ascii="Times New Roman" w:eastAsia="Times New Roman" w:hAnsi="Times New Roman"/>
                    <w:spacing w:val="-1"/>
                  </w:rPr>
                </w:rPrChange>
              </w:rPr>
            </w:pPr>
          </w:p>
          <w:p w14:paraId="0012D5FD" w14:textId="77777777" w:rsidR="003F3EDE" w:rsidRPr="00C30B30" w:rsidRDefault="003F3EDE" w:rsidP="0025185C">
            <w:pPr>
              <w:rPr>
                <w:rFonts w:ascii="Arial" w:eastAsia="Times New Roman" w:hAnsi="Arial" w:cs="Arial"/>
                <w:spacing w:val="-1"/>
                <w:sz w:val="20"/>
                <w:szCs w:val="20"/>
                <w:rPrChange w:id="344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41" w:author="Adelino Naquarta Sepalanga Domingos" w:date="2025-03-05T09:06:00Z" w16du:dateUtc="2025-03-05T08:06:00Z">
                  <w:rPr>
                    <w:rFonts w:ascii="Times New Roman" w:eastAsia="Times New Roman" w:hAnsi="Times New Roman"/>
                    <w:spacing w:val="-1"/>
                  </w:rPr>
                </w:rPrChange>
              </w:rPr>
              <w:t>Número de identificação fiscal do cliente (</w:t>
            </w:r>
            <w:proofErr w:type="spellStart"/>
            <w:r w:rsidRPr="00C30B30">
              <w:rPr>
                <w:rFonts w:ascii="Arial" w:eastAsia="Times New Roman" w:hAnsi="Arial" w:cs="Arial"/>
                <w:spacing w:val="-1"/>
                <w:sz w:val="20"/>
                <w:szCs w:val="20"/>
                <w:rPrChange w:id="3442" w:author="Adelino Naquarta Sepalanga Domingos" w:date="2025-03-05T09:06:00Z" w16du:dateUtc="2025-03-05T08:06:00Z">
                  <w:rPr>
                    <w:rFonts w:ascii="Times New Roman" w:eastAsia="Times New Roman" w:hAnsi="Times New Roman"/>
                    <w:spacing w:val="-1"/>
                  </w:rPr>
                </w:rPrChange>
              </w:rPr>
              <w:t>CustomerTaxID</w:t>
            </w:r>
            <w:proofErr w:type="spellEnd"/>
            <w:r w:rsidRPr="00C30B30">
              <w:rPr>
                <w:rFonts w:ascii="Arial" w:eastAsia="Times New Roman" w:hAnsi="Arial" w:cs="Arial"/>
                <w:spacing w:val="-1"/>
                <w:sz w:val="20"/>
                <w:szCs w:val="20"/>
                <w:rPrChange w:id="3443"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DA804D4" w14:textId="77777777" w:rsidR="003F3EDE" w:rsidRPr="00C30B30" w:rsidRDefault="003F3EDE" w:rsidP="0025185C">
            <w:pPr>
              <w:rPr>
                <w:rFonts w:ascii="Arial" w:eastAsia="Times New Roman" w:hAnsi="Arial" w:cs="Arial"/>
                <w:spacing w:val="-1"/>
                <w:sz w:val="20"/>
                <w:szCs w:val="20"/>
                <w:rPrChange w:id="344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45" w:author="Adelino Naquarta Sepalanga Domingos" w:date="2025-03-05T09:06:00Z" w16du:dateUtc="2025-03-05T08:06:00Z">
                  <w:rPr>
                    <w:rFonts w:ascii="Times New Roman" w:eastAsia="Times New Roman" w:hAnsi="Times New Roman"/>
                    <w:spacing w:val="-1"/>
                  </w:rPr>
                </w:rPrChange>
              </w:rPr>
              <w:t>Deve ser indicado sem o prefixo do país.</w:t>
            </w:r>
          </w:p>
          <w:p w14:paraId="61CE2284" w14:textId="77777777" w:rsidR="003F3EDE" w:rsidRPr="00C30B30" w:rsidRDefault="003F3EDE" w:rsidP="0025185C">
            <w:pPr>
              <w:rPr>
                <w:rFonts w:ascii="Arial" w:eastAsia="Times New Roman" w:hAnsi="Arial" w:cs="Arial"/>
                <w:spacing w:val="-1"/>
                <w:sz w:val="20"/>
                <w:szCs w:val="20"/>
                <w:rPrChange w:id="344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47" w:author="Adelino Naquarta Sepalanga Domingos" w:date="2025-03-05T09:06:00Z" w16du:dateUtc="2025-03-05T08:06:00Z">
                  <w:rPr>
                    <w:rFonts w:ascii="Times New Roman" w:eastAsia="Times New Roman" w:hAnsi="Times New Roman"/>
                    <w:spacing w:val="-1"/>
                  </w:rPr>
                </w:rPrChange>
              </w:rPr>
              <w:t>O cliente genérico, correspondente ao designado “Consumidor final”, deve ser identificado com o NIF “999999999”.</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0EFFFD" w14:textId="77777777" w:rsidR="003F3EDE" w:rsidRPr="00C30B30" w:rsidRDefault="003F3EDE" w:rsidP="0025185C">
            <w:pPr>
              <w:jc w:val="center"/>
              <w:rPr>
                <w:rFonts w:ascii="Arial" w:eastAsia="Times New Roman" w:hAnsi="Arial" w:cs="Arial"/>
                <w:spacing w:val="-1"/>
                <w:sz w:val="20"/>
                <w:szCs w:val="20"/>
                <w:rPrChange w:id="3448" w:author="Adelino Naquarta Sepalanga Domingos" w:date="2025-03-05T09:06:00Z" w16du:dateUtc="2025-03-05T08:06:00Z">
                  <w:rPr>
                    <w:rFonts w:ascii="Times New Roman" w:eastAsia="Times New Roman" w:hAnsi="Times New Roman"/>
                    <w:spacing w:val="-1"/>
                  </w:rPr>
                </w:rPrChange>
              </w:rPr>
            </w:pPr>
          </w:p>
          <w:p w14:paraId="267F652D" w14:textId="77777777" w:rsidR="003F3EDE" w:rsidRPr="00C30B30" w:rsidRDefault="003F3EDE" w:rsidP="0025185C">
            <w:pPr>
              <w:jc w:val="center"/>
              <w:rPr>
                <w:rFonts w:ascii="Arial" w:eastAsia="Times New Roman" w:hAnsi="Arial" w:cs="Arial"/>
                <w:spacing w:val="-1"/>
                <w:sz w:val="20"/>
                <w:szCs w:val="20"/>
                <w:rPrChange w:id="344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50" w:author="Adelino Naquarta Sepalanga Domingos" w:date="2025-03-05T09:06:00Z" w16du:dateUtc="2025-03-05T08:06:00Z">
                  <w:rPr>
                    <w:rFonts w:ascii="Times New Roman" w:eastAsia="Times New Roman" w:hAnsi="Times New Roman"/>
                    <w:spacing w:val="-1"/>
                  </w:rPr>
                </w:rPrChange>
              </w:rPr>
              <w:t xml:space="preserve">Texto 30 </w:t>
            </w:r>
          </w:p>
        </w:tc>
      </w:tr>
      <w:tr w:rsidR="003F3EDE" w:rsidRPr="00C30B30" w14:paraId="77CCBB6A" w14:textId="77777777" w:rsidTr="0025185C">
        <w:trPr>
          <w:trHeight w:val="65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3149EB" w14:textId="77777777" w:rsidR="003F3EDE" w:rsidRPr="00C30B30" w:rsidRDefault="003F3EDE" w:rsidP="0025185C">
            <w:pPr>
              <w:jc w:val="center"/>
              <w:rPr>
                <w:rFonts w:ascii="Arial" w:eastAsia="Times New Roman" w:hAnsi="Arial" w:cs="Arial"/>
                <w:spacing w:val="-1"/>
                <w:sz w:val="20"/>
                <w:szCs w:val="20"/>
                <w:rPrChange w:id="345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52" w:author="Adelino Naquarta Sepalanga Domingos" w:date="2025-03-05T09:06:00Z" w16du:dateUtc="2025-03-05T08:06:00Z">
                  <w:rPr>
                    <w:rFonts w:ascii="Times New Roman" w:eastAsia="Times New Roman" w:hAnsi="Times New Roman"/>
                    <w:spacing w:val="-1"/>
                  </w:rPr>
                </w:rPrChange>
              </w:rPr>
              <w:t>2.2.4.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EDA919" w14:textId="77777777" w:rsidR="003F3EDE" w:rsidRPr="00C30B30" w:rsidRDefault="003F3EDE" w:rsidP="0025185C">
            <w:pPr>
              <w:jc w:val="center"/>
              <w:rPr>
                <w:rFonts w:ascii="Arial" w:eastAsia="Times New Roman" w:hAnsi="Arial" w:cs="Arial"/>
                <w:spacing w:val="-1"/>
                <w:sz w:val="20"/>
                <w:szCs w:val="20"/>
                <w:rPrChange w:id="345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54"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D7CD528" w14:textId="77777777" w:rsidR="003F3EDE" w:rsidRPr="00C30B30" w:rsidRDefault="003F3EDE" w:rsidP="0025185C">
            <w:pPr>
              <w:rPr>
                <w:rFonts w:ascii="Arial" w:eastAsia="Times New Roman" w:hAnsi="Arial" w:cs="Arial"/>
                <w:spacing w:val="-1"/>
                <w:sz w:val="20"/>
                <w:szCs w:val="20"/>
                <w:rPrChange w:id="345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56" w:author="Adelino Naquarta Sepalanga Domingos" w:date="2025-03-05T09:06:00Z" w16du:dateUtc="2025-03-05T08:06:00Z">
                  <w:rPr>
                    <w:rFonts w:ascii="Times New Roman" w:eastAsia="Times New Roman" w:hAnsi="Times New Roman"/>
                    <w:spacing w:val="-1"/>
                  </w:rPr>
                </w:rPrChange>
              </w:rPr>
              <w:t>Nome da empresa (</w:t>
            </w:r>
            <w:proofErr w:type="spellStart"/>
            <w:r w:rsidRPr="00C30B30">
              <w:rPr>
                <w:rFonts w:ascii="Arial" w:eastAsia="Times New Roman" w:hAnsi="Arial" w:cs="Arial"/>
                <w:spacing w:val="-1"/>
                <w:sz w:val="20"/>
                <w:szCs w:val="20"/>
                <w:rPrChange w:id="3457" w:author="Adelino Naquarta Sepalanga Domingos" w:date="2025-03-05T09:06:00Z" w16du:dateUtc="2025-03-05T08:06:00Z">
                  <w:rPr>
                    <w:rFonts w:ascii="Times New Roman" w:eastAsia="Times New Roman" w:hAnsi="Times New Roman"/>
                    <w:spacing w:val="-1"/>
                  </w:rPr>
                </w:rPrChange>
              </w:rPr>
              <w:t>CompanyName</w:t>
            </w:r>
            <w:proofErr w:type="spellEnd"/>
            <w:r w:rsidRPr="00C30B30">
              <w:rPr>
                <w:rFonts w:ascii="Arial" w:eastAsia="Times New Roman" w:hAnsi="Arial" w:cs="Arial"/>
                <w:spacing w:val="-1"/>
                <w:sz w:val="20"/>
                <w:szCs w:val="20"/>
                <w:rPrChange w:id="3458"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0A5EC3" w14:textId="77777777" w:rsidR="003F3EDE" w:rsidRPr="00C30B30" w:rsidRDefault="003F3EDE" w:rsidP="0025185C">
            <w:pPr>
              <w:rPr>
                <w:rFonts w:ascii="Arial" w:eastAsia="Times New Roman" w:hAnsi="Arial" w:cs="Arial"/>
                <w:spacing w:val="-1"/>
                <w:sz w:val="20"/>
                <w:szCs w:val="20"/>
                <w:rPrChange w:id="345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60" w:author="Adelino Naquarta Sepalanga Domingos" w:date="2025-03-05T09:06:00Z" w16du:dateUtc="2025-03-05T08:06:00Z">
                  <w:rPr>
                    <w:rFonts w:ascii="Times New Roman" w:eastAsia="Times New Roman" w:hAnsi="Times New Roman"/>
                    <w:spacing w:val="-1"/>
                  </w:rPr>
                </w:rPrChange>
              </w:rPr>
              <w:t>O cliente genérico deve ser identificado com a designação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E222CC" w14:textId="77777777" w:rsidR="003F3EDE" w:rsidRPr="00C30B30" w:rsidRDefault="003F3EDE" w:rsidP="0025185C">
            <w:pPr>
              <w:jc w:val="center"/>
              <w:rPr>
                <w:rFonts w:ascii="Arial" w:eastAsia="Times New Roman" w:hAnsi="Arial" w:cs="Arial"/>
                <w:spacing w:val="-1"/>
                <w:sz w:val="20"/>
                <w:szCs w:val="20"/>
                <w:rPrChange w:id="346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62" w:author="Adelino Naquarta Sepalanga Domingos" w:date="2025-03-05T09:06:00Z" w16du:dateUtc="2025-03-05T08:06:00Z">
                  <w:rPr>
                    <w:rFonts w:ascii="Times New Roman" w:eastAsia="Times New Roman" w:hAnsi="Times New Roman"/>
                    <w:spacing w:val="-1"/>
                  </w:rPr>
                </w:rPrChange>
              </w:rPr>
              <w:t>Texto</w:t>
            </w:r>
          </w:p>
          <w:p w14:paraId="475DE2A5" w14:textId="77777777" w:rsidR="003F3EDE" w:rsidRPr="00C30B30" w:rsidRDefault="003F3EDE" w:rsidP="0025185C">
            <w:pPr>
              <w:jc w:val="center"/>
              <w:rPr>
                <w:rFonts w:ascii="Arial" w:eastAsia="Times New Roman" w:hAnsi="Arial" w:cs="Arial"/>
                <w:spacing w:val="-1"/>
                <w:sz w:val="20"/>
                <w:szCs w:val="20"/>
                <w:rPrChange w:id="346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64" w:author="Adelino Naquarta Sepalanga Domingos" w:date="2025-03-05T09:06:00Z" w16du:dateUtc="2025-03-05T08:06:00Z">
                  <w:rPr>
                    <w:rFonts w:ascii="Times New Roman" w:eastAsia="Times New Roman" w:hAnsi="Times New Roman"/>
                    <w:spacing w:val="-1"/>
                  </w:rPr>
                </w:rPrChange>
              </w:rPr>
              <w:t>100</w:t>
            </w:r>
          </w:p>
        </w:tc>
      </w:tr>
      <w:tr w:rsidR="003F3EDE" w:rsidRPr="00C30B30" w14:paraId="3237F0AC" w14:textId="77777777" w:rsidTr="0025185C">
        <w:trPr>
          <w:trHeight w:val="534"/>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43ECBCB" w14:textId="77777777" w:rsidR="003F3EDE" w:rsidRPr="00C30B30" w:rsidRDefault="003F3EDE" w:rsidP="0025185C">
            <w:pPr>
              <w:jc w:val="center"/>
              <w:rPr>
                <w:rFonts w:ascii="Arial" w:eastAsia="Times New Roman" w:hAnsi="Arial" w:cs="Arial"/>
                <w:spacing w:val="-1"/>
                <w:sz w:val="20"/>
                <w:szCs w:val="20"/>
                <w:rPrChange w:id="346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66" w:author="Adelino Naquarta Sepalanga Domingos" w:date="2025-03-05T09:06:00Z" w16du:dateUtc="2025-03-05T08:06:00Z">
                  <w:rPr>
                    <w:rFonts w:ascii="Times New Roman" w:eastAsia="Times New Roman" w:hAnsi="Times New Roman"/>
                    <w:spacing w:val="-1"/>
                  </w:rPr>
                </w:rPrChange>
              </w:rPr>
              <w:t>2.2.5.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1CEF01" w14:textId="77777777" w:rsidR="003F3EDE" w:rsidRPr="00C30B30" w:rsidRDefault="003F3EDE" w:rsidP="0025185C">
            <w:pPr>
              <w:jc w:val="center"/>
              <w:rPr>
                <w:rFonts w:ascii="Arial" w:eastAsia="Times New Roman" w:hAnsi="Arial" w:cs="Arial"/>
                <w:spacing w:val="-1"/>
                <w:sz w:val="20"/>
                <w:szCs w:val="20"/>
                <w:rPrChange w:id="3467"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909E56A" w14:textId="77777777" w:rsidR="003F3EDE" w:rsidRPr="00C30B30" w:rsidRDefault="003F3EDE" w:rsidP="0025185C">
            <w:pPr>
              <w:rPr>
                <w:rFonts w:ascii="Arial" w:eastAsia="Times New Roman" w:hAnsi="Arial" w:cs="Arial"/>
                <w:spacing w:val="-1"/>
                <w:sz w:val="20"/>
                <w:szCs w:val="20"/>
                <w:rPrChange w:id="346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69" w:author="Adelino Naquarta Sepalanga Domingos" w:date="2025-03-05T09:06:00Z" w16du:dateUtc="2025-03-05T08:06:00Z">
                  <w:rPr>
                    <w:rFonts w:ascii="Times New Roman" w:eastAsia="Times New Roman" w:hAnsi="Times New Roman"/>
                    <w:spacing w:val="-1"/>
                  </w:rPr>
                </w:rPrChange>
              </w:rPr>
              <w:t>Nome do contacto na empresa (Contact)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B2C449" w14:textId="77777777" w:rsidR="003F3EDE" w:rsidRPr="00C30B30" w:rsidRDefault="003F3EDE" w:rsidP="0025185C">
            <w:pPr>
              <w:rPr>
                <w:rFonts w:ascii="Arial" w:eastAsia="Times New Roman" w:hAnsi="Arial" w:cs="Arial"/>
                <w:spacing w:val="-1"/>
                <w:sz w:val="20"/>
                <w:szCs w:val="20"/>
                <w:rPrChange w:id="3470"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42107DF" w14:textId="77777777" w:rsidR="003F3EDE" w:rsidRPr="00C30B30" w:rsidRDefault="003F3EDE" w:rsidP="0025185C">
            <w:pPr>
              <w:jc w:val="center"/>
              <w:rPr>
                <w:rFonts w:ascii="Arial" w:eastAsia="Times New Roman" w:hAnsi="Arial" w:cs="Arial"/>
                <w:spacing w:val="-1"/>
                <w:sz w:val="20"/>
                <w:szCs w:val="20"/>
                <w:rPrChange w:id="347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72" w:author="Adelino Naquarta Sepalanga Domingos" w:date="2025-03-05T09:06:00Z" w16du:dateUtc="2025-03-05T08:06:00Z">
                  <w:rPr>
                    <w:rFonts w:ascii="Times New Roman" w:eastAsia="Times New Roman" w:hAnsi="Times New Roman"/>
                    <w:spacing w:val="-1"/>
                  </w:rPr>
                </w:rPrChange>
              </w:rPr>
              <w:t>Texto 50</w:t>
            </w:r>
          </w:p>
        </w:tc>
      </w:tr>
      <w:tr w:rsidR="003F3EDE" w:rsidRPr="00C30B30" w14:paraId="73DB6CF6" w14:textId="77777777" w:rsidTr="0025185C">
        <w:trPr>
          <w:trHeight w:val="903"/>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718B74D" w14:textId="77777777" w:rsidR="003F3EDE" w:rsidRPr="00C30B30" w:rsidRDefault="003F3EDE" w:rsidP="0025185C">
            <w:pPr>
              <w:jc w:val="center"/>
              <w:rPr>
                <w:rFonts w:ascii="Arial" w:eastAsia="Times New Roman" w:hAnsi="Arial" w:cs="Arial"/>
                <w:spacing w:val="-1"/>
                <w:sz w:val="20"/>
                <w:szCs w:val="20"/>
                <w:rPrChange w:id="347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74" w:author="Adelino Naquarta Sepalanga Domingos" w:date="2025-03-05T09:06:00Z" w16du:dateUtc="2025-03-05T08:06:00Z">
                  <w:rPr>
                    <w:rFonts w:ascii="Times New Roman" w:eastAsia="Times New Roman" w:hAnsi="Times New Roman"/>
                    <w:spacing w:val="-1"/>
                  </w:rPr>
                </w:rPrChange>
              </w:rPr>
              <w:t>2.2.6.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A3CBD04" w14:textId="77777777" w:rsidR="003F3EDE" w:rsidRPr="00C30B30" w:rsidRDefault="003F3EDE" w:rsidP="0025185C">
            <w:pPr>
              <w:jc w:val="center"/>
              <w:rPr>
                <w:rFonts w:ascii="Arial" w:eastAsia="Times New Roman" w:hAnsi="Arial" w:cs="Arial"/>
                <w:spacing w:val="-1"/>
                <w:sz w:val="20"/>
                <w:szCs w:val="20"/>
                <w:rPrChange w:id="347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76"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72C3D90" w14:textId="77777777" w:rsidR="003F3EDE" w:rsidRPr="00C30B30" w:rsidRDefault="003F3EDE" w:rsidP="0025185C">
            <w:pPr>
              <w:rPr>
                <w:rFonts w:ascii="Arial" w:eastAsia="Times New Roman" w:hAnsi="Arial" w:cs="Arial"/>
                <w:spacing w:val="-1"/>
                <w:sz w:val="20"/>
                <w:szCs w:val="20"/>
                <w:rPrChange w:id="347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78" w:author="Adelino Naquarta Sepalanga Domingos" w:date="2025-03-05T09:06:00Z" w16du:dateUtc="2025-03-05T08:06:00Z">
                  <w:rPr>
                    <w:rFonts w:ascii="Times New Roman" w:eastAsia="Times New Roman" w:hAnsi="Times New Roman"/>
                    <w:spacing w:val="-1"/>
                  </w:rPr>
                </w:rPrChange>
              </w:rPr>
              <w:t xml:space="preserve">Endereço de facturação </w:t>
            </w:r>
          </w:p>
          <w:p w14:paraId="47428192" w14:textId="77777777" w:rsidR="003F3EDE" w:rsidRPr="00C30B30" w:rsidRDefault="003F3EDE" w:rsidP="0025185C">
            <w:pPr>
              <w:rPr>
                <w:rFonts w:ascii="Arial" w:eastAsia="Times New Roman" w:hAnsi="Arial" w:cs="Arial"/>
                <w:spacing w:val="-1"/>
                <w:sz w:val="20"/>
                <w:szCs w:val="20"/>
                <w:rPrChange w:id="347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80" w:author="Adelino Naquarta Sepalanga Domingos" w:date="2025-03-05T09:06:00Z" w16du:dateUtc="2025-03-05T08:06:00Z">
                  <w:rPr>
                    <w:rFonts w:ascii="Times New Roman" w:eastAsia="Times New Roman" w:hAnsi="Times New Roman"/>
                    <w:spacing w:val="-1"/>
                  </w:rPr>
                </w:rPrChange>
              </w:rPr>
              <w:t>(</w:t>
            </w:r>
            <w:proofErr w:type="spellStart"/>
            <w:r w:rsidRPr="00C30B30">
              <w:rPr>
                <w:rFonts w:ascii="Arial" w:eastAsia="Times New Roman" w:hAnsi="Arial" w:cs="Arial"/>
                <w:spacing w:val="-1"/>
                <w:sz w:val="20"/>
                <w:szCs w:val="20"/>
                <w:rPrChange w:id="3481" w:author="Adelino Naquarta Sepalanga Domingos" w:date="2025-03-05T09:06:00Z" w16du:dateUtc="2025-03-05T08:06:00Z">
                  <w:rPr>
                    <w:rFonts w:ascii="Times New Roman" w:eastAsia="Times New Roman" w:hAnsi="Times New Roman"/>
                    <w:spacing w:val="-1"/>
                  </w:rPr>
                </w:rPrChange>
              </w:rPr>
              <w:t>BillingAddress</w:t>
            </w:r>
            <w:proofErr w:type="spellEnd"/>
            <w:r w:rsidRPr="00C30B30">
              <w:rPr>
                <w:rFonts w:ascii="Arial" w:eastAsia="Times New Roman" w:hAnsi="Arial" w:cs="Arial"/>
                <w:spacing w:val="-1"/>
                <w:sz w:val="20"/>
                <w:szCs w:val="20"/>
                <w:rPrChange w:id="3482"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71AA16" w14:textId="77777777" w:rsidR="003F3EDE" w:rsidRPr="00C30B30" w:rsidRDefault="003F3EDE" w:rsidP="0025185C">
            <w:pPr>
              <w:rPr>
                <w:rFonts w:ascii="Arial" w:eastAsia="Times New Roman" w:hAnsi="Arial" w:cs="Arial"/>
                <w:spacing w:val="-1"/>
                <w:sz w:val="20"/>
                <w:szCs w:val="20"/>
                <w:rPrChange w:id="348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84" w:author="Adelino Naquarta Sepalanga Domingos" w:date="2025-03-05T09:06:00Z" w16du:dateUtc="2025-03-05T08:06:00Z">
                  <w:rPr>
                    <w:rFonts w:ascii="Times New Roman" w:eastAsia="Times New Roman" w:hAnsi="Times New Roman"/>
                    <w:spacing w:val="-1"/>
                  </w:rPr>
                </w:rPrChange>
              </w:rPr>
              <w:t>Corresponde ao endereço da sede ou do estabelecimento estável em território nacional.</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96E4FB" w14:textId="77777777" w:rsidR="003F3EDE" w:rsidRPr="00C30B30" w:rsidRDefault="003F3EDE" w:rsidP="0025185C">
            <w:pPr>
              <w:jc w:val="center"/>
              <w:rPr>
                <w:rFonts w:ascii="Arial" w:eastAsia="Times New Roman" w:hAnsi="Arial" w:cs="Arial"/>
                <w:spacing w:val="-1"/>
                <w:sz w:val="20"/>
                <w:szCs w:val="20"/>
                <w:rPrChange w:id="348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86" w:author="Adelino Naquarta Sepalanga Domingos" w:date="2025-03-05T09:06:00Z" w16du:dateUtc="2025-03-05T08:06:00Z">
                  <w:rPr>
                    <w:rFonts w:ascii="Times New Roman" w:eastAsia="Times New Roman" w:hAnsi="Times New Roman"/>
                    <w:spacing w:val="-1"/>
                  </w:rPr>
                </w:rPrChange>
              </w:rPr>
              <w:t>Não Aplicável</w:t>
            </w:r>
          </w:p>
        </w:tc>
      </w:tr>
      <w:tr w:rsidR="003F3EDE" w:rsidRPr="00C30B30" w14:paraId="21D01061" w14:textId="77777777" w:rsidTr="0025185C">
        <w:trPr>
          <w:trHeight w:val="50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F01C44" w14:textId="77777777" w:rsidR="003F3EDE" w:rsidRPr="00C30B30" w:rsidRDefault="003F3EDE" w:rsidP="0025185C">
            <w:pPr>
              <w:jc w:val="center"/>
              <w:rPr>
                <w:rFonts w:ascii="Arial" w:eastAsia="Times New Roman" w:hAnsi="Arial" w:cs="Arial"/>
                <w:spacing w:val="-1"/>
                <w:sz w:val="20"/>
                <w:szCs w:val="20"/>
                <w:rPrChange w:id="348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88" w:author="Adelino Naquarta Sepalanga Domingos" w:date="2025-03-05T09:06:00Z" w16du:dateUtc="2025-03-05T08:06:00Z">
                  <w:rPr>
                    <w:rFonts w:ascii="Times New Roman" w:eastAsia="Times New Roman" w:hAnsi="Times New Roman"/>
                    <w:spacing w:val="-1"/>
                  </w:rPr>
                </w:rPrChange>
              </w:rPr>
              <w:t>2.2.6.1.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D794321" w14:textId="77777777" w:rsidR="003F3EDE" w:rsidRPr="00C30B30" w:rsidRDefault="003F3EDE" w:rsidP="0025185C">
            <w:pPr>
              <w:jc w:val="center"/>
              <w:rPr>
                <w:rFonts w:ascii="Arial" w:eastAsia="Times New Roman" w:hAnsi="Arial" w:cs="Arial"/>
                <w:spacing w:val="-1"/>
                <w:sz w:val="20"/>
                <w:szCs w:val="20"/>
                <w:rPrChange w:id="3489"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0112E71" w14:textId="77777777" w:rsidR="003F3EDE" w:rsidRPr="00C30B30" w:rsidRDefault="003F3EDE" w:rsidP="0025185C">
            <w:pPr>
              <w:rPr>
                <w:rFonts w:ascii="Arial" w:eastAsia="Times New Roman" w:hAnsi="Arial" w:cs="Arial"/>
                <w:spacing w:val="-1"/>
                <w:sz w:val="20"/>
                <w:szCs w:val="20"/>
                <w:rPrChange w:id="349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91" w:author="Adelino Naquarta Sepalanga Domingos" w:date="2025-03-05T09:06:00Z" w16du:dateUtc="2025-03-05T08:06:00Z">
                  <w:rPr>
                    <w:rFonts w:ascii="Times New Roman" w:eastAsia="Times New Roman" w:hAnsi="Times New Roman"/>
                    <w:spacing w:val="-1"/>
                  </w:rPr>
                </w:rPrChange>
              </w:rPr>
              <w:t>Número da porta</w:t>
            </w:r>
          </w:p>
          <w:p w14:paraId="0E2F7CCC" w14:textId="77777777" w:rsidR="003F3EDE" w:rsidRPr="00C30B30" w:rsidRDefault="003F3EDE" w:rsidP="0025185C">
            <w:pPr>
              <w:rPr>
                <w:rFonts w:ascii="Arial" w:eastAsia="Times New Roman" w:hAnsi="Arial" w:cs="Arial"/>
                <w:spacing w:val="-1"/>
                <w:sz w:val="20"/>
                <w:szCs w:val="20"/>
                <w:rPrChange w:id="349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93" w:author="Adelino Naquarta Sepalanga Domingos" w:date="2025-03-05T09:06:00Z" w16du:dateUtc="2025-03-05T08:06:00Z">
                  <w:rPr>
                    <w:rFonts w:ascii="Times New Roman" w:eastAsia="Times New Roman" w:hAnsi="Times New Roman"/>
                    <w:spacing w:val="-1"/>
                  </w:rPr>
                </w:rPrChange>
              </w:rPr>
              <w:t>(</w:t>
            </w:r>
            <w:proofErr w:type="spellStart"/>
            <w:r w:rsidRPr="00C30B30">
              <w:rPr>
                <w:rFonts w:ascii="Arial" w:eastAsia="Times New Roman" w:hAnsi="Arial" w:cs="Arial"/>
                <w:spacing w:val="-1"/>
                <w:sz w:val="20"/>
                <w:szCs w:val="20"/>
                <w:rPrChange w:id="3494" w:author="Adelino Naquarta Sepalanga Domingos" w:date="2025-03-05T09:06:00Z" w16du:dateUtc="2025-03-05T08:06:00Z">
                  <w:rPr>
                    <w:rFonts w:ascii="Times New Roman" w:eastAsia="Times New Roman" w:hAnsi="Times New Roman"/>
                    <w:spacing w:val="-1"/>
                  </w:rPr>
                </w:rPrChange>
              </w:rPr>
              <w:t>BuildingNumber</w:t>
            </w:r>
            <w:proofErr w:type="spellEnd"/>
            <w:r w:rsidRPr="00C30B30">
              <w:rPr>
                <w:rFonts w:ascii="Arial" w:eastAsia="Times New Roman" w:hAnsi="Arial" w:cs="Arial"/>
                <w:spacing w:val="-1"/>
                <w:sz w:val="20"/>
                <w:szCs w:val="20"/>
                <w:rPrChange w:id="3495"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D3461F" w14:textId="77777777" w:rsidR="003F3EDE" w:rsidRPr="00C30B30" w:rsidRDefault="003F3EDE" w:rsidP="0025185C">
            <w:pPr>
              <w:rPr>
                <w:rFonts w:ascii="Arial" w:eastAsia="Times New Roman" w:hAnsi="Arial" w:cs="Arial"/>
                <w:spacing w:val="-1"/>
                <w:sz w:val="20"/>
                <w:szCs w:val="20"/>
                <w:rPrChange w:id="3496"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35ECF4" w14:textId="77777777" w:rsidR="003F3EDE" w:rsidRPr="00C30B30" w:rsidRDefault="003F3EDE" w:rsidP="0025185C">
            <w:pPr>
              <w:jc w:val="center"/>
              <w:rPr>
                <w:rFonts w:ascii="Arial" w:eastAsia="Times New Roman" w:hAnsi="Arial" w:cs="Arial"/>
                <w:spacing w:val="-1"/>
                <w:sz w:val="20"/>
                <w:szCs w:val="20"/>
                <w:rPrChange w:id="349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98" w:author="Adelino Naquarta Sepalanga Domingos" w:date="2025-03-05T09:06:00Z" w16du:dateUtc="2025-03-05T08:06:00Z">
                  <w:rPr>
                    <w:rFonts w:ascii="Times New Roman" w:eastAsia="Times New Roman" w:hAnsi="Times New Roman"/>
                    <w:spacing w:val="-1"/>
                  </w:rPr>
                </w:rPrChange>
              </w:rPr>
              <w:t>Texto 15</w:t>
            </w:r>
          </w:p>
        </w:tc>
      </w:tr>
      <w:tr w:rsidR="003F3EDE" w:rsidRPr="00C30B30" w14:paraId="45684CC4" w14:textId="77777777" w:rsidTr="0025185C">
        <w:trPr>
          <w:trHeight w:val="380"/>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111482" w14:textId="77777777" w:rsidR="003F3EDE" w:rsidRPr="00C30B30" w:rsidRDefault="003F3EDE" w:rsidP="0025185C">
            <w:pPr>
              <w:jc w:val="center"/>
              <w:rPr>
                <w:rFonts w:ascii="Arial" w:eastAsia="Times New Roman" w:hAnsi="Arial" w:cs="Arial"/>
                <w:spacing w:val="-1"/>
                <w:sz w:val="20"/>
                <w:szCs w:val="20"/>
                <w:rPrChange w:id="349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00" w:author="Adelino Naquarta Sepalanga Domingos" w:date="2025-03-05T09:06:00Z" w16du:dateUtc="2025-03-05T08:06:00Z">
                  <w:rPr>
                    <w:rFonts w:ascii="Times New Roman" w:eastAsia="Times New Roman" w:hAnsi="Times New Roman"/>
                    <w:spacing w:val="-1"/>
                  </w:rPr>
                </w:rPrChange>
              </w:rPr>
              <w:t>2.2.6.2.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84C8CB5" w14:textId="77777777" w:rsidR="003F3EDE" w:rsidRPr="00C30B30" w:rsidRDefault="003F3EDE" w:rsidP="0025185C">
            <w:pPr>
              <w:jc w:val="center"/>
              <w:rPr>
                <w:rFonts w:ascii="Arial" w:eastAsia="Times New Roman" w:hAnsi="Arial" w:cs="Arial"/>
                <w:spacing w:val="-1"/>
                <w:sz w:val="20"/>
                <w:szCs w:val="20"/>
                <w:rPrChange w:id="3501"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BEA830" w14:textId="77777777" w:rsidR="003F3EDE" w:rsidRPr="00C30B30" w:rsidRDefault="003F3EDE" w:rsidP="0025185C">
            <w:pPr>
              <w:rPr>
                <w:rFonts w:ascii="Arial" w:eastAsia="Times New Roman" w:hAnsi="Arial" w:cs="Arial"/>
                <w:spacing w:val="-1"/>
                <w:sz w:val="20"/>
                <w:szCs w:val="20"/>
                <w:rPrChange w:id="350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03" w:author="Adelino Naquarta Sepalanga Domingos" w:date="2025-03-05T09:06:00Z" w16du:dateUtc="2025-03-05T08:06:00Z">
                  <w:rPr>
                    <w:rFonts w:ascii="Times New Roman" w:eastAsia="Times New Roman" w:hAnsi="Times New Roman"/>
                    <w:spacing w:val="-1"/>
                  </w:rPr>
                </w:rPrChange>
              </w:rPr>
              <w:t>Nome da rua (</w:t>
            </w:r>
            <w:proofErr w:type="spellStart"/>
            <w:r w:rsidRPr="00C30B30">
              <w:rPr>
                <w:rFonts w:ascii="Arial" w:eastAsia="Times New Roman" w:hAnsi="Arial" w:cs="Arial"/>
                <w:spacing w:val="-1"/>
                <w:sz w:val="20"/>
                <w:szCs w:val="20"/>
                <w:rPrChange w:id="3504" w:author="Adelino Naquarta Sepalanga Domingos" w:date="2025-03-05T09:06:00Z" w16du:dateUtc="2025-03-05T08:06:00Z">
                  <w:rPr>
                    <w:rFonts w:ascii="Times New Roman" w:eastAsia="Times New Roman" w:hAnsi="Times New Roman"/>
                    <w:spacing w:val="-1"/>
                  </w:rPr>
                </w:rPrChange>
              </w:rPr>
              <w:t>StreetName</w:t>
            </w:r>
            <w:proofErr w:type="spellEnd"/>
            <w:r w:rsidRPr="00C30B30">
              <w:rPr>
                <w:rFonts w:ascii="Arial" w:eastAsia="Times New Roman" w:hAnsi="Arial" w:cs="Arial"/>
                <w:spacing w:val="-1"/>
                <w:sz w:val="20"/>
                <w:szCs w:val="20"/>
                <w:rPrChange w:id="3505"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470842" w14:textId="77777777" w:rsidR="003F3EDE" w:rsidRPr="00C30B30" w:rsidRDefault="003F3EDE" w:rsidP="0025185C">
            <w:pPr>
              <w:rPr>
                <w:rFonts w:ascii="Arial" w:eastAsia="Times New Roman" w:hAnsi="Arial" w:cs="Arial"/>
                <w:spacing w:val="-1"/>
                <w:sz w:val="20"/>
                <w:szCs w:val="20"/>
                <w:rPrChange w:id="3506"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14CF79" w14:textId="77777777" w:rsidR="003F3EDE" w:rsidRPr="00C30B30" w:rsidRDefault="003F3EDE" w:rsidP="0025185C">
            <w:pPr>
              <w:jc w:val="center"/>
              <w:rPr>
                <w:rFonts w:ascii="Arial" w:eastAsia="Times New Roman" w:hAnsi="Arial" w:cs="Arial"/>
                <w:spacing w:val="-1"/>
                <w:sz w:val="20"/>
                <w:szCs w:val="20"/>
                <w:rPrChange w:id="350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08" w:author="Adelino Naquarta Sepalanga Domingos" w:date="2025-03-05T09:06:00Z" w16du:dateUtc="2025-03-05T08:06:00Z">
                  <w:rPr>
                    <w:rFonts w:ascii="Times New Roman" w:eastAsia="Times New Roman" w:hAnsi="Times New Roman"/>
                    <w:spacing w:val="-1"/>
                  </w:rPr>
                </w:rPrChange>
              </w:rPr>
              <w:t>Texto 200</w:t>
            </w:r>
          </w:p>
        </w:tc>
      </w:tr>
      <w:tr w:rsidR="003F3EDE" w:rsidRPr="00C30B30" w14:paraId="1D9DE244"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55E620" w14:textId="77777777" w:rsidR="003F3EDE" w:rsidRPr="00C30B30" w:rsidRDefault="003F3EDE" w:rsidP="0025185C">
            <w:pPr>
              <w:jc w:val="center"/>
              <w:rPr>
                <w:rFonts w:ascii="Arial" w:eastAsia="Times New Roman" w:hAnsi="Arial" w:cs="Arial"/>
                <w:spacing w:val="-1"/>
                <w:sz w:val="20"/>
                <w:szCs w:val="20"/>
                <w:rPrChange w:id="3509" w:author="Adelino Naquarta Sepalanga Domingos" w:date="2025-03-05T09:06:00Z" w16du:dateUtc="2025-03-05T08:06:00Z">
                  <w:rPr>
                    <w:rFonts w:ascii="Times New Roman" w:eastAsia="Times New Roman" w:hAnsi="Times New Roman"/>
                    <w:spacing w:val="-1"/>
                  </w:rPr>
                </w:rPrChange>
              </w:rPr>
            </w:pPr>
          </w:p>
          <w:p w14:paraId="736A3B2E" w14:textId="77777777" w:rsidR="003F3EDE" w:rsidRPr="00C30B30" w:rsidRDefault="003F3EDE" w:rsidP="0025185C">
            <w:pPr>
              <w:jc w:val="center"/>
              <w:rPr>
                <w:rFonts w:ascii="Arial" w:eastAsia="Times New Roman" w:hAnsi="Arial" w:cs="Arial"/>
                <w:spacing w:val="-1"/>
                <w:sz w:val="20"/>
                <w:szCs w:val="20"/>
                <w:rPrChange w:id="3510" w:author="Adelino Naquarta Sepalanga Domingos" w:date="2025-03-05T09:06:00Z" w16du:dateUtc="2025-03-05T08:06:00Z">
                  <w:rPr>
                    <w:rFonts w:ascii="Times New Roman" w:eastAsia="Times New Roman" w:hAnsi="Times New Roman"/>
                    <w:spacing w:val="-1"/>
                  </w:rPr>
                </w:rPrChange>
              </w:rPr>
            </w:pPr>
          </w:p>
          <w:p w14:paraId="4D6D4095" w14:textId="77777777" w:rsidR="003F3EDE" w:rsidRPr="00C30B30" w:rsidRDefault="003F3EDE" w:rsidP="0025185C">
            <w:pPr>
              <w:jc w:val="center"/>
              <w:rPr>
                <w:rFonts w:ascii="Arial" w:eastAsia="Times New Roman" w:hAnsi="Arial" w:cs="Arial"/>
                <w:spacing w:val="-1"/>
                <w:sz w:val="20"/>
                <w:szCs w:val="20"/>
                <w:rPrChange w:id="351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12" w:author="Adelino Naquarta Sepalanga Domingos" w:date="2025-03-05T09:06:00Z" w16du:dateUtc="2025-03-05T08:06:00Z">
                  <w:rPr>
                    <w:rFonts w:ascii="Times New Roman" w:eastAsia="Times New Roman" w:hAnsi="Times New Roman"/>
                    <w:spacing w:val="-1"/>
                  </w:rPr>
                </w:rPrChange>
              </w:rPr>
              <w:t>2.2.6.3.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536B1E" w14:textId="77777777" w:rsidR="003F3EDE" w:rsidRPr="00C30B30" w:rsidRDefault="003F3EDE" w:rsidP="0025185C">
            <w:pPr>
              <w:jc w:val="center"/>
              <w:rPr>
                <w:rFonts w:ascii="Arial" w:eastAsia="Times New Roman" w:hAnsi="Arial" w:cs="Arial"/>
                <w:spacing w:val="-1"/>
                <w:sz w:val="20"/>
                <w:szCs w:val="20"/>
                <w:rPrChange w:id="3513" w:author="Adelino Naquarta Sepalanga Domingos" w:date="2025-03-05T09:06:00Z" w16du:dateUtc="2025-03-05T08:06:00Z">
                  <w:rPr>
                    <w:rFonts w:ascii="Times New Roman" w:eastAsia="Times New Roman" w:hAnsi="Times New Roman"/>
                    <w:spacing w:val="-1"/>
                  </w:rPr>
                </w:rPrChange>
              </w:rPr>
            </w:pPr>
          </w:p>
          <w:p w14:paraId="624159AE" w14:textId="77777777" w:rsidR="003F3EDE" w:rsidRPr="00C30B30" w:rsidRDefault="003F3EDE" w:rsidP="0025185C">
            <w:pPr>
              <w:jc w:val="center"/>
              <w:rPr>
                <w:rFonts w:ascii="Arial" w:eastAsia="Times New Roman" w:hAnsi="Arial" w:cs="Arial"/>
                <w:spacing w:val="-1"/>
                <w:sz w:val="20"/>
                <w:szCs w:val="20"/>
                <w:rPrChange w:id="3514" w:author="Adelino Naquarta Sepalanga Domingos" w:date="2025-03-05T09:06:00Z" w16du:dateUtc="2025-03-05T08:06:00Z">
                  <w:rPr>
                    <w:rFonts w:ascii="Times New Roman" w:eastAsia="Times New Roman" w:hAnsi="Times New Roman"/>
                    <w:spacing w:val="-1"/>
                  </w:rPr>
                </w:rPrChange>
              </w:rPr>
            </w:pPr>
          </w:p>
          <w:p w14:paraId="001A44C0" w14:textId="77777777" w:rsidR="003F3EDE" w:rsidRPr="00C30B30" w:rsidRDefault="003F3EDE" w:rsidP="0025185C">
            <w:pPr>
              <w:jc w:val="center"/>
              <w:rPr>
                <w:rFonts w:ascii="Arial" w:eastAsia="Times New Roman" w:hAnsi="Arial" w:cs="Arial"/>
                <w:spacing w:val="-1"/>
                <w:sz w:val="20"/>
                <w:szCs w:val="20"/>
                <w:rPrChange w:id="351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16"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CC39BE" w14:textId="77777777" w:rsidR="003F3EDE" w:rsidRPr="00C30B30" w:rsidRDefault="003F3EDE" w:rsidP="0025185C">
            <w:pPr>
              <w:rPr>
                <w:rFonts w:ascii="Arial" w:eastAsia="Times New Roman" w:hAnsi="Arial" w:cs="Arial"/>
                <w:spacing w:val="-1"/>
                <w:sz w:val="20"/>
                <w:szCs w:val="20"/>
                <w:rPrChange w:id="3517" w:author="Adelino Naquarta Sepalanga Domingos" w:date="2025-03-05T09:06:00Z" w16du:dateUtc="2025-03-05T08:06:00Z">
                  <w:rPr>
                    <w:rFonts w:ascii="Times New Roman" w:eastAsia="Times New Roman" w:hAnsi="Times New Roman"/>
                    <w:spacing w:val="-1"/>
                  </w:rPr>
                </w:rPrChange>
              </w:rPr>
            </w:pPr>
          </w:p>
          <w:p w14:paraId="57CFE625" w14:textId="77777777" w:rsidR="003F3EDE" w:rsidRPr="00C30B30" w:rsidRDefault="003F3EDE" w:rsidP="0025185C">
            <w:pPr>
              <w:rPr>
                <w:rFonts w:ascii="Arial" w:eastAsia="Times New Roman" w:hAnsi="Arial" w:cs="Arial"/>
                <w:spacing w:val="-1"/>
                <w:sz w:val="20"/>
                <w:szCs w:val="20"/>
                <w:rPrChange w:id="3518" w:author="Adelino Naquarta Sepalanga Domingos" w:date="2025-03-05T09:06:00Z" w16du:dateUtc="2025-03-05T08:06:00Z">
                  <w:rPr>
                    <w:rFonts w:ascii="Times New Roman" w:eastAsia="Times New Roman" w:hAnsi="Times New Roman"/>
                    <w:spacing w:val="-1"/>
                  </w:rPr>
                </w:rPrChange>
              </w:rPr>
            </w:pPr>
          </w:p>
          <w:p w14:paraId="5DBD0387" w14:textId="77777777" w:rsidR="003F3EDE" w:rsidRPr="00C30B30" w:rsidRDefault="003F3EDE" w:rsidP="0025185C">
            <w:pPr>
              <w:rPr>
                <w:rFonts w:ascii="Arial" w:eastAsia="Times New Roman" w:hAnsi="Arial" w:cs="Arial"/>
                <w:spacing w:val="-1"/>
                <w:sz w:val="20"/>
                <w:szCs w:val="20"/>
                <w:rPrChange w:id="351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20" w:author="Adelino Naquarta Sepalanga Domingos" w:date="2025-03-05T09:06:00Z" w16du:dateUtc="2025-03-05T08:06:00Z">
                  <w:rPr>
                    <w:rFonts w:ascii="Times New Roman" w:eastAsia="Times New Roman" w:hAnsi="Times New Roman"/>
                    <w:spacing w:val="-1"/>
                  </w:rPr>
                </w:rPrChange>
              </w:rPr>
              <w:t xml:space="preserve">Endereço detalhado </w:t>
            </w:r>
          </w:p>
          <w:p w14:paraId="373D4AC1" w14:textId="77777777" w:rsidR="003F3EDE" w:rsidRPr="00C30B30" w:rsidRDefault="003F3EDE" w:rsidP="0025185C">
            <w:pPr>
              <w:rPr>
                <w:rFonts w:ascii="Arial" w:eastAsia="Times New Roman" w:hAnsi="Arial" w:cs="Arial"/>
                <w:spacing w:val="-1"/>
                <w:sz w:val="20"/>
                <w:szCs w:val="20"/>
                <w:rPrChange w:id="352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22" w:author="Adelino Naquarta Sepalanga Domingos" w:date="2025-03-05T09:06:00Z" w16du:dateUtc="2025-03-05T08:06:00Z">
                  <w:rPr>
                    <w:rFonts w:ascii="Times New Roman" w:eastAsia="Times New Roman" w:hAnsi="Times New Roman"/>
                    <w:spacing w:val="-1"/>
                  </w:rPr>
                </w:rPrChange>
              </w:rPr>
              <w:t>(</w:t>
            </w:r>
            <w:proofErr w:type="spellStart"/>
            <w:r w:rsidRPr="00C30B30">
              <w:rPr>
                <w:rFonts w:ascii="Arial" w:eastAsia="Times New Roman" w:hAnsi="Arial" w:cs="Arial"/>
                <w:spacing w:val="-1"/>
                <w:sz w:val="20"/>
                <w:szCs w:val="20"/>
                <w:rPrChange w:id="3523" w:author="Adelino Naquarta Sepalanga Domingos" w:date="2025-03-05T09:06:00Z" w16du:dateUtc="2025-03-05T08:06:00Z">
                  <w:rPr>
                    <w:rFonts w:ascii="Times New Roman" w:eastAsia="Times New Roman" w:hAnsi="Times New Roman"/>
                    <w:spacing w:val="-1"/>
                  </w:rPr>
                </w:rPrChange>
              </w:rPr>
              <w:t>AddressDetail</w:t>
            </w:r>
            <w:proofErr w:type="spellEnd"/>
            <w:r w:rsidRPr="00C30B30">
              <w:rPr>
                <w:rFonts w:ascii="Arial" w:eastAsia="Times New Roman" w:hAnsi="Arial" w:cs="Arial"/>
                <w:spacing w:val="-1"/>
                <w:sz w:val="20"/>
                <w:szCs w:val="20"/>
                <w:rPrChange w:id="3524"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69997E" w14:textId="77777777" w:rsidR="003F3EDE" w:rsidRPr="00C30B30" w:rsidRDefault="003F3EDE" w:rsidP="0025185C">
            <w:pPr>
              <w:rPr>
                <w:rFonts w:ascii="Arial" w:eastAsia="Times New Roman" w:hAnsi="Arial" w:cs="Arial"/>
                <w:spacing w:val="-1"/>
                <w:sz w:val="20"/>
                <w:szCs w:val="20"/>
                <w:rPrChange w:id="352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26" w:author="Adelino Naquarta Sepalanga Domingos" w:date="2025-03-05T09:06:00Z" w16du:dateUtc="2025-03-05T08:06:00Z">
                  <w:rPr>
                    <w:rFonts w:ascii="Times New Roman" w:eastAsia="Times New Roman" w:hAnsi="Times New Roman"/>
                    <w:spacing w:val="-1"/>
                  </w:rPr>
                </w:rPrChange>
              </w:rPr>
              <w:t>Deve incluir o nome da rua, número da porta e andar, se aplicável.</w:t>
            </w:r>
          </w:p>
          <w:p w14:paraId="7F324645" w14:textId="77777777" w:rsidR="003F3EDE" w:rsidRPr="00C30B30" w:rsidRDefault="003F3EDE" w:rsidP="0025185C">
            <w:pPr>
              <w:rPr>
                <w:rFonts w:ascii="Arial" w:eastAsia="Times New Roman" w:hAnsi="Arial" w:cs="Arial"/>
                <w:spacing w:val="-1"/>
                <w:sz w:val="20"/>
                <w:szCs w:val="20"/>
                <w:rPrChange w:id="352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28" w:author="Adelino Naquarta Sepalanga Domingos" w:date="2025-03-05T09:06:00Z" w16du:dateUtc="2025-03-05T08:06:00Z">
                  <w:rPr>
                    <w:rFonts w:ascii="Times New Roman" w:eastAsia="Times New Roman" w:hAnsi="Times New Roman"/>
                    <w:spacing w:val="-1"/>
                  </w:rPr>
                </w:rPrChange>
              </w:rPr>
              <w:t>Deve ser preenchido com a designação “Desconhecido”, nas seguintes situações:</w:t>
            </w:r>
          </w:p>
          <w:p w14:paraId="46BEBA8E" w14:textId="77777777" w:rsidR="003F3EDE" w:rsidRPr="00C30B30" w:rsidRDefault="003F3EDE" w:rsidP="0025185C">
            <w:pPr>
              <w:rPr>
                <w:rFonts w:ascii="Arial" w:eastAsia="Times New Roman" w:hAnsi="Arial" w:cs="Arial"/>
                <w:spacing w:val="-1"/>
                <w:sz w:val="20"/>
                <w:szCs w:val="20"/>
                <w:rPrChange w:id="352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30" w:author="Adelino Naquarta Sepalanga Domingos" w:date="2025-03-05T09:06:00Z" w16du:dateUtc="2025-03-05T08:06:00Z">
                  <w:rPr>
                    <w:rFonts w:ascii="Times New Roman" w:eastAsia="Times New Roman" w:hAnsi="Times New Roman"/>
                    <w:spacing w:val="-1"/>
                  </w:rPr>
                </w:rPrChange>
              </w:rPr>
              <w:t>Sistemas não integrados, se a informação não for conhecida;</w:t>
            </w:r>
          </w:p>
          <w:p w14:paraId="1E07AC3C" w14:textId="77777777" w:rsidR="003F3EDE" w:rsidRPr="00C30B30" w:rsidRDefault="003F3EDE" w:rsidP="0025185C">
            <w:pPr>
              <w:rPr>
                <w:rFonts w:ascii="Arial" w:eastAsia="Times New Roman" w:hAnsi="Arial" w:cs="Arial"/>
                <w:spacing w:val="-1"/>
                <w:sz w:val="20"/>
                <w:szCs w:val="20"/>
                <w:rPrChange w:id="353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32"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673AB0" w14:textId="77777777" w:rsidR="003F3EDE" w:rsidRPr="00C30B30" w:rsidRDefault="003F3EDE" w:rsidP="0025185C">
            <w:pPr>
              <w:jc w:val="center"/>
              <w:rPr>
                <w:rFonts w:ascii="Arial" w:eastAsia="Times New Roman" w:hAnsi="Arial" w:cs="Arial"/>
                <w:spacing w:val="-1"/>
                <w:sz w:val="20"/>
                <w:szCs w:val="20"/>
                <w:rPrChange w:id="3533" w:author="Adelino Naquarta Sepalanga Domingos" w:date="2025-03-05T09:06:00Z" w16du:dateUtc="2025-03-05T08:06:00Z">
                  <w:rPr>
                    <w:rFonts w:ascii="Times New Roman" w:eastAsia="Times New Roman" w:hAnsi="Times New Roman"/>
                    <w:spacing w:val="-1"/>
                  </w:rPr>
                </w:rPrChange>
              </w:rPr>
            </w:pPr>
          </w:p>
          <w:p w14:paraId="3E4330F4" w14:textId="77777777" w:rsidR="003F3EDE" w:rsidRPr="00C30B30" w:rsidRDefault="003F3EDE" w:rsidP="0025185C">
            <w:pPr>
              <w:jc w:val="center"/>
              <w:rPr>
                <w:rFonts w:ascii="Arial" w:eastAsia="Times New Roman" w:hAnsi="Arial" w:cs="Arial"/>
                <w:spacing w:val="-1"/>
                <w:sz w:val="20"/>
                <w:szCs w:val="20"/>
                <w:rPrChange w:id="3534" w:author="Adelino Naquarta Sepalanga Domingos" w:date="2025-03-05T09:06:00Z" w16du:dateUtc="2025-03-05T08:06:00Z">
                  <w:rPr>
                    <w:rFonts w:ascii="Times New Roman" w:eastAsia="Times New Roman" w:hAnsi="Times New Roman"/>
                    <w:spacing w:val="-1"/>
                  </w:rPr>
                </w:rPrChange>
              </w:rPr>
            </w:pPr>
          </w:p>
          <w:p w14:paraId="32B9D144" w14:textId="77777777" w:rsidR="003F3EDE" w:rsidRPr="00C30B30" w:rsidRDefault="003F3EDE" w:rsidP="0025185C">
            <w:pPr>
              <w:jc w:val="center"/>
              <w:rPr>
                <w:rFonts w:ascii="Arial" w:eastAsia="Times New Roman" w:hAnsi="Arial" w:cs="Arial"/>
                <w:spacing w:val="-1"/>
                <w:sz w:val="20"/>
                <w:szCs w:val="20"/>
                <w:rPrChange w:id="353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36" w:author="Adelino Naquarta Sepalanga Domingos" w:date="2025-03-05T09:06:00Z" w16du:dateUtc="2025-03-05T08:06:00Z">
                  <w:rPr>
                    <w:rFonts w:ascii="Times New Roman" w:eastAsia="Times New Roman" w:hAnsi="Times New Roman"/>
                    <w:spacing w:val="-1"/>
                  </w:rPr>
                </w:rPrChange>
              </w:rPr>
              <w:t>Texto 250</w:t>
            </w:r>
          </w:p>
        </w:tc>
      </w:tr>
      <w:tr w:rsidR="003F3EDE" w:rsidRPr="00C30B30" w14:paraId="6647228D"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CFE05E5" w14:textId="77777777" w:rsidR="003F3EDE" w:rsidRPr="00C30B30" w:rsidRDefault="003F3EDE" w:rsidP="0025185C">
            <w:pPr>
              <w:jc w:val="center"/>
              <w:rPr>
                <w:rFonts w:ascii="Arial" w:eastAsia="Times New Roman" w:hAnsi="Arial" w:cs="Arial"/>
                <w:spacing w:val="-1"/>
                <w:sz w:val="20"/>
                <w:szCs w:val="20"/>
                <w:rPrChange w:id="3537" w:author="Adelino Naquarta Sepalanga Domingos" w:date="2025-03-05T09:06:00Z" w16du:dateUtc="2025-03-05T08:06:00Z">
                  <w:rPr>
                    <w:rFonts w:ascii="Times New Roman" w:eastAsia="Times New Roman" w:hAnsi="Times New Roman"/>
                    <w:spacing w:val="-1"/>
                  </w:rPr>
                </w:rPrChange>
              </w:rPr>
            </w:pPr>
          </w:p>
          <w:p w14:paraId="48350F10" w14:textId="77777777" w:rsidR="003F3EDE" w:rsidRPr="00C30B30" w:rsidRDefault="003F3EDE" w:rsidP="0025185C">
            <w:pPr>
              <w:jc w:val="center"/>
              <w:rPr>
                <w:rFonts w:ascii="Arial" w:eastAsia="Times New Roman" w:hAnsi="Arial" w:cs="Arial"/>
                <w:spacing w:val="-1"/>
                <w:sz w:val="20"/>
                <w:szCs w:val="20"/>
                <w:rPrChange w:id="3538" w:author="Adelino Naquarta Sepalanga Domingos" w:date="2025-03-05T09:06:00Z" w16du:dateUtc="2025-03-05T08:06:00Z">
                  <w:rPr>
                    <w:rFonts w:ascii="Times New Roman" w:eastAsia="Times New Roman" w:hAnsi="Times New Roman"/>
                    <w:spacing w:val="-1"/>
                  </w:rPr>
                </w:rPrChange>
              </w:rPr>
            </w:pPr>
          </w:p>
          <w:p w14:paraId="368FAFBB" w14:textId="77777777" w:rsidR="003F3EDE" w:rsidRPr="00C30B30" w:rsidRDefault="003F3EDE" w:rsidP="0025185C">
            <w:pPr>
              <w:jc w:val="center"/>
              <w:rPr>
                <w:rFonts w:ascii="Arial" w:eastAsia="Times New Roman" w:hAnsi="Arial" w:cs="Arial"/>
                <w:spacing w:val="-1"/>
                <w:sz w:val="20"/>
                <w:szCs w:val="20"/>
                <w:rPrChange w:id="353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40" w:author="Adelino Naquarta Sepalanga Domingos" w:date="2025-03-05T09:06:00Z" w16du:dateUtc="2025-03-05T08:06:00Z">
                  <w:rPr>
                    <w:rFonts w:ascii="Times New Roman" w:eastAsia="Times New Roman" w:hAnsi="Times New Roman"/>
                    <w:spacing w:val="-1"/>
                  </w:rPr>
                </w:rPrChange>
              </w:rPr>
              <w:t>2.2.6.4.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556762" w14:textId="77777777" w:rsidR="003F3EDE" w:rsidRPr="00C30B30" w:rsidRDefault="003F3EDE" w:rsidP="0025185C">
            <w:pPr>
              <w:jc w:val="center"/>
              <w:rPr>
                <w:rFonts w:ascii="Arial" w:eastAsia="Times New Roman" w:hAnsi="Arial" w:cs="Arial"/>
                <w:spacing w:val="-1"/>
                <w:sz w:val="20"/>
                <w:szCs w:val="20"/>
                <w:rPrChange w:id="3541" w:author="Adelino Naquarta Sepalanga Domingos" w:date="2025-03-05T09:06:00Z" w16du:dateUtc="2025-03-05T08:06:00Z">
                  <w:rPr>
                    <w:rFonts w:ascii="Times New Roman" w:eastAsia="Times New Roman" w:hAnsi="Times New Roman"/>
                    <w:spacing w:val="-1"/>
                  </w:rPr>
                </w:rPrChange>
              </w:rPr>
            </w:pPr>
          </w:p>
          <w:p w14:paraId="046BFB43" w14:textId="77777777" w:rsidR="003F3EDE" w:rsidRPr="00C30B30" w:rsidRDefault="003F3EDE" w:rsidP="0025185C">
            <w:pPr>
              <w:jc w:val="center"/>
              <w:rPr>
                <w:rFonts w:ascii="Arial" w:eastAsia="Times New Roman" w:hAnsi="Arial" w:cs="Arial"/>
                <w:spacing w:val="-1"/>
                <w:sz w:val="20"/>
                <w:szCs w:val="20"/>
                <w:rPrChange w:id="3542" w:author="Adelino Naquarta Sepalanga Domingos" w:date="2025-03-05T09:06:00Z" w16du:dateUtc="2025-03-05T08:06:00Z">
                  <w:rPr>
                    <w:rFonts w:ascii="Times New Roman" w:eastAsia="Times New Roman" w:hAnsi="Times New Roman"/>
                    <w:spacing w:val="-1"/>
                  </w:rPr>
                </w:rPrChange>
              </w:rPr>
            </w:pPr>
          </w:p>
          <w:p w14:paraId="3D92F8F4" w14:textId="77777777" w:rsidR="003F3EDE" w:rsidRPr="00C30B30" w:rsidRDefault="003F3EDE" w:rsidP="0025185C">
            <w:pPr>
              <w:jc w:val="center"/>
              <w:rPr>
                <w:rFonts w:ascii="Arial" w:eastAsia="Times New Roman" w:hAnsi="Arial" w:cs="Arial"/>
                <w:spacing w:val="-1"/>
                <w:sz w:val="20"/>
                <w:szCs w:val="20"/>
                <w:rPrChange w:id="354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44"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658AA6" w14:textId="77777777" w:rsidR="003F3EDE" w:rsidRPr="00C30B30" w:rsidRDefault="003F3EDE" w:rsidP="0025185C">
            <w:pPr>
              <w:rPr>
                <w:rFonts w:ascii="Arial" w:eastAsia="Times New Roman" w:hAnsi="Arial" w:cs="Arial"/>
                <w:spacing w:val="-1"/>
                <w:sz w:val="20"/>
                <w:szCs w:val="20"/>
                <w:rPrChange w:id="3545" w:author="Adelino Naquarta Sepalanga Domingos" w:date="2025-03-05T09:06:00Z" w16du:dateUtc="2025-03-05T08:06:00Z">
                  <w:rPr>
                    <w:rFonts w:ascii="Times New Roman" w:eastAsia="Times New Roman" w:hAnsi="Times New Roman"/>
                    <w:spacing w:val="-1"/>
                  </w:rPr>
                </w:rPrChange>
              </w:rPr>
            </w:pPr>
          </w:p>
          <w:p w14:paraId="3484CC43" w14:textId="77777777" w:rsidR="003F3EDE" w:rsidRPr="00C30B30" w:rsidRDefault="003F3EDE" w:rsidP="0025185C">
            <w:pPr>
              <w:rPr>
                <w:rFonts w:ascii="Arial" w:eastAsia="Times New Roman" w:hAnsi="Arial" w:cs="Arial"/>
                <w:spacing w:val="-1"/>
                <w:sz w:val="20"/>
                <w:szCs w:val="20"/>
                <w:rPrChange w:id="3546" w:author="Adelino Naquarta Sepalanga Domingos" w:date="2025-03-05T09:06:00Z" w16du:dateUtc="2025-03-05T08:06:00Z">
                  <w:rPr>
                    <w:rFonts w:ascii="Times New Roman" w:eastAsia="Times New Roman" w:hAnsi="Times New Roman"/>
                    <w:spacing w:val="-1"/>
                  </w:rPr>
                </w:rPrChange>
              </w:rPr>
            </w:pPr>
          </w:p>
          <w:p w14:paraId="659CE487" w14:textId="77777777" w:rsidR="003F3EDE" w:rsidRPr="00C30B30" w:rsidRDefault="003F3EDE" w:rsidP="0025185C">
            <w:pPr>
              <w:rPr>
                <w:rFonts w:ascii="Arial" w:eastAsia="Times New Roman" w:hAnsi="Arial" w:cs="Arial"/>
                <w:spacing w:val="-1"/>
                <w:sz w:val="20"/>
                <w:szCs w:val="20"/>
                <w:rPrChange w:id="354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48" w:author="Adelino Naquarta Sepalanga Domingos" w:date="2025-03-05T09:06:00Z" w16du:dateUtc="2025-03-05T08:06:00Z">
                  <w:rPr>
                    <w:rFonts w:ascii="Times New Roman" w:eastAsia="Times New Roman" w:hAnsi="Times New Roman"/>
                    <w:spacing w:val="-1"/>
                  </w:rPr>
                </w:rPrChange>
              </w:rPr>
              <w:t>Cidade (</w:t>
            </w:r>
            <w:proofErr w:type="spellStart"/>
            <w:r w:rsidRPr="00C30B30">
              <w:rPr>
                <w:rFonts w:ascii="Arial" w:eastAsia="Times New Roman" w:hAnsi="Arial" w:cs="Arial"/>
                <w:spacing w:val="-1"/>
                <w:sz w:val="20"/>
                <w:szCs w:val="20"/>
                <w:rPrChange w:id="3549" w:author="Adelino Naquarta Sepalanga Domingos" w:date="2025-03-05T09:06:00Z" w16du:dateUtc="2025-03-05T08:06:00Z">
                  <w:rPr>
                    <w:rFonts w:ascii="Times New Roman" w:eastAsia="Times New Roman" w:hAnsi="Times New Roman"/>
                    <w:spacing w:val="-1"/>
                  </w:rPr>
                </w:rPrChange>
              </w:rPr>
              <w:t>City</w:t>
            </w:r>
            <w:proofErr w:type="spellEnd"/>
            <w:r w:rsidRPr="00C30B30">
              <w:rPr>
                <w:rFonts w:ascii="Arial" w:eastAsia="Times New Roman" w:hAnsi="Arial" w:cs="Arial"/>
                <w:spacing w:val="-1"/>
                <w:sz w:val="20"/>
                <w:szCs w:val="20"/>
                <w:rPrChange w:id="3550"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F8061A" w14:textId="77777777" w:rsidR="003F3EDE" w:rsidRPr="00C30B30" w:rsidRDefault="003F3EDE" w:rsidP="0025185C">
            <w:pPr>
              <w:rPr>
                <w:rFonts w:ascii="Arial" w:eastAsia="Times New Roman" w:hAnsi="Arial" w:cs="Arial"/>
                <w:spacing w:val="-1"/>
                <w:sz w:val="20"/>
                <w:szCs w:val="20"/>
                <w:rPrChange w:id="355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52" w:author="Adelino Naquarta Sepalanga Domingos" w:date="2025-03-05T09:06:00Z" w16du:dateUtc="2025-03-05T08:06:00Z">
                  <w:rPr>
                    <w:rFonts w:ascii="Times New Roman" w:eastAsia="Times New Roman" w:hAnsi="Times New Roman"/>
                    <w:spacing w:val="-1"/>
                  </w:rPr>
                </w:rPrChange>
              </w:rPr>
              <w:t>Deve ser preenchido com a designação “Desconhecido”, nas seguintes situações:</w:t>
            </w:r>
          </w:p>
          <w:p w14:paraId="1C0F0557" w14:textId="77777777" w:rsidR="003F3EDE" w:rsidRPr="00C30B30" w:rsidRDefault="003F3EDE" w:rsidP="0025185C">
            <w:pPr>
              <w:rPr>
                <w:rFonts w:ascii="Arial" w:eastAsia="Times New Roman" w:hAnsi="Arial" w:cs="Arial"/>
                <w:spacing w:val="-1"/>
                <w:sz w:val="20"/>
                <w:szCs w:val="20"/>
                <w:rPrChange w:id="355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54" w:author="Adelino Naquarta Sepalanga Domingos" w:date="2025-03-05T09:06:00Z" w16du:dateUtc="2025-03-05T08:06:00Z">
                  <w:rPr>
                    <w:rFonts w:ascii="Times New Roman" w:eastAsia="Times New Roman" w:hAnsi="Times New Roman"/>
                    <w:spacing w:val="-1"/>
                  </w:rPr>
                </w:rPrChange>
              </w:rPr>
              <w:t>Sistemas não integrados, se a informação não for conhecida;</w:t>
            </w:r>
          </w:p>
          <w:p w14:paraId="074C91AE" w14:textId="77777777" w:rsidR="003F3EDE" w:rsidRPr="00C30B30" w:rsidRDefault="003F3EDE" w:rsidP="0025185C">
            <w:pPr>
              <w:rPr>
                <w:rFonts w:ascii="Arial" w:eastAsia="Times New Roman" w:hAnsi="Arial" w:cs="Arial"/>
                <w:spacing w:val="-1"/>
                <w:sz w:val="20"/>
                <w:szCs w:val="20"/>
                <w:rPrChange w:id="355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56"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7D8718" w14:textId="77777777" w:rsidR="003F3EDE" w:rsidRPr="00C30B30" w:rsidRDefault="003F3EDE" w:rsidP="0025185C">
            <w:pPr>
              <w:jc w:val="center"/>
              <w:rPr>
                <w:rFonts w:ascii="Arial" w:eastAsia="Times New Roman" w:hAnsi="Arial" w:cs="Arial"/>
                <w:spacing w:val="-1"/>
                <w:sz w:val="20"/>
                <w:szCs w:val="20"/>
                <w:rPrChange w:id="3557" w:author="Adelino Naquarta Sepalanga Domingos" w:date="2025-03-05T09:06:00Z" w16du:dateUtc="2025-03-05T08:06:00Z">
                  <w:rPr>
                    <w:rFonts w:ascii="Times New Roman" w:eastAsia="Times New Roman" w:hAnsi="Times New Roman"/>
                    <w:spacing w:val="-1"/>
                  </w:rPr>
                </w:rPrChange>
              </w:rPr>
            </w:pPr>
          </w:p>
          <w:p w14:paraId="2DB4771E" w14:textId="77777777" w:rsidR="003F3EDE" w:rsidRPr="00C30B30" w:rsidRDefault="003F3EDE" w:rsidP="0025185C">
            <w:pPr>
              <w:jc w:val="center"/>
              <w:rPr>
                <w:rFonts w:ascii="Arial" w:eastAsia="Times New Roman" w:hAnsi="Arial" w:cs="Arial"/>
                <w:spacing w:val="-1"/>
                <w:sz w:val="20"/>
                <w:szCs w:val="20"/>
                <w:rPrChange w:id="3558" w:author="Adelino Naquarta Sepalanga Domingos" w:date="2025-03-05T09:06:00Z" w16du:dateUtc="2025-03-05T08:06:00Z">
                  <w:rPr>
                    <w:rFonts w:ascii="Times New Roman" w:eastAsia="Times New Roman" w:hAnsi="Times New Roman"/>
                    <w:spacing w:val="-1"/>
                  </w:rPr>
                </w:rPrChange>
              </w:rPr>
            </w:pPr>
          </w:p>
          <w:p w14:paraId="7F4A73BD" w14:textId="77777777" w:rsidR="003F3EDE" w:rsidRPr="00C30B30" w:rsidRDefault="003F3EDE" w:rsidP="0025185C">
            <w:pPr>
              <w:jc w:val="center"/>
              <w:rPr>
                <w:rFonts w:ascii="Arial" w:eastAsia="Times New Roman" w:hAnsi="Arial" w:cs="Arial"/>
                <w:spacing w:val="-1"/>
                <w:sz w:val="20"/>
                <w:szCs w:val="20"/>
                <w:rPrChange w:id="355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60" w:author="Adelino Naquarta Sepalanga Domingos" w:date="2025-03-05T09:06:00Z" w16du:dateUtc="2025-03-05T08:06:00Z">
                  <w:rPr>
                    <w:rFonts w:ascii="Times New Roman" w:eastAsia="Times New Roman" w:hAnsi="Times New Roman"/>
                    <w:spacing w:val="-1"/>
                  </w:rPr>
                </w:rPrChange>
              </w:rPr>
              <w:t>Texto 50</w:t>
            </w:r>
          </w:p>
        </w:tc>
      </w:tr>
      <w:tr w:rsidR="003F3EDE" w:rsidRPr="00C30B30" w14:paraId="640A2550" w14:textId="77777777" w:rsidTr="0025185C">
        <w:trPr>
          <w:trHeight w:val="1566"/>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057608" w14:textId="77777777" w:rsidR="003F3EDE" w:rsidRPr="00C30B30" w:rsidRDefault="003F3EDE" w:rsidP="0025185C">
            <w:pPr>
              <w:jc w:val="center"/>
              <w:rPr>
                <w:rFonts w:ascii="Arial" w:eastAsia="Times New Roman" w:hAnsi="Arial" w:cs="Arial"/>
                <w:spacing w:val="-1"/>
                <w:sz w:val="20"/>
                <w:szCs w:val="20"/>
                <w:rPrChange w:id="3561" w:author="Adelino Naquarta Sepalanga Domingos" w:date="2025-03-05T09:06:00Z" w16du:dateUtc="2025-03-05T08:06:00Z">
                  <w:rPr>
                    <w:rFonts w:ascii="Times New Roman" w:eastAsia="Times New Roman" w:hAnsi="Times New Roman"/>
                    <w:spacing w:val="-1"/>
                  </w:rPr>
                </w:rPrChange>
              </w:rPr>
            </w:pPr>
          </w:p>
          <w:p w14:paraId="368DDF95" w14:textId="77777777" w:rsidR="003F3EDE" w:rsidRPr="00C30B30" w:rsidRDefault="003F3EDE" w:rsidP="0025185C">
            <w:pPr>
              <w:jc w:val="center"/>
              <w:rPr>
                <w:rFonts w:ascii="Arial" w:eastAsia="Times New Roman" w:hAnsi="Arial" w:cs="Arial"/>
                <w:spacing w:val="-1"/>
                <w:sz w:val="20"/>
                <w:szCs w:val="20"/>
                <w:rPrChange w:id="3562" w:author="Adelino Naquarta Sepalanga Domingos" w:date="2025-03-05T09:06:00Z" w16du:dateUtc="2025-03-05T08:06:00Z">
                  <w:rPr>
                    <w:rFonts w:ascii="Times New Roman" w:eastAsia="Times New Roman" w:hAnsi="Times New Roman"/>
                    <w:spacing w:val="-1"/>
                  </w:rPr>
                </w:rPrChange>
              </w:rPr>
            </w:pPr>
          </w:p>
          <w:p w14:paraId="7BC72653" w14:textId="77777777" w:rsidR="003F3EDE" w:rsidRPr="00C30B30" w:rsidRDefault="003F3EDE" w:rsidP="0025185C">
            <w:pPr>
              <w:jc w:val="center"/>
              <w:rPr>
                <w:rFonts w:ascii="Arial" w:eastAsia="Times New Roman" w:hAnsi="Arial" w:cs="Arial"/>
                <w:spacing w:val="-1"/>
                <w:sz w:val="20"/>
                <w:szCs w:val="20"/>
                <w:rPrChange w:id="356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64" w:author="Adelino Naquarta Sepalanga Domingos" w:date="2025-03-05T09:06:00Z" w16du:dateUtc="2025-03-05T08:06:00Z">
                  <w:rPr>
                    <w:rFonts w:ascii="Times New Roman" w:eastAsia="Times New Roman" w:hAnsi="Times New Roman"/>
                    <w:spacing w:val="-1"/>
                  </w:rPr>
                </w:rPrChange>
              </w:rPr>
              <w:t>2.2.6.5.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163E22" w14:textId="77777777" w:rsidR="003F3EDE" w:rsidRPr="00C30B30" w:rsidRDefault="003F3EDE" w:rsidP="0025185C">
            <w:pPr>
              <w:jc w:val="center"/>
              <w:rPr>
                <w:rFonts w:ascii="Arial" w:eastAsia="Times New Roman" w:hAnsi="Arial" w:cs="Arial"/>
                <w:spacing w:val="-1"/>
                <w:sz w:val="20"/>
                <w:szCs w:val="20"/>
                <w:rPrChange w:id="3565"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5A5B1E" w14:textId="77777777" w:rsidR="003F3EDE" w:rsidRPr="00C30B30" w:rsidRDefault="003F3EDE" w:rsidP="0025185C">
            <w:pPr>
              <w:rPr>
                <w:rFonts w:ascii="Arial" w:eastAsia="Times New Roman" w:hAnsi="Arial" w:cs="Arial"/>
                <w:spacing w:val="-1"/>
                <w:sz w:val="20"/>
                <w:szCs w:val="20"/>
                <w:rPrChange w:id="3566" w:author="Adelino Naquarta Sepalanga Domingos" w:date="2025-03-05T09:06:00Z" w16du:dateUtc="2025-03-05T08:06:00Z">
                  <w:rPr>
                    <w:rFonts w:ascii="Times New Roman" w:eastAsia="Times New Roman" w:hAnsi="Times New Roman"/>
                    <w:spacing w:val="-1"/>
                  </w:rPr>
                </w:rPrChange>
              </w:rPr>
            </w:pPr>
          </w:p>
          <w:p w14:paraId="076673A8" w14:textId="77777777" w:rsidR="003F3EDE" w:rsidRPr="00C30B30" w:rsidRDefault="003F3EDE" w:rsidP="0025185C">
            <w:pPr>
              <w:rPr>
                <w:rFonts w:ascii="Arial" w:eastAsia="Times New Roman" w:hAnsi="Arial" w:cs="Arial"/>
                <w:spacing w:val="-1"/>
                <w:sz w:val="20"/>
                <w:szCs w:val="20"/>
                <w:rPrChange w:id="356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68" w:author="Adelino Naquarta Sepalanga Domingos" w:date="2025-03-05T09:06:00Z" w16du:dateUtc="2025-03-05T08:06:00Z">
                  <w:rPr>
                    <w:rFonts w:ascii="Times New Roman" w:eastAsia="Times New Roman" w:hAnsi="Times New Roman"/>
                    <w:spacing w:val="-1"/>
                  </w:rPr>
                </w:rPrChange>
              </w:rPr>
              <w:t>Código</w:t>
            </w:r>
            <w:r w:rsidRPr="00C30B30">
              <w:rPr>
                <w:rFonts w:ascii="Arial" w:eastAsia="Times New Roman" w:hAnsi="Arial" w:cs="Arial"/>
                <w:spacing w:val="-1"/>
                <w:sz w:val="20"/>
                <w:szCs w:val="20"/>
                <w:rPrChange w:id="3569" w:author="Adelino Naquarta Sepalanga Domingos" w:date="2025-03-05T09:06:00Z" w16du:dateUtc="2025-03-05T08:06:00Z">
                  <w:rPr>
                    <w:rFonts w:ascii="Times New Roman" w:eastAsia="Times New Roman" w:hAnsi="Times New Roman"/>
                    <w:spacing w:val="-1"/>
                  </w:rPr>
                </w:rPrChange>
              </w:rPr>
              <w:tab/>
              <w:t>postal (</w:t>
            </w:r>
            <w:proofErr w:type="spellStart"/>
            <w:r w:rsidRPr="00C30B30">
              <w:rPr>
                <w:rFonts w:ascii="Arial" w:eastAsia="Times New Roman" w:hAnsi="Arial" w:cs="Arial"/>
                <w:spacing w:val="-1"/>
                <w:sz w:val="20"/>
                <w:szCs w:val="20"/>
                <w:rPrChange w:id="3570" w:author="Adelino Naquarta Sepalanga Domingos" w:date="2025-03-05T09:06:00Z" w16du:dateUtc="2025-03-05T08:06:00Z">
                  <w:rPr>
                    <w:rFonts w:ascii="Times New Roman" w:eastAsia="Times New Roman" w:hAnsi="Times New Roman"/>
                    <w:spacing w:val="-1"/>
                  </w:rPr>
                </w:rPrChange>
              </w:rPr>
              <w:t>PostalCode</w:t>
            </w:r>
            <w:proofErr w:type="spellEnd"/>
            <w:r w:rsidRPr="00C30B30">
              <w:rPr>
                <w:rFonts w:ascii="Arial" w:eastAsia="Times New Roman" w:hAnsi="Arial" w:cs="Arial"/>
                <w:spacing w:val="-1"/>
                <w:sz w:val="20"/>
                <w:szCs w:val="20"/>
                <w:rPrChange w:id="3571"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6F9AC6" w14:textId="77777777" w:rsidR="003F3EDE" w:rsidRPr="00C30B30" w:rsidRDefault="003F3EDE" w:rsidP="0025185C">
            <w:pPr>
              <w:rPr>
                <w:rFonts w:ascii="Arial" w:eastAsia="Times New Roman" w:hAnsi="Arial" w:cs="Arial"/>
                <w:spacing w:val="-1"/>
                <w:sz w:val="20"/>
                <w:szCs w:val="20"/>
                <w:rPrChange w:id="357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73" w:author="Adelino Naquarta Sepalanga Domingos" w:date="2025-03-05T09:06:00Z" w16du:dateUtc="2025-03-05T08:06:00Z">
                  <w:rPr>
                    <w:rFonts w:ascii="Times New Roman" w:eastAsia="Times New Roman" w:hAnsi="Times New Roman"/>
                    <w:spacing w:val="-1"/>
                  </w:rPr>
                </w:rPrChange>
              </w:rPr>
              <w:t>Deve ser preenchido com a designação “Desconhecido”, se a informação não for conhecida;</w:t>
            </w:r>
          </w:p>
          <w:p w14:paraId="54914DE2" w14:textId="77777777" w:rsidR="003F3EDE" w:rsidRPr="00C30B30" w:rsidRDefault="003F3EDE" w:rsidP="0025185C">
            <w:pPr>
              <w:rPr>
                <w:rFonts w:ascii="Arial" w:eastAsia="Times New Roman" w:hAnsi="Arial" w:cs="Arial"/>
                <w:spacing w:val="-1"/>
                <w:sz w:val="20"/>
                <w:szCs w:val="20"/>
                <w:rPrChange w:id="357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75"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565BA88" w14:textId="77777777" w:rsidR="003F3EDE" w:rsidRPr="00C30B30" w:rsidRDefault="003F3EDE" w:rsidP="0025185C">
            <w:pPr>
              <w:jc w:val="center"/>
              <w:rPr>
                <w:rFonts w:ascii="Arial" w:eastAsia="Times New Roman" w:hAnsi="Arial" w:cs="Arial"/>
                <w:spacing w:val="-1"/>
                <w:sz w:val="20"/>
                <w:szCs w:val="20"/>
                <w:rPrChange w:id="3576" w:author="Adelino Naquarta Sepalanga Domingos" w:date="2025-03-05T09:06:00Z" w16du:dateUtc="2025-03-05T08:06:00Z">
                  <w:rPr>
                    <w:rFonts w:ascii="Times New Roman" w:eastAsia="Times New Roman" w:hAnsi="Times New Roman"/>
                    <w:spacing w:val="-1"/>
                  </w:rPr>
                </w:rPrChange>
              </w:rPr>
            </w:pPr>
          </w:p>
          <w:p w14:paraId="0AB1DA23" w14:textId="77777777" w:rsidR="003F3EDE" w:rsidRPr="00C30B30" w:rsidRDefault="003F3EDE" w:rsidP="0025185C">
            <w:pPr>
              <w:jc w:val="center"/>
              <w:rPr>
                <w:rFonts w:ascii="Arial" w:eastAsia="Times New Roman" w:hAnsi="Arial" w:cs="Arial"/>
                <w:spacing w:val="-1"/>
                <w:sz w:val="20"/>
                <w:szCs w:val="20"/>
                <w:rPrChange w:id="357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78" w:author="Adelino Naquarta Sepalanga Domingos" w:date="2025-03-05T09:06:00Z" w16du:dateUtc="2025-03-05T08:06:00Z">
                  <w:rPr>
                    <w:rFonts w:ascii="Times New Roman" w:eastAsia="Times New Roman" w:hAnsi="Times New Roman"/>
                    <w:spacing w:val="-1"/>
                  </w:rPr>
                </w:rPrChange>
              </w:rPr>
              <w:t>Texto 20</w:t>
            </w:r>
          </w:p>
        </w:tc>
      </w:tr>
      <w:tr w:rsidR="003F3EDE" w:rsidRPr="00C30B30" w14:paraId="3DE4A36C" w14:textId="77777777" w:rsidTr="0025185C">
        <w:trPr>
          <w:trHeight w:val="401"/>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4465B88" w14:textId="77777777" w:rsidR="003F3EDE" w:rsidRPr="00C30B30" w:rsidRDefault="003F3EDE" w:rsidP="0025185C">
            <w:pPr>
              <w:jc w:val="center"/>
              <w:rPr>
                <w:rFonts w:ascii="Arial" w:eastAsia="Times New Roman" w:hAnsi="Arial" w:cs="Arial"/>
                <w:spacing w:val="-1"/>
                <w:sz w:val="20"/>
                <w:szCs w:val="20"/>
                <w:rPrChange w:id="357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80" w:author="Adelino Naquarta Sepalanga Domingos" w:date="2025-03-05T09:06:00Z" w16du:dateUtc="2025-03-05T08:06:00Z">
                  <w:rPr>
                    <w:rFonts w:ascii="Times New Roman" w:eastAsia="Times New Roman" w:hAnsi="Times New Roman"/>
                    <w:spacing w:val="-1"/>
                  </w:rPr>
                </w:rPrChange>
              </w:rPr>
              <w:t>2.2.6.6.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3258B5" w14:textId="77777777" w:rsidR="003F3EDE" w:rsidRPr="00C30B30" w:rsidRDefault="003F3EDE" w:rsidP="0025185C">
            <w:pPr>
              <w:jc w:val="center"/>
              <w:rPr>
                <w:rFonts w:ascii="Arial" w:eastAsia="Times New Roman" w:hAnsi="Arial" w:cs="Arial"/>
                <w:spacing w:val="-1"/>
                <w:sz w:val="20"/>
                <w:szCs w:val="20"/>
                <w:rPrChange w:id="3581"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81EB9A" w14:textId="77777777" w:rsidR="003F3EDE" w:rsidRPr="00C30B30" w:rsidRDefault="003F3EDE" w:rsidP="0025185C">
            <w:pPr>
              <w:rPr>
                <w:rFonts w:ascii="Arial" w:eastAsia="Times New Roman" w:hAnsi="Arial" w:cs="Arial"/>
                <w:spacing w:val="-1"/>
                <w:sz w:val="20"/>
                <w:szCs w:val="20"/>
                <w:rPrChange w:id="358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83" w:author="Adelino Naquarta Sepalanga Domingos" w:date="2025-03-05T09:06:00Z" w16du:dateUtc="2025-03-05T08:06:00Z">
                  <w:rPr>
                    <w:rFonts w:ascii="Times New Roman" w:eastAsia="Times New Roman" w:hAnsi="Times New Roman"/>
                    <w:spacing w:val="-1"/>
                  </w:rPr>
                </w:rPrChange>
              </w:rPr>
              <w:t>Província (</w:t>
            </w:r>
            <w:proofErr w:type="spellStart"/>
            <w:r w:rsidRPr="00C30B30">
              <w:rPr>
                <w:rFonts w:ascii="Arial" w:eastAsia="Times New Roman" w:hAnsi="Arial" w:cs="Arial"/>
                <w:spacing w:val="-1"/>
                <w:sz w:val="20"/>
                <w:szCs w:val="20"/>
                <w:rPrChange w:id="3584" w:author="Adelino Naquarta Sepalanga Domingos" w:date="2025-03-05T09:06:00Z" w16du:dateUtc="2025-03-05T08:06:00Z">
                  <w:rPr>
                    <w:rFonts w:ascii="Times New Roman" w:eastAsia="Times New Roman" w:hAnsi="Times New Roman"/>
                    <w:spacing w:val="-1"/>
                  </w:rPr>
                </w:rPrChange>
              </w:rPr>
              <w:t>Province</w:t>
            </w:r>
            <w:proofErr w:type="spellEnd"/>
            <w:r w:rsidRPr="00C30B30">
              <w:rPr>
                <w:rFonts w:ascii="Arial" w:eastAsia="Times New Roman" w:hAnsi="Arial" w:cs="Arial"/>
                <w:spacing w:val="-1"/>
                <w:sz w:val="20"/>
                <w:szCs w:val="20"/>
                <w:rPrChange w:id="3585"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38303C" w14:textId="77777777" w:rsidR="003F3EDE" w:rsidRPr="00C30B30" w:rsidRDefault="003F3EDE" w:rsidP="0025185C">
            <w:pPr>
              <w:rPr>
                <w:rFonts w:ascii="Arial" w:eastAsia="Times New Roman" w:hAnsi="Arial" w:cs="Arial"/>
                <w:spacing w:val="-1"/>
                <w:sz w:val="20"/>
                <w:szCs w:val="20"/>
                <w:rPrChange w:id="3586"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9F5DF7" w14:textId="77777777" w:rsidR="003F3EDE" w:rsidRPr="00C30B30" w:rsidRDefault="003F3EDE" w:rsidP="0025185C">
            <w:pPr>
              <w:jc w:val="center"/>
              <w:rPr>
                <w:rFonts w:ascii="Arial" w:eastAsia="Times New Roman" w:hAnsi="Arial" w:cs="Arial"/>
                <w:spacing w:val="-1"/>
                <w:sz w:val="20"/>
                <w:szCs w:val="20"/>
                <w:rPrChange w:id="358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88" w:author="Adelino Naquarta Sepalanga Domingos" w:date="2025-03-05T09:06:00Z" w16du:dateUtc="2025-03-05T08:06:00Z">
                  <w:rPr>
                    <w:rFonts w:ascii="Times New Roman" w:eastAsia="Times New Roman" w:hAnsi="Times New Roman"/>
                    <w:spacing w:val="-1"/>
                  </w:rPr>
                </w:rPrChange>
              </w:rPr>
              <w:t>Texto 50</w:t>
            </w:r>
          </w:p>
        </w:tc>
      </w:tr>
      <w:tr w:rsidR="003F3EDE" w:rsidRPr="00C30B30" w14:paraId="52BFCFD2"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75E4625" w14:textId="77777777" w:rsidR="003F3EDE" w:rsidRPr="00C30B30" w:rsidRDefault="003F3EDE" w:rsidP="0025185C">
            <w:pPr>
              <w:jc w:val="center"/>
              <w:rPr>
                <w:rFonts w:ascii="Arial" w:eastAsia="Times New Roman" w:hAnsi="Arial" w:cs="Arial"/>
                <w:spacing w:val="-1"/>
                <w:sz w:val="20"/>
                <w:szCs w:val="20"/>
                <w:rPrChange w:id="3589" w:author="Adelino Naquarta Sepalanga Domingos" w:date="2025-03-05T09:06:00Z" w16du:dateUtc="2025-03-05T08:06:00Z">
                  <w:rPr>
                    <w:rFonts w:ascii="Times New Roman" w:eastAsia="Times New Roman" w:hAnsi="Times New Roman"/>
                    <w:spacing w:val="-1"/>
                  </w:rPr>
                </w:rPrChange>
              </w:rPr>
            </w:pPr>
          </w:p>
          <w:p w14:paraId="46B5C019" w14:textId="77777777" w:rsidR="003F3EDE" w:rsidRPr="00C30B30" w:rsidRDefault="003F3EDE" w:rsidP="0025185C">
            <w:pPr>
              <w:jc w:val="center"/>
              <w:rPr>
                <w:rFonts w:ascii="Arial" w:eastAsia="Times New Roman" w:hAnsi="Arial" w:cs="Arial"/>
                <w:spacing w:val="-1"/>
                <w:sz w:val="20"/>
                <w:szCs w:val="20"/>
                <w:rPrChange w:id="3590" w:author="Adelino Naquarta Sepalanga Domingos" w:date="2025-03-05T09:06:00Z" w16du:dateUtc="2025-03-05T08:06:00Z">
                  <w:rPr>
                    <w:rFonts w:ascii="Times New Roman" w:eastAsia="Times New Roman" w:hAnsi="Times New Roman"/>
                    <w:spacing w:val="-1"/>
                  </w:rPr>
                </w:rPrChange>
              </w:rPr>
            </w:pPr>
          </w:p>
          <w:p w14:paraId="459763EF" w14:textId="77777777" w:rsidR="003F3EDE" w:rsidRPr="00C30B30" w:rsidRDefault="003F3EDE" w:rsidP="0025185C">
            <w:pPr>
              <w:jc w:val="center"/>
              <w:rPr>
                <w:rFonts w:ascii="Arial" w:eastAsia="Times New Roman" w:hAnsi="Arial" w:cs="Arial"/>
                <w:spacing w:val="-1"/>
                <w:sz w:val="20"/>
                <w:szCs w:val="20"/>
                <w:rPrChange w:id="3591" w:author="Adelino Naquarta Sepalanga Domingos" w:date="2025-03-05T09:06:00Z" w16du:dateUtc="2025-03-05T08:06:00Z">
                  <w:rPr>
                    <w:rFonts w:ascii="Times New Roman" w:eastAsia="Times New Roman" w:hAnsi="Times New Roman"/>
                    <w:spacing w:val="-1"/>
                  </w:rPr>
                </w:rPrChange>
              </w:rPr>
            </w:pPr>
          </w:p>
          <w:p w14:paraId="5BE1B465" w14:textId="77777777" w:rsidR="003F3EDE" w:rsidRPr="00C30B30" w:rsidRDefault="003F3EDE" w:rsidP="0025185C">
            <w:pPr>
              <w:jc w:val="center"/>
              <w:rPr>
                <w:rFonts w:ascii="Arial" w:eastAsia="Times New Roman" w:hAnsi="Arial" w:cs="Arial"/>
                <w:spacing w:val="-1"/>
                <w:sz w:val="20"/>
                <w:szCs w:val="20"/>
                <w:rPrChange w:id="3592" w:author="Adelino Naquarta Sepalanga Domingos" w:date="2025-03-05T09:06:00Z" w16du:dateUtc="2025-03-05T08:06:00Z">
                  <w:rPr>
                    <w:rFonts w:ascii="Times New Roman" w:eastAsia="Times New Roman" w:hAnsi="Times New Roman"/>
                    <w:spacing w:val="-1"/>
                  </w:rPr>
                </w:rPrChange>
              </w:rPr>
            </w:pPr>
          </w:p>
          <w:p w14:paraId="7CD26818" w14:textId="77777777" w:rsidR="003F3EDE" w:rsidRPr="00C30B30" w:rsidRDefault="003F3EDE" w:rsidP="0025185C">
            <w:pPr>
              <w:jc w:val="center"/>
              <w:rPr>
                <w:rFonts w:ascii="Arial" w:eastAsia="Times New Roman" w:hAnsi="Arial" w:cs="Arial"/>
                <w:spacing w:val="-1"/>
                <w:sz w:val="20"/>
                <w:szCs w:val="20"/>
                <w:rPrChange w:id="359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94" w:author="Adelino Naquarta Sepalanga Domingos" w:date="2025-03-05T09:06:00Z" w16du:dateUtc="2025-03-05T08:06:00Z">
                  <w:rPr>
                    <w:rFonts w:ascii="Times New Roman" w:eastAsia="Times New Roman" w:hAnsi="Times New Roman"/>
                    <w:spacing w:val="-1"/>
                  </w:rPr>
                </w:rPrChange>
              </w:rPr>
              <w:t>2.2.6.7.</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F06604" w14:textId="77777777" w:rsidR="003F3EDE" w:rsidRPr="00C30B30" w:rsidRDefault="003F3EDE" w:rsidP="0025185C">
            <w:pPr>
              <w:jc w:val="center"/>
              <w:rPr>
                <w:rFonts w:ascii="Arial" w:eastAsia="Times New Roman" w:hAnsi="Arial" w:cs="Arial"/>
                <w:spacing w:val="-1"/>
                <w:sz w:val="20"/>
                <w:szCs w:val="20"/>
                <w:rPrChange w:id="3595" w:author="Adelino Naquarta Sepalanga Domingos" w:date="2025-03-05T09:06:00Z" w16du:dateUtc="2025-03-05T08:06:00Z">
                  <w:rPr>
                    <w:rFonts w:ascii="Times New Roman" w:eastAsia="Times New Roman" w:hAnsi="Times New Roman"/>
                    <w:spacing w:val="-1"/>
                  </w:rPr>
                </w:rPrChange>
              </w:rPr>
            </w:pPr>
          </w:p>
          <w:p w14:paraId="578686B0" w14:textId="77777777" w:rsidR="003F3EDE" w:rsidRPr="00C30B30" w:rsidRDefault="003F3EDE" w:rsidP="0025185C">
            <w:pPr>
              <w:jc w:val="center"/>
              <w:rPr>
                <w:rFonts w:ascii="Arial" w:eastAsia="Times New Roman" w:hAnsi="Arial" w:cs="Arial"/>
                <w:spacing w:val="-1"/>
                <w:sz w:val="20"/>
                <w:szCs w:val="20"/>
                <w:rPrChange w:id="3596" w:author="Adelino Naquarta Sepalanga Domingos" w:date="2025-03-05T09:06:00Z" w16du:dateUtc="2025-03-05T08:06:00Z">
                  <w:rPr>
                    <w:rFonts w:ascii="Times New Roman" w:eastAsia="Times New Roman" w:hAnsi="Times New Roman"/>
                    <w:spacing w:val="-1"/>
                  </w:rPr>
                </w:rPrChange>
              </w:rPr>
            </w:pPr>
          </w:p>
          <w:p w14:paraId="5EE9E29B" w14:textId="77777777" w:rsidR="003F3EDE" w:rsidRPr="00C30B30" w:rsidRDefault="003F3EDE" w:rsidP="0025185C">
            <w:pPr>
              <w:jc w:val="center"/>
              <w:rPr>
                <w:rFonts w:ascii="Arial" w:eastAsia="Times New Roman" w:hAnsi="Arial" w:cs="Arial"/>
                <w:spacing w:val="-1"/>
                <w:sz w:val="20"/>
                <w:szCs w:val="20"/>
                <w:rPrChange w:id="3597" w:author="Adelino Naquarta Sepalanga Domingos" w:date="2025-03-05T09:06:00Z" w16du:dateUtc="2025-03-05T08:06:00Z">
                  <w:rPr>
                    <w:rFonts w:ascii="Times New Roman" w:eastAsia="Times New Roman" w:hAnsi="Times New Roman"/>
                    <w:spacing w:val="-1"/>
                  </w:rPr>
                </w:rPrChange>
              </w:rPr>
            </w:pPr>
          </w:p>
          <w:p w14:paraId="4DA737E3" w14:textId="77777777" w:rsidR="003F3EDE" w:rsidRPr="00C30B30" w:rsidRDefault="003F3EDE" w:rsidP="0025185C">
            <w:pPr>
              <w:jc w:val="center"/>
              <w:rPr>
                <w:rFonts w:ascii="Arial" w:eastAsia="Times New Roman" w:hAnsi="Arial" w:cs="Arial"/>
                <w:spacing w:val="-1"/>
                <w:sz w:val="20"/>
                <w:szCs w:val="20"/>
                <w:rPrChange w:id="3598" w:author="Adelino Naquarta Sepalanga Domingos" w:date="2025-03-05T09:06:00Z" w16du:dateUtc="2025-03-05T08:06:00Z">
                  <w:rPr>
                    <w:rFonts w:ascii="Times New Roman" w:eastAsia="Times New Roman" w:hAnsi="Times New Roman"/>
                    <w:spacing w:val="-1"/>
                  </w:rPr>
                </w:rPrChange>
              </w:rPr>
            </w:pPr>
          </w:p>
          <w:p w14:paraId="2317E8AB" w14:textId="77777777" w:rsidR="003F3EDE" w:rsidRPr="00C30B30" w:rsidRDefault="003F3EDE" w:rsidP="0025185C">
            <w:pPr>
              <w:jc w:val="center"/>
              <w:rPr>
                <w:rFonts w:ascii="Arial" w:eastAsia="Times New Roman" w:hAnsi="Arial" w:cs="Arial"/>
                <w:spacing w:val="-1"/>
                <w:sz w:val="20"/>
                <w:szCs w:val="20"/>
                <w:rPrChange w:id="359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00"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459C7E" w14:textId="77777777" w:rsidR="003F3EDE" w:rsidRPr="00C30B30" w:rsidRDefault="003F3EDE" w:rsidP="0025185C">
            <w:pPr>
              <w:rPr>
                <w:rFonts w:ascii="Arial" w:eastAsia="Times New Roman" w:hAnsi="Arial" w:cs="Arial"/>
                <w:spacing w:val="-1"/>
                <w:sz w:val="20"/>
                <w:szCs w:val="20"/>
                <w:rPrChange w:id="3601" w:author="Adelino Naquarta Sepalanga Domingos" w:date="2025-03-05T09:06:00Z" w16du:dateUtc="2025-03-05T08:06:00Z">
                  <w:rPr>
                    <w:rFonts w:ascii="Times New Roman" w:eastAsia="Times New Roman" w:hAnsi="Times New Roman"/>
                    <w:spacing w:val="-1"/>
                  </w:rPr>
                </w:rPrChange>
              </w:rPr>
            </w:pPr>
          </w:p>
          <w:p w14:paraId="74918CB3" w14:textId="77777777" w:rsidR="003F3EDE" w:rsidRPr="00C30B30" w:rsidRDefault="003F3EDE" w:rsidP="0025185C">
            <w:pPr>
              <w:rPr>
                <w:rFonts w:ascii="Arial" w:eastAsia="Times New Roman" w:hAnsi="Arial" w:cs="Arial"/>
                <w:spacing w:val="-1"/>
                <w:sz w:val="20"/>
                <w:szCs w:val="20"/>
                <w:rPrChange w:id="3602" w:author="Adelino Naquarta Sepalanga Domingos" w:date="2025-03-05T09:06:00Z" w16du:dateUtc="2025-03-05T08:06:00Z">
                  <w:rPr>
                    <w:rFonts w:ascii="Times New Roman" w:eastAsia="Times New Roman" w:hAnsi="Times New Roman"/>
                    <w:spacing w:val="-1"/>
                  </w:rPr>
                </w:rPrChange>
              </w:rPr>
            </w:pPr>
          </w:p>
          <w:p w14:paraId="0ECFA3B2" w14:textId="77777777" w:rsidR="003F3EDE" w:rsidRPr="00C30B30" w:rsidRDefault="003F3EDE" w:rsidP="0025185C">
            <w:pPr>
              <w:rPr>
                <w:rFonts w:ascii="Arial" w:eastAsia="Times New Roman" w:hAnsi="Arial" w:cs="Arial"/>
                <w:spacing w:val="-1"/>
                <w:sz w:val="20"/>
                <w:szCs w:val="20"/>
                <w:rPrChange w:id="3603" w:author="Adelino Naquarta Sepalanga Domingos" w:date="2025-03-05T09:06:00Z" w16du:dateUtc="2025-03-05T08:06:00Z">
                  <w:rPr>
                    <w:rFonts w:ascii="Times New Roman" w:eastAsia="Times New Roman" w:hAnsi="Times New Roman"/>
                    <w:spacing w:val="-1"/>
                  </w:rPr>
                </w:rPrChange>
              </w:rPr>
            </w:pPr>
          </w:p>
          <w:p w14:paraId="4EC79019" w14:textId="77777777" w:rsidR="003F3EDE" w:rsidRPr="00C30B30" w:rsidRDefault="003F3EDE" w:rsidP="0025185C">
            <w:pPr>
              <w:rPr>
                <w:rFonts w:ascii="Arial" w:eastAsia="Times New Roman" w:hAnsi="Arial" w:cs="Arial"/>
                <w:spacing w:val="-1"/>
                <w:sz w:val="20"/>
                <w:szCs w:val="20"/>
                <w:rPrChange w:id="3604" w:author="Adelino Naquarta Sepalanga Domingos" w:date="2025-03-05T09:06:00Z" w16du:dateUtc="2025-03-05T08:06:00Z">
                  <w:rPr>
                    <w:rFonts w:ascii="Times New Roman" w:eastAsia="Times New Roman" w:hAnsi="Times New Roman"/>
                    <w:spacing w:val="-1"/>
                  </w:rPr>
                </w:rPrChange>
              </w:rPr>
            </w:pPr>
          </w:p>
          <w:p w14:paraId="58EFDDE8" w14:textId="77777777" w:rsidR="003F3EDE" w:rsidRPr="00C30B30" w:rsidRDefault="003F3EDE" w:rsidP="0025185C">
            <w:pPr>
              <w:rPr>
                <w:rFonts w:ascii="Arial" w:eastAsia="Times New Roman" w:hAnsi="Arial" w:cs="Arial"/>
                <w:spacing w:val="-1"/>
                <w:sz w:val="20"/>
                <w:szCs w:val="20"/>
                <w:rPrChange w:id="360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06" w:author="Adelino Naquarta Sepalanga Domingos" w:date="2025-03-05T09:06:00Z" w16du:dateUtc="2025-03-05T08:06:00Z">
                  <w:rPr>
                    <w:rFonts w:ascii="Times New Roman" w:eastAsia="Times New Roman" w:hAnsi="Times New Roman"/>
                    <w:spacing w:val="-1"/>
                  </w:rPr>
                </w:rPrChange>
              </w:rPr>
              <w:t>País (Country)</w:t>
            </w:r>
          </w:p>
          <w:p w14:paraId="0520EA6C" w14:textId="77777777" w:rsidR="003F3EDE" w:rsidRPr="00C30B30" w:rsidRDefault="003F3EDE" w:rsidP="0025185C">
            <w:pPr>
              <w:rPr>
                <w:rFonts w:ascii="Arial" w:eastAsia="Times New Roman" w:hAnsi="Arial" w:cs="Arial"/>
                <w:spacing w:val="-1"/>
                <w:sz w:val="20"/>
                <w:szCs w:val="20"/>
                <w:rPrChange w:id="3607" w:author="Adelino Naquarta Sepalanga Domingos" w:date="2025-03-05T09:06:00Z" w16du:dateUtc="2025-03-05T08:06:00Z">
                  <w:rPr>
                    <w:rFonts w:ascii="Times New Roman" w:eastAsia="Times New Roman" w:hAnsi="Times New Roman"/>
                    <w:spacing w:val="-1"/>
                  </w:rPr>
                </w:rPrChange>
              </w:rPr>
            </w:pPr>
          </w:p>
          <w:p w14:paraId="5ACDDC3E" w14:textId="77777777" w:rsidR="003F3EDE" w:rsidRPr="00C30B30" w:rsidRDefault="003F3EDE" w:rsidP="0025185C">
            <w:pPr>
              <w:rPr>
                <w:rFonts w:ascii="Arial" w:eastAsia="Times New Roman" w:hAnsi="Arial" w:cs="Arial"/>
                <w:spacing w:val="-1"/>
                <w:sz w:val="20"/>
                <w:szCs w:val="20"/>
                <w:rPrChange w:id="3608" w:author="Adelino Naquarta Sepalanga Domingos" w:date="2025-03-05T09:06:00Z" w16du:dateUtc="2025-03-05T08:06:00Z">
                  <w:rPr>
                    <w:rFonts w:ascii="Times New Roman" w:eastAsia="Times New Roman" w:hAnsi="Times New Roman"/>
                    <w:spacing w:val="-1"/>
                  </w:rPr>
                </w:rPrChange>
              </w:rPr>
            </w:pP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871A68" w14:textId="77777777" w:rsidR="003F3EDE" w:rsidRPr="00C30B30" w:rsidRDefault="003F3EDE" w:rsidP="0025185C">
            <w:pPr>
              <w:rPr>
                <w:rFonts w:ascii="Arial" w:eastAsia="Times New Roman" w:hAnsi="Arial" w:cs="Arial"/>
                <w:spacing w:val="-1"/>
                <w:sz w:val="20"/>
                <w:szCs w:val="20"/>
                <w:rPrChange w:id="360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10" w:author="Adelino Naquarta Sepalanga Domingos" w:date="2025-03-05T09:06:00Z" w16du:dateUtc="2025-03-05T08:06:00Z">
                  <w:rPr>
                    <w:rFonts w:ascii="Times New Roman" w:eastAsia="Times New Roman" w:hAnsi="Times New Roman"/>
                    <w:spacing w:val="-1"/>
                  </w:rPr>
                </w:rPrChange>
              </w:rPr>
              <w:t>Sendo</w:t>
            </w:r>
            <w:r w:rsidRPr="00C30B30">
              <w:rPr>
                <w:rFonts w:ascii="Arial" w:eastAsia="Times New Roman" w:hAnsi="Arial" w:cs="Arial"/>
                <w:spacing w:val="-1"/>
                <w:sz w:val="20"/>
                <w:szCs w:val="20"/>
                <w:rPrChange w:id="3611" w:author="Adelino Naquarta Sepalanga Domingos" w:date="2025-03-05T09:06:00Z" w16du:dateUtc="2025-03-05T08:06:00Z">
                  <w:rPr>
                    <w:rFonts w:ascii="Times New Roman" w:eastAsia="Times New Roman" w:hAnsi="Times New Roman"/>
                    <w:spacing w:val="-1"/>
                  </w:rPr>
                </w:rPrChange>
              </w:rPr>
              <w:tab/>
              <w:t>conhecido, deve ser preenchido de acordo com a norma ISO 3166 – 1-alpha-2.</w:t>
            </w:r>
          </w:p>
          <w:p w14:paraId="280CC021" w14:textId="77777777" w:rsidR="003F3EDE" w:rsidRPr="00C30B30" w:rsidRDefault="003F3EDE" w:rsidP="0025185C">
            <w:pPr>
              <w:rPr>
                <w:rFonts w:ascii="Arial" w:eastAsia="Times New Roman" w:hAnsi="Arial" w:cs="Arial"/>
                <w:spacing w:val="-1"/>
                <w:sz w:val="20"/>
                <w:szCs w:val="20"/>
                <w:rPrChange w:id="361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13" w:author="Adelino Naquarta Sepalanga Domingos" w:date="2025-03-05T09:06:00Z" w16du:dateUtc="2025-03-05T08:06:00Z">
                  <w:rPr>
                    <w:rFonts w:ascii="Times New Roman" w:eastAsia="Times New Roman" w:hAnsi="Times New Roman"/>
                    <w:spacing w:val="-1"/>
                  </w:rPr>
                </w:rPrChange>
              </w:rPr>
              <w:t>Deve ser preenchido com a designação “Desconhecido”, nas seguintes situações:</w:t>
            </w:r>
          </w:p>
          <w:p w14:paraId="0C337C3F" w14:textId="77777777" w:rsidR="003F3EDE" w:rsidRPr="00C30B30" w:rsidRDefault="003F3EDE" w:rsidP="0025185C">
            <w:pPr>
              <w:rPr>
                <w:rFonts w:ascii="Arial" w:eastAsia="Times New Roman" w:hAnsi="Arial" w:cs="Arial"/>
                <w:spacing w:val="-1"/>
                <w:sz w:val="20"/>
                <w:szCs w:val="20"/>
                <w:rPrChange w:id="361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15" w:author="Adelino Naquarta Sepalanga Domingos" w:date="2025-03-05T09:06:00Z" w16du:dateUtc="2025-03-05T08:06:00Z">
                  <w:rPr>
                    <w:rFonts w:ascii="Times New Roman" w:eastAsia="Times New Roman" w:hAnsi="Times New Roman"/>
                    <w:spacing w:val="-1"/>
                  </w:rPr>
                </w:rPrChange>
              </w:rPr>
              <w:t>Sistemas não integrados, se a informação não for conhecida;</w:t>
            </w:r>
          </w:p>
          <w:p w14:paraId="2E323097" w14:textId="77777777" w:rsidR="003F3EDE" w:rsidRPr="00C30B30" w:rsidRDefault="003F3EDE" w:rsidP="0025185C">
            <w:pPr>
              <w:rPr>
                <w:rFonts w:ascii="Arial" w:eastAsia="Times New Roman" w:hAnsi="Arial" w:cs="Arial"/>
                <w:spacing w:val="-1"/>
                <w:sz w:val="20"/>
                <w:szCs w:val="20"/>
                <w:rPrChange w:id="361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17"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7ED111" w14:textId="77777777" w:rsidR="003F3EDE" w:rsidRPr="00C30B30" w:rsidRDefault="003F3EDE" w:rsidP="0025185C">
            <w:pPr>
              <w:jc w:val="center"/>
              <w:rPr>
                <w:rFonts w:ascii="Arial" w:eastAsia="Times New Roman" w:hAnsi="Arial" w:cs="Arial"/>
                <w:spacing w:val="-1"/>
                <w:sz w:val="20"/>
                <w:szCs w:val="20"/>
                <w:rPrChange w:id="3618" w:author="Adelino Naquarta Sepalanga Domingos" w:date="2025-03-05T09:06:00Z" w16du:dateUtc="2025-03-05T08:06:00Z">
                  <w:rPr>
                    <w:rFonts w:ascii="Times New Roman" w:eastAsia="Times New Roman" w:hAnsi="Times New Roman"/>
                    <w:spacing w:val="-1"/>
                  </w:rPr>
                </w:rPrChange>
              </w:rPr>
            </w:pPr>
          </w:p>
          <w:p w14:paraId="5A276C90" w14:textId="77777777" w:rsidR="003F3EDE" w:rsidRPr="00C30B30" w:rsidRDefault="003F3EDE" w:rsidP="0025185C">
            <w:pPr>
              <w:jc w:val="center"/>
              <w:rPr>
                <w:rFonts w:ascii="Arial" w:eastAsia="Times New Roman" w:hAnsi="Arial" w:cs="Arial"/>
                <w:spacing w:val="-1"/>
                <w:sz w:val="20"/>
                <w:szCs w:val="20"/>
                <w:rPrChange w:id="3619" w:author="Adelino Naquarta Sepalanga Domingos" w:date="2025-03-05T09:06:00Z" w16du:dateUtc="2025-03-05T08:06:00Z">
                  <w:rPr>
                    <w:rFonts w:ascii="Times New Roman" w:eastAsia="Times New Roman" w:hAnsi="Times New Roman"/>
                    <w:spacing w:val="-1"/>
                  </w:rPr>
                </w:rPrChange>
              </w:rPr>
            </w:pPr>
          </w:p>
          <w:p w14:paraId="357CC607" w14:textId="77777777" w:rsidR="003F3EDE" w:rsidRPr="00C30B30" w:rsidRDefault="003F3EDE" w:rsidP="0025185C">
            <w:pPr>
              <w:jc w:val="center"/>
              <w:rPr>
                <w:rFonts w:ascii="Arial" w:eastAsia="Times New Roman" w:hAnsi="Arial" w:cs="Arial"/>
                <w:spacing w:val="-1"/>
                <w:sz w:val="20"/>
                <w:szCs w:val="20"/>
                <w:rPrChange w:id="3620" w:author="Adelino Naquarta Sepalanga Domingos" w:date="2025-03-05T09:06:00Z" w16du:dateUtc="2025-03-05T08:06:00Z">
                  <w:rPr>
                    <w:rFonts w:ascii="Times New Roman" w:eastAsia="Times New Roman" w:hAnsi="Times New Roman"/>
                    <w:spacing w:val="-1"/>
                  </w:rPr>
                </w:rPrChange>
              </w:rPr>
            </w:pPr>
          </w:p>
          <w:p w14:paraId="0EC5BBBC" w14:textId="77777777" w:rsidR="003F3EDE" w:rsidRPr="00C30B30" w:rsidRDefault="003F3EDE" w:rsidP="0025185C">
            <w:pPr>
              <w:jc w:val="center"/>
              <w:rPr>
                <w:rFonts w:ascii="Arial" w:eastAsia="Times New Roman" w:hAnsi="Arial" w:cs="Arial"/>
                <w:spacing w:val="-1"/>
                <w:sz w:val="20"/>
                <w:szCs w:val="20"/>
                <w:rPrChange w:id="362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22" w:author="Adelino Naquarta Sepalanga Domingos" w:date="2025-03-05T09:06:00Z" w16du:dateUtc="2025-03-05T08:06:00Z">
                  <w:rPr>
                    <w:rFonts w:ascii="Times New Roman" w:eastAsia="Times New Roman" w:hAnsi="Times New Roman"/>
                    <w:spacing w:val="-1"/>
                  </w:rPr>
                </w:rPrChange>
              </w:rPr>
              <w:t>Texto 12</w:t>
            </w:r>
          </w:p>
        </w:tc>
      </w:tr>
      <w:tr w:rsidR="003F3EDE" w:rsidRPr="00C30B30" w14:paraId="7B930A02" w14:textId="77777777" w:rsidTr="0025185C">
        <w:trPr>
          <w:trHeight w:val="1304"/>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39491CB" w14:textId="77777777" w:rsidR="003F3EDE" w:rsidRPr="00C30B30" w:rsidRDefault="003F3EDE" w:rsidP="0025185C">
            <w:pPr>
              <w:jc w:val="center"/>
              <w:rPr>
                <w:rFonts w:ascii="Arial" w:eastAsia="Times New Roman" w:hAnsi="Arial" w:cs="Arial"/>
                <w:spacing w:val="-1"/>
                <w:sz w:val="20"/>
                <w:szCs w:val="20"/>
                <w:rPrChange w:id="3623" w:author="Adelino Naquarta Sepalanga Domingos" w:date="2025-03-05T09:06:00Z" w16du:dateUtc="2025-03-05T08:06:00Z">
                  <w:rPr>
                    <w:rFonts w:ascii="Times New Roman" w:eastAsia="Times New Roman" w:hAnsi="Times New Roman"/>
                    <w:spacing w:val="-1"/>
                  </w:rPr>
                </w:rPrChange>
              </w:rPr>
            </w:pPr>
          </w:p>
          <w:p w14:paraId="15A9DECF" w14:textId="77777777" w:rsidR="003F3EDE" w:rsidRPr="00C30B30" w:rsidRDefault="003F3EDE" w:rsidP="0025185C">
            <w:pPr>
              <w:jc w:val="center"/>
              <w:rPr>
                <w:rFonts w:ascii="Arial" w:eastAsia="Times New Roman" w:hAnsi="Arial" w:cs="Arial"/>
                <w:spacing w:val="-1"/>
                <w:sz w:val="20"/>
                <w:szCs w:val="20"/>
                <w:rPrChange w:id="362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25" w:author="Adelino Naquarta Sepalanga Domingos" w:date="2025-03-05T09:06:00Z" w16du:dateUtc="2025-03-05T08:06:00Z">
                  <w:rPr>
                    <w:rFonts w:ascii="Times New Roman" w:eastAsia="Times New Roman" w:hAnsi="Times New Roman"/>
                    <w:spacing w:val="-1"/>
                  </w:rPr>
                </w:rPrChange>
              </w:rPr>
              <w:t>2.2.7.</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D5584F" w14:textId="77777777" w:rsidR="003F3EDE" w:rsidRPr="00C30B30" w:rsidRDefault="003F3EDE" w:rsidP="0025185C">
            <w:pPr>
              <w:jc w:val="center"/>
              <w:rPr>
                <w:rFonts w:ascii="Arial" w:eastAsia="Times New Roman" w:hAnsi="Arial" w:cs="Arial"/>
                <w:spacing w:val="-1"/>
                <w:sz w:val="20"/>
                <w:szCs w:val="20"/>
                <w:rPrChange w:id="3626"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3A98F84" w14:textId="77777777" w:rsidR="003F3EDE" w:rsidRPr="00C30B30" w:rsidRDefault="003F3EDE" w:rsidP="0025185C">
            <w:pPr>
              <w:rPr>
                <w:rFonts w:ascii="Arial" w:eastAsia="Times New Roman" w:hAnsi="Arial" w:cs="Arial"/>
                <w:spacing w:val="-1"/>
                <w:sz w:val="20"/>
                <w:szCs w:val="20"/>
                <w:rPrChange w:id="3627" w:author="Adelino Naquarta Sepalanga Domingos" w:date="2025-03-05T09:06:00Z" w16du:dateUtc="2025-03-05T08:06:00Z">
                  <w:rPr>
                    <w:rFonts w:ascii="Times New Roman" w:eastAsia="Times New Roman" w:hAnsi="Times New Roman"/>
                    <w:spacing w:val="-1"/>
                  </w:rPr>
                </w:rPrChange>
              </w:rPr>
            </w:pPr>
          </w:p>
          <w:p w14:paraId="1AF37301" w14:textId="77777777" w:rsidR="003F3EDE" w:rsidRPr="00C30B30" w:rsidRDefault="003F3EDE" w:rsidP="0025185C">
            <w:pPr>
              <w:rPr>
                <w:rFonts w:ascii="Arial" w:eastAsia="Times New Roman" w:hAnsi="Arial" w:cs="Arial"/>
                <w:spacing w:val="-1"/>
                <w:sz w:val="20"/>
                <w:szCs w:val="20"/>
                <w:rPrChange w:id="362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29" w:author="Adelino Naquarta Sepalanga Domingos" w:date="2025-03-05T09:06:00Z" w16du:dateUtc="2025-03-05T08:06:00Z">
                  <w:rPr>
                    <w:rFonts w:ascii="Times New Roman" w:eastAsia="Times New Roman" w:hAnsi="Times New Roman"/>
                    <w:spacing w:val="-1"/>
                  </w:rPr>
                </w:rPrChange>
              </w:rPr>
              <w:t>Endereço de expedição (</w:t>
            </w:r>
            <w:proofErr w:type="spellStart"/>
            <w:r w:rsidRPr="00C30B30">
              <w:rPr>
                <w:rFonts w:ascii="Arial" w:eastAsia="Times New Roman" w:hAnsi="Arial" w:cs="Arial"/>
                <w:spacing w:val="-1"/>
                <w:sz w:val="20"/>
                <w:szCs w:val="20"/>
                <w:rPrChange w:id="3630" w:author="Adelino Naquarta Sepalanga Domingos" w:date="2025-03-05T09:06:00Z" w16du:dateUtc="2025-03-05T08:06:00Z">
                  <w:rPr>
                    <w:rFonts w:ascii="Times New Roman" w:eastAsia="Times New Roman" w:hAnsi="Times New Roman"/>
                    <w:spacing w:val="-1"/>
                  </w:rPr>
                </w:rPrChange>
              </w:rPr>
              <w:t>ShipToAddress</w:t>
            </w:r>
            <w:proofErr w:type="spellEnd"/>
            <w:r w:rsidRPr="00C30B30">
              <w:rPr>
                <w:rFonts w:ascii="Arial" w:eastAsia="Times New Roman" w:hAnsi="Arial" w:cs="Arial"/>
                <w:spacing w:val="-1"/>
                <w:sz w:val="20"/>
                <w:szCs w:val="20"/>
                <w:rPrChange w:id="3631"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8F9BBF" w14:textId="5D1BBB8B" w:rsidR="003F3EDE" w:rsidRPr="00C30B30" w:rsidRDefault="003F3EDE" w:rsidP="0025185C">
            <w:pPr>
              <w:rPr>
                <w:rFonts w:ascii="Arial" w:eastAsia="Times New Roman" w:hAnsi="Arial" w:cs="Arial"/>
                <w:spacing w:val="-1"/>
                <w:sz w:val="20"/>
                <w:szCs w:val="20"/>
                <w:rPrChange w:id="363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33" w:author="Adelino Naquarta Sepalanga Domingos" w:date="2025-03-05T09:06:00Z" w16du:dateUtc="2025-03-05T08:06:00Z">
                  <w:rPr>
                    <w:rFonts w:ascii="Times New Roman" w:eastAsia="Times New Roman" w:hAnsi="Times New Roman"/>
                    <w:spacing w:val="-1"/>
                  </w:rPr>
                </w:rPrChange>
              </w:rPr>
              <w:t>Existindo a necessidade de efectuar mais do que uma referência, esta estrutura pode</w:t>
            </w:r>
            <w:del w:id="3634" w:author="Adelino Naquarta Sepalanga Domingos" w:date="2025-03-05T09:34:00Z" w16du:dateUtc="2025-03-05T08:34:00Z">
              <w:r w:rsidRPr="00C30B30" w:rsidDel="00B45277">
                <w:rPr>
                  <w:rFonts w:ascii="Arial" w:eastAsia="Times New Roman" w:hAnsi="Arial" w:cs="Arial"/>
                  <w:spacing w:val="-1"/>
                  <w:sz w:val="20"/>
                  <w:szCs w:val="20"/>
                  <w:rPrChange w:id="3635" w:author="Adelino Naquarta Sepalanga Domingos" w:date="2025-03-05T09:06:00Z" w16du:dateUtc="2025-03-05T08:06:00Z">
                    <w:rPr>
                      <w:rFonts w:ascii="Times New Roman" w:eastAsia="Times New Roman" w:hAnsi="Times New Roman"/>
                      <w:spacing w:val="-1"/>
                    </w:rPr>
                  </w:rPrChange>
                </w:rPr>
                <w:delText>rá</w:delText>
              </w:r>
            </w:del>
            <w:r w:rsidRPr="00C30B30">
              <w:rPr>
                <w:rFonts w:ascii="Arial" w:eastAsia="Times New Roman" w:hAnsi="Arial" w:cs="Arial"/>
                <w:spacing w:val="-1"/>
                <w:sz w:val="20"/>
                <w:szCs w:val="20"/>
                <w:rPrChange w:id="3636" w:author="Adelino Naquarta Sepalanga Domingos" w:date="2025-03-05T09:06:00Z" w16du:dateUtc="2025-03-05T08:06:00Z">
                  <w:rPr>
                    <w:rFonts w:ascii="Times New Roman" w:eastAsia="Times New Roman" w:hAnsi="Times New Roman"/>
                    <w:spacing w:val="-1"/>
                  </w:rPr>
                </w:rPrChange>
              </w:rPr>
              <w:t xml:space="preserve"> ser gerada tantas vezes quantas as necessárias.</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56B293" w14:textId="77777777" w:rsidR="003F3EDE" w:rsidRPr="00C30B30" w:rsidRDefault="003F3EDE" w:rsidP="0025185C">
            <w:pPr>
              <w:jc w:val="center"/>
              <w:rPr>
                <w:rFonts w:ascii="Arial" w:eastAsia="Times New Roman" w:hAnsi="Arial" w:cs="Arial"/>
                <w:spacing w:val="-1"/>
                <w:sz w:val="20"/>
                <w:szCs w:val="20"/>
                <w:rPrChange w:id="3637" w:author="Adelino Naquarta Sepalanga Domingos" w:date="2025-03-05T09:06:00Z" w16du:dateUtc="2025-03-05T08:06:00Z">
                  <w:rPr>
                    <w:rFonts w:ascii="Times New Roman" w:eastAsia="Times New Roman" w:hAnsi="Times New Roman"/>
                    <w:spacing w:val="-1"/>
                  </w:rPr>
                </w:rPrChange>
              </w:rPr>
            </w:pPr>
          </w:p>
          <w:p w14:paraId="010D701F" w14:textId="77777777" w:rsidR="003F3EDE" w:rsidRPr="00C30B30" w:rsidRDefault="003F3EDE" w:rsidP="0025185C">
            <w:pPr>
              <w:jc w:val="center"/>
              <w:rPr>
                <w:rFonts w:ascii="Arial" w:eastAsia="Times New Roman" w:hAnsi="Arial" w:cs="Arial"/>
                <w:spacing w:val="-1"/>
                <w:sz w:val="20"/>
                <w:szCs w:val="20"/>
                <w:rPrChange w:id="363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39" w:author="Adelino Naquarta Sepalanga Domingos" w:date="2025-03-05T09:06:00Z" w16du:dateUtc="2025-03-05T08:06:00Z">
                  <w:rPr>
                    <w:rFonts w:ascii="Times New Roman" w:eastAsia="Times New Roman" w:hAnsi="Times New Roman"/>
                    <w:spacing w:val="-1"/>
                  </w:rPr>
                </w:rPrChange>
              </w:rPr>
              <w:t>Não Aplicável</w:t>
            </w:r>
          </w:p>
        </w:tc>
      </w:tr>
      <w:tr w:rsidR="003F3EDE" w:rsidRPr="00C30B30" w14:paraId="0A3C9B87" w14:textId="77777777" w:rsidTr="0025185C">
        <w:trPr>
          <w:trHeight w:val="801"/>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F3EA22" w14:textId="77777777" w:rsidR="003F3EDE" w:rsidRPr="00C30B30" w:rsidRDefault="003F3EDE" w:rsidP="0025185C">
            <w:pPr>
              <w:jc w:val="center"/>
              <w:rPr>
                <w:rFonts w:ascii="Arial" w:eastAsia="Times New Roman" w:hAnsi="Arial" w:cs="Arial"/>
                <w:spacing w:val="-1"/>
                <w:sz w:val="20"/>
                <w:szCs w:val="20"/>
                <w:rPrChange w:id="364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41" w:author="Adelino Naquarta Sepalanga Domingos" w:date="2025-03-05T09:06:00Z" w16du:dateUtc="2025-03-05T08:06:00Z">
                  <w:rPr>
                    <w:rFonts w:ascii="Times New Roman" w:eastAsia="Times New Roman" w:hAnsi="Times New Roman"/>
                    <w:spacing w:val="-1"/>
                  </w:rPr>
                </w:rPrChange>
              </w:rPr>
              <w:t>2.2.7.1.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6A0605" w14:textId="77777777" w:rsidR="003F3EDE" w:rsidRPr="00C30B30" w:rsidRDefault="003F3EDE" w:rsidP="0025185C">
            <w:pPr>
              <w:jc w:val="center"/>
              <w:rPr>
                <w:rFonts w:ascii="Arial" w:eastAsia="Times New Roman" w:hAnsi="Arial" w:cs="Arial"/>
                <w:spacing w:val="-1"/>
                <w:sz w:val="20"/>
                <w:szCs w:val="20"/>
                <w:rPrChange w:id="3642"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75EEB1" w14:textId="77777777" w:rsidR="003F3EDE" w:rsidRPr="00C30B30" w:rsidRDefault="003F3EDE" w:rsidP="0025185C">
            <w:pPr>
              <w:rPr>
                <w:rFonts w:ascii="Arial" w:eastAsia="Times New Roman" w:hAnsi="Arial" w:cs="Arial"/>
                <w:spacing w:val="-1"/>
                <w:sz w:val="20"/>
                <w:szCs w:val="20"/>
                <w:rPrChange w:id="364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44" w:author="Adelino Naquarta Sepalanga Domingos" w:date="2025-03-05T09:06:00Z" w16du:dateUtc="2025-03-05T08:06:00Z">
                  <w:rPr>
                    <w:rFonts w:ascii="Times New Roman" w:eastAsia="Times New Roman" w:hAnsi="Times New Roman"/>
                    <w:spacing w:val="-1"/>
                  </w:rPr>
                </w:rPrChange>
              </w:rPr>
              <w:t>Número da porta (</w:t>
            </w:r>
            <w:proofErr w:type="spellStart"/>
            <w:r w:rsidRPr="00C30B30">
              <w:rPr>
                <w:rFonts w:ascii="Arial" w:eastAsia="Times New Roman" w:hAnsi="Arial" w:cs="Arial"/>
                <w:spacing w:val="-1"/>
                <w:sz w:val="20"/>
                <w:szCs w:val="20"/>
                <w:rPrChange w:id="3645" w:author="Adelino Naquarta Sepalanga Domingos" w:date="2025-03-05T09:06:00Z" w16du:dateUtc="2025-03-05T08:06:00Z">
                  <w:rPr>
                    <w:rFonts w:ascii="Times New Roman" w:eastAsia="Times New Roman" w:hAnsi="Times New Roman"/>
                    <w:spacing w:val="-1"/>
                  </w:rPr>
                </w:rPrChange>
              </w:rPr>
              <w:t>BuildingNumber</w:t>
            </w:r>
            <w:proofErr w:type="spellEnd"/>
            <w:r w:rsidRPr="00C30B30">
              <w:rPr>
                <w:rFonts w:ascii="Arial" w:eastAsia="Times New Roman" w:hAnsi="Arial" w:cs="Arial"/>
                <w:spacing w:val="-1"/>
                <w:sz w:val="20"/>
                <w:szCs w:val="20"/>
                <w:rPrChange w:id="3646"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F52E654" w14:textId="77777777" w:rsidR="003F3EDE" w:rsidRPr="00C30B30" w:rsidRDefault="003F3EDE" w:rsidP="0025185C">
            <w:pPr>
              <w:rPr>
                <w:rFonts w:ascii="Arial" w:eastAsia="Times New Roman" w:hAnsi="Arial" w:cs="Arial"/>
                <w:spacing w:val="-1"/>
                <w:sz w:val="20"/>
                <w:szCs w:val="20"/>
                <w:rPrChange w:id="3647"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5AD8D0" w14:textId="77777777" w:rsidR="003F3EDE" w:rsidRPr="00C30B30" w:rsidRDefault="003F3EDE" w:rsidP="0025185C">
            <w:pPr>
              <w:jc w:val="center"/>
              <w:rPr>
                <w:rFonts w:ascii="Arial" w:eastAsia="Times New Roman" w:hAnsi="Arial" w:cs="Arial"/>
                <w:spacing w:val="-1"/>
                <w:sz w:val="20"/>
                <w:szCs w:val="20"/>
                <w:rPrChange w:id="364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49" w:author="Adelino Naquarta Sepalanga Domingos" w:date="2025-03-05T09:06:00Z" w16du:dateUtc="2025-03-05T08:06:00Z">
                  <w:rPr>
                    <w:rFonts w:ascii="Times New Roman" w:eastAsia="Times New Roman" w:hAnsi="Times New Roman"/>
                    <w:spacing w:val="-1"/>
                  </w:rPr>
                </w:rPrChange>
              </w:rPr>
              <w:t xml:space="preserve">Texto 10 </w:t>
            </w:r>
          </w:p>
        </w:tc>
      </w:tr>
      <w:tr w:rsidR="003F3EDE" w:rsidRPr="00C30B30" w14:paraId="67CB8B18" w14:textId="77777777" w:rsidTr="0025185C">
        <w:trPr>
          <w:trHeight w:val="764"/>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27362D" w14:textId="77777777" w:rsidR="003F3EDE" w:rsidRPr="00C30B30" w:rsidRDefault="003F3EDE" w:rsidP="0025185C">
            <w:pPr>
              <w:jc w:val="center"/>
              <w:rPr>
                <w:rFonts w:ascii="Arial" w:eastAsia="Times New Roman" w:hAnsi="Arial" w:cs="Arial"/>
                <w:spacing w:val="-1"/>
                <w:sz w:val="20"/>
                <w:szCs w:val="20"/>
                <w:rPrChange w:id="365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51" w:author="Adelino Naquarta Sepalanga Domingos" w:date="2025-03-05T09:06:00Z" w16du:dateUtc="2025-03-05T08:06:00Z">
                  <w:rPr>
                    <w:rFonts w:ascii="Times New Roman" w:eastAsia="Times New Roman" w:hAnsi="Times New Roman"/>
                    <w:spacing w:val="-1"/>
                  </w:rPr>
                </w:rPrChange>
              </w:rPr>
              <w:t>2.2.7.2.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5635AA" w14:textId="77777777" w:rsidR="003F3EDE" w:rsidRPr="00C30B30" w:rsidRDefault="003F3EDE" w:rsidP="0025185C">
            <w:pPr>
              <w:jc w:val="center"/>
              <w:rPr>
                <w:rFonts w:ascii="Arial" w:eastAsia="Times New Roman" w:hAnsi="Arial" w:cs="Arial"/>
                <w:spacing w:val="-1"/>
                <w:sz w:val="20"/>
                <w:szCs w:val="20"/>
                <w:rPrChange w:id="3652"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558204" w14:textId="77777777" w:rsidR="003F3EDE" w:rsidRPr="00C30B30" w:rsidRDefault="003F3EDE" w:rsidP="0025185C">
            <w:pPr>
              <w:rPr>
                <w:rFonts w:ascii="Arial" w:eastAsia="Times New Roman" w:hAnsi="Arial" w:cs="Arial"/>
                <w:spacing w:val="-1"/>
                <w:sz w:val="20"/>
                <w:szCs w:val="20"/>
                <w:rPrChange w:id="365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54" w:author="Adelino Naquarta Sepalanga Domingos" w:date="2025-03-05T09:06:00Z" w16du:dateUtc="2025-03-05T08:06:00Z">
                  <w:rPr>
                    <w:rFonts w:ascii="Times New Roman" w:eastAsia="Times New Roman" w:hAnsi="Times New Roman"/>
                    <w:spacing w:val="-1"/>
                  </w:rPr>
                </w:rPrChange>
              </w:rPr>
              <w:t>Nome da rua (</w:t>
            </w:r>
            <w:proofErr w:type="spellStart"/>
            <w:r w:rsidRPr="00C30B30">
              <w:rPr>
                <w:rFonts w:ascii="Arial" w:eastAsia="Times New Roman" w:hAnsi="Arial" w:cs="Arial"/>
                <w:spacing w:val="-1"/>
                <w:sz w:val="20"/>
                <w:szCs w:val="20"/>
                <w:rPrChange w:id="3655" w:author="Adelino Naquarta Sepalanga Domingos" w:date="2025-03-05T09:06:00Z" w16du:dateUtc="2025-03-05T08:06:00Z">
                  <w:rPr>
                    <w:rFonts w:ascii="Times New Roman" w:eastAsia="Times New Roman" w:hAnsi="Times New Roman"/>
                    <w:spacing w:val="-1"/>
                  </w:rPr>
                </w:rPrChange>
              </w:rPr>
              <w:t>StreetName</w:t>
            </w:r>
            <w:proofErr w:type="spellEnd"/>
            <w:r w:rsidRPr="00C30B30">
              <w:rPr>
                <w:rFonts w:ascii="Arial" w:eastAsia="Times New Roman" w:hAnsi="Arial" w:cs="Arial"/>
                <w:spacing w:val="-1"/>
                <w:sz w:val="20"/>
                <w:szCs w:val="20"/>
                <w:rPrChange w:id="3656"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69A354" w14:textId="77777777" w:rsidR="003F3EDE" w:rsidRPr="00C30B30" w:rsidRDefault="003F3EDE" w:rsidP="0025185C">
            <w:pPr>
              <w:rPr>
                <w:rFonts w:ascii="Arial" w:eastAsia="Times New Roman" w:hAnsi="Arial" w:cs="Arial"/>
                <w:spacing w:val="-1"/>
                <w:sz w:val="20"/>
                <w:szCs w:val="20"/>
                <w:rPrChange w:id="3657"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AB991E" w14:textId="77777777" w:rsidR="003F3EDE" w:rsidRPr="00C30B30" w:rsidRDefault="003F3EDE" w:rsidP="0025185C">
            <w:pPr>
              <w:jc w:val="center"/>
              <w:rPr>
                <w:rFonts w:ascii="Arial" w:eastAsia="Times New Roman" w:hAnsi="Arial" w:cs="Arial"/>
                <w:spacing w:val="-1"/>
                <w:sz w:val="20"/>
                <w:szCs w:val="20"/>
                <w:rPrChange w:id="365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59" w:author="Adelino Naquarta Sepalanga Domingos" w:date="2025-03-05T09:06:00Z" w16du:dateUtc="2025-03-05T08:06:00Z">
                  <w:rPr>
                    <w:rFonts w:ascii="Times New Roman" w:eastAsia="Times New Roman" w:hAnsi="Times New Roman"/>
                    <w:spacing w:val="-1"/>
                  </w:rPr>
                </w:rPrChange>
              </w:rPr>
              <w:t>Texto</w:t>
            </w:r>
          </w:p>
          <w:p w14:paraId="1B1DF84E" w14:textId="77777777" w:rsidR="003F3EDE" w:rsidRPr="00C30B30" w:rsidRDefault="003F3EDE" w:rsidP="0025185C">
            <w:pPr>
              <w:jc w:val="center"/>
              <w:rPr>
                <w:rFonts w:ascii="Arial" w:eastAsia="Times New Roman" w:hAnsi="Arial" w:cs="Arial"/>
                <w:spacing w:val="-1"/>
                <w:sz w:val="20"/>
                <w:szCs w:val="20"/>
                <w:rPrChange w:id="366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61" w:author="Adelino Naquarta Sepalanga Domingos" w:date="2025-03-05T09:06:00Z" w16du:dateUtc="2025-03-05T08:06:00Z">
                  <w:rPr>
                    <w:rFonts w:ascii="Times New Roman" w:eastAsia="Times New Roman" w:hAnsi="Times New Roman"/>
                    <w:spacing w:val="-1"/>
                  </w:rPr>
                </w:rPrChange>
              </w:rPr>
              <w:t>200</w:t>
            </w:r>
          </w:p>
        </w:tc>
      </w:tr>
      <w:tr w:rsidR="003F3EDE" w:rsidRPr="00C30B30" w14:paraId="1700E9F6"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A411DB" w14:textId="77777777" w:rsidR="003F3EDE" w:rsidRPr="00C30B30" w:rsidRDefault="003F3EDE" w:rsidP="0025185C">
            <w:pPr>
              <w:jc w:val="center"/>
              <w:rPr>
                <w:rFonts w:ascii="Arial" w:eastAsia="Times New Roman" w:hAnsi="Arial" w:cs="Arial"/>
                <w:spacing w:val="-1"/>
                <w:sz w:val="20"/>
                <w:szCs w:val="20"/>
                <w:rPrChange w:id="3662" w:author="Adelino Naquarta Sepalanga Domingos" w:date="2025-03-05T09:06:00Z" w16du:dateUtc="2025-03-05T08:06:00Z">
                  <w:rPr>
                    <w:rFonts w:ascii="Times New Roman" w:eastAsia="Times New Roman" w:hAnsi="Times New Roman"/>
                    <w:spacing w:val="-1"/>
                  </w:rPr>
                </w:rPrChange>
              </w:rPr>
            </w:pPr>
          </w:p>
          <w:p w14:paraId="5F4DB4E1" w14:textId="77777777" w:rsidR="003F3EDE" w:rsidRPr="00C30B30" w:rsidRDefault="003F3EDE" w:rsidP="0025185C">
            <w:pPr>
              <w:jc w:val="center"/>
              <w:rPr>
                <w:rFonts w:ascii="Arial" w:eastAsia="Times New Roman" w:hAnsi="Arial" w:cs="Arial"/>
                <w:spacing w:val="-1"/>
                <w:sz w:val="20"/>
                <w:szCs w:val="20"/>
                <w:rPrChange w:id="3663" w:author="Adelino Naquarta Sepalanga Domingos" w:date="2025-03-05T09:06:00Z" w16du:dateUtc="2025-03-05T08:06:00Z">
                  <w:rPr>
                    <w:rFonts w:ascii="Times New Roman" w:eastAsia="Times New Roman" w:hAnsi="Times New Roman"/>
                    <w:spacing w:val="-1"/>
                  </w:rPr>
                </w:rPrChange>
              </w:rPr>
            </w:pPr>
          </w:p>
          <w:p w14:paraId="43211007" w14:textId="77777777" w:rsidR="003F3EDE" w:rsidRPr="00C30B30" w:rsidRDefault="003F3EDE" w:rsidP="0025185C">
            <w:pPr>
              <w:jc w:val="center"/>
              <w:rPr>
                <w:rFonts w:ascii="Arial" w:eastAsia="Times New Roman" w:hAnsi="Arial" w:cs="Arial"/>
                <w:spacing w:val="-1"/>
                <w:sz w:val="20"/>
                <w:szCs w:val="20"/>
                <w:rPrChange w:id="3664" w:author="Adelino Naquarta Sepalanga Domingos" w:date="2025-03-05T09:06:00Z" w16du:dateUtc="2025-03-05T08:06:00Z">
                  <w:rPr>
                    <w:rFonts w:ascii="Times New Roman" w:eastAsia="Times New Roman" w:hAnsi="Times New Roman"/>
                    <w:spacing w:val="-1"/>
                  </w:rPr>
                </w:rPrChange>
              </w:rPr>
            </w:pPr>
          </w:p>
          <w:p w14:paraId="6670B2C9" w14:textId="77777777" w:rsidR="003F3EDE" w:rsidRPr="00C30B30" w:rsidRDefault="003F3EDE" w:rsidP="0025185C">
            <w:pPr>
              <w:jc w:val="center"/>
              <w:rPr>
                <w:rFonts w:ascii="Arial" w:eastAsia="Times New Roman" w:hAnsi="Arial" w:cs="Arial"/>
                <w:spacing w:val="-1"/>
                <w:sz w:val="20"/>
                <w:szCs w:val="20"/>
                <w:rPrChange w:id="366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66" w:author="Adelino Naquarta Sepalanga Domingos" w:date="2025-03-05T09:06:00Z" w16du:dateUtc="2025-03-05T08:06:00Z">
                  <w:rPr>
                    <w:rFonts w:ascii="Times New Roman" w:eastAsia="Times New Roman" w:hAnsi="Times New Roman"/>
                    <w:spacing w:val="-1"/>
                  </w:rPr>
                </w:rPrChange>
              </w:rPr>
              <w:t>2.2.7.3.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87A57C" w14:textId="77777777" w:rsidR="003F3EDE" w:rsidRPr="00C30B30" w:rsidRDefault="003F3EDE" w:rsidP="0025185C">
            <w:pPr>
              <w:jc w:val="center"/>
              <w:rPr>
                <w:rFonts w:ascii="Arial" w:eastAsia="Times New Roman" w:hAnsi="Arial" w:cs="Arial"/>
                <w:spacing w:val="-1"/>
                <w:sz w:val="20"/>
                <w:szCs w:val="20"/>
                <w:rPrChange w:id="3667" w:author="Adelino Naquarta Sepalanga Domingos" w:date="2025-03-05T09:06:00Z" w16du:dateUtc="2025-03-05T08:06:00Z">
                  <w:rPr>
                    <w:rFonts w:ascii="Times New Roman" w:eastAsia="Times New Roman" w:hAnsi="Times New Roman"/>
                    <w:spacing w:val="-1"/>
                  </w:rPr>
                </w:rPrChange>
              </w:rPr>
            </w:pPr>
          </w:p>
          <w:p w14:paraId="4AE43F11" w14:textId="77777777" w:rsidR="003F3EDE" w:rsidRPr="00C30B30" w:rsidRDefault="003F3EDE" w:rsidP="0025185C">
            <w:pPr>
              <w:jc w:val="center"/>
              <w:rPr>
                <w:rFonts w:ascii="Arial" w:eastAsia="Times New Roman" w:hAnsi="Arial" w:cs="Arial"/>
                <w:spacing w:val="-1"/>
                <w:sz w:val="20"/>
                <w:szCs w:val="20"/>
                <w:rPrChange w:id="3668" w:author="Adelino Naquarta Sepalanga Domingos" w:date="2025-03-05T09:06:00Z" w16du:dateUtc="2025-03-05T08:06:00Z">
                  <w:rPr>
                    <w:rFonts w:ascii="Times New Roman" w:eastAsia="Times New Roman" w:hAnsi="Times New Roman"/>
                    <w:spacing w:val="-1"/>
                  </w:rPr>
                </w:rPrChange>
              </w:rPr>
            </w:pPr>
          </w:p>
          <w:p w14:paraId="315451C8" w14:textId="77777777" w:rsidR="003F3EDE" w:rsidRPr="00C30B30" w:rsidRDefault="003F3EDE" w:rsidP="0025185C">
            <w:pPr>
              <w:jc w:val="center"/>
              <w:rPr>
                <w:rFonts w:ascii="Arial" w:eastAsia="Times New Roman" w:hAnsi="Arial" w:cs="Arial"/>
                <w:spacing w:val="-1"/>
                <w:sz w:val="20"/>
                <w:szCs w:val="20"/>
                <w:rPrChange w:id="3669" w:author="Adelino Naquarta Sepalanga Domingos" w:date="2025-03-05T09:06:00Z" w16du:dateUtc="2025-03-05T08:06:00Z">
                  <w:rPr>
                    <w:rFonts w:ascii="Times New Roman" w:eastAsia="Times New Roman" w:hAnsi="Times New Roman"/>
                    <w:spacing w:val="-1"/>
                  </w:rPr>
                </w:rPrChange>
              </w:rPr>
            </w:pPr>
          </w:p>
          <w:p w14:paraId="0AD240FF" w14:textId="77777777" w:rsidR="003F3EDE" w:rsidRPr="00C30B30" w:rsidRDefault="003F3EDE" w:rsidP="0025185C">
            <w:pPr>
              <w:jc w:val="center"/>
              <w:rPr>
                <w:rFonts w:ascii="Arial" w:eastAsia="Times New Roman" w:hAnsi="Arial" w:cs="Arial"/>
                <w:spacing w:val="-1"/>
                <w:sz w:val="20"/>
                <w:szCs w:val="20"/>
                <w:rPrChange w:id="367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71"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143A39" w14:textId="77777777" w:rsidR="003F3EDE" w:rsidRPr="00C30B30" w:rsidRDefault="003F3EDE" w:rsidP="0025185C">
            <w:pPr>
              <w:rPr>
                <w:rFonts w:ascii="Arial" w:eastAsia="Times New Roman" w:hAnsi="Arial" w:cs="Arial"/>
                <w:spacing w:val="-1"/>
                <w:sz w:val="20"/>
                <w:szCs w:val="20"/>
                <w:rPrChange w:id="3672" w:author="Adelino Naquarta Sepalanga Domingos" w:date="2025-03-05T09:06:00Z" w16du:dateUtc="2025-03-05T08:06:00Z">
                  <w:rPr>
                    <w:rFonts w:ascii="Times New Roman" w:eastAsia="Times New Roman" w:hAnsi="Times New Roman"/>
                    <w:spacing w:val="-1"/>
                  </w:rPr>
                </w:rPrChange>
              </w:rPr>
            </w:pPr>
          </w:p>
          <w:p w14:paraId="060A7068" w14:textId="77777777" w:rsidR="003F3EDE" w:rsidRPr="00C30B30" w:rsidRDefault="003F3EDE" w:rsidP="0025185C">
            <w:pPr>
              <w:rPr>
                <w:rFonts w:ascii="Arial" w:eastAsia="Times New Roman" w:hAnsi="Arial" w:cs="Arial"/>
                <w:spacing w:val="-1"/>
                <w:sz w:val="20"/>
                <w:szCs w:val="20"/>
                <w:rPrChange w:id="3673" w:author="Adelino Naquarta Sepalanga Domingos" w:date="2025-03-05T09:06:00Z" w16du:dateUtc="2025-03-05T08:06:00Z">
                  <w:rPr>
                    <w:rFonts w:ascii="Times New Roman" w:eastAsia="Times New Roman" w:hAnsi="Times New Roman"/>
                    <w:spacing w:val="-1"/>
                  </w:rPr>
                </w:rPrChange>
              </w:rPr>
            </w:pPr>
          </w:p>
          <w:p w14:paraId="5986F522" w14:textId="77777777" w:rsidR="003F3EDE" w:rsidRPr="00C30B30" w:rsidRDefault="003F3EDE" w:rsidP="0025185C">
            <w:pPr>
              <w:rPr>
                <w:rFonts w:ascii="Arial" w:eastAsia="Times New Roman" w:hAnsi="Arial" w:cs="Arial"/>
                <w:spacing w:val="-1"/>
                <w:sz w:val="20"/>
                <w:szCs w:val="20"/>
                <w:rPrChange w:id="3674" w:author="Adelino Naquarta Sepalanga Domingos" w:date="2025-03-05T09:06:00Z" w16du:dateUtc="2025-03-05T08:06:00Z">
                  <w:rPr>
                    <w:rFonts w:ascii="Times New Roman" w:eastAsia="Times New Roman" w:hAnsi="Times New Roman"/>
                    <w:spacing w:val="-1"/>
                  </w:rPr>
                </w:rPrChange>
              </w:rPr>
            </w:pPr>
          </w:p>
          <w:p w14:paraId="297711C3" w14:textId="77777777" w:rsidR="003F3EDE" w:rsidRPr="00C30B30" w:rsidRDefault="003F3EDE" w:rsidP="0025185C">
            <w:pPr>
              <w:rPr>
                <w:rFonts w:ascii="Arial" w:eastAsia="Times New Roman" w:hAnsi="Arial" w:cs="Arial"/>
                <w:spacing w:val="-1"/>
                <w:sz w:val="20"/>
                <w:szCs w:val="20"/>
                <w:rPrChange w:id="367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76" w:author="Adelino Naquarta Sepalanga Domingos" w:date="2025-03-05T09:06:00Z" w16du:dateUtc="2025-03-05T08:06:00Z">
                  <w:rPr>
                    <w:rFonts w:ascii="Times New Roman" w:eastAsia="Times New Roman" w:hAnsi="Times New Roman"/>
                    <w:spacing w:val="-1"/>
                  </w:rPr>
                </w:rPrChange>
              </w:rPr>
              <w:t xml:space="preserve">Endereço detalhado </w:t>
            </w:r>
          </w:p>
          <w:p w14:paraId="57F13BB5" w14:textId="77777777" w:rsidR="003F3EDE" w:rsidRPr="00C30B30" w:rsidRDefault="003F3EDE" w:rsidP="0025185C">
            <w:pPr>
              <w:rPr>
                <w:rFonts w:ascii="Arial" w:eastAsia="Times New Roman" w:hAnsi="Arial" w:cs="Arial"/>
                <w:spacing w:val="-1"/>
                <w:sz w:val="20"/>
                <w:szCs w:val="20"/>
                <w:rPrChange w:id="367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78" w:author="Adelino Naquarta Sepalanga Domingos" w:date="2025-03-05T09:06:00Z" w16du:dateUtc="2025-03-05T08:06:00Z">
                  <w:rPr>
                    <w:rFonts w:ascii="Times New Roman" w:eastAsia="Times New Roman" w:hAnsi="Times New Roman"/>
                    <w:spacing w:val="-1"/>
                  </w:rPr>
                </w:rPrChange>
              </w:rPr>
              <w:t>(</w:t>
            </w:r>
            <w:proofErr w:type="spellStart"/>
            <w:r w:rsidRPr="00C30B30">
              <w:rPr>
                <w:rFonts w:ascii="Arial" w:eastAsia="Times New Roman" w:hAnsi="Arial" w:cs="Arial"/>
                <w:spacing w:val="-1"/>
                <w:sz w:val="20"/>
                <w:szCs w:val="20"/>
                <w:rPrChange w:id="3679" w:author="Adelino Naquarta Sepalanga Domingos" w:date="2025-03-05T09:06:00Z" w16du:dateUtc="2025-03-05T08:06:00Z">
                  <w:rPr>
                    <w:rFonts w:ascii="Times New Roman" w:eastAsia="Times New Roman" w:hAnsi="Times New Roman"/>
                    <w:spacing w:val="-1"/>
                  </w:rPr>
                </w:rPrChange>
              </w:rPr>
              <w:t>AddressDetail</w:t>
            </w:r>
            <w:proofErr w:type="spellEnd"/>
            <w:r w:rsidRPr="00C30B30">
              <w:rPr>
                <w:rFonts w:ascii="Arial" w:eastAsia="Times New Roman" w:hAnsi="Arial" w:cs="Arial"/>
                <w:spacing w:val="-1"/>
                <w:sz w:val="20"/>
                <w:szCs w:val="20"/>
                <w:rPrChange w:id="3680"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8C6EBC" w14:textId="77777777" w:rsidR="003F3EDE" w:rsidRPr="00C30B30" w:rsidRDefault="003F3EDE" w:rsidP="0025185C">
            <w:pPr>
              <w:rPr>
                <w:rFonts w:ascii="Arial" w:eastAsia="Times New Roman" w:hAnsi="Arial" w:cs="Arial"/>
                <w:spacing w:val="-1"/>
                <w:sz w:val="20"/>
                <w:szCs w:val="20"/>
                <w:rPrChange w:id="368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82" w:author="Adelino Naquarta Sepalanga Domingos" w:date="2025-03-05T09:06:00Z" w16du:dateUtc="2025-03-05T08:06:00Z">
                  <w:rPr>
                    <w:rFonts w:ascii="Times New Roman" w:eastAsia="Times New Roman" w:hAnsi="Times New Roman"/>
                    <w:spacing w:val="-1"/>
                  </w:rPr>
                </w:rPrChange>
              </w:rPr>
              <w:t>Deve incluir o nome da rua, número da porta e andar, se aplicável.</w:t>
            </w:r>
          </w:p>
          <w:p w14:paraId="1281164A" w14:textId="77777777" w:rsidR="003F3EDE" w:rsidRPr="00C30B30" w:rsidRDefault="003F3EDE" w:rsidP="0025185C">
            <w:pPr>
              <w:rPr>
                <w:rFonts w:ascii="Arial" w:eastAsia="Times New Roman" w:hAnsi="Arial" w:cs="Arial"/>
                <w:spacing w:val="-1"/>
                <w:sz w:val="20"/>
                <w:szCs w:val="20"/>
                <w:rPrChange w:id="368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84" w:author="Adelino Naquarta Sepalanga Domingos" w:date="2025-03-05T09:06:00Z" w16du:dateUtc="2025-03-05T08:06:00Z">
                  <w:rPr>
                    <w:rFonts w:ascii="Times New Roman" w:eastAsia="Times New Roman" w:hAnsi="Times New Roman"/>
                    <w:spacing w:val="-1"/>
                  </w:rPr>
                </w:rPrChange>
              </w:rPr>
              <w:t>Deve ser preenchido com a designação “Desconhecido”, nas seguintes situações:</w:t>
            </w:r>
          </w:p>
          <w:p w14:paraId="7D40CF40" w14:textId="77777777" w:rsidR="003F3EDE" w:rsidRPr="00C30B30" w:rsidRDefault="003F3EDE" w:rsidP="0025185C">
            <w:pPr>
              <w:rPr>
                <w:rFonts w:ascii="Arial" w:eastAsia="Times New Roman" w:hAnsi="Arial" w:cs="Arial"/>
                <w:spacing w:val="-1"/>
                <w:sz w:val="20"/>
                <w:szCs w:val="20"/>
                <w:rPrChange w:id="368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86" w:author="Adelino Naquarta Sepalanga Domingos" w:date="2025-03-05T09:06:00Z" w16du:dateUtc="2025-03-05T08:06:00Z">
                  <w:rPr>
                    <w:rFonts w:ascii="Times New Roman" w:eastAsia="Times New Roman" w:hAnsi="Times New Roman"/>
                    <w:spacing w:val="-1"/>
                  </w:rPr>
                </w:rPrChange>
              </w:rPr>
              <w:t>Sistemas não integrados, se a informação não for conhecida;</w:t>
            </w:r>
          </w:p>
          <w:p w14:paraId="3A5BB732" w14:textId="77777777" w:rsidR="003F3EDE" w:rsidRPr="00C30B30" w:rsidRDefault="003F3EDE" w:rsidP="0025185C">
            <w:pPr>
              <w:rPr>
                <w:rFonts w:ascii="Arial" w:eastAsia="Times New Roman" w:hAnsi="Arial" w:cs="Arial"/>
                <w:spacing w:val="-1"/>
                <w:sz w:val="20"/>
                <w:szCs w:val="20"/>
                <w:rPrChange w:id="368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88"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B8FD732" w14:textId="77777777" w:rsidR="003F3EDE" w:rsidRPr="00C30B30" w:rsidRDefault="003F3EDE" w:rsidP="0025185C">
            <w:pPr>
              <w:jc w:val="center"/>
              <w:rPr>
                <w:rFonts w:ascii="Arial" w:eastAsia="Times New Roman" w:hAnsi="Arial" w:cs="Arial"/>
                <w:spacing w:val="-1"/>
                <w:sz w:val="20"/>
                <w:szCs w:val="20"/>
                <w:rPrChange w:id="3689" w:author="Adelino Naquarta Sepalanga Domingos" w:date="2025-03-05T09:06:00Z" w16du:dateUtc="2025-03-05T08:06:00Z">
                  <w:rPr>
                    <w:rFonts w:ascii="Times New Roman" w:eastAsia="Times New Roman" w:hAnsi="Times New Roman"/>
                    <w:spacing w:val="-1"/>
                  </w:rPr>
                </w:rPrChange>
              </w:rPr>
            </w:pPr>
          </w:p>
          <w:p w14:paraId="083F97CC" w14:textId="77777777" w:rsidR="003F3EDE" w:rsidRPr="00C30B30" w:rsidRDefault="003F3EDE" w:rsidP="0025185C">
            <w:pPr>
              <w:jc w:val="center"/>
              <w:rPr>
                <w:rFonts w:ascii="Arial" w:eastAsia="Times New Roman" w:hAnsi="Arial" w:cs="Arial"/>
                <w:spacing w:val="-1"/>
                <w:sz w:val="20"/>
                <w:szCs w:val="20"/>
                <w:rPrChange w:id="3690" w:author="Adelino Naquarta Sepalanga Domingos" w:date="2025-03-05T09:06:00Z" w16du:dateUtc="2025-03-05T08:06:00Z">
                  <w:rPr>
                    <w:rFonts w:ascii="Times New Roman" w:eastAsia="Times New Roman" w:hAnsi="Times New Roman"/>
                    <w:spacing w:val="-1"/>
                  </w:rPr>
                </w:rPrChange>
              </w:rPr>
            </w:pPr>
          </w:p>
          <w:p w14:paraId="0AAF1FB1" w14:textId="77777777" w:rsidR="003F3EDE" w:rsidRPr="00C30B30" w:rsidRDefault="003F3EDE" w:rsidP="0025185C">
            <w:pPr>
              <w:jc w:val="center"/>
              <w:rPr>
                <w:rFonts w:ascii="Arial" w:eastAsia="Times New Roman" w:hAnsi="Arial" w:cs="Arial"/>
                <w:spacing w:val="-1"/>
                <w:sz w:val="20"/>
                <w:szCs w:val="20"/>
                <w:rPrChange w:id="369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92" w:author="Adelino Naquarta Sepalanga Domingos" w:date="2025-03-05T09:06:00Z" w16du:dateUtc="2025-03-05T08:06:00Z">
                  <w:rPr>
                    <w:rFonts w:ascii="Times New Roman" w:eastAsia="Times New Roman" w:hAnsi="Times New Roman"/>
                    <w:spacing w:val="-1"/>
                  </w:rPr>
                </w:rPrChange>
              </w:rPr>
              <w:t>Texto</w:t>
            </w:r>
          </w:p>
          <w:p w14:paraId="7B5F6DB6" w14:textId="77777777" w:rsidR="003F3EDE" w:rsidRPr="00C30B30" w:rsidRDefault="003F3EDE" w:rsidP="0025185C">
            <w:pPr>
              <w:jc w:val="center"/>
              <w:rPr>
                <w:rFonts w:ascii="Arial" w:eastAsia="Times New Roman" w:hAnsi="Arial" w:cs="Arial"/>
                <w:spacing w:val="-1"/>
                <w:sz w:val="20"/>
                <w:szCs w:val="20"/>
                <w:rPrChange w:id="369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94" w:author="Adelino Naquarta Sepalanga Domingos" w:date="2025-03-05T09:06:00Z" w16du:dateUtc="2025-03-05T08:06:00Z">
                  <w:rPr>
                    <w:rFonts w:ascii="Times New Roman" w:eastAsia="Times New Roman" w:hAnsi="Times New Roman"/>
                    <w:spacing w:val="-1"/>
                  </w:rPr>
                </w:rPrChange>
              </w:rPr>
              <w:t>210</w:t>
            </w:r>
          </w:p>
        </w:tc>
      </w:tr>
      <w:tr w:rsidR="003F3EDE" w:rsidRPr="00C30B30" w14:paraId="1A09ED20"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1C4C2D" w14:textId="77777777" w:rsidR="003F3EDE" w:rsidRPr="00C30B30" w:rsidRDefault="003F3EDE" w:rsidP="0025185C">
            <w:pPr>
              <w:jc w:val="center"/>
              <w:rPr>
                <w:rFonts w:ascii="Arial" w:eastAsia="Times New Roman" w:hAnsi="Arial" w:cs="Arial"/>
                <w:spacing w:val="-1"/>
                <w:sz w:val="20"/>
                <w:szCs w:val="20"/>
                <w:rPrChange w:id="3695" w:author="Adelino Naquarta Sepalanga Domingos" w:date="2025-03-05T09:06:00Z" w16du:dateUtc="2025-03-05T08:06:00Z">
                  <w:rPr>
                    <w:rFonts w:ascii="Times New Roman" w:eastAsia="Times New Roman" w:hAnsi="Times New Roman"/>
                    <w:spacing w:val="-1"/>
                  </w:rPr>
                </w:rPrChange>
              </w:rPr>
            </w:pPr>
          </w:p>
          <w:p w14:paraId="6DA30A99" w14:textId="77777777" w:rsidR="003F3EDE" w:rsidRPr="00C30B30" w:rsidRDefault="003F3EDE" w:rsidP="0025185C">
            <w:pPr>
              <w:jc w:val="center"/>
              <w:rPr>
                <w:rFonts w:ascii="Arial" w:eastAsia="Times New Roman" w:hAnsi="Arial" w:cs="Arial"/>
                <w:spacing w:val="-1"/>
                <w:sz w:val="20"/>
                <w:szCs w:val="20"/>
                <w:rPrChange w:id="3696" w:author="Adelino Naquarta Sepalanga Domingos" w:date="2025-03-05T09:06:00Z" w16du:dateUtc="2025-03-05T08:06:00Z">
                  <w:rPr>
                    <w:rFonts w:ascii="Times New Roman" w:eastAsia="Times New Roman" w:hAnsi="Times New Roman"/>
                    <w:spacing w:val="-1"/>
                  </w:rPr>
                </w:rPrChange>
              </w:rPr>
            </w:pPr>
          </w:p>
          <w:p w14:paraId="22DA8EE3" w14:textId="77777777" w:rsidR="003F3EDE" w:rsidRPr="00C30B30" w:rsidRDefault="003F3EDE" w:rsidP="0025185C">
            <w:pPr>
              <w:jc w:val="center"/>
              <w:rPr>
                <w:rFonts w:ascii="Arial" w:eastAsia="Times New Roman" w:hAnsi="Arial" w:cs="Arial"/>
                <w:spacing w:val="-1"/>
                <w:sz w:val="20"/>
                <w:szCs w:val="20"/>
                <w:rPrChange w:id="369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698" w:author="Adelino Naquarta Sepalanga Domingos" w:date="2025-03-05T09:06:00Z" w16du:dateUtc="2025-03-05T08:06:00Z">
                  <w:rPr>
                    <w:rFonts w:ascii="Times New Roman" w:eastAsia="Times New Roman" w:hAnsi="Times New Roman"/>
                    <w:spacing w:val="-1"/>
                  </w:rPr>
                </w:rPrChange>
              </w:rPr>
              <w:t>2.2.7.4.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A86552" w14:textId="77777777" w:rsidR="003F3EDE" w:rsidRPr="00C30B30" w:rsidRDefault="003F3EDE" w:rsidP="0025185C">
            <w:pPr>
              <w:jc w:val="center"/>
              <w:rPr>
                <w:rFonts w:ascii="Arial" w:eastAsia="Times New Roman" w:hAnsi="Arial" w:cs="Arial"/>
                <w:spacing w:val="-1"/>
                <w:sz w:val="20"/>
                <w:szCs w:val="20"/>
                <w:rPrChange w:id="3699" w:author="Adelino Naquarta Sepalanga Domingos" w:date="2025-03-05T09:06:00Z" w16du:dateUtc="2025-03-05T08:06:00Z">
                  <w:rPr>
                    <w:rFonts w:ascii="Times New Roman" w:eastAsia="Times New Roman" w:hAnsi="Times New Roman"/>
                    <w:spacing w:val="-1"/>
                  </w:rPr>
                </w:rPrChange>
              </w:rPr>
            </w:pPr>
          </w:p>
          <w:p w14:paraId="1843BFE0" w14:textId="77777777" w:rsidR="003F3EDE" w:rsidRPr="00C30B30" w:rsidRDefault="003F3EDE" w:rsidP="0025185C">
            <w:pPr>
              <w:jc w:val="center"/>
              <w:rPr>
                <w:rFonts w:ascii="Arial" w:eastAsia="Times New Roman" w:hAnsi="Arial" w:cs="Arial"/>
                <w:spacing w:val="-1"/>
                <w:sz w:val="20"/>
                <w:szCs w:val="20"/>
                <w:rPrChange w:id="3700" w:author="Adelino Naquarta Sepalanga Domingos" w:date="2025-03-05T09:06:00Z" w16du:dateUtc="2025-03-05T08:06:00Z">
                  <w:rPr>
                    <w:rFonts w:ascii="Times New Roman" w:eastAsia="Times New Roman" w:hAnsi="Times New Roman"/>
                    <w:spacing w:val="-1"/>
                  </w:rPr>
                </w:rPrChange>
              </w:rPr>
            </w:pPr>
          </w:p>
          <w:p w14:paraId="7A24B9FB" w14:textId="77777777" w:rsidR="003F3EDE" w:rsidRPr="00C30B30" w:rsidRDefault="003F3EDE" w:rsidP="0025185C">
            <w:pPr>
              <w:jc w:val="center"/>
              <w:rPr>
                <w:rFonts w:ascii="Arial" w:eastAsia="Times New Roman" w:hAnsi="Arial" w:cs="Arial"/>
                <w:spacing w:val="-1"/>
                <w:sz w:val="20"/>
                <w:szCs w:val="20"/>
                <w:rPrChange w:id="370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02"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DFFC891" w14:textId="77777777" w:rsidR="003F3EDE" w:rsidRPr="00C30B30" w:rsidRDefault="003F3EDE" w:rsidP="0025185C">
            <w:pPr>
              <w:rPr>
                <w:rFonts w:ascii="Arial" w:eastAsia="Times New Roman" w:hAnsi="Arial" w:cs="Arial"/>
                <w:spacing w:val="-1"/>
                <w:sz w:val="20"/>
                <w:szCs w:val="20"/>
                <w:rPrChange w:id="3703" w:author="Adelino Naquarta Sepalanga Domingos" w:date="2025-03-05T09:06:00Z" w16du:dateUtc="2025-03-05T08:06:00Z">
                  <w:rPr>
                    <w:rFonts w:ascii="Times New Roman" w:eastAsia="Times New Roman" w:hAnsi="Times New Roman"/>
                    <w:spacing w:val="-1"/>
                  </w:rPr>
                </w:rPrChange>
              </w:rPr>
            </w:pPr>
          </w:p>
          <w:p w14:paraId="08BE6295" w14:textId="77777777" w:rsidR="003F3EDE" w:rsidRPr="00C30B30" w:rsidRDefault="003F3EDE" w:rsidP="0025185C">
            <w:pPr>
              <w:rPr>
                <w:rFonts w:ascii="Arial" w:eastAsia="Times New Roman" w:hAnsi="Arial" w:cs="Arial"/>
                <w:spacing w:val="-1"/>
                <w:sz w:val="20"/>
                <w:szCs w:val="20"/>
                <w:rPrChange w:id="3704" w:author="Adelino Naquarta Sepalanga Domingos" w:date="2025-03-05T09:06:00Z" w16du:dateUtc="2025-03-05T08:06:00Z">
                  <w:rPr>
                    <w:rFonts w:ascii="Times New Roman" w:eastAsia="Times New Roman" w:hAnsi="Times New Roman"/>
                    <w:spacing w:val="-1"/>
                  </w:rPr>
                </w:rPrChange>
              </w:rPr>
            </w:pPr>
          </w:p>
          <w:p w14:paraId="0AD8A402" w14:textId="77777777" w:rsidR="003F3EDE" w:rsidRPr="00C30B30" w:rsidRDefault="003F3EDE" w:rsidP="0025185C">
            <w:pPr>
              <w:rPr>
                <w:rFonts w:ascii="Arial" w:eastAsia="Times New Roman" w:hAnsi="Arial" w:cs="Arial"/>
                <w:spacing w:val="-1"/>
                <w:sz w:val="20"/>
                <w:szCs w:val="20"/>
                <w:rPrChange w:id="370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06" w:author="Adelino Naquarta Sepalanga Domingos" w:date="2025-03-05T09:06:00Z" w16du:dateUtc="2025-03-05T08:06:00Z">
                  <w:rPr>
                    <w:rFonts w:ascii="Times New Roman" w:eastAsia="Times New Roman" w:hAnsi="Times New Roman"/>
                    <w:spacing w:val="-1"/>
                  </w:rPr>
                </w:rPrChange>
              </w:rPr>
              <w:t>Cidade (</w:t>
            </w:r>
            <w:proofErr w:type="spellStart"/>
            <w:r w:rsidRPr="00C30B30">
              <w:rPr>
                <w:rFonts w:ascii="Arial" w:eastAsia="Times New Roman" w:hAnsi="Arial" w:cs="Arial"/>
                <w:spacing w:val="-1"/>
                <w:sz w:val="20"/>
                <w:szCs w:val="20"/>
                <w:rPrChange w:id="3707" w:author="Adelino Naquarta Sepalanga Domingos" w:date="2025-03-05T09:06:00Z" w16du:dateUtc="2025-03-05T08:06:00Z">
                  <w:rPr>
                    <w:rFonts w:ascii="Times New Roman" w:eastAsia="Times New Roman" w:hAnsi="Times New Roman"/>
                    <w:spacing w:val="-1"/>
                  </w:rPr>
                </w:rPrChange>
              </w:rPr>
              <w:t>City</w:t>
            </w:r>
            <w:proofErr w:type="spellEnd"/>
            <w:r w:rsidRPr="00C30B30">
              <w:rPr>
                <w:rFonts w:ascii="Arial" w:eastAsia="Times New Roman" w:hAnsi="Arial" w:cs="Arial"/>
                <w:spacing w:val="-1"/>
                <w:sz w:val="20"/>
                <w:szCs w:val="20"/>
                <w:rPrChange w:id="3708"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1884D8" w14:textId="77777777" w:rsidR="003F3EDE" w:rsidRPr="00C30B30" w:rsidRDefault="003F3EDE" w:rsidP="0025185C">
            <w:pPr>
              <w:rPr>
                <w:rFonts w:ascii="Arial" w:eastAsia="Times New Roman" w:hAnsi="Arial" w:cs="Arial"/>
                <w:spacing w:val="-1"/>
                <w:sz w:val="20"/>
                <w:szCs w:val="20"/>
                <w:rPrChange w:id="370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10" w:author="Adelino Naquarta Sepalanga Domingos" w:date="2025-03-05T09:06:00Z" w16du:dateUtc="2025-03-05T08:06:00Z">
                  <w:rPr>
                    <w:rFonts w:ascii="Times New Roman" w:eastAsia="Times New Roman" w:hAnsi="Times New Roman"/>
                    <w:spacing w:val="-1"/>
                  </w:rPr>
                </w:rPrChange>
              </w:rPr>
              <w:t>Deve ser preenchido com a designação “Desconhecido”, nas seguintes situações:</w:t>
            </w:r>
          </w:p>
          <w:p w14:paraId="2BAD1B13" w14:textId="77777777" w:rsidR="003F3EDE" w:rsidRPr="00C30B30" w:rsidRDefault="003F3EDE" w:rsidP="0025185C">
            <w:pPr>
              <w:rPr>
                <w:rFonts w:ascii="Arial" w:eastAsia="Times New Roman" w:hAnsi="Arial" w:cs="Arial"/>
                <w:spacing w:val="-1"/>
                <w:sz w:val="20"/>
                <w:szCs w:val="20"/>
                <w:rPrChange w:id="371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12" w:author="Adelino Naquarta Sepalanga Domingos" w:date="2025-03-05T09:06:00Z" w16du:dateUtc="2025-03-05T08:06:00Z">
                  <w:rPr>
                    <w:rFonts w:ascii="Times New Roman" w:eastAsia="Times New Roman" w:hAnsi="Times New Roman"/>
                    <w:spacing w:val="-1"/>
                  </w:rPr>
                </w:rPrChange>
              </w:rPr>
              <w:t>Sistemas não integrados, se a informação não for conhecida;</w:t>
            </w:r>
          </w:p>
          <w:p w14:paraId="2AF4821E" w14:textId="77777777" w:rsidR="003F3EDE" w:rsidRPr="00C30B30" w:rsidRDefault="003F3EDE" w:rsidP="0025185C">
            <w:pPr>
              <w:rPr>
                <w:rFonts w:ascii="Arial" w:eastAsia="Times New Roman" w:hAnsi="Arial" w:cs="Arial"/>
                <w:spacing w:val="-1"/>
                <w:sz w:val="20"/>
                <w:szCs w:val="20"/>
                <w:rPrChange w:id="371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14"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130870E" w14:textId="77777777" w:rsidR="003F3EDE" w:rsidRPr="00C30B30" w:rsidRDefault="003F3EDE" w:rsidP="0025185C">
            <w:pPr>
              <w:jc w:val="center"/>
              <w:rPr>
                <w:rFonts w:ascii="Arial" w:eastAsia="Times New Roman" w:hAnsi="Arial" w:cs="Arial"/>
                <w:spacing w:val="-1"/>
                <w:sz w:val="20"/>
                <w:szCs w:val="20"/>
                <w:rPrChange w:id="3715" w:author="Adelino Naquarta Sepalanga Domingos" w:date="2025-03-05T09:06:00Z" w16du:dateUtc="2025-03-05T08:06:00Z">
                  <w:rPr>
                    <w:rFonts w:ascii="Times New Roman" w:eastAsia="Times New Roman" w:hAnsi="Times New Roman"/>
                    <w:spacing w:val="-1"/>
                  </w:rPr>
                </w:rPrChange>
              </w:rPr>
            </w:pPr>
          </w:p>
          <w:p w14:paraId="3DB9C282" w14:textId="77777777" w:rsidR="003F3EDE" w:rsidRPr="00C30B30" w:rsidRDefault="003F3EDE" w:rsidP="0025185C">
            <w:pPr>
              <w:jc w:val="center"/>
              <w:rPr>
                <w:rFonts w:ascii="Arial" w:eastAsia="Times New Roman" w:hAnsi="Arial" w:cs="Arial"/>
                <w:spacing w:val="-1"/>
                <w:sz w:val="20"/>
                <w:szCs w:val="20"/>
                <w:rPrChange w:id="3716" w:author="Adelino Naquarta Sepalanga Domingos" w:date="2025-03-05T09:06:00Z" w16du:dateUtc="2025-03-05T08:06:00Z">
                  <w:rPr>
                    <w:rFonts w:ascii="Times New Roman" w:eastAsia="Times New Roman" w:hAnsi="Times New Roman"/>
                    <w:spacing w:val="-1"/>
                  </w:rPr>
                </w:rPrChange>
              </w:rPr>
            </w:pPr>
          </w:p>
          <w:p w14:paraId="1A67C554" w14:textId="77777777" w:rsidR="003F3EDE" w:rsidRPr="00C30B30" w:rsidRDefault="003F3EDE" w:rsidP="0025185C">
            <w:pPr>
              <w:jc w:val="center"/>
              <w:rPr>
                <w:rFonts w:ascii="Arial" w:eastAsia="Times New Roman" w:hAnsi="Arial" w:cs="Arial"/>
                <w:spacing w:val="-1"/>
                <w:sz w:val="20"/>
                <w:szCs w:val="20"/>
                <w:rPrChange w:id="371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18" w:author="Adelino Naquarta Sepalanga Domingos" w:date="2025-03-05T09:06:00Z" w16du:dateUtc="2025-03-05T08:06:00Z">
                  <w:rPr>
                    <w:rFonts w:ascii="Times New Roman" w:eastAsia="Times New Roman" w:hAnsi="Times New Roman"/>
                    <w:spacing w:val="-1"/>
                  </w:rPr>
                </w:rPrChange>
              </w:rPr>
              <w:t xml:space="preserve">Texto 50 </w:t>
            </w:r>
          </w:p>
        </w:tc>
      </w:tr>
      <w:tr w:rsidR="003F3EDE" w:rsidRPr="00C30B30" w14:paraId="1B4C7030"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9DAB4A7" w14:textId="77777777" w:rsidR="003F3EDE" w:rsidRPr="00C30B30" w:rsidRDefault="003F3EDE" w:rsidP="0025185C">
            <w:pPr>
              <w:jc w:val="center"/>
              <w:rPr>
                <w:rFonts w:ascii="Arial" w:eastAsia="Times New Roman" w:hAnsi="Arial" w:cs="Arial"/>
                <w:spacing w:val="-1"/>
                <w:sz w:val="20"/>
                <w:szCs w:val="20"/>
                <w:rPrChange w:id="3719" w:author="Adelino Naquarta Sepalanga Domingos" w:date="2025-03-05T09:06:00Z" w16du:dateUtc="2025-03-05T08:06:00Z">
                  <w:rPr>
                    <w:rFonts w:ascii="Times New Roman" w:eastAsia="Times New Roman" w:hAnsi="Times New Roman"/>
                    <w:spacing w:val="-1"/>
                  </w:rPr>
                </w:rPrChange>
              </w:rPr>
            </w:pPr>
          </w:p>
          <w:p w14:paraId="26511DD9" w14:textId="77777777" w:rsidR="003F3EDE" w:rsidRPr="00C30B30" w:rsidRDefault="003F3EDE" w:rsidP="0025185C">
            <w:pPr>
              <w:jc w:val="center"/>
              <w:rPr>
                <w:rFonts w:ascii="Arial" w:eastAsia="Times New Roman" w:hAnsi="Arial" w:cs="Arial"/>
                <w:spacing w:val="-1"/>
                <w:sz w:val="20"/>
                <w:szCs w:val="20"/>
                <w:rPrChange w:id="3720" w:author="Adelino Naquarta Sepalanga Domingos" w:date="2025-03-05T09:06:00Z" w16du:dateUtc="2025-03-05T08:06:00Z">
                  <w:rPr>
                    <w:rFonts w:ascii="Times New Roman" w:eastAsia="Times New Roman" w:hAnsi="Times New Roman"/>
                    <w:spacing w:val="-1"/>
                  </w:rPr>
                </w:rPrChange>
              </w:rPr>
            </w:pPr>
          </w:p>
          <w:p w14:paraId="10F2C3A2" w14:textId="77777777" w:rsidR="003F3EDE" w:rsidRPr="00C30B30" w:rsidRDefault="003F3EDE" w:rsidP="0025185C">
            <w:pPr>
              <w:jc w:val="center"/>
              <w:rPr>
                <w:rFonts w:ascii="Arial" w:eastAsia="Times New Roman" w:hAnsi="Arial" w:cs="Arial"/>
                <w:spacing w:val="-1"/>
                <w:sz w:val="20"/>
                <w:szCs w:val="20"/>
                <w:rPrChange w:id="372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22" w:author="Adelino Naquarta Sepalanga Domingos" w:date="2025-03-05T09:06:00Z" w16du:dateUtc="2025-03-05T08:06:00Z">
                  <w:rPr>
                    <w:rFonts w:ascii="Times New Roman" w:eastAsia="Times New Roman" w:hAnsi="Times New Roman"/>
                    <w:spacing w:val="-1"/>
                  </w:rPr>
                </w:rPrChange>
              </w:rPr>
              <w:t>2.2.7.5.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C47E15D" w14:textId="77777777" w:rsidR="003F3EDE" w:rsidRPr="00C30B30" w:rsidRDefault="003F3EDE" w:rsidP="0025185C">
            <w:pPr>
              <w:jc w:val="center"/>
              <w:rPr>
                <w:rFonts w:ascii="Arial" w:eastAsia="Times New Roman" w:hAnsi="Arial" w:cs="Arial"/>
                <w:spacing w:val="-1"/>
                <w:sz w:val="20"/>
                <w:szCs w:val="20"/>
                <w:rPrChange w:id="3723"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9D7982" w14:textId="77777777" w:rsidR="003F3EDE" w:rsidRPr="00C30B30" w:rsidRDefault="003F3EDE" w:rsidP="0025185C">
            <w:pPr>
              <w:rPr>
                <w:rFonts w:ascii="Arial" w:eastAsia="Times New Roman" w:hAnsi="Arial" w:cs="Arial"/>
                <w:spacing w:val="-1"/>
                <w:sz w:val="20"/>
                <w:szCs w:val="20"/>
                <w:rPrChange w:id="3724" w:author="Adelino Naquarta Sepalanga Domingos" w:date="2025-03-05T09:06:00Z" w16du:dateUtc="2025-03-05T08:06:00Z">
                  <w:rPr>
                    <w:rFonts w:ascii="Times New Roman" w:eastAsia="Times New Roman" w:hAnsi="Times New Roman"/>
                    <w:spacing w:val="-1"/>
                  </w:rPr>
                </w:rPrChange>
              </w:rPr>
            </w:pPr>
          </w:p>
          <w:p w14:paraId="404B706E" w14:textId="77777777" w:rsidR="003F3EDE" w:rsidRPr="00C30B30" w:rsidRDefault="003F3EDE" w:rsidP="0025185C">
            <w:pPr>
              <w:rPr>
                <w:rFonts w:ascii="Arial" w:eastAsia="Times New Roman" w:hAnsi="Arial" w:cs="Arial"/>
                <w:spacing w:val="-1"/>
                <w:sz w:val="20"/>
                <w:szCs w:val="20"/>
                <w:rPrChange w:id="3725" w:author="Adelino Naquarta Sepalanga Domingos" w:date="2025-03-05T09:06:00Z" w16du:dateUtc="2025-03-05T08:06:00Z">
                  <w:rPr>
                    <w:rFonts w:ascii="Times New Roman" w:eastAsia="Times New Roman" w:hAnsi="Times New Roman"/>
                    <w:spacing w:val="-1"/>
                  </w:rPr>
                </w:rPrChange>
              </w:rPr>
            </w:pPr>
          </w:p>
          <w:p w14:paraId="2924FDB6" w14:textId="77777777" w:rsidR="003F3EDE" w:rsidRPr="00C30B30" w:rsidRDefault="003F3EDE" w:rsidP="0025185C">
            <w:pPr>
              <w:rPr>
                <w:rFonts w:ascii="Arial" w:eastAsia="Times New Roman" w:hAnsi="Arial" w:cs="Arial"/>
                <w:spacing w:val="-1"/>
                <w:sz w:val="20"/>
                <w:szCs w:val="20"/>
                <w:rPrChange w:id="372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27" w:author="Adelino Naquarta Sepalanga Domingos" w:date="2025-03-05T09:06:00Z" w16du:dateUtc="2025-03-05T08:06:00Z">
                  <w:rPr>
                    <w:rFonts w:ascii="Times New Roman" w:eastAsia="Times New Roman" w:hAnsi="Times New Roman"/>
                    <w:spacing w:val="-1"/>
                  </w:rPr>
                </w:rPrChange>
              </w:rPr>
              <w:t>Código</w:t>
            </w:r>
            <w:r w:rsidRPr="00C30B30">
              <w:rPr>
                <w:rFonts w:ascii="Arial" w:eastAsia="Times New Roman" w:hAnsi="Arial" w:cs="Arial"/>
                <w:spacing w:val="-1"/>
                <w:sz w:val="20"/>
                <w:szCs w:val="20"/>
                <w:rPrChange w:id="3728" w:author="Adelino Naquarta Sepalanga Domingos" w:date="2025-03-05T09:06:00Z" w16du:dateUtc="2025-03-05T08:06:00Z">
                  <w:rPr>
                    <w:rFonts w:ascii="Times New Roman" w:eastAsia="Times New Roman" w:hAnsi="Times New Roman"/>
                    <w:spacing w:val="-1"/>
                  </w:rPr>
                </w:rPrChange>
              </w:rPr>
              <w:tab/>
              <w:t>postal (</w:t>
            </w:r>
            <w:proofErr w:type="spellStart"/>
            <w:r w:rsidRPr="00C30B30">
              <w:rPr>
                <w:rFonts w:ascii="Arial" w:eastAsia="Times New Roman" w:hAnsi="Arial" w:cs="Arial"/>
                <w:spacing w:val="-1"/>
                <w:sz w:val="20"/>
                <w:szCs w:val="20"/>
                <w:rPrChange w:id="3729" w:author="Adelino Naquarta Sepalanga Domingos" w:date="2025-03-05T09:06:00Z" w16du:dateUtc="2025-03-05T08:06:00Z">
                  <w:rPr>
                    <w:rFonts w:ascii="Times New Roman" w:eastAsia="Times New Roman" w:hAnsi="Times New Roman"/>
                    <w:spacing w:val="-1"/>
                  </w:rPr>
                </w:rPrChange>
              </w:rPr>
              <w:t>PostalCode</w:t>
            </w:r>
            <w:proofErr w:type="spellEnd"/>
            <w:r w:rsidRPr="00C30B30">
              <w:rPr>
                <w:rFonts w:ascii="Arial" w:eastAsia="Times New Roman" w:hAnsi="Arial" w:cs="Arial"/>
                <w:spacing w:val="-1"/>
                <w:sz w:val="20"/>
                <w:szCs w:val="20"/>
                <w:rPrChange w:id="3730"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25E91E" w14:textId="77777777" w:rsidR="003F3EDE" w:rsidRPr="00C30B30" w:rsidRDefault="003F3EDE" w:rsidP="0025185C">
            <w:pPr>
              <w:rPr>
                <w:rFonts w:ascii="Arial" w:eastAsia="Times New Roman" w:hAnsi="Arial" w:cs="Arial"/>
                <w:spacing w:val="-1"/>
                <w:sz w:val="20"/>
                <w:szCs w:val="20"/>
                <w:rPrChange w:id="373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32" w:author="Adelino Naquarta Sepalanga Domingos" w:date="2025-03-05T09:06:00Z" w16du:dateUtc="2025-03-05T08:06:00Z">
                  <w:rPr>
                    <w:rFonts w:ascii="Times New Roman" w:eastAsia="Times New Roman" w:hAnsi="Times New Roman"/>
                    <w:spacing w:val="-1"/>
                  </w:rPr>
                </w:rPrChange>
              </w:rPr>
              <w:t>Deve ser preenchido com a designação “Desconhecido”, nas seguintes situações:</w:t>
            </w:r>
          </w:p>
          <w:p w14:paraId="486CC7A4" w14:textId="77777777" w:rsidR="003F3EDE" w:rsidRPr="00C30B30" w:rsidRDefault="003F3EDE" w:rsidP="0025185C">
            <w:pPr>
              <w:rPr>
                <w:rFonts w:ascii="Arial" w:eastAsia="Times New Roman" w:hAnsi="Arial" w:cs="Arial"/>
                <w:spacing w:val="-1"/>
                <w:sz w:val="20"/>
                <w:szCs w:val="20"/>
                <w:rPrChange w:id="373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34" w:author="Adelino Naquarta Sepalanga Domingos" w:date="2025-03-05T09:06:00Z" w16du:dateUtc="2025-03-05T08:06:00Z">
                  <w:rPr>
                    <w:rFonts w:ascii="Times New Roman" w:eastAsia="Times New Roman" w:hAnsi="Times New Roman"/>
                    <w:spacing w:val="-1"/>
                  </w:rPr>
                </w:rPrChange>
              </w:rPr>
              <w:t>Sistemas não integrados, se a informação não for conhecida;</w:t>
            </w:r>
          </w:p>
          <w:p w14:paraId="1033AAB5" w14:textId="77777777" w:rsidR="003F3EDE" w:rsidRPr="00C30B30" w:rsidRDefault="003F3EDE" w:rsidP="0025185C">
            <w:pPr>
              <w:rPr>
                <w:rFonts w:ascii="Arial" w:eastAsia="Times New Roman" w:hAnsi="Arial" w:cs="Arial"/>
                <w:spacing w:val="-1"/>
                <w:sz w:val="20"/>
                <w:szCs w:val="20"/>
                <w:rPrChange w:id="373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36"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928AA36" w14:textId="77777777" w:rsidR="003F3EDE" w:rsidRPr="00C30B30" w:rsidRDefault="003F3EDE" w:rsidP="0025185C">
            <w:pPr>
              <w:jc w:val="center"/>
              <w:rPr>
                <w:rFonts w:ascii="Arial" w:eastAsia="Times New Roman" w:hAnsi="Arial" w:cs="Arial"/>
                <w:spacing w:val="-1"/>
                <w:sz w:val="20"/>
                <w:szCs w:val="20"/>
                <w:rPrChange w:id="3737" w:author="Adelino Naquarta Sepalanga Domingos" w:date="2025-03-05T09:06:00Z" w16du:dateUtc="2025-03-05T08:06:00Z">
                  <w:rPr>
                    <w:rFonts w:ascii="Times New Roman" w:eastAsia="Times New Roman" w:hAnsi="Times New Roman"/>
                    <w:spacing w:val="-1"/>
                  </w:rPr>
                </w:rPrChange>
              </w:rPr>
            </w:pPr>
          </w:p>
          <w:p w14:paraId="1816A5E6" w14:textId="77777777" w:rsidR="003F3EDE" w:rsidRPr="00C30B30" w:rsidRDefault="003F3EDE" w:rsidP="0025185C">
            <w:pPr>
              <w:jc w:val="center"/>
              <w:rPr>
                <w:rFonts w:ascii="Arial" w:eastAsia="Times New Roman" w:hAnsi="Arial" w:cs="Arial"/>
                <w:spacing w:val="-1"/>
                <w:sz w:val="20"/>
                <w:szCs w:val="20"/>
                <w:rPrChange w:id="3738" w:author="Adelino Naquarta Sepalanga Domingos" w:date="2025-03-05T09:06:00Z" w16du:dateUtc="2025-03-05T08:06:00Z">
                  <w:rPr>
                    <w:rFonts w:ascii="Times New Roman" w:eastAsia="Times New Roman" w:hAnsi="Times New Roman"/>
                    <w:spacing w:val="-1"/>
                  </w:rPr>
                </w:rPrChange>
              </w:rPr>
            </w:pPr>
          </w:p>
          <w:p w14:paraId="37E71896" w14:textId="77777777" w:rsidR="003F3EDE" w:rsidRPr="00C30B30" w:rsidRDefault="003F3EDE" w:rsidP="0025185C">
            <w:pPr>
              <w:jc w:val="center"/>
              <w:rPr>
                <w:rFonts w:ascii="Arial" w:eastAsia="Times New Roman" w:hAnsi="Arial" w:cs="Arial"/>
                <w:spacing w:val="-1"/>
                <w:sz w:val="20"/>
                <w:szCs w:val="20"/>
                <w:rPrChange w:id="373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40" w:author="Adelino Naquarta Sepalanga Domingos" w:date="2025-03-05T09:06:00Z" w16du:dateUtc="2025-03-05T08:06:00Z">
                  <w:rPr>
                    <w:rFonts w:ascii="Times New Roman" w:eastAsia="Times New Roman" w:hAnsi="Times New Roman"/>
                    <w:spacing w:val="-1"/>
                  </w:rPr>
                </w:rPrChange>
              </w:rPr>
              <w:t>Texto 20</w:t>
            </w:r>
          </w:p>
          <w:p w14:paraId="37A6F687" w14:textId="77777777" w:rsidR="003F3EDE" w:rsidRPr="00C30B30" w:rsidRDefault="003F3EDE" w:rsidP="0025185C">
            <w:pPr>
              <w:jc w:val="center"/>
              <w:rPr>
                <w:rFonts w:ascii="Arial" w:eastAsia="Times New Roman" w:hAnsi="Arial" w:cs="Arial"/>
                <w:spacing w:val="-1"/>
                <w:sz w:val="20"/>
                <w:szCs w:val="20"/>
                <w:rPrChange w:id="374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42" w:author="Adelino Naquarta Sepalanga Domingos" w:date="2025-03-05T09:06:00Z" w16du:dateUtc="2025-03-05T08:06:00Z">
                  <w:rPr>
                    <w:rFonts w:ascii="Times New Roman" w:eastAsia="Times New Roman" w:hAnsi="Times New Roman"/>
                    <w:spacing w:val="-1"/>
                  </w:rPr>
                </w:rPrChange>
              </w:rPr>
              <w:t xml:space="preserve"> </w:t>
            </w:r>
          </w:p>
        </w:tc>
      </w:tr>
      <w:tr w:rsidR="003F3EDE" w:rsidRPr="00C30B30" w14:paraId="6C20DAC1" w14:textId="77777777" w:rsidTr="0025185C">
        <w:trPr>
          <w:trHeight w:val="515"/>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789E6D" w14:textId="77777777" w:rsidR="003F3EDE" w:rsidRPr="00C30B30" w:rsidRDefault="003F3EDE" w:rsidP="0025185C">
            <w:pPr>
              <w:jc w:val="center"/>
              <w:rPr>
                <w:rFonts w:ascii="Arial" w:eastAsia="Times New Roman" w:hAnsi="Arial" w:cs="Arial"/>
                <w:spacing w:val="-1"/>
                <w:sz w:val="20"/>
                <w:szCs w:val="20"/>
                <w:rPrChange w:id="374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44" w:author="Adelino Naquarta Sepalanga Domingos" w:date="2025-03-05T09:06:00Z" w16du:dateUtc="2025-03-05T08:06:00Z">
                  <w:rPr>
                    <w:rFonts w:ascii="Times New Roman" w:eastAsia="Times New Roman" w:hAnsi="Times New Roman"/>
                    <w:spacing w:val="-1"/>
                  </w:rPr>
                </w:rPrChange>
              </w:rPr>
              <w:t>2.2.7.6.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62B641" w14:textId="77777777" w:rsidR="003F3EDE" w:rsidRPr="00C30B30" w:rsidRDefault="003F3EDE" w:rsidP="0025185C">
            <w:pPr>
              <w:jc w:val="center"/>
              <w:rPr>
                <w:rFonts w:ascii="Arial" w:eastAsia="Times New Roman" w:hAnsi="Arial" w:cs="Arial"/>
                <w:spacing w:val="-1"/>
                <w:sz w:val="20"/>
                <w:szCs w:val="20"/>
                <w:rPrChange w:id="3745"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F6C2B6" w14:textId="77777777" w:rsidR="003F3EDE" w:rsidRPr="00C30B30" w:rsidRDefault="003F3EDE" w:rsidP="0025185C">
            <w:pPr>
              <w:rPr>
                <w:rFonts w:ascii="Arial" w:eastAsia="Times New Roman" w:hAnsi="Arial" w:cs="Arial"/>
                <w:spacing w:val="-1"/>
                <w:sz w:val="20"/>
                <w:szCs w:val="20"/>
                <w:rPrChange w:id="374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47" w:author="Adelino Naquarta Sepalanga Domingos" w:date="2025-03-05T09:06:00Z" w16du:dateUtc="2025-03-05T08:06:00Z">
                  <w:rPr>
                    <w:rFonts w:ascii="Times New Roman" w:eastAsia="Times New Roman" w:hAnsi="Times New Roman"/>
                    <w:spacing w:val="-1"/>
                  </w:rPr>
                </w:rPrChange>
              </w:rPr>
              <w:t>Província (</w:t>
            </w:r>
            <w:proofErr w:type="spellStart"/>
            <w:r w:rsidRPr="00C30B30">
              <w:rPr>
                <w:rFonts w:ascii="Arial" w:eastAsia="Times New Roman" w:hAnsi="Arial" w:cs="Arial"/>
                <w:spacing w:val="-1"/>
                <w:sz w:val="20"/>
                <w:szCs w:val="20"/>
                <w:rPrChange w:id="3748" w:author="Adelino Naquarta Sepalanga Domingos" w:date="2025-03-05T09:06:00Z" w16du:dateUtc="2025-03-05T08:06:00Z">
                  <w:rPr>
                    <w:rFonts w:ascii="Times New Roman" w:eastAsia="Times New Roman" w:hAnsi="Times New Roman"/>
                    <w:spacing w:val="-1"/>
                  </w:rPr>
                </w:rPrChange>
              </w:rPr>
              <w:t>Province</w:t>
            </w:r>
            <w:proofErr w:type="spellEnd"/>
            <w:r w:rsidRPr="00C30B30">
              <w:rPr>
                <w:rFonts w:ascii="Arial" w:eastAsia="Times New Roman" w:hAnsi="Arial" w:cs="Arial"/>
                <w:spacing w:val="-1"/>
                <w:sz w:val="20"/>
                <w:szCs w:val="20"/>
                <w:rPrChange w:id="3749"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98BDEC" w14:textId="77777777" w:rsidR="003F3EDE" w:rsidRPr="00C30B30" w:rsidRDefault="003F3EDE" w:rsidP="0025185C">
            <w:pPr>
              <w:rPr>
                <w:rFonts w:ascii="Arial" w:eastAsia="Times New Roman" w:hAnsi="Arial" w:cs="Arial"/>
                <w:spacing w:val="-1"/>
                <w:sz w:val="20"/>
                <w:szCs w:val="20"/>
                <w:rPrChange w:id="3750"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BADF9A" w14:textId="77777777" w:rsidR="003F3EDE" w:rsidRPr="00C30B30" w:rsidRDefault="003F3EDE" w:rsidP="0025185C">
            <w:pPr>
              <w:jc w:val="center"/>
              <w:rPr>
                <w:rFonts w:ascii="Arial" w:eastAsia="Times New Roman" w:hAnsi="Arial" w:cs="Arial"/>
                <w:spacing w:val="-1"/>
                <w:sz w:val="20"/>
                <w:szCs w:val="20"/>
                <w:rPrChange w:id="375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52" w:author="Adelino Naquarta Sepalanga Domingos" w:date="2025-03-05T09:06:00Z" w16du:dateUtc="2025-03-05T08:06:00Z">
                  <w:rPr>
                    <w:rFonts w:ascii="Times New Roman" w:eastAsia="Times New Roman" w:hAnsi="Times New Roman"/>
                    <w:spacing w:val="-1"/>
                  </w:rPr>
                </w:rPrChange>
              </w:rPr>
              <w:t>Texto 20</w:t>
            </w:r>
          </w:p>
        </w:tc>
      </w:tr>
      <w:tr w:rsidR="003F3EDE" w:rsidRPr="00C30B30" w14:paraId="06B0EB3B"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7506B7" w14:textId="77777777" w:rsidR="003F3EDE" w:rsidRPr="00C30B30" w:rsidRDefault="003F3EDE" w:rsidP="0025185C">
            <w:pPr>
              <w:jc w:val="center"/>
              <w:rPr>
                <w:rFonts w:ascii="Arial" w:eastAsia="Times New Roman" w:hAnsi="Arial" w:cs="Arial"/>
                <w:spacing w:val="-1"/>
                <w:sz w:val="20"/>
                <w:szCs w:val="20"/>
                <w:rPrChange w:id="3753" w:author="Adelino Naquarta Sepalanga Domingos" w:date="2025-03-05T09:06:00Z" w16du:dateUtc="2025-03-05T08:06:00Z">
                  <w:rPr>
                    <w:rFonts w:ascii="Times New Roman" w:eastAsia="Times New Roman" w:hAnsi="Times New Roman"/>
                    <w:spacing w:val="-1"/>
                  </w:rPr>
                </w:rPrChange>
              </w:rPr>
            </w:pPr>
          </w:p>
          <w:p w14:paraId="7B8F63D5" w14:textId="77777777" w:rsidR="003F3EDE" w:rsidRPr="00C30B30" w:rsidRDefault="003F3EDE" w:rsidP="0025185C">
            <w:pPr>
              <w:jc w:val="center"/>
              <w:rPr>
                <w:rFonts w:ascii="Arial" w:eastAsia="Times New Roman" w:hAnsi="Arial" w:cs="Arial"/>
                <w:spacing w:val="-1"/>
                <w:sz w:val="20"/>
                <w:szCs w:val="20"/>
                <w:rPrChange w:id="3754" w:author="Adelino Naquarta Sepalanga Domingos" w:date="2025-03-05T09:06:00Z" w16du:dateUtc="2025-03-05T08:06:00Z">
                  <w:rPr>
                    <w:rFonts w:ascii="Times New Roman" w:eastAsia="Times New Roman" w:hAnsi="Times New Roman"/>
                    <w:spacing w:val="-1"/>
                  </w:rPr>
                </w:rPrChange>
              </w:rPr>
            </w:pPr>
          </w:p>
          <w:p w14:paraId="46F5DBEA" w14:textId="77777777" w:rsidR="003F3EDE" w:rsidRPr="00C30B30" w:rsidRDefault="003F3EDE" w:rsidP="0025185C">
            <w:pPr>
              <w:jc w:val="center"/>
              <w:rPr>
                <w:rFonts w:ascii="Arial" w:eastAsia="Times New Roman" w:hAnsi="Arial" w:cs="Arial"/>
                <w:spacing w:val="-1"/>
                <w:sz w:val="20"/>
                <w:szCs w:val="20"/>
                <w:rPrChange w:id="3755" w:author="Adelino Naquarta Sepalanga Domingos" w:date="2025-03-05T09:06:00Z" w16du:dateUtc="2025-03-05T08:06:00Z">
                  <w:rPr>
                    <w:rFonts w:ascii="Times New Roman" w:eastAsia="Times New Roman" w:hAnsi="Times New Roman"/>
                    <w:spacing w:val="-1"/>
                  </w:rPr>
                </w:rPrChange>
              </w:rPr>
            </w:pPr>
          </w:p>
          <w:p w14:paraId="61026B75" w14:textId="77777777" w:rsidR="003F3EDE" w:rsidRPr="00C30B30" w:rsidRDefault="003F3EDE" w:rsidP="0025185C">
            <w:pPr>
              <w:jc w:val="center"/>
              <w:rPr>
                <w:rFonts w:ascii="Arial" w:eastAsia="Times New Roman" w:hAnsi="Arial" w:cs="Arial"/>
                <w:spacing w:val="-1"/>
                <w:sz w:val="20"/>
                <w:szCs w:val="20"/>
                <w:rPrChange w:id="375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57" w:author="Adelino Naquarta Sepalanga Domingos" w:date="2025-03-05T09:06:00Z" w16du:dateUtc="2025-03-05T08:06:00Z">
                  <w:rPr>
                    <w:rFonts w:ascii="Times New Roman" w:eastAsia="Times New Roman" w:hAnsi="Times New Roman"/>
                    <w:spacing w:val="-1"/>
                  </w:rPr>
                </w:rPrChange>
              </w:rPr>
              <w:t>2.2.7.7.</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E16456" w14:textId="77777777" w:rsidR="003F3EDE" w:rsidRPr="00C30B30" w:rsidRDefault="003F3EDE" w:rsidP="0025185C">
            <w:pPr>
              <w:jc w:val="center"/>
              <w:rPr>
                <w:rFonts w:ascii="Arial" w:eastAsia="Times New Roman" w:hAnsi="Arial" w:cs="Arial"/>
                <w:spacing w:val="-1"/>
                <w:sz w:val="20"/>
                <w:szCs w:val="20"/>
                <w:rPrChange w:id="3758" w:author="Adelino Naquarta Sepalanga Domingos" w:date="2025-03-05T09:06:00Z" w16du:dateUtc="2025-03-05T08:06:00Z">
                  <w:rPr>
                    <w:rFonts w:ascii="Times New Roman" w:eastAsia="Times New Roman" w:hAnsi="Times New Roman"/>
                    <w:spacing w:val="-1"/>
                  </w:rPr>
                </w:rPrChange>
              </w:rPr>
            </w:pPr>
          </w:p>
          <w:p w14:paraId="45D3023F" w14:textId="77777777" w:rsidR="003F3EDE" w:rsidRPr="00C30B30" w:rsidRDefault="003F3EDE" w:rsidP="0025185C">
            <w:pPr>
              <w:jc w:val="center"/>
              <w:rPr>
                <w:rFonts w:ascii="Arial" w:eastAsia="Times New Roman" w:hAnsi="Arial" w:cs="Arial"/>
                <w:spacing w:val="-1"/>
                <w:sz w:val="20"/>
                <w:szCs w:val="20"/>
                <w:rPrChange w:id="3759" w:author="Adelino Naquarta Sepalanga Domingos" w:date="2025-03-05T09:06:00Z" w16du:dateUtc="2025-03-05T08:06:00Z">
                  <w:rPr>
                    <w:rFonts w:ascii="Times New Roman" w:eastAsia="Times New Roman" w:hAnsi="Times New Roman"/>
                    <w:spacing w:val="-1"/>
                  </w:rPr>
                </w:rPrChange>
              </w:rPr>
            </w:pPr>
          </w:p>
          <w:p w14:paraId="4B09FDE8" w14:textId="77777777" w:rsidR="003F3EDE" w:rsidRPr="00C30B30" w:rsidRDefault="003F3EDE" w:rsidP="0025185C">
            <w:pPr>
              <w:jc w:val="center"/>
              <w:rPr>
                <w:rFonts w:ascii="Arial" w:eastAsia="Times New Roman" w:hAnsi="Arial" w:cs="Arial"/>
                <w:spacing w:val="-1"/>
                <w:sz w:val="20"/>
                <w:szCs w:val="20"/>
                <w:rPrChange w:id="3760" w:author="Adelino Naquarta Sepalanga Domingos" w:date="2025-03-05T09:06:00Z" w16du:dateUtc="2025-03-05T08:06:00Z">
                  <w:rPr>
                    <w:rFonts w:ascii="Times New Roman" w:eastAsia="Times New Roman" w:hAnsi="Times New Roman"/>
                    <w:spacing w:val="-1"/>
                  </w:rPr>
                </w:rPrChange>
              </w:rPr>
            </w:pPr>
          </w:p>
          <w:p w14:paraId="595E9102" w14:textId="77777777" w:rsidR="003F3EDE" w:rsidRPr="00C30B30" w:rsidRDefault="003F3EDE" w:rsidP="0025185C">
            <w:pPr>
              <w:jc w:val="center"/>
              <w:rPr>
                <w:rFonts w:ascii="Arial" w:eastAsia="Times New Roman" w:hAnsi="Arial" w:cs="Arial"/>
                <w:spacing w:val="-1"/>
                <w:sz w:val="20"/>
                <w:szCs w:val="20"/>
                <w:rPrChange w:id="376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62"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EDF0DD" w14:textId="77777777" w:rsidR="003F3EDE" w:rsidRPr="00C30B30" w:rsidRDefault="003F3EDE" w:rsidP="0025185C">
            <w:pPr>
              <w:rPr>
                <w:rFonts w:ascii="Arial" w:eastAsia="Times New Roman" w:hAnsi="Arial" w:cs="Arial"/>
                <w:spacing w:val="-1"/>
                <w:sz w:val="20"/>
                <w:szCs w:val="20"/>
                <w:rPrChange w:id="3763" w:author="Adelino Naquarta Sepalanga Domingos" w:date="2025-03-05T09:06:00Z" w16du:dateUtc="2025-03-05T08:06:00Z">
                  <w:rPr>
                    <w:rFonts w:ascii="Times New Roman" w:eastAsia="Times New Roman" w:hAnsi="Times New Roman"/>
                    <w:spacing w:val="-1"/>
                  </w:rPr>
                </w:rPrChange>
              </w:rPr>
            </w:pPr>
          </w:p>
          <w:p w14:paraId="123E20C9" w14:textId="77777777" w:rsidR="003F3EDE" w:rsidRPr="00C30B30" w:rsidRDefault="003F3EDE" w:rsidP="0025185C">
            <w:pPr>
              <w:rPr>
                <w:rFonts w:ascii="Arial" w:eastAsia="Times New Roman" w:hAnsi="Arial" w:cs="Arial"/>
                <w:spacing w:val="-1"/>
                <w:sz w:val="20"/>
                <w:szCs w:val="20"/>
                <w:rPrChange w:id="3764" w:author="Adelino Naquarta Sepalanga Domingos" w:date="2025-03-05T09:06:00Z" w16du:dateUtc="2025-03-05T08:06:00Z">
                  <w:rPr>
                    <w:rFonts w:ascii="Times New Roman" w:eastAsia="Times New Roman" w:hAnsi="Times New Roman"/>
                    <w:spacing w:val="-1"/>
                  </w:rPr>
                </w:rPrChange>
              </w:rPr>
            </w:pPr>
          </w:p>
          <w:p w14:paraId="747C71F8" w14:textId="77777777" w:rsidR="003F3EDE" w:rsidRPr="00C30B30" w:rsidRDefault="003F3EDE" w:rsidP="0025185C">
            <w:pPr>
              <w:rPr>
                <w:rFonts w:ascii="Arial" w:eastAsia="Times New Roman" w:hAnsi="Arial" w:cs="Arial"/>
                <w:spacing w:val="-1"/>
                <w:sz w:val="20"/>
                <w:szCs w:val="20"/>
                <w:rPrChange w:id="3765" w:author="Adelino Naquarta Sepalanga Domingos" w:date="2025-03-05T09:06:00Z" w16du:dateUtc="2025-03-05T08:06:00Z">
                  <w:rPr>
                    <w:rFonts w:ascii="Times New Roman" w:eastAsia="Times New Roman" w:hAnsi="Times New Roman"/>
                    <w:spacing w:val="-1"/>
                  </w:rPr>
                </w:rPrChange>
              </w:rPr>
            </w:pPr>
          </w:p>
          <w:p w14:paraId="652D24B6" w14:textId="77777777" w:rsidR="003F3EDE" w:rsidRPr="00C30B30" w:rsidRDefault="003F3EDE" w:rsidP="0025185C">
            <w:pPr>
              <w:rPr>
                <w:rFonts w:ascii="Arial" w:eastAsia="Times New Roman" w:hAnsi="Arial" w:cs="Arial"/>
                <w:spacing w:val="-1"/>
                <w:sz w:val="20"/>
                <w:szCs w:val="20"/>
                <w:rPrChange w:id="376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67" w:author="Adelino Naquarta Sepalanga Domingos" w:date="2025-03-05T09:06:00Z" w16du:dateUtc="2025-03-05T08:06:00Z">
                  <w:rPr>
                    <w:rFonts w:ascii="Times New Roman" w:eastAsia="Times New Roman" w:hAnsi="Times New Roman"/>
                    <w:spacing w:val="-1"/>
                  </w:rPr>
                </w:rPrChange>
              </w:rPr>
              <w:t>País (Country)</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FE6506F" w14:textId="77777777" w:rsidR="003F3EDE" w:rsidRPr="00C30B30" w:rsidRDefault="003F3EDE" w:rsidP="0025185C">
            <w:pPr>
              <w:rPr>
                <w:rFonts w:ascii="Arial" w:eastAsia="Times New Roman" w:hAnsi="Arial" w:cs="Arial"/>
                <w:spacing w:val="-1"/>
                <w:sz w:val="20"/>
                <w:szCs w:val="20"/>
                <w:rPrChange w:id="376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69" w:author="Adelino Naquarta Sepalanga Domingos" w:date="2025-03-05T09:06:00Z" w16du:dateUtc="2025-03-05T08:06:00Z">
                  <w:rPr>
                    <w:rFonts w:ascii="Times New Roman" w:eastAsia="Times New Roman" w:hAnsi="Times New Roman"/>
                    <w:spacing w:val="-1"/>
                  </w:rPr>
                </w:rPrChange>
              </w:rPr>
              <w:t>Deve ser preenchido de acordo com a norma ISO 3166 - 1-alpha-2.</w:t>
            </w:r>
          </w:p>
          <w:p w14:paraId="11A85E89" w14:textId="77777777" w:rsidR="003F3EDE" w:rsidRPr="00C30B30" w:rsidRDefault="003F3EDE" w:rsidP="0025185C">
            <w:pPr>
              <w:rPr>
                <w:rFonts w:ascii="Arial" w:eastAsia="Times New Roman" w:hAnsi="Arial" w:cs="Arial"/>
                <w:spacing w:val="-1"/>
                <w:sz w:val="20"/>
                <w:szCs w:val="20"/>
                <w:rPrChange w:id="377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71" w:author="Adelino Naquarta Sepalanga Domingos" w:date="2025-03-05T09:06:00Z" w16du:dateUtc="2025-03-05T08:06:00Z">
                  <w:rPr>
                    <w:rFonts w:ascii="Times New Roman" w:eastAsia="Times New Roman" w:hAnsi="Times New Roman"/>
                    <w:spacing w:val="-1"/>
                  </w:rPr>
                </w:rPrChange>
              </w:rPr>
              <w:t>Deve ser preenchido com a designação “Desconhecido”, nas seguintes situações:</w:t>
            </w:r>
          </w:p>
          <w:p w14:paraId="033F67B1" w14:textId="77777777" w:rsidR="003F3EDE" w:rsidRPr="00C30B30" w:rsidRDefault="003F3EDE" w:rsidP="0025185C">
            <w:pPr>
              <w:rPr>
                <w:rFonts w:ascii="Arial" w:eastAsia="Times New Roman" w:hAnsi="Arial" w:cs="Arial"/>
                <w:spacing w:val="-1"/>
                <w:sz w:val="20"/>
                <w:szCs w:val="20"/>
                <w:rPrChange w:id="377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73" w:author="Adelino Naquarta Sepalanga Domingos" w:date="2025-03-05T09:06:00Z" w16du:dateUtc="2025-03-05T08:06:00Z">
                  <w:rPr>
                    <w:rFonts w:ascii="Times New Roman" w:eastAsia="Times New Roman" w:hAnsi="Times New Roman"/>
                    <w:spacing w:val="-1"/>
                  </w:rPr>
                </w:rPrChange>
              </w:rPr>
              <w:t>Sistemas não integrados, se a informação não for conhecida;</w:t>
            </w:r>
          </w:p>
          <w:p w14:paraId="3279B470" w14:textId="77777777" w:rsidR="003F3EDE" w:rsidRPr="00C30B30" w:rsidRDefault="003F3EDE" w:rsidP="0025185C">
            <w:pPr>
              <w:rPr>
                <w:rFonts w:ascii="Arial" w:eastAsia="Times New Roman" w:hAnsi="Arial" w:cs="Arial"/>
                <w:spacing w:val="-1"/>
                <w:sz w:val="20"/>
                <w:szCs w:val="20"/>
                <w:rPrChange w:id="377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75"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0BFCF1" w14:textId="77777777" w:rsidR="003F3EDE" w:rsidRPr="00C30B30" w:rsidRDefault="003F3EDE" w:rsidP="0025185C">
            <w:pPr>
              <w:jc w:val="center"/>
              <w:rPr>
                <w:rFonts w:ascii="Arial" w:eastAsia="Times New Roman" w:hAnsi="Arial" w:cs="Arial"/>
                <w:spacing w:val="-1"/>
                <w:sz w:val="20"/>
                <w:szCs w:val="20"/>
                <w:rPrChange w:id="3776" w:author="Adelino Naquarta Sepalanga Domingos" w:date="2025-03-05T09:06:00Z" w16du:dateUtc="2025-03-05T08:06:00Z">
                  <w:rPr>
                    <w:rFonts w:ascii="Times New Roman" w:eastAsia="Times New Roman" w:hAnsi="Times New Roman"/>
                    <w:spacing w:val="-1"/>
                  </w:rPr>
                </w:rPrChange>
              </w:rPr>
            </w:pPr>
          </w:p>
          <w:p w14:paraId="20F36246" w14:textId="77777777" w:rsidR="003F3EDE" w:rsidRPr="00C30B30" w:rsidRDefault="003F3EDE" w:rsidP="0025185C">
            <w:pPr>
              <w:jc w:val="center"/>
              <w:rPr>
                <w:rFonts w:ascii="Arial" w:eastAsia="Times New Roman" w:hAnsi="Arial" w:cs="Arial"/>
                <w:spacing w:val="-1"/>
                <w:sz w:val="20"/>
                <w:szCs w:val="20"/>
                <w:rPrChange w:id="3777" w:author="Adelino Naquarta Sepalanga Domingos" w:date="2025-03-05T09:06:00Z" w16du:dateUtc="2025-03-05T08:06:00Z">
                  <w:rPr>
                    <w:rFonts w:ascii="Times New Roman" w:eastAsia="Times New Roman" w:hAnsi="Times New Roman"/>
                    <w:spacing w:val="-1"/>
                  </w:rPr>
                </w:rPrChange>
              </w:rPr>
            </w:pPr>
          </w:p>
          <w:p w14:paraId="340DDE2A" w14:textId="77777777" w:rsidR="003F3EDE" w:rsidRPr="00C30B30" w:rsidRDefault="003F3EDE" w:rsidP="0025185C">
            <w:pPr>
              <w:jc w:val="center"/>
              <w:rPr>
                <w:rFonts w:ascii="Arial" w:eastAsia="Times New Roman" w:hAnsi="Arial" w:cs="Arial"/>
                <w:spacing w:val="-1"/>
                <w:sz w:val="20"/>
                <w:szCs w:val="20"/>
                <w:rPrChange w:id="3778" w:author="Adelino Naquarta Sepalanga Domingos" w:date="2025-03-05T09:06:00Z" w16du:dateUtc="2025-03-05T08:06:00Z">
                  <w:rPr>
                    <w:rFonts w:ascii="Times New Roman" w:eastAsia="Times New Roman" w:hAnsi="Times New Roman"/>
                    <w:spacing w:val="-1"/>
                  </w:rPr>
                </w:rPrChange>
              </w:rPr>
            </w:pPr>
          </w:p>
          <w:p w14:paraId="1310CDB9" w14:textId="77777777" w:rsidR="003F3EDE" w:rsidRPr="00C30B30" w:rsidRDefault="003F3EDE" w:rsidP="0025185C">
            <w:pPr>
              <w:jc w:val="center"/>
              <w:rPr>
                <w:rFonts w:ascii="Arial" w:eastAsia="Times New Roman" w:hAnsi="Arial" w:cs="Arial"/>
                <w:spacing w:val="-1"/>
                <w:sz w:val="20"/>
                <w:szCs w:val="20"/>
                <w:rPrChange w:id="377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80" w:author="Adelino Naquarta Sepalanga Domingos" w:date="2025-03-05T09:06:00Z" w16du:dateUtc="2025-03-05T08:06:00Z">
                  <w:rPr>
                    <w:rFonts w:ascii="Times New Roman" w:eastAsia="Times New Roman" w:hAnsi="Times New Roman"/>
                    <w:spacing w:val="-1"/>
                  </w:rPr>
                </w:rPrChange>
              </w:rPr>
              <w:t>Texto 12</w:t>
            </w:r>
          </w:p>
        </w:tc>
      </w:tr>
      <w:tr w:rsidR="003F3EDE" w:rsidRPr="00C30B30" w14:paraId="69A231C3" w14:textId="77777777" w:rsidTr="0025185C">
        <w:trPr>
          <w:trHeight w:val="33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C3CF2AD" w14:textId="77777777" w:rsidR="003F3EDE" w:rsidRPr="00C30B30" w:rsidRDefault="003F3EDE" w:rsidP="0025185C">
            <w:pPr>
              <w:jc w:val="center"/>
              <w:rPr>
                <w:rFonts w:ascii="Arial" w:eastAsia="Times New Roman" w:hAnsi="Arial" w:cs="Arial"/>
                <w:spacing w:val="-1"/>
                <w:sz w:val="20"/>
                <w:szCs w:val="20"/>
                <w:rPrChange w:id="378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82" w:author="Adelino Naquarta Sepalanga Domingos" w:date="2025-03-05T09:06:00Z" w16du:dateUtc="2025-03-05T08:06:00Z">
                  <w:rPr>
                    <w:rFonts w:ascii="Times New Roman" w:eastAsia="Times New Roman" w:hAnsi="Times New Roman"/>
                    <w:spacing w:val="-1"/>
                  </w:rPr>
                </w:rPrChange>
              </w:rPr>
              <w:t>2.2.8.</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36B22F" w14:textId="77777777" w:rsidR="003F3EDE" w:rsidRPr="00C30B30" w:rsidRDefault="003F3EDE" w:rsidP="0025185C">
            <w:pPr>
              <w:jc w:val="center"/>
              <w:rPr>
                <w:rFonts w:ascii="Arial" w:eastAsia="Times New Roman" w:hAnsi="Arial" w:cs="Arial"/>
                <w:spacing w:val="-1"/>
                <w:sz w:val="20"/>
                <w:szCs w:val="20"/>
                <w:rPrChange w:id="3783"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25E9F06" w14:textId="77777777" w:rsidR="003F3EDE" w:rsidRPr="00C30B30" w:rsidRDefault="003F3EDE" w:rsidP="0025185C">
            <w:pPr>
              <w:rPr>
                <w:rFonts w:ascii="Arial" w:eastAsia="Times New Roman" w:hAnsi="Arial" w:cs="Arial"/>
                <w:spacing w:val="-1"/>
                <w:sz w:val="20"/>
                <w:szCs w:val="20"/>
                <w:rPrChange w:id="378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85" w:author="Adelino Naquarta Sepalanga Domingos" w:date="2025-03-05T09:06:00Z" w16du:dateUtc="2025-03-05T08:06:00Z">
                  <w:rPr>
                    <w:rFonts w:ascii="Times New Roman" w:eastAsia="Times New Roman" w:hAnsi="Times New Roman"/>
                    <w:spacing w:val="-1"/>
                  </w:rPr>
                </w:rPrChange>
              </w:rPr>
              <w:t>Telefone (</w:t>
            </w:r>
            <w:proofErr w:type="spellStart"/>
            <w:r w:rsidRPr="00C30B30">
              <w:rPr>
                <w:rFonts w:ascii="Arial" w:eastAsia="Times New Roman" w:hAnsi="Arial" w:cs="Arial"/>
                <w:spacing w:val="-1"/>
                <w:sz w:val="20"/>
                <w:szCs w:val="20"/>
                <w:rPrChange w:id="3786" w:author="Adelino Naquarta Sepalanga Domingos" w:date="2025-03-05T09:06:00Z" w16du:dateUtc="2025-03-05T08:06:00Z">
                  <w:rPr>
                    <w:rFonts w:ascii="Times New Roman" w:eastAsia="Times New Roman" w:hAnsi="Times New Roman"/>
                    <w:spacing w:val="-1"/>
                  </w:rPr>
                </w:rPrChange>
              </w:rPr>
              <w:t>Telephone</w:t>
            </w:r>
            <w:proofErr w:type="spellEnd"/>
            <w:r w:rsidRPr="00C30B30">
              <w:rPr>
                <w:rFonts w:ascii="Arial" w:eastAsia="Times New Roman" w:hAnsi="Arial" w:cs="Arial"/>
                <w:spacing w:val="-1"/>
                <w:sz w:val="20"/>
                <w:szCs w:val="20"/>
                <w:rPrChange w:id="3787"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3077CE0" w14:textId="77777777" w:rsidR="003F3EDE" w:rsidRPr="00C30B30" w:rsidRDefault="003F3EDE" w:rsidP="0025185C">
            <w:pPr>
              <w:rPr>
                <w:rFonts w:ascii="Arial" w:eastAsia="Times New Roman" w:hAnsi="Arial" w:cs="Arial"/>
                <w:spacing w:val="-1"/>
                <w:sz w:val="20"/>
                <w:szCs w:val="20"/>
                <w:rPrChange w:id="3788"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4E7317" w14:textId="77777777" w:rsidR="003F3EDE" w:rsidRPr="00C30B30" w:rsidRDefault="003F3EDE" w:rsidP="0025185C">
            <w:pPr>
              <w:jc w:val="center"/>
              <w:rPr>
                <w:rFonts w:ascii="Arial" w:eastAsia="Times New Roman" w:hAnsi="Arial" w:cs="Arial"/>
                <w:spacing w:val="-1"/>
                <w:sz w:val="20"/>
                <w:szCs w:val="20"/>
                <w:rPrChange w:id="378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90" w:author="Adelino Naquarta Sepalanga Domingos" w:date="2025-03-05T09:06:00Z" w16du:dateUtc="2025-03-05T08:06:00Z">
                  <w:rPr>
                    <w:rFonts w:ascii="Times New Roman" w:eastAsia="Times New Roman" w:hAnsi="Times New Roman"/>
                    <w:spacing w:val="-1"/>
                  </w:rPr>
                </w:rPrChange>
              </w:rPr>
              <w:t>Texto 20</w:t>
            </w:r>
          </w:p>
        </w:tc>
      </w:tr>
      <w:tr w:rsidR="003F3EDE" w:rsidRPr="00C30B30" w14:paraId="5CF873F1" w14:textId="77777777" w:rsidTr="0025185C">
        <w:trPr>
          <w:trHeight w:val="33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E5C0226" w14:textId="77777777" w:rsidR="003F3EDE" w:rsidRPr="00C30B30" w:rsidRDefault="003F3EDE" w:rsidP="0025185C">
            <w:pPr>
              <w:jc w:val="center"/>
              <w:rPr>
                <w:rFonts w:ascii="Arial" w:eastAsia="Times New Roman" w:hAnsi="Arial" w:cs="Arial"/>
                <w:spacing w:val="-1"/>
                <w:sz w:val="20"/>
                <w:szCs w:val="20"/>
                <w:rPrChange w:id="379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92" w:author="Adelino Naquarta Sepalanga Domingos" w:date="2025-03-05T09:06:00Z" w16du:dateUtc="2025-03-05T08:06:00Z">
                  <w:rPr>
                    <w:rFonts w:ascii="Times New Roman" w:eastAsia="Times New Roman" w:hAnsi="Times New Roman"/>
                    <w:spacing w:val="-1"/>
                  </w:rPr>
                </w:rPrChange>
              </w:rPr>
              <w:t>2.2.9.</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CB2C64" w14:textId="77777777" w:rsidR="003F3EDE" w:rsidRPr="00C30B30" w:rsidRDefault="003F3EDE" w:rsidP="0025185C">
            <w:pPr>
              <w:jc w:val="center"/>
              <w:rPr>
                <w:rFonts w:ascii="Arial" w:eastAsia="Times New Roman" w:hAnsi="Arial" w:cs="Arial"/>
                <w:spacing w:val="-1"/>
                <w:sz w:val="20"/>
                <w:szCs w:val="20"/>
                <w:rPrChange w:id="3793"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72E832" w14:textId="77777777" w:rsidR="003F3EDE" w:rsidRPr="00C30B30" w:rsidRDefault="003F3EDE" w:rsidP="0025185C">
            <w:pPr>
              <w:rPr>
                <w:rFonts w:ascii="Arial" w:eastAsia="Times New Roman" w:hAnsi="Arial" w:cs="Arial"/>
                <w:spacing w:val="-1"/>
                <w:sz w:val="20"/>
                <w:szCs w:val="20"/>
                <w:rPrChange w:id="379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95" w:author="Adelino Naquarta Sepalanga Domingos" w:date="2025-03-05T09:06:00Z" w16du:dateUtc="2025-03-05T08:06:00Z">
                  <w:rPr>
                    <w:rFonts w:ascii="Times New Roman" w:eastAsia="Times New Roman" w:hAnsi="Times New Roman"/>
                    <w:spacing w:val="-1"/>
                  </w:rPr>
                </w:rPrChange>
              </w:rPr>
              <w:t>Fax (Fax)</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42A758" w14:textId="77777777" w:rsidR="003F3EDE" w:rsidRPr="00C30B30" w:rsidRDefault="003F3EDE" w:rsidP="0025185C">
            <w:pPr>
              <w:rPr>
                <w:rFonts w:ascii="Arial" w:eastAsia="Times New Roman" w:hAnsi="Arial" w:cs="Arial"/>
                <w:spacing w:val="-1"/>
                <w:sz w:val="20"/>
                <w:szCs w:val="20"/>
                <w:rPrChange w:id="3796"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1ACB5C" w14:textId="77777777" w:rsidR="003F3EDE" w:rsidRPr="00C30B30" w:rsidRDefault="003F3EDE" w:rsidP="0025185C">
            <w:pPr>
              <w:jc w:val="center"/>
              <w:rPr>
                <w:rFonts w:ascii="Arial" w:eastAsia="Times New Roman" w:hAnsi="Arial" w:cs="Arial"/>
                <w:spacing w:val="-1"/>
                <w:sz w:val="20"/>
                <w:szCs w:val="20"/>
                <w:rPrChange w:id="379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798" w:author="Adelino Naquarta Sepalanga Domingos" w:date="2025-03-05T09:06:00Z" w16du:dateUtc="2025-03-05T08:06:00Z">
                  <w:rPr>
                    <w:rFonts w:ascii="Times New Roman" w:eastAsia="Times New Roman" w:hAnsi="Times New Roman"/>
                    <w:spacing w:val="-1"/>
                  </w:rPr>
                </w:rPrChange>
              </w:rPr>
              <w:t>Texto 20</w:t>
            </w:r>
          </w:p>
        </w:tc>
      </w:tr>
      <w:tr w:rsidR="003F3EDE" w:rsidRPr="00C30B30" w14:paraId="2F9653C1" w14:textId="77777777" w:rsidTr="0025185C">
        <w:trPr>
          <w:trHeight w:val="494"/>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84D77E" w14:textId="77777777" w:rsidR="003F3EDE" w:rsidRPr="00C30B30" w:rsidRDefault="003F3EDE" w:rsidP="0025185C">
            <w:pPr>
              <w:jc w:val="center"/>
              <w:rPr>
                <w:rFonts w:ascii="Arial" w:eastAsia="Times New Roman" w:hAnsi="Arial" w:cs="Arial"/>
                <w:spacing w:val="-1"/>
                <w:sz w:val="20"/>
                <w:szCs w:val="20"/>
                <w:rPrChange w:id="379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800" w:author="Adelino Naquarta Sepalanga Domingos" w:date="2025-03-05T09:06:00Z" w16du:dateUtc="2025-03-05T08:06:00Z">
                  <w:rPr>
                    <w:rFonts w:ascii="Times New Roman" w:eastAsia="Times New Roman" w:hAnsi="Times New Roman"/>
                    <w:spacing w:val="-1"/>
                  </w:rPr>
                </w:rPrChange>
              </w:rPr>
              <w:t>2.2.10.</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D4BC8AC" w14:textId="77777777" w:rsidR="003F3EDE" w:rsidRPr="00C30B30" w:rsidRDefault="003F3EDE" w:rsidP="0025185C">
            <w:pPr>
              <w:jc w:val="center"/>
              <w:rPr>
                <w:rFonts w:ascii="Arial" w:eastAsia="Times New Roman" w:hAnsi="Arial" w:cs="Arial"/>
                <w:spacing w:val="-1"/>
                <w:sz w:val="20"/>
                <w:szCs w:val="20"/>
                <w:rPrChange w:id="3801"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F5E6EC3" w14:textId="77777777" w:rsidR="003F3EDE" w:rsidRPr="00C30B30" w:rsidRDefault="003F3EDE" w:rsidP="0025185C">
            <w:pPr>
              <w:rPr>
                <w:rFonts w:ascii="Arial" w:eastAsia="Times New Roman" w:hAnsi="Arial" w:cs="Arial"/>
                <w:spacing w:val="-1"/>
                <w:sz w:val="20"/>
                <w:szCs w:val="20"/>
                <w:rPrChange w:id="380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803" w:author="Adelino Naquarta Sepalanga Domingos" w:date="2025-03-05T09:06:00Z" w16du:dateUtc="2025-03-05T08:06:00Z">
                  <w:rPr>
                    <w:rFonts w:ascii="Times New Roman" w:eastAsia="Times New Roman" w:hAnsi="Times New Roman"/>
                    <w:spacing w:val="-1"/>
                  </w:rPr>
                </w:rPrChange>
              </w:rPr>
              <w:t>Endereço de correio electrónico da empresa (Email)</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CC077B" w14:textId="77777777" w:rsidR="003F3EDE" w:rsidRPr="00C30B30" w:rsidRDefault="003F3EDE" w:rsidP="0025185C">
            <w:pPr>
              <w:rPr>
                <w:rFonts w:ascii="Arial" w:eastAsia="Times New Roman" w:hAnsi="Arial" w:cs="Arial"/>
                <w:spacing w:val="-1"/>
                <w:sz w:val="20"/>
                <w:szCs w:val="20"/>
                <w:rPrChange w:id="3804"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47CEF3" w14:textId="77777777" w:rsidR="003F3EDE" w:rsidRPr="00C30B30" w:rsidRDefault="003F3EDE" w:rsidP="0025185C">
            <w:pPr>
              <w:jc w:val="center"/>
              <w:rPr>
                <w:rFonts w:ascii="Arial" w:eastAsia="Times New Roman" w:hAnsi="Arial" w:cs="Arial"/>
                <w:spacing w:val="-1"/>
                <w:sz w:val="20"/>
                <w:szCs w:val="20"/>
                <w:rPrChange w:id="380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806" w:author="Adelino Naquarta Sepalanga Domingos" w:date="2025-03-05T09:06:00Z" w16du:dateUtc="2025-03-05T08:06:00Z">
                  <w:rPr>
                    <w:rFonts w:ascii="Times New Roman" w:eastAsia="Times New Roman" w:hAnsi="Times New Roman"/>
                    <w:spacing w:val="-1"/>
                  </w:rPr>
                </w:rPrChange>
              </w:rPr>
              <w:t xml:space="preserve">Texto </w:t>
            </w:r>
          </w:p>
          <w:p w14:paraId="77DB353D" w14:textId="77777777" w:rsidR="003F3EDE" w:rsidRPr="00C30B30" w:rsidRDefault="003F3EDE" w:rsidP="0025185C">
            <w:pPr>
              <w:jc w:val="center"/>
              <w:rPr>
                <w:rFonts w:ascii="Arial" w:eastAsia="Times New Roman" w:hAnsi="Arial" w:cs="Arial"/>
                <w:spacing w:val="-1"/>
                <w:sz w:val="20"/>
                <w:szCs w:val="20"/>
                <w:rPrChange w:id="380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808" w:author="Adelino Naquarta Sepalanga Domingos" w:date="2025-03-05T09:06:00Z" w16du:dateUtc="2025-03-05T08:06:00Z">
                  <w:rPr>
                    <w:rFonts w:ascii="Times New Roman" w:eastAsia="Times New Roman" w:hAnsi="Times New Roman"/>
                    <w:spacing w:val="-1"/>
                  </w:rPr>
                </w:rPrChange>
              </w:rPr>
              <w:t>254</w:t>
            </w:r>
          </w:p>
        </w:tc>
      </w:tr>
      <w:tr w:rsidR="003F3EDE" w:rsidRPr="00C30B30" w14:paraId="3B6983EC" w14:textId="77777777" w:rsidTr="0025185C">
        <w:trPr>
          <w:trHeight w:val="662"/>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17F0D9" w14:textId="77777777" w:rsidR="003F3EDE" w:rsidRPr="00C30B30" w:rsidRDefault="003F3EDE" w:rsidP="0025185C">
            <w:pPr>
              <w:jc w:val="center"/>
              <w:rPr>
                <w:rFonts w:ascii="Arial" w:eastAsia="Times New Roman" w:hAnsi="Arial" w:cs="Arial"/>
                <w:spacing w:val="-1"/>
                <w:sz w:val="20"/>
                <w:szCs w:val="20"/>
                <w:rPrChange w:id="380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810" w:author="Adelino Naquarta Sepalanga Domingos" w:date="2025-03-05T09:06:00Z" w16du:dateUtc="2025-03-05T08:06:00Z">
                  <w:rPr>
                    <w:rFonts w:ascii="Times New Roman" w:eastAsia="Times New Roman" w:hAnsi="Times New Roman"/>
                    <w:spacing w:val="-1"/>
                  </w:rPr>
                </w:rPrChange>
              </w:rPr>
              <w:t>2.2.11.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7F9796" w14:textId="77777777" w:rsidR="003F3EDE" w:rsidRPr="00C30B30" w:rsidRDefault="003F3EDE" w:rsidP="0025185C">
            <w:pPr>
              <w:jc w:val="center"/>
              <w:rPr>
                <w:rFonts w:ascii="Arial" w:eastAsia="Times New Roman" w:hAnsi="Arial" w:cs="Arial"/>
                <w:spacing w:val="-1"/>
                <w:sz w:val="20"/>
                <w:szCs w:val="20"/>
                <w:rPrChange w:id="3811"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3E73EC5" w14:textId="77777777" w:rsidR="003F3EDE" w:rsidRPr="00C30B30" w:rsidRDefault="003F3EDE" w:rsidP="0025185C">
            <w:pPr>
              <w:rPr>
                <w:rFonts w:ascii="Arial" w:eastAsia="Times New Roman" w:hAnsi="Arial" w:cs="Arial"/>
                <w:spacing w:val="-1"/>
                <w:sz w:val="20"/>
                <w:szCs w:val="20"/>
                <w:rPrChange w:id="381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813" w:author="Adelino Naquarta Sepalanga Domingos" w:date="2025-03-05T09:06:00Z" w16du:dateUtc="2025-03-05T08:06:00Z">
                  <w:rPr>
                    <w:rFonts w:ascii="Times New Roman" w:eastAsia="Times New Roman" w:hAnsi="Times New Roman"/>
                    <w:spacing w:val="-1"/>
                  </w:rPr>
                </w:rPrChange>
              </w:rPr>
              <w:t>Endereço do sítio Web da empresa (Website)</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5FC6FB" w14:textId="77777777" w:rsidR="003F3EDE" w:rsidRPr="00C30B30" w:rsidRDefault="003F3EDE" w:rsidP="0025185C">
            <w:pPr>
              <w:rPr>
                <w:rFonts w:ascii="Arial" w:eastAsia="Times New Roman" w:hAnsi="Arial" w:cs="Arial"/>
                <w:spacing w:val="-1"/>
                <w:sz w:val="20"/>
                <w:szCs w:val="20"/>
                <w:rPrChange w:id="3814"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618CF5" w14:textId="77777777" w:rsidR="003F3EDE" w:rsidRPr="00C30B30" w:rsidRDefault="003F3EDE" w:rsidP="0025185C">
            <w:pPr>
              <w:jc w:val="center"/>
              <w:rPr>
                <w:rFonts w:ascii="Arial" w:eastAsia="Times New Roman" w:hAnsi="Arial" w:cs="Arial"/>
                <w:spacing w:val="-1"/>
                <w:sz w:val="20"/>
                <w:szCs w:val="20"/>
                <w:rPrChange w:id="381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816" w:author="Adelino Naquarta Sepalanga Domingos" w:date="2025-03-05T09:06:00Z" w16du:dateUtc="2025-03-05T08:06:00Z">
                  <w:rPr>
                    <w:rFonts w:ascii="Times New Roman" w:eastAsia="Times New Roman" w:hAnsi="Times New Roman"/>
                    <w:spacing w:val="-1"/>
                  </w:rPr>
                </w:rPrChange>
              </w:rPr>
              <w:t>Texto 60</w:t>
            </w:r>
          </w:p>
        </w:tc>
      </w:tr>
      <w:tr w:rsidR="003F3EDE" w:rsidRPr="00C30B30" w14:paraId="6635A321"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F6C44F" w14:textId="77777777" w:rsidR="003F3EDE" w:rsidRPr="00C30B30" w:rsidRDefault="003F3EDE" w:rsidP="0025185C">
            <w:pPr>
              <w:jc w:val="center"/>
              <w:rPr>
                <w:rFonts w:ascii="Arial" w:eastAsia="Times New Roman" w:hAnsi="Arial" w:cs="Arial"/>
                <w:spacing w:val="-1"/>
                <w:sz w:val="20"/>
                <w:szCs w:val="20"/>
                <w:rPrChange w:id="3817" w:author="Adelino Naquarta Sepalanga Domingos" w:date="2025-03-05T09:06:00Z" w16du:dateUtc="2025-03-05T08:06:00Z">
                  <w:rPr>
                    <w:rFonts w:ascii="Times New Roman" w:eastAsia="Times New Roman" w:hAnsi="Times New Roman"/>
                    <w:spacing w:val="-1"/>
                  </w:rPr>
                </w:rPrChange>
              </w:rPr>
            </w:pPr>
          </w:p>
          <w:p w14:paraId="6AD5E0CA" w14:textId="77777777" w:rsidR="003F3EDE" w:rsidRPr="00C30B30" w:rsidRDefault="003F3EDE" w:rsidP="0025185C">
            <w:pPr>
              <w:jc w:val="center"/>
              <w:rPr>
                <w:rFonts w:ascii="Arial" w:eastAsia="Times New Roman" w:hAnsi="Arial" w:cs="Arial"/>
                <w:spacing w:val="-1"/>
                <w:sz w:val="20"/>
                <w:szCs w:val="20"/>
                <w:rPrChange w:id="381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819" w:author="Adelino Naquarta Sepalanga Domingos" w:date="2025-03-05T09:06:00Z" w16du:dateUtc="2025-03-05T08:06:00Z">
                  <w:rPr>
                    <w:rFonts w:ascii="Times New Roman" w:eastAsia="Times New Roman" w:hAnsi="Times New Roman"/>
                    <w:spacing w:val="-1"/>
                  </w:rPr>
                </w:rPrChange>
              </w:rPr>
              <w:t>2.2.12.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1D9A46" w14:textId="77777777" w:rsidR="003F3EDE" w:rsidRPr="00C30B30" w:rsidRDefault="003F3EDE" w:rsidP="0025185C">
            <w:pPr>
              <w:jc w:val="center"/>
              <w:rPr>
                <w:rFonts w:ascii="Arial" w:eastAsia="Times New Roman" w:hAnsi="Arial" w:cs="Arial"/>
                <w:spacing w:val="-1"/>
                <w:sz w:val="20"/>
                <w:szCs w:val="20"/>
                <w:rPrChange w:id="3820" w:author="Adelino Naquarta Sepalanga Domingos" w:date="2025-03-05T09:06:00Z" w16du:dateUtc="2025-03-05T08:06:00Z">
                  <w:rPr>
                    <w:rFonts w:ascii="Times New Roman" w:eastAsia="Times New Roman" w:hAnsi="Times New Roman"/>
                    <w:spacing w:val="-1"/>
                  </w:rPr>
                </w:rPrChange>
              </w:rPr>
            </w:pPr>
          </w:p>
          <w:p w14:paraId="4CB430B1" w14:textId="77777777" w:rsidR="003F3EDE" w:rsidRPr="00C30B30" w:rsidRDefault="003F3EDE" w:rsidP="0025185C">
            <w:pPr>
              <w:jc w:val="center"/>
              <w:rPr>
                <w:rFonts w:ascii="Arial" w:eastAsia="Times New Roman" w:hAnsi="Arial" w:cs="Arial"/>
                <w:spacing w:val="-1"/>
                <w:sz w:val="20"/>
                <w:szCs w:val="20"/>
                <w:rPrChange w:id="382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822"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BCD828" w14:textId="77777777" w:rsidR="003F3EDE" w:rsidRPr="00C30B30" w:rsidRDefault="003F3EDE" w:rsidP="0025185C">
            <w:pPr>
              <w:rPr>
                <w:rFonts w:ascii="Arial" w:eastAsia="Times New Roman" w:hAnsi="Arial" w:cs="Arial"/>
                <w:spacing w:val="-1"/>
                <w:sz w:val="20"/>
                <w:szCs w:val="20"/>
                <w:rPrChange w:id="3823" w:author="Adelino Naquarta Sepalanga Domingos" w:date="2025-03-05T09:06:00Z" w16du:dateUtc="2025-03-05T08:06:00Z">
                  <w:rPr>
                    <w:rFonts w:ascii="Times New Roman" w:eastAsia="Times New Roman" w:hAnsi="Times New Roman"/>
                    <w:spacing w:val="-1"/>
                  </w:rPr>
                </w:rPrChange>
              </w:rPr>
            </w:pPr>
          </w:p>
          <w:p w14:paraId="62BD58E9" w14:textId="77777777" w:rsidR="003F3EDE" w:rsidRPr="00C30B30" w:rsidRDefault="003F3EDE" w:rsidP="0025185C">
            <w:pPr>
              <w:rPr>
                <w:rFonts w:ascii="Arial" w:eastAsia="Times New Roman" w:hAnsi="Arial" w:cs="Arial"/>
                <w:spacing w:val="-1"/>
                <w:sz w:val="20"/>
                <w:szCs w:val="20"/>
                <w:rPrChange w:id="382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825" w:author="Adelino Naquarta Sepalanga Domingos" w:date="2025-03-05T09:06:00Z" w16du:dateUtc="2025-03-05T08:06:00Z">
                  <w:rPr>
                    <w:rFonts w:ascii="Times New Roman" w:eastAsia="Times New Roman" w:hAnsi="Times New Roman"/>
                    <w:spacing w:val="-1"/>
                  </w:rPr>
                </w:rPrChange>
              </w:rPr>
              <w:t>Indicador de autofacturação (</w:t>
            </w:r>
            <w:proofErr w:type="spellStart"/>
            <w:r w:rsidRPr="00C30B30">
              <w:rPr>
                <w:rFonts w:ascii="Arial" w:eastAsia="Times New Roman" w:hAnsi="Arial" w:cs="Arial"/>
                <w:spacing w:val="-1"/>
                <w:sz w:val="20"/>
                <w:szCs w:val="20"/>
                <w:rPrChange w:id="3826" w:author="Adelino Naquarta Sepalanga Domingos" w:date="2025-03-05T09:06:00Z" w16du:dateUtc="2025-03-05T08:06:00Z">
                  <w:rPr>
                    <w:rFonts w:ascii="Times New Roman" w:eastAsia="Times New Roman" w:hAnsi="Times New Roman"/>
                    <w:spacing w:val="-1"/>
                  </w:rPr>
                </w:rPrChange>
              </w:rPr>
              <w:t>SelfBillingIndicator</w:t>
            </w:r>
            <w:proofErr w:type="spellEnd"/>
            <w:r w:rsidRPr="00C30B30">
              <w:rPr>
                <w:rFonts w:ascii="Arial" w:eastAsia="Times New Roman" w:hAnsi="Arial" w:cs="Arial"/>
                <w:spacing w:val="-1"/>
                <w:sz w:val="20"/>
                <w:szCs w:val="20"/>
                <w:rPrChange w:id="3827" w:author="Adelino Naquarta Sepalanga Domingos" w:date="2025-03-05T09:06:00Z" w16du:dateUtc="2025-03-05T08:06:00Z">
                  <w:rPr>
                    <w:rFonts w:ascii="Times New Roman" w:eastAsia="Times New Roman" w:hAnsi="Times New Roman"/>
                    <w:spacing w:val="-1"/>
                  </w:rPr>
                </w:rPrChange>
              </w:rPr>
              <w:t>)</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08CF71" w14:textId="77777777" w:rsidR="003F3EDE" w:rsidRPr="00C30B30" w:rsidRDefault="003F3EDE" w:rsidP="0025185C">
            <w:pPr>
              <w:rPr>
                <w:rFonts w:ascii="Arial" w:eastAsia="Times New Roman" w:hAnsi="Arial" w:cs="Arial"/>
                <w:spacing w:val="-1"/>
                <w:sz w:val="20"/>
                <w:szCs w:val="20"/>
                <w:rPrChange w:id="382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829" w:author="Adelino Naquarta Sepalanga Domingos" w:date="2025-03-05T09:06:00Z" w16du:dateUtc="2025-03-05T08:06:00Z">
                  <w:rPr>
                    <w:rFonts w:ascii="Times New Roman" w:eastAsia="Times New Roman" w:hAnsi="Times New Roman"/>
                    <w:spacing w:val="-1"/>
                  </w:rPr>
                </w:rPrChange>
              </w:rPr>
              <w:t>Indicador da existência de acordo de autofacturação entre o cliente e o fornecedor.</w:t>
            </w:r>
          </w:p>
          <w:p w14:paraId="0E0AF201" w14:textId="77777777" w:rsidR="003F3EDE" w:rsidRPr="00C30B30" w:rsidRDefault="003F3EDE" w:rsidP="0025185C">
            <w:pPr>
              <w:rPr>
                <w:rFonts w:ascii="Arial" w:eastAsia="Times New Roman" w:hAnsi="Arial" w:cs="Arial"/>
                <w:spacing w:val="-1"/>
                <w:sz w:val="20"/>
                <w:szCs w:val="20"/>
                <w:rPrChange w:id="383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831" w:author="Adelino Naquarta Sepalanga Domingos" w:date="2025-03-05T09:06:00Z" w16du:dateUtc="2025-03-05T08:06:00Z">
                  <w:rPr>
                    <w:rFonts w:ascii="Times New Roman" w:eastAsia="Times New Roman" w:hAnsi="Times New Roman"/>
                    <w:spacing w:val="-1"/>
                  </w:rPr>
                </w:rPrChange>
              </w:rPr>
              <w:t>Deve ser preenchido com “1” se houver acordo e com “0” (zero) no caso contrário.</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F2BC92" w14:textId="77777777" w:rsidR="003F3EDE" w:rsidRPr="00C30B30" w:rsidRDefault="003F3EDE" w:rsidP="0025185C">
            <w:pPr>
              <w:jc w:val="center"/>
              <w:rPr>
                <w:rFonts w:ascii="Arial" w:eastAsia="Times New Roman" w:hAnsi="Arial" w:cs="Arial"/>
                <w:spacing w:val="-1"/>
                <w:sz w:val="20"/>
                <w:szCs w:val="20"/>
                <w:rPrChange w:id="3832" w:author="Adelino Naquarta Sepalanga Domingos" w:date="2025-03-05T09:06:00Z" w16du:dateUtc="2025-03-05T08:06:00Z">
                  <w:rPr>
                    <w:rFonts w:ascii="Times New Roman" w:eastAsia="Times New Roman" w:hAnsi="Times New Roman"/>
                    <w:spacing w:val="-1"/>
                  </w:rPr>
                </w:rPrChange>
              </w:rPr>
            </w:pPr>
          </w:p>
          <w:p w14:paraId="7F390D52" w14:textId="77777777" w:rsidR="003F3EDE" w:rsidRPr="00C30B30" w:rsidRDefault="003F3EDE" w:rsidP="0025185C">
            <w:pPr>
              <w:jc w:val="center"/>
              <w:rPr>
                <w:rFonts w:ascii="Arial" w:eastAsia="Times New Roman" w:hAnsi="Arial" w:cs="Arial"/>
                <w:spacing w:val="-1"/>
                <w:sz w:val="20"/>
                <w:szCs w:val="20"/>
                <w:rPrChange w:id="383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834" w:author="Adelino Naquarta Sepalanga Domingos" w:date="2025-03-05T09:06:00Z" w16du:dateUtc="2025-03-05T08:06:00Z">
                  <w:rPr>
                    <w:rFonts w:ascii="Times New Roman" w:eastAsia="Times New Roman" w:hAnsi="Times New Roman"/>
                    <w:spacing w:val="-1"/>
                  </w:rPr>
                </w:rPrChange>
              </w:rPr>
              <w:t>Inteiro</w:t>
            </w:r>
          </w:p>
          <w:p w14:paraId="4AC0EC4A" w14:textId="77777777" w:rsidR="003F3EDE" w:rsidRPr="00C30B30" w:rsidRDefault="003F3EDE" w:rsidP="0025185C">
            <w:pPr>
              <w:jc w:val="center"/>
              <w:rPr>
                <w:rFonts w:ascii="Arial" w:eastAsia="Times New Roman" w:hAnsi="Arial" w:cs="Arial"/>
                <w:spacing w:val="-1"/>
                <w:sz w:val="20"/>
                <w:szCs w:val="20"/>
                <w:rPrChange w:id="383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836" w:author="Adelino Naquarta Sepalanga Domingos" w:date="2025-03-05T09:06:00Z" w16du:dateUtc="2025-03-05T08:06:00Z">
                  <w:rPr>
                    <w:rFonts w:ascii="Times New Roman" w:eastAsia="Times New Roman" w:hAnsi="Times New Roman"/>
                    <w:spacing w:val="-1"/>
                  </w:rPr>
                </w:rPrChange>
              </w:rPr>
              <w:t>1</w:t>
            </w:r>
          </w:p>
        </w:tc>
      </w:tr>
    </w:tbl>
    <w:p w14:paraId="32C0176F" w14:textId="77777777" w:rsidR="003F3EDE" w:rsidRPr="00691778" w:rsidRDefault="003F3EDE" w:rsidP="003F3EDE">
      <w:pPr>
        <w:ind w:right="228"/>
        <w:jc w:val="both"/>
        <w:rPr>
          <w:rFonts w:ascii="Arial" w:hAnsi="Arial" w:cs="Arial"/>
          <w:sz w:val="24"/>
          <w:szCs w:val="24"/>
          <w:rPrChange w:id="3837" w:author="Adelino Naquarta Sepalanga Domingos" w:date="2025-03-05T08:49:00Z" w16du:dateUtc="2025-03-05T07:49:00Z">
            <w:rPr>
              <w:rFonts w:ascii="Garamond" w:hAnsi="Garamond" w:cstheme="minorHAnsi"/>
              <w:sz w:val="24"/>
              <w:szCs w:val="24"/>
            </w:rPr>
          </w:rPrChange>
        </w:rPr>
      </w:pPr>
    </w:p>
    <w:bookmarkEnd w:id="3371"/>
    <w:p w14:paraId="0E4FCD20" w14:textId="77777777" w:rsidR="003F3EDE" w:rsidRPr="00691778" w:rsidRDefault="003F3EDE" w:rsidP="003F3EDE">
      <w:pPr>
        <w:ind w:right="795"/>
        <w:jc w:val="both"/>
        <w:rPr>
          <w:rFonts w:ascii="Arial" w:hAnsi="Arial" w:cs="Arial"/>
          <w:b/>
          <w:sz w:val="24"/>
          <w:szCs w:val="24"/>
          <w:rPrChange w:id="3838" w:author="Adelino Naquarta Sepalanga Domingos" w:date="2025-03-05T08:49:00Z" w16du:dateUtc="2025-03-05T07:49:00Z">
            <w:rPr>
              <w:rFonts w:ascii="Times New Roman" w:hAnsi="Times New Roman" w:cs="Times New Roman"/>
              <w:b/>
              <w:sz w:val="24"/>
              <w:szCs w:val="24"/>
            </w:rPr>
          </w:rPrChange>
        </w:rPr>
      </w:pPr>
    </w:p>
    <w:p w14:paraId="267D0943" w14:textId="77777777" w:rsidR="003F3EDE" w:rsidRPr="00691778" w:rsidRDefault="003F3EDE" w:rsidP="003F3EDE">
      <w:pPr>
        <w:spacing w:after="240" w:line="276" w:lineRule="auto"/>
        <w:ind w:right="794"/>
        <w:jc w:val="both"/>
        <w:rPr>
          <w:rFonts w:ascii="Arial" w:eastAsia="Microsoft JhengHei" w:hAnsi="Arial" w:cs="Arial"/>
          <w:szCs w:val="24"/>
          <w:rPrChange w:id="3839" w:author="Adelino Naquarta Sepalanga Domingos" w:date="2025-03-05T08:49:00Z" w16du:dateUtc="2025-03-05T07:49:00Z">
            <w:rPr>
              <w:rFonts w:ascii="Times New Roman" w:eastAsia="Microsoft JhengHei" w:hAnsi="Times New Roman" w:cs="Times New Roman"/>
              <w:szCs w:val="24"/>
            </w:rPr>
          </w:rPrChange>
        </w:rPr>
      </w:pPr>
      <w:r w:rsidRPr="00691778">
        <w:rPr>
          <w:rFonts w:ascii="Arial" w:eastAsia="Microsoft JhengHei" w:hAnsi="Arial" w:cs="Arial"/>
          <w:b/>
          <w:szCs w:val="24"/>
          <w:rPrChange w:id="3840" w:author="Adelino Naquarta Sepalanga Domingos" w:date="2025-03-05T08:49:00Z" w16du:dateUtc="2025-03-05T07:49:00Z">
            <w:rPr>
              <w:rFonts w:ascii="Times New Roman" w:eastAsia="Microsoft JhengHei" w:hAnsi="Times New Roman" w:cs="Times New Roman"/>
              <w:b/>
              <w:szCs w:val="24"/>
            </w:rPr>
          </w:rPrChange>
        </w:rPr>
        <w:t>2.3 - Tabela de Fornecedores (</w:t>
      </w:r>
      <w:proofErr w:type="spellStart"/>
      <w:r w:rsidRPr="00691778">
        <w:rPr>
          <w:rFonts w:ascii="Arial" w:eastAsia="Microsoft JhengHei" w:hAnsi="Arial" w:cs="Arial"/>
          <w:b/>
          <w:szCs w:val="24"/>
          <w:rPrChange w:id="3841" w:author="Adelino Naquarta Sepalanga Domingos" w:date="2025-03-05T08:49:00Z" w16du:dateUtc="2025-03-05T07:49:00Z">
            <w:rPr>
              <w:rFonts w:ascii="Times New Roman" w:eastAsia="Microsoft JhengHei" w:hAnsi="Times New Roman" w:cs="Times New Roman"/>
              <w:b/>
              <w:szCs w:val="24"/>
            </w:rPr>
          </w:rPrChange>
        </w:rPr>
        <w:t>Supplier</w:t>
      </w:r>
      <w:proofErr w:type="spellEnd"/>
      <w:r w:rsidRPr="00691778">
        <w:rPr>
          <w:rFonts w:ascii="Arial" w:eastAsia="Microsoft JhengHei" w:hAnsi="Arial" w:cs="Arial"/>
          <w:b/>
          <w:szCs w:val="24"/>
          <w:rPrChange w:id="3842" w:author="Adelino Naquarta Sepalanga Domingos" w:date="2025-03-05T08:49:00Z" w16du:dateUtc="2025-03-05T07:49:00Z">
            <w:rPr>
              <w:rFonts w:ascii="Times New Roman" w:eastAsia="Microsoft JhengHei" w:hAnsi="Times New Roman" w:cs="Times New Roman"/>
              <w:b/>
              <w:szCs w:val="24"/>
            </w:rPr>
          </w:rPrChange>
        </w:rPr>
        <w:t>).</w:t>
      </w:r>
    </w:p>
    <w:p w14:paraId="25D91181" w14:textId="77777777" w:rsidR="003F3EDE" w:rsidRPr="00691778" w:rsidRDefault="003F3EDE" w:rsidP="003F3EDE">
      <w:pPr>
        <w:spacing w:after="240" w:line="276" w:lineRule="auto"/>
        <w:jc w:val="both"/>
        <w:rPr>
          <w:rFonts w:ascii="Arial" w:eastAsia="Times New Roman" w:hAnsi="Arial" w:cs="Arial"/>
          <w:spacing w:val="-1"/>
          <w:sz w:val="24"/>
          <w:szCs w:val="24"/>
          <w:rPrChange w:id="3843"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3844" w:author="Adelino Naquarta Sepalanga Domingos" w:date="2025-03-05T08:49:00Z" w16du:dateUtc="2025-03-05T07:49:00Z">
            <w:rPr>
              <w:rFonts w:ascii="Times New Roman" w:eastAsia="Times New Roman" w:hAnsi="Times New Roman" w:cs="Times New Roman"/>
              <w:spacing w:val="-1"/>
              <w:sz w:val="24"/>
              <w:szCs w:val="24"/>
            </w:rPr>
          </w:rPrChange>
        </w:rPr>
        <w:t>Esta tabela deve conter todos os registos movimentados no período de tributação na respectiva base de dados.</w:t>
      </w:r>
    </w:p>
    <w:tbl>
      <w:tblPr>
        <w:tblW w:w="11199" w:type="dxa"/>
        <w:tblInd w:w="-100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04"/>
        <w:gridCol w:w="1504"/>
        <w:gridCol w:w="3000"/>
        <w:gridCol w:w="3773"/>
        <w:gridCol w:w="1418"/>
      </w:tblGrid>
      <w:tr w:rsidR="003F3EDE" w:rsidRPr="00691778" w14:paraId="6EC63CED" w14:textId="77777777" w:rsidTr="0025185C">
        <w:trPr>
          <w:trHeight w:val="463"/>
          <w:tblHeader/>
        </w:trPr>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3814441"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845" w:author="Adelino Naquarta Sepalanga Domingos" w:date="2025-03-05T09:08:00Z" w16du:dateUtc="2025-03-05T08:08: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846" w:author="Adelino Naquarta Sepalanga Domingos" w:date="2025-03-05T09:08:00Z" w16du:dateUtc="2025-03-05T08:08:00Z">
                  <w:rPr>
                    <w:rFonts w:ascii="Times New Roman" w:eastAsia="Times New Roman" w:hAnsi="Times New Roman"/>
                    <w:b/>
                    <w:bCs/>
                    <w:color w:val="FFFFFF" w:themeColor="background1"/>
                    <w:spacing w:val="-1"/>
                  </w:rPr>
                </w:rPrChange>
              </w:rPr>
              <w:lastRenderedPageBreak/>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6124228A"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847" w:author="Adelino Naquarta Sepalanga Domingos" w:date="2025-03-05T09:08:00Z" w16du:dateUtc="2025-03-05T08:08: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848" w:author="Adelino Naquarta Sepalanga Domingos" w:date="2025-03-05T09:08:00Z" w16du:dateUtc="2025-03-05T08:08:00Z">
                  <w:rPr>
                    <w:rFonts w:ascii="Times New Roman" w:eastAsia="Times New Roman" w:hAnsi="Times New Roman"/>
                    <w:b/>
                    <w:bCs/>
                    <w:color w:val="FFFFFF" w:themeColor="background1"/>
                    <w:spacing w:val="-1"/>
                  </w:rPr>
                </w:rPrChange>
              </w:rPr>
              <w:t>Obrigatório</w:t>
            </w:r>
          </w:p>
        </w:tc>
        <w:tc>
          <w:tcPr>
            <w:tcW w:w="300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24DF96D"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849" w:author="Adelino Naquarta Sepalanga Domingos" w:date="2025-03-05T09:08:00Z" w16du:dateUtc="2025-03-05T08:08: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850" w:author="Adelino Naquarta Sepalanga Domingos" w:date="2025-03-05T09:08:00Z" w16du:dateUtc="2025-03-05T08:08:00Z">
                  <w:rPr>
                    <w:rFonts w:ascii="Times New Roman" w:eastAsia="Times New Roman" w:hAnsi="Times New Roman"/>
                    <w:b/>
                    <w:bCs/>
                    <w:color w:val="FFFFFF" w:themeColor="background1"/>
                    <w:spacing w:val="-1"/>
                  </w:rPr>
                </w:rPrChange>
              </w:rPr>
              <w:t>Nome do campo</w:t>
            </w:r>
          </w:p>
        </w:tc>
        <w:tc>
          <w:tcPr>
            <w:tcW w:w="3773"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46696A6"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851" w:author="Adelino Naquarta Sepalanga Domingos" w:date="2025-03-05T09:08:00Z" w16du:dateUtc="2025-03-05T08:08: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852" w:author="Adelino Naquarta Sepalanga Domingos" w:date="2025-03-05T09:08:00Z" w16du:dateUtc="2025-03-05T08:08:00Z">
                  <w:rPr>
                    <w:rFonts w:ascii="Times New Roman" w:eastAsia="Times New Roman" w:hAnsi="Times New Roman"/>
                    <w:b/>
                    <w:bCs/>
                    <w:color w:val="FFFFFF" w:themeColor="background1"/>
                    <w:spacing w:val="-1"/>
                  </w:rPr>
                </w:rPrChange>
              </w:rPr>
              <w:t>Notas técnicas</w:t>
            </w:r>
          </w:p>
        </w:tc>
        <w:tc>
          <w:tcPr>
            <w:tcW w:w="141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EAE4628"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853" w:author="Adelino Naquarta Sepalanga Domingos" w:date="2025-03-05T09:08:00Z" w16du:dateUtc="2025-03-05T08:08: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854" w:author="Adelino Naquarta Sepalanga Domingos" w:date="2025-03-05T09:08:00Z" w16du:dateUtc="2025-03-05T08:08:00Z">
                  <w:rPr>
                    <w:rFonts w:ascii="Times New Roman" w:eastAsia="Times New Roman" w:hAnsi="Times New Roman"/>
                    <w:b/>
                    <w:bCs/>
                    <w:color w:val="FFFFFF" w:themeColor="background1"/>
                    <w:spacing w:val="-1"/>
                  </w:rPr>
                </w:rPrChange>
              </w:rPr>
              <w:t>Formato</w:t>
            </w:r>
          </w:p>
        </w:tc>
      </w:tr>
      <w:tr w:rsidR="003F3EDE" w:rsidRPr="00691778" w14:paraId="45818410" w14:textId="77777777" w:rsidTr="0025185C">
        <w:trPr>
          <w:trHeight w:val="939"/>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61C4C7B" w14:textId="77777777" w:rsidR="003F3EDE" w:rsidRPr="00C30B30" w:rsidRDefault="003F3EDE" w:rsidP="0025185C">
            <w:pPr>
              <w:jc w:val="center"/>
              <w:rPr>
                <w:rFonts w:ascii="Arial" w:eastAsia="Times New Roman" w:hAnsi="Arial" w:cs="Arial"/>
                <w:spacing w:val="-1"/>
                <w:sz w:val="20"/>
                <w:szCs w:val="20"/>
                <w:rPrChange w:id="385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56" w:author="Adelino Naquarta Sepalanga Domingos" w:date="2025-03-05T09:08:00Z" w16du:dateUtc="2025-03-05T08:08:00Z">
                  <w:rPr>
                    <w:rFonts w:ascii="Times New Roman" w:eastAsia="Times New Roman" w:hAnsi="Times New Roman"/>
                    <w:spacing w:val="-1"/>
                  </w:rPr>
                </w:rPrChange>
              </w:rPr>
              <w:t>2.3.1.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6AED23D" w14:textId="77777777" w:rsidR="003F3EDE" w:rsidRPr="00C30B30" w:rsidRDefault="003F3EDE" w:rsidP="0025185C">
            <w:pPr>
              <w:jc w:val="center"/>
              <w:rPr>
                <w:rFonts w:ascii="Arial" w:eastAsia="Times New Roman" w:hAnsi="Arial" w:cs="Arial"/>
                <w:spacing w:val="-1"/>
                <w:sz w:val="20"/>
                <w:szCs w:val="20"/>
                <w:rPrChange w:id="385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58"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C459E8" w14:textId="77777777" w:rsidR="003F3EDE" w:rsidRPr="00C30B30" w:rsidRDefault="003F3EDE" w:rsidP="0025185C">
            <w:pPr>
              <w:rPr>
                <w:rFonts w:ascii="Arial" w:eastAsia="Times New Roman" w:hAnsi="Arial" w:cs="Arial"/>
                <w:spacing w:val="-1"/>
                <w:sz w:val="20"/>
                <w:szCs w:val="20"/>
                <w:rPrChange w:id="385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60" w:author="Adelino Naquarta Sepalanga Domingos" w:date="2025-03-05T09:08:00Z" w16du:dateUtc="2025-03-05T08:08:00Z">
                  <w:rPr>
                    <w:rFonts w:ascii="Times New Roman" w:eastAsia="Times New Roman" w:hAnsi="Times New Roman"/>
                    <w:spacing w:val="-1"/>
                  </w:rPr>
                </w:rPrChange>
              </w:rPr>
              <w:t>Identificador único do fornecedor (</w:t>
            </w:r>
            <w:proofErr w:type="spellStart"/>
            <w:r w:rsidRPr="00C30B30">
              <w:rPr>
                <w:rFonts w:ascii="Arial" w:eastAsia="Times New Roman" w:hAnsi="Arial" w:cs="Arial"/>
                <w:spacing w:val="-1"/>
                <w:sz w:val="20"/>
                <w:szCs w:val="20"/>
                <w:rPrChange w:id="3861" w:author="Adelino Naquarta Sepalanga Domingos" w:date="2025-03-05T09:08:00Z" w16du:dateUtc="2025-03-05T08:08:00Z">
                  <w:rPr>
                    <w:rFonts w:ascii="Times New Roman" w:eastAsia="Times New Roman" w:hAnsi="Times New Roman"/>
                    <w:spacing w:val="-1"/>
                  </w:rPr>
                </w:rPrChange>
              </w:rPr>
              <w:t>SupplierID</w:t>
            </w:r>
            <w:proofErr w:type="spellEnd"/>
            <w:r w:rsidRPr="00C30B30">
              <w:rPr>
                <w:rFonts w:ascii="Arial" w:eastAsia="Times New Roman" w:hAnsi="Arial" w:cs="Arial"/>
                <w:spacing w:val="-1"/>
                <w:sz w:val="20"/>
                <w:szCs w:val="20"/>
                <w:rPrChange w:id="3862"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B9FAC3" w14:textId="77777777" w:rsidR="003F3EDE" w:rsidRPr="00C30B30" w:rsidRDefault="003F3EDE" w:rsidP="0025185C">
            <w:pPr>
              <w:rPr>
                <w:rFonts w:ascii="Arial" w:eastAsia="Times New Roman" w:hAnsi="Arial" w:cs="Arial"/>
                <w:spacing w:val="-1"/>
                <w:sz w:val="20"/>
                <w:szCs w:val="20"/>
                <w:rPrChange w:id="386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64" w:author="Adelino Naquarta Sepalanga Domingos" w:date="2025-03-05T09:08:00Z" w16du:dateUtc="2025-03-05T08:08:00Z">
                  <w:rPr>
                    <w:rFonts w:ascii="Times New Roman" w:eastAsia="Times New Roman" w:hAnsi="Times New Roman"/>
                    <w:spacing w:val="-1"/>
                  </w:rPr>
                </w:rPrChange>
              </w:rPr>
              <w:t xml:space="preserve">Na lista de fornecedores não pode existir mais do que um registo com o mesmo </w:t>
            </w:r>
            <w:proofErr w:type="spellStart"/>
            <w:r w:rsidRPr="00C30B30">
              <w:rPr>
                <w:rFonts w:ascii="Arial" w:eastAsia="Times New Roman" w:hAnsi="Arial" w:cs="Arial"/>
                <w:spacing w:val="-1"/>
                <w:sz w:val="20"/>
                <w:szCs w:val="20"/>
                <w:rPrChange w:id="3865" w:author="Adelino Naquarta Sepalanga Domingos" w:date="2025-03-05T09:08:00Z" w16du:dateUtc="2025-03-05T08:08:00Z">
                  <w:rPr>
                    <w:rFonts w:ascii="Times New Roman" w:eastAsia="Times New Roman" w:hAnsi="Times New Roman"/>
                    <w:spacing w:val="-1"/>
                  </w:rPr>
                </w:rPrChange>
              </w:rPr>
              <w:t>SupplierID</w:t>
            </w:r>
            <w:proofErr w:type="spellEnd"/>
            <w:r w:rsidRPr="00C30B30">
              <w:rPr>
                <w:rFonts w:ascii="Arial" w:eastAsia="Times New Roman" w:hAnsi="Arial" w:cs="Arial"/>
                <w:spacing w:val="-1"/>
                <w:sz w:val="20"/>
                <w:szCs w:val="20"/>
                <w:rPrChange w:id="3866" w:author="Adelino Naquarta Sepalanga Domingos" w:date="2025-03-05T09:08:00Z" w16du:dateUtc="2025-03-05T08:08: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D5F0BE" w14:textId="77777777" w:rsidR="003F3EDE" w:rsidRPr="00C30B30" w:rsidRDefault="003F3EDE" w:rsidP="0025185C">
            <w:pPr>
              <w:jc w:val="center"/>
              <w:rPr>
                <w:rFonts w:ascii="Arial" w:eastAsia="Times New Roman" w:hAnsi="Arial" w:cs="Arial"/>
                <w:spacing w:val="-1"/>
                <w:sz w:val="20"/>
                <w:szCs w:val="20"/>
                <w:rPrChange w:id="386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68" w:author="Adelino Naquarta Sepalanga Domingos" w:date="2025-03-05T09:08:00Z" w16du:dateUtc="2025-03-05T08:08:00Z">
                  <w:rPr>
                    <w:rFonts w:ascii="Times New Roman" w:eastAsia="Times New Roman" w:hAnsi="Times New Roman"/>
                    <w:spacing w:val="-1"/>
                  </w:rPr>
                </w:rPrChange>
              </w:rPr>
              <w:t>Texto 30</w:t>
            </w:r>
          </w:p>
        </w:tc>
      </w:tr>
      <w:tr w:rsidR="003F3EDE" w:rsidRPr="00691778" w14:paraId="3D6C2C2D" w14:textId="77777777" w:rsidTr="0025185C">
        <w:trPr>
          <w:trHeight w:val="1927"/>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4B427E4" w14:textId="77777777" w:rsidR="003F3EDE" w:rsidRPr="00C30B30" w:rsidRDefault="003F3EDE" w:rsidP="0025185C">
            <w:pPr>
              <w:jc w:val="center"/>
              <w:rPr>
                <w:rFonts w:ascii="Arial" w:eastAsia="Times New Roman" w:hAnsi="Arial" w:cs="Arial"/>
                <w:spacing w:val="-1"/>
                <w:sz w:val="20"/>
                <w:szCs w:val="20"/>
                <w:rPrChange w:id="3869" w:author="Adelino Naquarta Sepalanga Domingos" w:date="2025-03-05T09:08:00Z" w16du:dateUtc="2025-03-05T08:08:00Z">
                  <w:rPr>
                    <w:rFonts w:ascii="Times New Roman" w:eastAsia="Times New Roman" w:hAnsi="Times New Roman"/>
                    <w:spacing w:val="-1"/>
                  </w:rPr>
                </w:rPrChange>
              </w:rPr>
            </w:pPr>
          </w:p>
          <w:p w14:paraId="5E6B13A4" w14:textId="77777777" w:rsidR="003F3EDE" w:rsidRPr="00C30B30" w:rsidRDefault="003F3EDE" w:rsidP="0025185C">
            <w:pPr>
              <w:jc w:val="center"/>
              <w:rPr>
                <w:rFonts w:ascii="Arial" w:eastAsia="Times New Roman" w:hAnsi="Arial" w:cs="Arial"/>
                <w:spacing w:val="-1"/>
                <w:sz w:val="20"/>
                <w:szCs w:val="20"/>
                <w:rPrChange w:id="3870" w:author="Adelino Naquarta Sepalanga Domingos" w:date="2025-03-05T09:08:00Z" w16du:dateUtc="2025-03-05T08:08:00Z">
                  <w:rPr>
                    <w:rFonts w:ascii="Times New Roman" w:eastAsia="Times New Roman" w:hAnsi="Times New Roman"/>
                    <w:spacing w:val="-1"/>
                  </w:rPr>
                </w:rPrChange>
              </w:rPr>
            </w:pPr>
          </w:p>
          <w:p w14:paraId="4CDD7529" w14:textId="77777777" w:rsidR="003F3EDE" w:rsidRPr="00C30B30" w:rsidRDefault="003F3EDE" w:rsidP="0025185C">
            <w:pPr>
              <w:jc w:val="center"/>
              <w:rPr>
                <w:rFonts w:ascii="Arial" w:eastAsia="Times New Roman" w:hAnsi="Arial" w:cs="Arial"/>
                <w:spacing w:val="-1"/>
                <w:sz w:val="20"/>
                <w:szCs w:val="20"/>
                <w:rPrChange w:id="387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72" w:author="Adelino Naquarta Sepalanga Domingos" w:date="2025-03-05T09:08:00Z" w16du:dateUtc="2025-03-05T08:08:00Z">
                  <w:rPr>
                    <w:rFonts w:ascii="Times New Roman" w:eastAsia="Times New Roman" w:hAnsi="Times New Roman"/>
                    <w:spacing w:val="-1"/>
                  </w:rPr>
                </w:rPrChange>
              </w:rPr>
              <w:t>2.3.2.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E48607" w14:textId="77777777" w:rsidR="003F3EDE" w:rsidRPr="00C30B30" w:rsidRDefault="003F3EDE" w:rsidP="0025185C">
            <w:pPr>
              <w:jc w:val="center"/>
              <w:rPr>
                <w:rFonts w:ascii="Arial" w:eastAsia="Times New Roman" w:hAnsi="Arial" w:cs="Arial"/>
                <w:spacing w:val="-1"/>
                <w:sz w:val="20"/>
                <w:szCs w:val="20"/>
                <w:rPrChange w:id="3873" w:author="Adelino Naquarta Sepalanga Domingos" w:date="2025-03-05T09:08:00Z" w16du:dateUtc="2025-03-05T08:08:00Z">
                  <w:rPr>
                    <w:rFonts w:ascii="Times New Roman" w:eastAsia="Times New Roman" w:hAnsi="Times New Roman"/>
                    <w:spacing w:val="-1"/>
                  </w:rPr>
                </w:rPrChange>
              </w:rPr>
            </w:pPr>
          </w:p>
          <w:p w14:paraId="67F6961A" w14:textId="77777777" w:rsidR="003F3EDE" w:rsidRPr="00C30B30" w:rsidRDefault="003F3EDE" w:rsidP="0025185C">
            <w:pPr>
              <w:jc w:val="center"/>
              <w:rPr>
                <w:rFonts w:ascii="Arial" w:eastAsia="Times New Roman" w:hAnsi="Arial" w:cs="Arial"/>
                <w:spacing w:val="-1"/>
                <w:sz w:val="20"/>
                <w:szCs w:val="20"/>
                <w:rPrChange w:id="3874" w:author="Adelino Naquarta Sepalanga Domingos" w:date="2025-03-05T09:08:00Z" w16du:dateUtc="2025-03-05T08:08:00Z">
                  <w:rPr>
                    <w:rFonts w:ascii="Times New Roman" w:eastAsia="Times New Roman" w:hAnsi="Times New Roman"/>
                    <w:spacing w:val="-1"/>
                  </w:rPr>
                </w:rPrChange>
              </w:rPr>
            </w:pPr>
          </w:p>
          <w:p w14:paraId="79E9624C" w14:textId="77777777" w:rsidR="003F3EDE" w:rsidRPr="00C30B30" w:rsidRDefault="003F3EDE" w:rsidP="0025185C">
            <w:pPr>
              <w:jc w:val="center"/>
              <w:rPr>
                <w:rFonts w:ascii="Arial" w:eastAsia="Times New Roman" w:hAnsi="Arial" w:cs="Arial"/>
                <w:spacing w:val="-1"/>
                <w:sz w:val="20"/>
                <w:szCs w:val="20"/>
                <w:rPrChange w:id="387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76"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6CEB4F" w14:textId="77777777" w:rsidR="003F3EDE" w:rsidRPr="00C30B30" w:rsidRDefault="003F3EDE" w:rsidP="0025185C">
            <w:pPr>
              <w:rPr>
                <w:rFonts w:ascii="Arial" w:eastAsia="Times New Roman" w:hAnsi="Arial" w:cs="Arial"/>
                <w:spacing w:val="-1"/>
                <w:sz w:val="20"/>
                <w:szCs w:val="20"/>
                <w:rPrChange w:id="3877" w:author="Adelino Naquarta Sepalanga Domingos" w:date="2025-03-05T09:08:00Z" w16du:dateUtc="2025-03-05T08:08:00Z">
                  <w:rPr>
                    <w:rFonts w:ascii="Times New Roman" w:eastAsia="Times New Roman" w:hAnsi="Times New Roman"/>
                    <w:spacing w:val="-1"/>
                  </w:rPr>
                </w:rPrChange>
              </w:rPr>
            </w:pPr>
          </w:p>
          <w:p w14:paraId="328BE62E" w14:textId="77777777" w:rsidR="003F3EDE" w:rsidRPr="00C30B30" w:rsidRDefault="003F3EDE" w:rsidP="0025185C">
            <w:pPr>
              <w:rPr>
                <w:rFonts w:ascii="Arial" w:eastAsia="Times New Roman" w:hAnsi="Arial" w:cs="Arial"/>
                <w:spacing w:val="-1"/>
                <w:sz w:val="20"/>
                <w:szCs w:val="20"/>
                <w:rPrChange w:id="3878" w:author="Adelino Naquarta Sepalanga Domingos" w:date="2025-03-05T09:08:00Z" w16du:dateUtc="2025-03-05T08:08:00Z">
                  <w:rPr>
                    <w:rFonts w:ascii="Times New Roman" w:eastAsia="Times New Roman" w:hAnsi="Times New Roman"/>
                    <w:spacing w:val="-1"/>
                  </w:rPr>
                </w:rPrChange>
              </w:rPr>
            </w:pPr>
          </w:p>
          <w:p w14:paraId="3C0A3A31" w14:textId="77777777" w:rsidR="003F3EDE" w:rsidRPr="00C30B30" w:rsidRDefault="003F3EDE" w:rsidP="0025185C">
            <w:pPr>
              <w:rPr>
                <w:rFonts w:ascii="Arial" w:eastAsia="Times New Roman" w:hAnsi="Arial" w:cs="Arial"/>
                <w:spacing w:val="-1"/>
                <w:sz w:val="20"/>
                <w:szCs w:val="20"/>
                <w:rPrChange w:id="387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80" w:author="Adelino Naquarta Sepalanga Domingos" w:date="2025-03-05T09:08:00Z" w16du:dateUtc="2025-03-05T08:08:00Z">
                  <w:rPr>
                    <w:rFonts w:ascii="Times New Roman" w:eastAsia="Times New Roman" w:hAnsi="Times New Roman"/>
                    <w:spacing w:val="-1"/>
                  </w:rPr>
                </w:rPrChange>
              </w:rPr>
              <w:t>Código da conta (</w:t>
            </w:r>
            <w:proofErr w:type="spellStart"/>
            <w:r w:rsidRPr="00C30B30">
              <w:rPr>
                <w:rFonts w:ascii="Arial" w:eastAsia="Times New Roman" w:hAnsi="Arial" w:cs="Arial"/>
                <w:spacing w:val="-1"/>
                <w:sz w:val="20"/>
                <w:szCs w:val="20"/>
                <w:rPrChange w:id="3881" w:author="Adelino Naquarta Sepalanga Domingos" w:date="2025-03-05T09:08:00Z" w16du:dateUtc="2025-03-05T08:08:00Z">
                  <w:rPr>
                    <w:rFonts w:ascii="Times New Roman" w:eastAsia="Times New Roman" w:hAnsi="Times New Roman"/>
                    <w:spacing w:val="-1"/>
                  </w:rPr>
                </w:rPrChange>
              </w:rPr>
              <w:t>AccountID</w:t>
            </w:r>
            <w:proofErr w:type="spellEnd"/>
            <w:r w:rsidRPr="00C30B30">
              <w:rPr>
                <w:rFonts w:ascii="Arial" w:eastAsia="Times New Roman" w:hAnsi="Arial" w:cs="Arial"/>
                <w:spacing w:val="-1"/>
                <w:sz w:val="20"/>
                <w:szCs w:val="20"/>
                <w:rPrChange w:id="3882"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674E94" w14:textId="77777777" w:rsidR="003F3EDE" w:rsidRPr="00C30B30" w:rsidRDefault="003F3EDE" w:rsidP="0025185C">
            <w:pPr>
              <w:rPr>
                <w:rFonts w:ascii="Arial" w:eastAsia="Times New Roman" w:hAnsi="Arial" w:cs="Arial"/>
                <w:spacing w:val="-1"/>
                <w:sz w:val="20"/>
                <w:szCs w:val="20"/>
                <w:rPrChange w:id="388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84" w:author="Adelino Naquarta Sepalanga Domingos" w:date="2025-03-05T09:08:00Z" w16du:dateUtc="2025-03-05T08:08:00Z">
                  <w:rPr>
                    <w:rFonts w:ascii="Times New Roman" w:eastAsia="Times New Roman" w:hAnsi="Times New Roman"/>
                    <w:spacing w:val="-1"/>
                  </w:rPr>
                </w:rPrChange>
              </w:rPr>
              <w:t>Deve ser indicada a respectiva conta corrente do fornecedor no plano de contas da contabilidade, caso esteja definida.</w:t>
            </w:r>
          </w:p>
          <w:p w14:paraId="693E695E" w14:textId="77777777" w:rsidR="003F3EDE" w:rsidRPr="00C30B30" w:rsidRDefault="003F3EDE" w:rsidP="0025185C">
            <w:pPr>
              <w:rPr>
                <w:rFonts w:ascii="Arial" w:eastAsia="Times New Roman" w:hAnsi="Arial" w:cs="Arial"/>
                <w:spacing w:val="-1"/>
                <w:sz w:val="20"/>
                <w:szCs w:val="20"/>
                <w:rPrChange w:id="388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86" w:author="Adelino Naquarta Sepalanga Domingos" w:date="2025-03-05T09:08:00Z" w16du:dateUtc="2025-03-05T08:08:00Z">
                  <w:rPr>
                    <w:rFonts w:ascii="Times New Roman" w:eastAsia="Times New Roman" w:hAnsi="Times New Roman"/>
                    <w:spacing w:val="-1"/>
                  </w:rPr>
                </w:rPrChange>
              </w:rPr>
              <w:t>Caso contrário, deve ser preenchido com a designação “Desconhecido”.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5D20AE" w14:textId="77777777" w:rsidR="003F3EDE" w:rsidRPr="00C30B30" w:rsidRDefault="003F3EDE" w:rsidP="0025185C">
            <w:pPr>
              <w:jc w:val="center"/>
              <w:rPr>
                <w:rFonts w:ascii="Arial" w:eastAsia="Times New Roman" w:hAnsi="Arial" w:cs="Arial"/>
                <w:spacing w:val="-1"/>
                <w:sz w:val="20"/>
                <w:szCs w:val="20"/>
                <w:rPrChange w:id="3887" w:author="Adelino Naquarta Sepalanga Domingos" w:date="2025-03-05T09:08:00Z" w16du:dateUtc="2025-03-05T08:08:00Z">
                  <w:rPr>
                    <w:rFonts w:ascii="Times New Roman" w:eastAsia="Times New Roman" w:hAnsi="Times New Roman"/>
                    <w:spacing w:val="-1"/>
                  </w:rPr>
                </w:rPrChange>
              </w:rPr>
            </w:pPr>
          </w:p>
          <w:p w14:paraId="01BB6B69" w14:textId="77777777" w:rsidR="003F3EDE" w:rsidRPr="00C30B30" w:rsidRDefault="003F3EDE" w:rsidP="0025185C">
            <w:pPr>
              <w:jc w:val="center"/>
              <w:rPr>
                <w:rFonts w:ascii="Arial" w:eastAsia="Times New Roman" w:hAnsi="Arial" w:cs="Arial"/>
                <w:spacing w:val="-1"/>
                <w:sz w:val="20"/>
                <w:szCs w:val="20"/>
                <w:rPrChange w:id="3888" w:author="Adelino Naquarta Sepalanga Domingos" w:date="2025-03-05T09:08:00Z" w16du:dateUtc="2025-03-05T08:08:00Z">
                  <w:rPr>
                    <w:rFonts w:ascii="Times New Roman" w:eastAsia="Times New Roman" w:hAnsi="Times New Roman"/>
                    <w:spacing w:val="-1"/>
                  </w:rPr>
                </w:rPrChange>
              </w:rPr>
            </w:pPr>
          </w:p>
          <w:p w14:paraId="0E145777" w14:textId="77777777" w:rsidR="003F3EDE" w:rsidRPr="00C30B30" w:rsidRDefault="003F3EDE" w:rsidP="0025185C">
            <w:pPr>
              <w:jc w:val="center"/>
              <w:rPr>
                <w:rFonts w:ascii="Arial" w:eastAsia="Times New Roman" w:hAnsi="Arial" w:cs="Arial"/>
                <w:spacing w:val="-1"/>
                <w:sz w:val="20"/>
                <w:szCs w:val="20"/>
                <w:rPrChange w:id="388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90" w:author="Adelino Naquarta Sepalanga Domingos" w:date="2025-03-05T09:08:00Z" w16du:dateUtc="2025-03-05T08:08:00Z">
                  <w:rPr>
                    <w:rFonts w:ascii="Times New Roman" w:eastAsia="Times New Roman" w:hAnsi="Times New Roman"/>
                    <w:spacing w:val="-1"/>
                  </w:rPr>
                </w:rPrChange>
              </w:rPr>
              <w:t>Texto 30</w:t>
            </w:r>
          </w:p>
        </w:tc>
      </w:tr>
      <w:tr w:rsidR="003F3EDE" w:rsidRPr="00691778" w14:paraId="7B85F2ED" w14:textId="77777777" w:rsidTr="0025185C">
        <w:trPr>
          <w:trHeight w:val="4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E790D0" w14:textId="77777777" w:rsidR="003F3EDE" w:rsidRPr="00C30B30" w:rsidRDefault="003F3EDE" w:rsidP="0025185C">
            <w:pPr>
              <w:jc w:val="center"/>
              <w:rPr>
                <w:rFonts w:ascii="Arial" w:eastAsia="Times New Roman" w:hAnsi="Arial" w:cs="Arial"/>
                <w:spacing w:val="-1"/>
                <w:sz w:val="20"/>
                <w:szCs w:val="20"/>
                <w:rPrChange w:id="389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92" w:author="Adelino Naquarta Sepalanga Domingos" w:date="2025-03-05T09:08:00Z" w16du:dateUtc="2025-03-05T08:08:00Z">
                  <w:rPr>
                    <w:rFonts w:ascii="Times New Roman" w:eastAsia="Times New Roman" w:hAnsi="Times New Roman"/>
                    <w:spacing w:val="-1"/>
                  </w:rPr>
                </w:rPrChange>
              </w:rPr>
              <w:t>2.3.3.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AB6CEE" w14:textId="77777777" w:rsidR="003F3EDE" w:rsidRPr="00C30B30" w:rsidRDefault="003F3EDE" w:rsidP="0025185C">
            <w:pPr>
              <w:jc w:val="center"/>
              <w:rPr>
                <w:rFonts w:ascii="Arial" w:eastAsia="Times New Roman" w:hAnsi="Arial" w:cs="Arial"/>
                <w:spacing w:val="-1"/>
                <w:sz w:val="20"/>
                <w:szCs w:val="20"/>
                <w:rPrChange w:id="389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94"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7EB98F" w14:textId="77777777" w:rsidR="003F3EDE" w:rsidRPr="00C30B30" w:rsidRDefault="003F3EDE" w:rsidP="0025185C">
            <w:pPr>
              <w:rPr>
                <w:rFonts w:ascii="Arial" w:eastAsia="Times New Roman" w:hAnsi="Arial" w:cs="Arial"/>
                <w:spacing w:val="-1"/>
                <w:sz w:val="20"/>
                <w:szCs w:val="20"/>
                <w:rPrChange w:id="389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96" w:author="Adelino Naquarta Sepalanga Domingos" w:date="2025-03-05T09:08:00Z" w16du:dateUtc="2025-03-05T08:08:00Z">
                  <w:rPr>
                    <w:rFonts w:ascii="Times New Roman" w:eastAsia="Times New Roman" w:hAnsi="Times New Roman"/>
                    <w:spacing w:val="-1"/>
                  </w:rPr>
                </w:rPrChange>
              </w:rPr>
              <w:t>Número de identificação fiscal do fornecedor (</w:t>
            </w:r>
            <w:proofErr w:type="spellStart"/>
            <w:r w:rsidRPr="00C30B30">
              <w:rPr>
                <w:rFonts w:ascii="Arial" w:eastAsia="Times New Roman" w:hAnsi="Arial" w:cs="Arial"/>
                <w:spacing w:val="-1"/>
                <w:sz w:val="20"/>
                <w:szCs w:val="20"/>
                <w:rPrChange w:id="3897" w:author="Adelino Naquarta Sepalanga Domingos" w:date="2025-03-05T09:08:00Z" w16du:dateUtc="2025-03-05T08:08:00Z">
                  <w:rPr>
                    <w:rFonts w:ascii="Times New Roman" w:eastAsia="Times New Roman" w:hAnsi="Times New Roman"/>
                    <w:spacing w:val="-1"/>
                  </w:rPr>
                </w:rPrChange>
              </w:rPr>
              <w:t>SupplierTaxID</w:t>
            </w:r>
            <w:proofErr w:type="spellEnd"/>
            <w:r w:rsidRPr="00C30B30">
              <w:rPr>
                <w:rFonts w:ascii="Arial" w:eastAsia="Times New Roman" w:hAnsi="Arial" w:cs="Arial"/>
                <w:spacing w:val="-1"/>
                <w:sz w:val="20"/>
                <w:szCs w:val="20"/>
                <w:rPrChange w:id="3898"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A16748" w14:textId="77777777" w:rsidR="003F3EDE" w:rsidRPr="00C30B30" w:rsidRDefault="003F3EDE" w:rsidP="0025185C">
            <w:pPr>
              <w:rPr>
                <w:rFonts w:ascii="Arial" w:eastAsia="Times New Roman" w:hAnsi="Arial" w:cs="Arial"/>
                <w:spacing w:val="-1"/>
                <w:sz w:val="20"/>
                <w:szCs w:val="20"/>
                <w:rPrChange w:id="389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00" w:author="Adelino Naquarta Sepalanga Domingos" w:date="2025-03-05T09:08:00Z" w16du:dateUtc="2025-03-05T08:08:00Z">
                  <w:rPr>
                    <w:rFonts w:ascii="Times New Roman" w:eastAsia="Times New Roman" w:hAnsi="Times New Roman"/>
                    <w:spacing w:val="-1"/>
                  </w:rPr>
                </w:rPrChange>
              </w:rPr>
              <w:t>Deve ser indicado sem o prefixo do país.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04282C" w14:textId="77777777" w:rsidR="003F3EDE" w:rsidRPr="00C30B30" w:rsidRDefault="003F3EDE" w:rsidP="0025185C">
            <w:pPr>
              <w:jc w:val="center"/>
              <w:rPr>
                <w:rFonts w:ascii="Arial" w:eastAsia="Times New Roman" w:hAnsi="Arial" w:cs="Arial"/>
                <w:spacing w:val="-1"/>
                <w:sz w:val="20"/>
                <w:szCs w:val="20"/>
                <w:rPrChange w:id="390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02" w:author="Adelino Naquarta Sepalanga Domingos" w:date="2025-03-05T09:08:00Z" w16du:dateUtc="2025-03-05T08:08:00Z">
                  <w:rPr>
                    <w:rFonts w:ascii="Times New Roman" w:eastAsia="Times New Roman" w:hAnsi="Times New Roman"/>
                    <w:spacing w:val="-1"/>
                  </w:rPr>
                </w:rPrChange>
              </w:rPr>
              <w:t>Texto 15</w:t>
            </w:r>
          </w:p>
        </w:tc>
      </w:tr>
      <w:tr w:rsidR="003F3EDE" w:rsidRPr="00691778" w14:paraId="1FB029AE" w14:textId="77777777" w:rsidTr="0025185C">
        <w:trPr>
          <w:trHeight w:val="36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C57139" w14:textId="77777777" w:rsidR="003F3EDE" w:rsidRPr="00C30B30" w:rsidRDefault="003F3EDE" w:rsidP="0025185C">
            <w:pPr>
              <w:jc w:val="center"/>
              <w:rPr>
                <w:rFonts w:ascii="Arial" w:eastAsia="Times New Roman" w:hAnsi="Arial" w:cs="Arial"/>
                <w:spacing w:val="-1"/>
                <w:sz w:val="20"/>
                <w:szCs w:val="20"/>
                <w:rPrChange w:id="390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04" w:author="Adelino Naquarta Sepalanga Domingos" w:date="2025-03-05T09:08:00Z" w16du:dateUtc="2025-03-05T08:08:00Z">
                  <w:rPr>
                    <w:rFonts w:ascii="Times New Roman" w:eastAsia="Times New Roman" w:hAnsi="Times New Roman"/>
                    <w:spacing w:val="-1"/>
                  </w:rPr>
                </w:rPrChange>
              </w:rPr>
              <w:t>2.3.4.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956CC1" w14:textId="77777777" w:rsidR="003F3EDE" w:rsidRPr="00C30B30" w:rsidRDefault="003F3EDE" w:rsidP="0025185C">
            <w:pPr>
              <w:jc w:val="center"/>
              <w:rPr>
                <w:rFonts w:ascii="Arial" w:eastAsia="Times New Roman" w:hAnsi="Arial" w:cs="Arial"/>
                <w:spacing w:val="-1"/>
                <w:sz w:val="20"/>
                <w:szCs w:val="20"/>
                <w:rPrChange w:id="390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06"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79E1D0" w14:textId="77777777" w:rsidR="003F3EDE" w:rsidRPr="00C30B30" w:rsidRDefault="003F3EDE" w:rsidP="0025185C">
            <w:pPr>
              <w:rPr>
                <w:rFonts w:ascii="Arial" w:eastAsia="Times New Roman" w:hAnsi="Arial" w:cs="Arial"/>
                <w:spacing w:val="-1"/>
                <w:sz w:val="20"/>
                <w:szCs w:val="20"/>
                <w:rPrChange w:id="390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08" w:author="Adelino Naquarta Sepalanga Domingos" w:date="2025-03-05T09:08:00Z" w16du:dateUtc="2025-03-05T08:08:00Z">
                  <w:rPr>
                    <w:rFonts w:ascii="Times New Roman" w:eastAsia="Times New Roman" w:hAnsi="Times New Roman"/>
                    <w:spacing w:val="-1"/>
                  </w:rPr>
                </w:rPrChange>
              </w:rPr>
              <w:t>Nome da empresa (</w:t>
            </w:r>
            <w:proofErr w:type="spellStart"/>
            <w:r w:rsidRPr="00C30B30">
              <w:rPr>
                <w:rFonts w:ascii="Arial" w:eastAsia="Times New Roman" w:hAnsi="Arial" w:cs="Arial"/>
                <w:spacing w:val="-1"/>
                <w:sz w:val="20"/>
                <w:szCs w:val="20"/>
                <w:rPrChange w:id="3909" w:author="Adelino Naquarta Sepalanga Domingos" w:date="2025-03-05T09:08:00Z" w16du:dateUtc="2025-03-05T08:08:00Z">
                  <w:rPr>
                    <w:rFonts w:ascii="Times New Roman" w:eastAsia="Times New Roman" w:hAnsi="Times New Roman"/>
                    <w:spacing w:val="-1"/>
                  </w:rPr>
                </w:rPrChange>
              </w:rPr>
              <w:t>CompanyName</w:t>
            </w:r>
            <w:proofErr w:type="spellEnd"/>
            <w:r w:rsidRPr="00C30B30">
              <w:rPr>
                <w:rFonts w:ascii="Arial" w:eastAsia="Times New Roman" w:hAnsi="Arial" w:cs="Arial"/>
                <w:spacing w:val="-1"/>
                <w:sz w:val="20"/>
                <w:szCs w:val="20"/>
                <w:rPrChange w:id="3910"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D896CB" w14:textId="77777777" w:rsidR="003F3EDE" w:rsidRPr="00C30B30" w:rsidRDefault="003F3EDE" w:rsidP="0025185C">
            <w:pPr>
              <w:rPr>
                <w:rFonts w:ascii="Arial" w:eastAsia="Times New Roman" w:hAnsi="Arial" w:cs="Arial"/>
                <w:spacing w:val="-1"/>
                <w:sz w:val="20"/>
                <w:szCs w:val="20"/>
                <w:rPrChange w:id="3911"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1DC65B" w14:textId="77777777" w:rsidR="003F3EDE" w:rsidRPr="00C30B30" w:rsidRDefault="003F3EDE" w:rsidP="0025185C">
            <w:pPr>
              <w:jc w:val="center"/>
              <w:rPr>
                <w:rFonts w:ascii="Arial" w:eastAsia="Times New Roman" w:hAnsi="Arial" w:cs="Arial"/>
                <w:spacing w:val="-1"/>
                <w:sz w:val="20"/>
                <w:szCs w:val="20"/>
                <w:rPrChange w:id="391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13" w:author="Adelino Naquarta Sepalanga Domingos" w:date="2025-03-05T09:08:00Z" w16du:dateUtc="2025-03-05T08:08:00Z">
                  <w:rPr>
                    <w:rFonts w:ascii="Times New Roman" w:eastAsia="Times New Roman" w:hAnsi="Times New Roman"/>
                    <w:spacing w:val="-1"/>
                  </w:rPr>
                </w:rPrChange>
              </w:rPr>
              <w:t>Texto</w:t>
            </w:r>
          </w:p>
          <w:p w14:paraId="574F7E61" w14:textId="77777777" w:rsidR="003F3EDE" w:rsidRPr="00C30B30" w:rsidRDefault="003F3EDE" w:rsidP="0025185C">
            <w:pPr>
              <w:jc w:val="center"/>
              <w:rPr>
                <w:rFonts w:ascii="Arial" w:eastAsia="Times New Roman" w:hAnsi="Arial" w:cs="Arial"/>
                <w:spacing w:val="-1"/>
                <w:sz w:val="20"/>
                <w:szCs w:val="20"/>
                <w:rPrChange w:id="391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15" w:author="Adelino Naquarta Sepalanga Domingos" w:date="2025-03-05T09:08:00Z" w16du:dateUtc="2025-03-05T08:08:00Z">
                  <w:rPr>
                    <w:rFonts w:ascii="Times New Roman" w:eastAsia="Times New Roman" w:hAnsi="Times New Roman"/>
                    <w:spacing w:val="-1"/>
                  </w:rPr>
                </w:rPrChange>
              </w:rPr>
              <w:t xml:space="preserve"> 100</w:t>
            </w:r>
          </w:p>
        </w:tc>
      </w:tr>
      <w:tr w:rsidR="003F3EDE" w:rsidRPr="00691778" w14:paraId="05742C4F" w14:textId="77777777" w:rsidTr="0025185C">
        <w:trPr>
          <w:trHeight w:val="622"/>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43BB4E7" w14:textId="77777777" w:rsidR="003F3EDE" w:rsidRPr="00C30B30" w:rsidRDefault="003F3EDE" w:rsidP="0025185C">
            <w:pPr>
              <w:jc w:val="center"/>
              <w:rPr>
                <w:rFonts w:ascii="Arial" w:eastAsia="Times New Roman" w:hAnsi="Arial" w:cs="Arial"/>
                <w:spacing w:val="-1"/>
                <w:sz w:val="20"/>
                <w:szCs w:val="20"/>
                <w:rPrChange w:id="391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17" w:author="Adelino Naquarta Sepalanga Domingos" w:date="2025-03-05T09:08:00Z" w16du:dateUtc="2025-03-05T08:08:00Z">
                  <w:rPr>
                    <w:rFonts w:ascii="Times New Roman" w:eastAsia="Times New Roman" w:hAnsi="Times New Roman"/>
                    <w:spacing w:val="-1"/>
                  </w:rPr>
                </w:rPrChange>
              </w:rPr>
              <w:t>2.3.5.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97E0B4" w14:textId="77777777" w:rsidR="003F3EDE" w:rsidRPr="00C30B30" w:rsidRDefault="003F3EDE" w:rsidP="0025185C">
            <w:pPr>
              <w:jc w:val="center"/>
              <w:rPr>
                <w:rFonts w:ascii="Arial" w:eastAsia="Times New Roman" w:hAnsi="Arial" w:cs="Arial"/>
                <w:spacing w:val="-1"/>
                <w:sz w:val="20"/>
                <w:szCs w:val="20"/>
                <w:rPrChange w:id="3918"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942A9C" w14:textId="77777777" w:rsidR="003F3EDE" w:rsidRPr="00C30B30" w:rsidRDefault="003F3EDE" w:rsidP="0025185C">
            <w:pPr>
              <w:rPr>
                <w:rFonts w:ascii="Arial" w:eastAsia="Times New Roman" w:hAnsi="Arial" w:cs="Arial"/>
                <w:spacing w:val="-1"/>
                <w:sz w:val="20"/>
                <w:szCs w:val="20"/>
                <w:rPrChange w:id="391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20" w:author="Adelino Naquarta Sepalanga Domingos" w:date="2025-03-05T09:08:00Z" w16du:dateUtc="2025-03-05T08:08:00Z">
                  <w:rPr>
                    <w:rFonts w:ascii="Times New Roman" w:eastAsia="Times New Roman" w:hAnsi="Times New Roman"/>
                    <w:spacing w:val="-1"/>
                  </w:rPr>
                </w:rPrChange>
              </w:rPr>
              <w:t>Nome do contacto na empresa (Contact)</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1339EFB" w14:textId="77777777" w:rsidR="003F3EDE" w:rsidRPr="00C30B30" w:rsidRDefault="003F3EDE" w:rsidP="0025185C">
            <w:pPr>
              <w:rPr>
                <w:rFonts w:ascii="Arial" w:eastAsia="Times New Roman" w:hAnsi="Arial" w:cs="Arial"/>
                <w:spacing w:val="-1"/>
                <w:sz w:val="20"/>
                <w:szCs w:val="20"/>
                <w:rPrChange w:id="3921"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66C3D9" w14:textId="77777777" w:rsidR="003F3EDE" w:rsidRPr="00C30B30" w:rsidRDefault="003F3EDE" w:rsidP="0025185C">
            <w:pPr>
              <w:jc w:val="center"/>
              <w:rPr>
                <w:rFonts w:ascii="Arial" w:eastAsia="Times New Roman" w:hAnsi="Arial" w:cs="Arial"/>
                <w:spacing w:val="-1"/>
                <w:sz w:val="20"/>
                <w:szCs w:val="20"/>
                <w:rPrChange w:id="392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23" w:author="Adelino Naquarta Sepalanga Domingos" w:date="2025-03-05T09:08:00Z" w16du:dateUtc="2025-03-05T08:08:00Z">
                  <w:rPr>
                    <w:rFonts w:ascii="Times New Roman" w:eastAsia="Times New Roman" w:hAnsi="Times New Roman"/>
                    <w:spacing w:val="-1"/>
                  </w:rPr>
                </w:rPrChange>
              </w:rPr>
              <w:t>Texto 50</w:t>
            </w:r>
          </w:p>
        </w:tc>
      </w:tr>
      <w:tr w:rsidR="003F3EDE" w:rsidRPr="00691778" w14:paraId="674B7C7F" w14:textId="77777777" w:rsidTr="0025185C">
        <w:trPr>
          <w:trHeight w:val="693"/>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D48952" w14:textId="77777777" w:rsidR="003F3EDE" w:rsidRPr="00C30B30" w:rsidRDefault="003F3EDE" w:rsidP="0025185C">
            <w:pPr>
              <w:jc w:val="center"/>
              <w:rPr>
                <w:rFonts w:ascii="Arial" w:eastAsia="Times New Roman" w:hAnsi="Arial" w:cs="Arial"/>
                <w:spacing w:val="-1"/>
                <w:sz w:val="20"/>
                <w:szCs w:val="20"/>
                <w:rPrChange w:id="392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25" w:author="Adelino Naquarta Sepalanga Domingos" w:date="2025-03-05T09:08:00Z" w16du:dateUtc="2025-03-05T08:08:00Z">
                  <w:rPr>
                    <w:rFonts w:ascii="Times New Roman" w:eastAsia="Times New Roman" w:hAnsi="Times New Roman"/>
                    <w:spacing w:val="-1"/>
                  </w:rPr>
                </w:rPrChange>
              </w:rPr>
              <w:t>2.3.6.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8A4F896" w14:textId="77777777" w:rsidR="003F3EDE" w:rsidRPr="00C30B30" w:rsidRDefault="003F3EDE" w:rsidP="0025185C">
            <w:pPr>
              <w:jc w:val="center"/>
              <w:rPr>
                <w:rFonts w:ascii="Arial" w:eastAsia="Times New Roman" w:hAnsi="Arial" w:cs="Arial"/>
                <w:spacing w:val="-1"/>
                <w:sz w:val="20"/>
                <w:szCs w:val="20"/>
                <w:rPrChange w:id="392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27"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E17E9D" w14:textId="77777777" w:rsidR="003F3EDE" w:rsidRPr="00C30B30" w:rsidRDefault="003F3EDE" w:rsidP="0025185C">
            <w:pPr>
              <w:rPr>
                <w:rFonts w:ascii="Arial" w:eastAsia="Times New Roman" w:hAnsi="Arial" w:cs="Arial"/>
                <w:spacing w:val="-1"/>
                <w:sz w:val="20"/>
                <w:szCs w:val="20"/>
                <w:rPrChange w:id="392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29" w:author="Adelino Naquarta Sepalanga Domingos" w:date="2025-03-05T09:08:00Z" w16du:dateUtc="2025-03-05T08:08:00Z">
                  <w:rPr>
                    <w:rFonts w:ascii="Times New Roman" w:eastAsia="Times New Roman" w:hAnsi="Times New Roman"/>
                    <w:spacing w:val="-1"/>
                  </w:rPr>
                </w:rPrChange>
              </w:rPr>
              <w:t>Endereço de facturação (</w:t>
            </w:r>
            <w:proofErr w:type="spellStart"/>
            <w:r w:rsidRPr="00C30B30">
              <w:rPr>
                <w:rFonts w:ascii="Arial" w:eastAsia="Times New Roman" w:hAnsi="Arial" w:cs="Arial"/>
                <w:spacing w:val="-1"/>
                <w:sz w:val="20"/>
                <w:szCs w:val="20"/>
                <w:rPrChange w:id="3930" w:author="Adelino Naquarta Sepalanga Domingos" w:date="2025-03-05T09:08:00Z" w16du:dateUtc="2025-03-05T08:08:00Z">
                  <w:rPr>
                    <w:rFonts w:ascii="Times New Roman" w:eastAsia="Times New Roman" w:hAnsi="Times New Roman"/>
                    <w:spacing w:val="-1"/>
                  </w:rPr>
                </w:rPrChange>
              </w:rPr>
              <w:t>BillingAddress</w:t>
            </w:r>
            <w:proofErr w:type="spellEnd"/>
            <w:r w:rsidRPr="00C30B30">
              <w:rPr>
                <w:rFonts w:ascii="Arial" w:eastAsia="Times New Roman" w:hAnsi="Arial" w:cs="Arial"/>
                <w:spacing w:val="-1"/>
                <w:sz w:val="20"/>
                <w:szCs w:val="20"/>
                <w:rPrChange w:id="3931"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C32B12" w14:textId="77777777" w:rsidR="003F3EDE" w:rsidRPr="00C30B30" w:rsidRDefault="003F3EDE" w:rsidP="0025185C">
            <w:pPr>
              <w:rPr>
                <w:rFonts w:ascii="Arial" w:eastAsia="Times New Roman" w:hAnsi="Arial" w:cs="Arial"/>
                <w:spacing w:val="-1"/>
                <w:sz w:val="20"/>
                <w:szCs w:val="20"/>
                <w:rPrChange w:id="393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33" w:author="Adelino Naquarta Sepalanga Domingos" w:date="2025-03-05T09:08:00Z" w16du:dateUtc="2025-03-05T08:08:00Z">
                  <w:rPr>
                    <w:rFonts w:ascii="Times New Roman" w:eastAsia="Times New Roman" w:hAnsi="Times New Roman"/>
                    <w:spacing w:val="-1"/>
                  </w:rPr>
                </w:rPrChange>
              </w:rPr>
              <w:t>Corresponde ao endereço da sede ou do estabelecimento estável em território nacional.</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E5829E2" w14:textId="77777777" w:rsidR="003F3EDE" w:rsidRPr="00C30B30" w:rsidRDefault="003F3EDE" w:rsidP="0025185C">
            <w:pPr>
              <w:jc w:val="center"/>
              <w:rPr>
                <w:rFonts w:ascii="Arial" w:eastAsia="Times New Roman" w:hAnsi="Arial" w:cs="Arial"/>
                <w:spacing w:val="-1"/>
                <w:sz w:val="20"/>
                <w:szCs w:val="20"/>
                <w:rPrChange w:id="393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35" w:author="Adelino Naquarta Sepalanga Domingos" w:date="2025-03-05T09:08:00Z" w16du:dateUtc="2025-03-05T08:08:00Z">
                  <w:rPr>
                    <w:rFonts w:ascii="Times New Roman" w:eastAsia="Times New Roman" w:hAnsi="Times New Roman"/>
                    <w:spacing w:val="-1"/>
                  </w:rPr>
                </w:rPrChange>
              </w:rPr>
              <w:t>Não Aplicável</w:t>
            </w:r>
          </w:p>
        </w:tc>
      </w:tr>
      <w:tr w:rsidR="003F3EDE" w:rsidRPr="00691778" w14:paraId="18DAE8A5" w14:textId="77777777" w:rsidTr="0025185C">
        <w:trPr>
          <w:trHeight w:val="511"/>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F3F338" w14:textId="77777777" w:rsidR="003F3EDE" w:rsidRPr="00C30B30" w:rsidRDefault="003F3EDE" w:rsidP="0025185C">
            <w:pPr>
              <w:jc w:val="center"/>
              <w:rPr>
                <w:rFonts w:ascii="Arial" w:eastAsia="Times New Roman" w:hAnsi="Arial" w:cs="Arial"/>
                <w:spacing w:val="-1"/>
                <w:sz w:val="20"/>
                <w:szCs w:val="20"/>
                <w:rPrChange w:id="393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37" w:author="Adelino Naquarta Sepalanga Domingos" w:date="2025-03-05T09:08:00Z" w16du:dateUtc="2025-03-05T08:08:00Z">
                  <w:rPr>
                    <w:rFonts w:ascii="Times New Roman" w:eastAsia="Times New Roman" w:hAnsi="Times New Roman"/>
                    <w:spacing w:val="-1"/>
                  </w:rPr>
                </w:rPrChange>
              </w:rPr>
              <w:t>2.3.6.1.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C69871" w14:textId="77777777" w:rsidR="003F3EDE" w:rsidRPr="00C30B30" w:rsidRDefault="003F3EDE" w:rsidP="0025185C">
            <w:pPr>
              <w:jc w:val="center"/>
              <w:rPr>
                <w:rFonts w:ascii="Arial" w:eastAsia="Times New Roman" w:hAnsi="Arial" w:cs="Arial"/>
                <w:spacing w:val="-1"/>
                <w:sz w:val="20"/>
                <w:szCs w:val="20"/>
                <w:rPrChange w:id="3938"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D2EC81" w14:textId="77777777" w:rsidR="003F3EDE" w:rsidRPr="00C30B30" w:rsidRDefault="003F3EDE" w:rsidP="0025185C">
            <w:pPr>
              <w:rPr>
                <w:rFonts w:ascii="Arial" w:eastAsia="Times New Roman" w:hAnsi="Arial" w:cs="Arial"/>
                <w:spacing w:val="-1"/>
                <w:sz w:val="20"/>
                <w:szCs w:val="20"/>
                <w:rPrChange w:id="393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40" w:author="Adelino Naquarta Sepalanga Domingos" w:date="2025-03-05T09:08:00Z" w16du:dateUtc="2025-03-05T08:08:00Z">
                  <w:rPr>
                    <w:rFonts w:ascii="Times New Roman" w:eastAsia="Times New Roman" w:hAnsi="Times New Roman"/>
                    <w:spacing w:val="-1"/>
                  </w:rPr>
                </w:rPrChange>
              </w:rPr>
              <w:t>Número da porta (</w:t>
            </w:r>
            <w:proofErr w:type="spellStart"/>
            <w:r w:rsidRPr="00C30B30">
              <w:rPr>
                <w:rFonts w:ascii="Arial" w:eastAsia="Times New Roman" w:hAnsi="Arial" w:cs="Arial"/>
                <w:spacing w:val="-1"/>
                <w:sz w:val="20"/>
                <w:szCs w:val="20"/>
                <w:rPrChange w:id="3941" w:author="Adelino Naquarta Sepalanga Domingos" w:date="2025-03-05T09:08:00Z" w16du:dateUtc="2025-03-05T08:08:00Z">
                  <w:rPr>
                    <w:rFonts w:ascii="Times New Roman" w:eastAsia="Times New Roman" w:hAnsi="Times New Roman"/>
                    <w:spacing w:val="-1"/>
                  </w:rPr>
                </w:rPrChange>
              </w:rPr>
              <w:t>BuildingNumber</w:t>
            </w:r>
            <w:proofErr w:type="spellEnd"/>
            <w:r w:rsidRPr="00C30B30">
              <w:rPr>
                <w:rFonts w:ascii="Arial" w:eastAsia="Times New Roman" w:hAnsi="Arial" w:cs="Arial"/>
                <w:spacing w:val="-1"/>
                <w:sz w:val="20"/>
                <w:szCs w:val="20"/>
                <w:rPrChange w:id="3942"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9C81FAD" w14:textId="77777777" w:rsidR="003F3EDE" w:rsidRPr="00C30B30" w:rsidRDefault="003F3EDE" w:rsidP="0025185C">
            <w:pPr>
              <w:rPr>
                <w:rFonts w:ascii="Arial" w:eastAsia="Times New Roman" w:hAnsi="Arial" w:cs="Arial"/>
                <w:spacing w:val="-1"/>
                <w:sz w:val="20"/>
                <w:szCs w:val="20"/>
                <w:rPrChange w:id="3943"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D7411C7" w14:textId="77777777" w:rsidR="003F3EDE" w:rsidRPr="00C30B30" w:rsidRDefault="003F3EDE" w:rsidP="0025185C">
            <w:pPr>
              <w:jc w:val="center"/>
              <w:rPr>
                <w:rFonts w:ascii="Arial" w:eastAsia="Times New Roman" w:hAnsi="Arial" w:cs="Arial"/>
                <w:spacing w:val="-1"/>
                <w:sz w:val="20"/>
                <w:szCs w:val="20"/>
                <w:rPrChange w:id="394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45" w:author="Adelino Naquarta Sepalanga Domingos" w:date="2025-03-05T09:08:00Z" w16du:dateUtc="2025-03-05T08:08:00Z">
                  <w:rPr>
                    <w:rFonts w:ascii="Times New Roman" w:eastAsia="Times New Roman" w:hAnsi="Times New Roman"/>
                    <w:spacing w:val="-1"/>
                  </w:rPr>
                </w:rPrChange>
              </w:rPr>
              <w:t>Texto 10</w:t>
            </w:r>
          </w:p>
        </w:tc>
      </w:tr>
      <w:tr w:rsidR="003F3EDE" w:rsidRPr="00691778" w14:paraId="17BBCE97" w14:textId="77777777" w:rsidTr="0025185C">
        <w:trPr>
          <w:trHeight w:val="754"/>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1BC468" w14:textId="77777777" w:rsidR="003F3EDE" w:rsidRPr="00C30B30" w:rsidRDefault="003F3EDE" w:rsidP="0025185C">
            <w:pPr>
              <w:jc w:val="center"/>
              <w:rPr>
                <w:rFonts w:ascii="Arial" w:eastAsia="Times New Roman" w:hAnsi="Arial" w:cs="Arial"/>
                <w:spacing w:val="-1"/>
                <w:sz w:val="20"/>
                <w:szCs w:val="20"/>
                <w:rPrChange w:id="394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47" w:author="Adelino Naquarta Sepalanga Domingos" w:date="2025-03-05T09:08:00Z" w16du:dateUtc="2025-03-05T08:08:00Z">
                  <w:rPr>
                    <w:rFonts w:ascii="Times New Roman" w:eastAsia="Times New Roman" w:hAnsi="Times New Roman"/>
                    <w:spacing w:val="-1"/>
                  </w:rPr>
                </w:rPrChange>
              </w:rPr>
              <w:t>2.3.6.2.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4A81AE" w14:textId="77777777" w:rsidR="003F3EDE" w:rsidRPr="00C30B30" w:rsidRDefault="003F3EDE" w:rsidP="0025185C">
            <w:pPr>
              <w:jc w:val="center"/>
              <w:rPr>
                <w:rFonts w:ascii="Arial" w:eastAsia="Times New Roman" w:hAnsi="Arial" w:cs="Arial"/>
                <w:spacing w:val="-1"/>
                <w:sz w:val="20"/>
                <w:szCs w:val="20"/>
                <w:rPrChange w:id="3948"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5DB704" w14:textId="77777777" w:rsidR="003F3EDE" w:rsidRPr="00C30B30" w:rsidRDefault="003F3EDE" w:rsidP="0025185C">
            <w:pPr>
              <w:rPr>
                <w:rFonts w:ascii="Arial" w:eastAsia="Times New Roman" w:hAnsi="Arial" w:cs="Arial"/>
                <w:spacing w:val="-1"/>
                <w:sz w:val="20"/>
                <w:szCs w:val="20"/>
                <w:rPrChange w:id="394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50" w:author="Adelino Naquarta Sepalanga Domingos" w:date="2025-03-05T09:08:00Z" w16du:dateUtc="2025-03-05T08:08:00Z">
                  <w:rPr>
                    <w:rFonts w:ascii="Times New Roman" w:eastAsia="Times New Roman" w:hAnsi="Times New Roman"/>
                    <w:spacing w:val="-1"/>
                  </w:rPr>
                </w:rPrChange>
              </w:rPr>
              <w:t>Nome da rua (</w:t>
            </w:r>
            <w:proofErr w:type="spellStart"/>
            <w:r w:rsidRPr="00C30B30">
              <w:rPr>
                <w:rFonts w:ascii="Arial" w:eastAsia="Times New Roman" w:hAnsi="Arial" w:cs="Arial"/>
                <w:spacing w:val="-1"/>
                <w:sz w:val="20"/>
                <w:szCs w:val="20"/>
                <w:rPrChange w:id="3951" w:author="Adelino Naquarta Sepalanga Domingos" w:date="2025-03-05T09:08:00Z" w16du:dateUtc="2025-03-05T08:08:00Z">
                  <w:rPr>
                    <w:rFonts w:ascii="Times New Roman" w:eastAsia="Times New Roman" w:hAnsi="Times New Roman"/>
                    <w:spacing w:val="-1"/>
                  </w:rPr>
                </w:rPrChange>
              </w:rPr>
              <w:t>StreetName</w:t>
            </w:r>
            <w:proofErr w:type="spellEnd"/>
            <w:r w:rsidRPr="00C30B30">
              <w:rPr>
                <w:rFonts w:ascii="Arial" w:eastAsia="Times New Roman" w:hAnsi="Arial" w:cs="Arial"/>
                <w:spacing w:val="-1"/>
                <w:sz w:val="20"/>
                <w:szCs w:val="20"/>
                <w:rPrChange w:id="3952"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43073E" w14:textId="77777777" w:rsidR="003F3EDE" w:rsidRPr="00C30B30" w:rsidRDefault="003F3EDE" w:rsidP="0025185C">
            <w:pPr>
              <w:rPr>
                <w:rFonts w:ascii="Arial" w:eastAsia="Times New Roman" w:hAnsi="Arial" w:cs="Arial"/>
                <w:spacing w:val="-1"/>
                <w:sz w:val="20"/>
                <w:szCs w:val="20"/>
                <w:rPrChange w:id="3953"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79B9DA" w14:textId="77777777" w:rsidR="003F3EDE" w:rsidRPr="00C30B30" w:rsidRDefault="003F3EDE" w:rsidP="0025185C">
            <w:pPr>
              <w:jc w:val="center"/>
              <w:rPr>
                <w:rFonts w:ascii="Arial" w:eastAsia="Times New Roman" w:hAnsi="Arial" w:cs="Arial"/>
                <w:spacing w:val="-1"/>
                <w:sz w:val="20"/>
                <w:szCs w:val="20"/>
                <w:rPrChange w:id="395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55" w:author="Adelino Naquarta Sepalanga Domingos" w:date="2025-03-05T09:08:00Z" w16du:dateUtc="2025-03-05T08:08:00Z">
                  <w:rPr>
                    <w:rFonts w:ascii="Times New Roman" w:eastAsia="Times New Roman" w:hAnsi="Times New Roman"/>
                    <w:spacing w:val="-1"/>
                  </w:rPr>
                </w:rPrChange>
              </w:rPr>
              <w:t xml:space="preserve">Texto </w:t>
            </w:r>
          </w:p>
          <w:p w14:paraId="66DBC259" w14:textId="77777777" w:rsidR="003F3EDE" w:rsidRPr="00C30B30" w:rsidRDefault="003F3EDE" w:rsidP="0025185C">
            <w:pPr>
              <w:jc w:val="center"/>
              <w:rPr>
                <w:rFonts w:ascii="Arial" w:eastAsia="Times New Roman" w:hAnsi="Arial" w:cs="Arial"/>
                <w:spacing w:val="-1"/>
                <w:sz w:val="20"/>
                <w:szCs w:val="20"/>
                <w:rPrChange w:id="395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57" w:author="Adelino Naquarta Sepalanga Domingos" w:date="2025-03-05T09:08:00Z" w16du:dateUtc="2025-03-05T08:08:00Z">
                  <w:rPr>
                    <w:rFonts w:ascii="Times New Roman" w:eastAsia="Times New Roman" w:hAnsi="Times New Roman"/>
                    <w:spacing w:val="-1"/>
                  </w:rPr>
                </w:rPrChange>
              </w:rPr>
              <w:t>200</w:t>
            </w:r>
          </w:p>
        </w:tc>
      </w:tr>
      <w:tr w:rsidR="003F3EDE" w:rsidRPr="00691778" w14:paraId="45E16989" w14:textId="77777777" w:rsidTr="0025185C">
        <w:trPr>
          <w:trHeight w:val="969"/>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F12CCE" w14:textId="77777777" w:rsidR="003F3EDE" w:rsidRPr="00C30B30" w:rsidRDefault="003F3EDE" w:rsidP="0025185C">
            <w:pPr>
              <w:jc w:val="center"/>
              <w:rPr>
                <w:rFonts w:ascii="Arial" w:eastAsia="Times New Roman" w:hAnsi="Arial" w:cs="Arial"/>
                <w:spacing w:val="-1"/>
                <w:sz w:val="20"/>
                <w:szCs w:val="20"/>
                <w:rPrChange w:id="395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59" w:author="Adelino Naquarta Sepalanga Domingos" w:date="2025-03-05T09:08:00Z" w16du:dateUtc="2025-03-05T08:08:00Z">
                  <w:rPr>
                    <w:rFonts w:ascii="Times New Roman" w:eastAsia="Times New Roman" w:hAnsi="Times New Roman"/>
                    <w:spacing w:val="-1"/>
                  </w:rPr>
                </w:rPrChange>
              </w:rPr>
              <w:t>2.3.6.3.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150AC49" w14:textId="77777777" w:rsidR="003F3EDE" w:rsidRPr="00C30B30" w:rsidRDefault="003F3EDE" w:rsidP="0025185C">
            <w:pPr>
              <w:jc w:val="center"/>
              <w:rPr>
                <w:rFonts w:ascii="Arial" w:eastAsia="Times New Roman" w:hAnsi="Arial" w:cs="Arial"/>
                <w:spacing w:val="-1"/>
                <w:sz w:val="20"/>
                <w:szCs w:val="20"/>
                <w:rPrChange w:id="3960"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61"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EEE3100" w14:textId="77777777" w:rsidR="003F3EDE" w:rsidRPr="00C30B30" w:rsidRDefault="003F3EDE" w:rsidP="0025185C">
            <w:pPr>
              <w:rPr>
                <w:rFonts w:ascii="Arial" w:eastAsia="Times New Roman" w:hAnsi="Arial" w:cs="Arial"/>
                <w:spacing w:val="-1"/>
                <w:sz w:val="20"/>
                <w:szCs w:val="20"/>
                <w:rPrChange w:id="396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63" w:author="Adelino Naquarta Sepalanga Domingos" w:date="2025-03-05T09:08:00Z" w16du:dateUtc="2025-03-05T08:08:00Z">
                  <w:rPr>
                    <w:rFonts w:ascii="Times New Roman" w:eastAsia="Times New Roman" w:hAnsi="Times New Roman"/>
                    <w:spacing w:val="-1"/>
                  </w:rPr>
                </w:rPrChange>
              </w:rPr>
              <w:t>Endereço detalhado (</w:t>
            </w:r>
            <w:proofErr w:type="spellStart"/>
            <w:r w:rsidRPr="00C30B30">
              <w:rPr>
                <w:rFonts w:ascii="Arial" w:eastAsia="Times New Roman" w:hAnsi="Arial" w:cs="Arial"/>
                <w:spacing w:val="-1"/>
                <w:sz w:val="20"/>
                <w:szCs w:val="20"/>
                <w:rPrChange w:id="3964" w:author="Adelino Naquarta Sepalanga Domingos" w:date="2025-03-05T09:08:00Z" w16du:dateUtc="2025-03-05T08:08:00Z">
                  <w:rPr>
                    <w:rFonts w:ascii="Times New Roman" w:eastAsia="Times New Roman" w:hAnsi="Times New Roman"/>
                    <w:spacing w:val="-1"/>
                  </w:rPr>
                </w:rPrChange>
              </w:rPr>
              <w:t>AddressDetail</w:t>
            </w:r>
            <w:proofErr w:type="spellEnd"/>
            <w:r w:rsidRPr="00C30B30">
              <w:rPr>
                <w:rFonts w:ascii="Arial" w:eastAsia="Times New Roman" w:hAnsi="Arial" w:cs="Arial"/>
                <w:spacing w:val="-1"/>
                <w:sz w:val="20"/>
                <w:szCs w:val="20"/>
                <w:rPrChange w:id="3965"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DACDF4" w14:textId="77777777" w:rsidR="003F3EDE" w:rsidRPr="00C30B30" w:rsidRDefault="003F3EDE" w:rsidP="0025185C">
            <w:pPr>
              <w:rPr>
                <w:rFonts w:ascii="Arial" w:eastAsia="Times New Roman" w:hAnsi="Arial" w:cs="Arial"/>
                <w:spacing w:val="-1"/>
                <w:sz w:val="20"/>
                <w:szCs w:val="20"/>
                <w:rPrChange w:id="396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67" w:author="Adelino Naquarta Sepalanga Domingos" w:date="2025-03-05T09:08:00Z" w16du:dateUtc="2025-03-05T08:08:00Z">
                  <w:rPr>
                    <w:rFonts w:ascii="Times New Roman" w:eastAsia="Times New Roman" w:hAnsi="Times New Roman"/>
                    <w:spacing w:val="-1"/>
                  </w:rPr>
                </w:rPrChange>
              </w:rPr>
              <w:t>Deve incluir o nome da rua, número de porta e andar, se aplicável.</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1BD457" w14:textId="77777777" w:rsidR="003F3EDE" w:rsidRPr="00C30B30" w:rsidRDefault="003F3EDE" w:rsidP="0025185C">
            <w:pPr>
              <w:jc w:val="center"/>
              <w:rPr>
                <w:rFonts w:ascii="Arial" w:eastAsia="Times New Roman" w:hAnsi="Arial" w:cs="Arial"/>
                <w:spacing w:val="-1"/>
                <w:sz w:val="20"/>
                <w:szCs w:val="20"/>
                <w:rPrChange w:id="396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69" w:author="Adelino Naquarta Sepalanga Domingos" w:date="2025-03-05T09:08:00Z" w16du:dateUtc="2025-03-05T08:08:00Z">
                  <w:rPr>
                    <w:rFonts w:ascii="Times New Roman" w:eastAsia="Times New Roman" w:hAnsi="Times New Roman"/>
                    <w:spacing w:val="-1"/>
                  </w:rPr>
                </w:rPrChange>
              </w:rPr>
              <w:t>Texto</w:t>
            </w:r>
          </w:p>
          <w:p w14:paraId="19AE117B" w14:textId="77777777" w:rsidR="003F3EDE" w:rsidRPr="00C30B30" w:rsidRDefault="003F3EDE" w:rsidP="0025185C">
            <w:pPr>
              <w:jc w:val="center"/>
              <w:rPr>
                <w:rFonts w:ascii="Arial" w:eastAsia="Times New Roman" w:hAnsi="Arial" w:cs="Arial"/>
                <w:spacing w:val="-1"/>
                <w:sz w:val="20"/>
                <w:szCs w:val="20"/>
                <w:rPrChange w:id="3970"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71" w:author="Adelino Naquarta Sepalanga Domingos" w:date="2025-03-05T09:08:00Z" w16du:dateUtc="2025-03-05T08:08:00Z">
                  <w:rPr>
                    <w:rFonts w:ascii="Times New Roman" w:eastAsia="Times New Roman" w:hAnsi="Times New Roman"/>
                    <w:spacing w:val="-1"/>
                  </w:rPr>
                </w:rPrChange>
              </w:rPr>
              <w:t xml:space="preserve"> 210</w:t>
            </w:r>
          </w:p>
        </w:tc>
      </w:tr>
      <w:tr w:rsidR="003F3EDE" w:rsidRPr="00691778" w14:paraId="1B4699D3" w14:textId="77777777" w:rsidTr="0025185C">
        <w:trPr>
          <w:trHeight w:val="47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39A7C0A" w14:textId="77777777" w:rsidR="003F3EDE" w:rsidRPr="00C30B30" w:rsidRDefault="003F3EDE" w:rsidP="0025185C">
            <w:pPr>
              <w:jc w:val="center"/>
              <w:rPr>
                <w:rFonts w:ascii="Arial" w:eastAsia="Times New Roman" w:hAnsi="Arial" w:cs="Arial"/>
                <w:spacing w:val="-1"/>
                <w:sz w:val="20"/>
                <w:szCs w:val="20"/>
                <w:rPrChange w:id="397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73" w:author="Adelino Naquarta Sepalanga Domingos" w:date="2025-03-05T09:08:00Z" w16du:dateUtc="2025-03-05T08:08:00Z">
                  <w:rPr>
                    <w:rFonts w:ascii="Times New Roman" w:eastAsia="Times New Roman" w:hAnsi="Times New Roman"/>
                    <w:spacing w:val="-1"/>
                  </w:rPr>
                </w:rPrChange>
              </w:rPr>
              <w:t>2.3.6.4.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959295" w14:textId="77777777" w:rsidR="003F3EDE" w:rsidRPr="00C30B30" w:rsidRDefault="003F3EDE" w:rsidP="0025185C">
            <w:pPr>
              <w:jc w:val="center"/>
              <w:rPr>
                <w:rFonts w:ascii="Arial" w:eastAsia="Times New Roman" w:hAnsi="Arial" w:cs="Arial"/>
                <w:spacing w:val="-1"/>
                <w:sz w:val="20"/>
                <w:szCs w:val="20"/>
                <w:rPrChange w:id="397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75"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D2516D9" w14:textId="77777777" w:rsidR="003F3EDE" w:rsidRPr="00C30B30" w:rsidRDefault="003F3EDE" w:rsidP="0025185C">
            <w:pPr>
              <w:rPr>
                <w:rFonts w:ascii="Arial" w:eastAsia="Times New Roman" w:hAnsi="Arial" w:cs="Arial"/>
                <w:spacing w:val="-1"/>
                <w:sz w:val="20"/>
                <w:szCs w:val="20"/>
                <w:rPrChange w:id="397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77" w:author="Adelino Naquarta Sepalanga Domingos" w:date="2025-03-05T09:08:00Z" w16du:dateUtc="2025-03-05T08:08:00Z">
                  <w:rPr>
                    <w:rFonts w:ascii="Times New Roman" w:eastAsia="Times New Roman" w:hAnsi="Times New Roman"/>
                    <w:spacing w:val="-1"/>
                  </w:rPr>
                </w:rPrChange>
              </w:rPr>
              <w:t>Cidade (</w:t>
            </w:r>
            <w:proofErr w:type="spellStart"/>
            <w:r w:rsidRPr="00C30B30">
              <w:rPr>
                <w:rFonts w:ascii="Arial" w:eastAsia="Times New Roman" w:hAnsi="Arial" w:cs="Arial"/>
                <w:spacing w:val="-1"/>
                <w:sz w:val="20"/>
                <w:szCs w:val="20"/>
                <w:rPrChange w:id="3978" w:author="Adelino Naquarta Sepalanga Domingos" w:date="2025-03-05T09:08:00Z" w16du:dateUtc="2025-03-05T08:08:00Z">
                  <w:rPr>
                    <w:rFonts w:ascii="Times New Roman" w:eastAsia="Times New Roman" w:hAnsi="Times New Roman"/>
                    <w:spacing w:val="-1"/>
                  </w:rPr>
                </w:rPrChange>
              </w:rPr>
              <w:t>City</w:t>
            </w:r>
            <w:proofErr w:type="spellEnd"/>
            <w:r w:rsidRPr="00C30B30">
              <w:rPr>
                <w:rFonts w:ascii="Arial" w:eastAsia="Times New Roman" w:hAnsi="Arial" w:cs="Arial"/>
                <w:spacing w:val="-1"/>
                <w:sz w:val="20"/>
                <w:szCs w:val="20"/>
                <w:rPrChange w:id="3979"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EA6FEE" w14:textId="77777777" w:rsidR="003F3EDE" w:rsidRPr="00C30B30" w:rsidRDefault="003F3EDE" w:rsidP="0025185C">
            <w:pPr>
              <w:rPr>
                <w:rFonts w:ascii="Arial" w:eastAsia="Times New Roman" w:hAnsi="Arial" w:cs="Arial"/>
                <w:spacing w:val="-1"/>
                <w:sz w:val="20"/>
                <w:szCs w:val="20"/>
                <w:rPrChange w:id="3980"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6D4C2EC" w14:textId="77777777" w:rsidR="003F3EDE" w:rsidRPr="00C30B30" w:rsidRDefault="003F3EDE" w:rsidP="0025185C">
            <w:pPr>
              <w:jc w:val="center"/>
              <w:rPr>
                <w:rFonts w:ascii="Arial" w:eastAsia="Times New Roman" w:hAnsi="Arial" w:cs="Arial"/>
                <w:spacing w:val="-1"/>
                <w:sz w:val="20"/>
                <w:szCs w:val="20"/>
                <w:rPrChange w:id="398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82" w:author="Adelino Naquarta Sepalanga Domingos" w:date="2025-03-05T09:08:00Z" w16du:dateUtc="2025-03-05T08:08:00Z">
                  <w:rPr>
                    <w:rFonts w:ascii="Times New Roman" w:eastAsia="Times New Roman" w:hAnsi="Times New Roman"/>
                    <w:spacing w:val="-1"/>
                  </w:rPr>
                </w:rPrChange>
              </w:rPr>
              <w:t>Texto 50</w:t>
            </w:r>
          </w:p>
        </w:tc>
      </w:tr>
      <w:tr w:rsidR="003F3EDE" w:rsidRPr="00691778" w14:paraId="42AEDEA3" w14:textId="77777777" w:rsidTr="0025185C">
        <w:trPr>
          <w:trHeight w:val="374"/>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E87EF11" w14:textId="77777777" w:rsidR="003F3EDE" w:rsidRPr="00C30B30" w:rsidRDefault="003F3EDE" w:rsidP="0025185C">
            <w:pPr>
              <w:jc w:val="center"/>
              <w:rPr>
                <w:rFonts w:ascii="Arial" w:eastAsia="Times New Roman" w:hAnsi="Arial" w:cs="Arial"/>
                <w:spacing w:val="-1"/>
                <w:sz w:val="20"/>
                <w:szCs w:val="20"/>
                <w:rPrChange w:id="398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84" w:author="Adelino Naquarta Sepalanga Domingos" w:date="2025-03-05T09:08:00Z" w16du:dateUtc="2025-03-05T08:08:00Z">
                  <w:rPr>
                    <w:rFonts w:ascii="Times New Roman" w:eastAsia="Times New Roman" w:hAnsi="Times New Roman"/>
                    <w:spacing w:val="-1"/>
                  </w:rPr>
                </w:rPrChange>
              </w:rPr>
              <w:t>2.3.6.5.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EB60F4" w14:textId="77777777" w:rsidR="003F3EDE" w:rsidRPr="00C30B30" w:rsidRDefault="003F3EDE" w:rsidP="0025185C">
            <w:pPr>
              <w:jc w:val="center"/>
              <w:rPr>
                <w:rFonts w:ascii="Arial" w:eastAsia="Times New Roman" w:hAnsi="Arial" w:cs="Arial"/>
                <w:spacing w:val="-1"/>
                <w:sz w:val="20"/>
                <w:szCs w:val="20"/>
                <w:rPrChange w:id="3985"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F33B32" w14:textId="77777777" w:rsidR="003F3EDE" w:rsidRPr="00C30B30" w:rsidRDefault="003F3EDE" w:rsidP="0025185C">
            <w:pPr>
              <w:rPr>
                <w:rFonts w:ascii="Arial" w:eastAsia="Times New Roman" w:hAnsi="Arial" w:cs="Arial"/>
                <w:spacing w:val="-1"/>
                <w:sz w:val="20"/>
                <w:szCs w:val="20"/>
                <w:rPrChange w:id="398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87" w:author="Adelino Naquarta Sepalanga Domingos" w:date="2025-03-05T09:08:00Z" w16du:dateUtc="2025-03-05T08:08:00Z">
                  <w:rPr>
                    <w:rFonts w:ascii="Times New Roman" w:eastAsia="Times New Roman" w:hAnsi="Times New Roman"/>
                    <w:spacing w:val="-1"/>
                  </w:rPr>
                </w:rPrChange>
              </w:rPr>
              <w:t>Código postal (</w:t>
            </w:r>
            <w:proofErr w:type="spellStart"/>
            <w:r w:rsidRPr="00C30B30">
              <w:rPr>
                <w:rFonts w:ascii="Arial" w:eastAsia="Times New Roman" w:hAnsi="Arial" w:cs="Arial"/>
                <w:spacing w:val="-1"/>
                <w:sz w:val="20"/>
                <w:szCs w:val="20"/>
                <w:rPrChange w:id="3988" w:author="Adelino Naquarta Sepalanga Domingos" w:date="2025-03-05T09:08:00Z" w16du:dateUtc="2025-03-05T08:08:00Z">
                  <w:rPr>
                    <w:rFonts w:ascii="Times New Roman" w:eastAsia="Times New Roman" w:hAnsi="Times New Roman"/>
                    <w:spacing w:val="-1"/>
                  </w:rPr>
                </w:rPrChange>
              </w:rPr>
              <w:t>PostalCode</w:t>
            </w:r>
            <w:proofErr w:type="spellEnd"/>
            <w:r w:rsidRPr="00C30B30">
              <w:rPr>
                <w:rFonts w:ascii="Arial" w:eastAsia="Times New Roman" w:hAnsi="Arial" w:cs="Arial"/>
                <w:spacing w:val="-1"/>
                <w:sz w:val="20"/>
                <w:szCs w:val="20"/>
                <w:rPrChange w:id="3989"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532BCBC" w14:textId="77777777" w:rsidR="003F3EDE" w:rsidRPr="00C30B30" w:rsidRDefault="003F3EDE" w:rsidP="0025185C">
            <w:pPr>
              <w:rPr>
                <w:rFonts w:ascii="Arial" w:eastAsia="Times New Roman" w:hAnsi="Arial" w:cs="Arial"/>
                <w:spacing w:val="-1"/>
                <w:sz w:val="20"/>
                <w:szCs w:val="20"/>
                <w:rPrChange w:id="3990"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7F74C0" w14:textId="77777777" w:rsidR="003F3EDE" w:rsidRPr="00C30B30" w:rsidRDefault="003F3EDE" w:rsidP="0025185C">
            <w:pPr>
              <w:jc w:val="center"/>
              <w:rPr>
                <w:rFonts w:ascii="Arial" w:eastAsia="Times New Roman" w:hAnsi="Arial" w:cs="Arial"/>
                <w:spacing w:val="-1"/>
                <w:sz w:val="20"/>
                <w:szCs w:val="20"/>
                <w:rPrChange w:id="399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92" w:author="Adelino Naquarta Sepalanga Domingos" w:date="2025-03-05T09:08:00Z" w16du:dateUtc="2025-03-05T08:08:00Z">
                  <w:rPr>
                    <w:rFonts w:ascii="Times New Roman" w:eastAsia="Times New Roman" w:hAnsi="Times New Roman"/>
                    <w:spacing w:val="-1"/>
                  </w:rPr>
                </w:rPrChange>
              </w:rPr>
              <w:t>Texto 20</w:t>
            </w:r>
          </w:p>
        </w:tc>
      </w:tr>
      <w:tr w:rsidR="003F3EDE" w:rsidRPr="00691778" w14:paraId="2F84C9C1" w14:textId="77777777" w:rsidTr="0025185C">
        <w:trPr>
          <w:trHeight w:val="490"/>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9FFAD7" w14:textId="77777777" w:rsidR="003F3EDE" w:rsidRPr="00C30B30" w:rsidRDefault="003F3EDE" w:rsidP="0025185C">
            <w:pPr>
              <w:jc w:val="center"/>
              <w:rPr>
                <w:rFonts w:ascii="Arial" w:eastAsia="Times New Roman" w:hAnsi="Arial" w:cs="Arial"/>
                <w:spacing w:val="-1"/>
                <w:sz w:val="20"/>
                <w:szCs w:val="20"/>
                <w:rPrChange w:id="399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94" w:author="Adelino Naquarta Sepalanga Domingos" w:date="2025-03-05T09:08:00Z" w16du:dateUtc="2025-03-05T08:08:00Z">
                  <w:rPr>
                    <w:rFonts w:ascii="Times New Roman" w:eastAsia="Times New Roman" w:hAnsi="Times New Roman"/>
                    <w:spacing w:val="-1"/>
                  </w:rPr>
                </w:rPrChange>
              </w:rPr>
              <w:t>2.3.6.6.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66EBF7" w14:textId="77777777" w:rsidR="003F3EDE" w:rsidRPr="00C30B30" w:rsidRDefault="003F3EDE" w:rsidP="0025185C">
            <w:pPr>
              <w:jc w:val="center"/>
              <w:rPr>
                <w:rFonts w:ascii="Arial" w:eastAsia="Times New Roman" w:hAnsi="Arial" w:cs="Arial"/>
                <w:spacing w:val="-1"/>
                <w:sz w:val="20"/>
                <w:szCs w:val="20"/>
                <w:rPrChange w:id="3995"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771EC0" w14:textId="77777777" w:rsidR="003F3EDE" w:rsidRPr="00C30B30" w:rsidRDefault="003F3EDE" w:rsidP="0025185C">
            <w:pPr>
              <w:rPr>
                <w:rFonts w:ascii="Arial" w:eastAsia="Times New Roman" w:hAnsi="Arial" w:cs="Arial"/>
                <w:spacing w:val="-1"/>
                <w:sz w:val="20"/>
                <w:szCs w:val="20"/>
                <w:rPrChange w:id="399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997" w:author="Adelino Naquarta Sepalanga Domingos" w:date="2025-03-05T09:08:00Z" w16du:dateUtc="2025-03-05T08:08:00Z">
                  <w:rPr>
                    <w:rFonts w:ascii="Times New Roman" w:eastAsia="Times New Roman" w:hAnsi="Times New Roman"/>
                    <w:spacing w:val="-1"/>
                  </w:rPr>
                </w:rPrChange>
              </w:rPr>
              <w:t>Província (</w:t>
            </w:r>
            <w:proofErr w:type="spellStart"/>
            <w:r w:rsidRPr="00C30B30">
              <w:rPr>
                <w:rFonts w:ascii="Arial" w:eastAsia="Times New Roman" w:hAnsi="Arial" w:cs="Arial"/>
                <w:spacing w:val="-1"/>
                <w:sz w:val="20"/>
                <w:szCs w:val="20"/>
                <w:rPrChange w:id="3998" w:author="Adelino Naquarta Sepalanga Domingos" w:date="2025-03-05T09:08:00Z" w16du:dateUtc="2025-03-05T08:08:00Z">
                  <w:rPr>
                    <w:rFonts w:ascii="Times New Roman" w:eastAsia="Times New Roman" w:hAnsi="Times New Roman"/>
                    <w:spacing w:val="-1"/>
                  </w:rPr>
                </w:rPrChange>
              </w:rPr>
              <w:t>Province</w:t>
            </w:r>
            <w:proofErr w:type="spellEnd"/>
            <w:r w:rsidRPr="00C30B30">
              <w:rPr>
                <w:rFonts w:ascii="Arial" w:eastAsia="Times New Roman" w:hAnsi="Arial" w:cs="Arial"/>
                <w:spacing w:val="-1"/>
                <w:sz w:val="20"/>
                <w:szCs w:val="20"/>
                <w:rPrChange w:id="3999"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0E3722F" w14:textId="77777777" w:rsidR="003F3EDE" w:rsidRPr="00C30B30" w:rsidRDefault="003F3EDE" w:rsidP="0025185C">
            <w:pPr>
              <w:rPr>
                <w:rFonts w:ascii="Arial" w:eastAsia="Times New Roman" w:hAnsi="Arial" w:cs="Arial"/>
                <w:spacing w:val="-1"/>
                <w:sz w:val="20"/>
                <w:szCs w:val="20"/>
                <w:rPrChange w:id="4000"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A04506" w14:textId="77777777" w:rsidR="003F3EDE" w:rsidRPr="00C30B30" w:rsidRDefault="003F3EDE" w:rsidP="0025185C">
            <w:pPr>
              <w:jc w:val="center"/>
              <w:rPr>
                <w:rFonts w:ascii="Arial" w:eastAsia="Times New Roman" w:hAnsi="Arial" w:cs="Arial"/>
                <w:spacing w:val="-1"/>
                <w:sz w:val="20"/>
                <w:szCs w:val="20"/>
                <w:rPrChange w:id="400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02" w:author="Adelino Naquarta Sepalanga Domingos" w:date="2025-03-05T09:08:00Z" w16du:dateUtc="2025-03-05T08:08:00Z">
                  <w:rPr>
                    <w:rFonts w:ascii="Times New Roman" w:eastAsia="Times New Roman" w:hAnsi="Times New Roman"/>
                    <w:spacing w:val="-1"/>
                  </w:rPr>
                </w:rPrChange>
              </w:rPr>
              <w:t>Texto 50</w:t>
            </w:r>
          </w:p>
        </w:tc>
      </w:tr>
      <w:tr w:rsidR="003F3EDE" w:rsidRPr="00691778" w14:paraId="18A21CCB" w14:textId="77777777" w:rsidTr="0025185C">
        <w:trPr>
          <w:trHeight w:val="690"/>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3CAB09" w14:textId="77777777" w:rsidR="003F3EDE" w:rsidRPr="00C30B30" w:rsidRDefault="003F3EDE" w:rsidP="0025185C">
            <w:pPr>
              <w:jc w:val="center"/>
              <w:rPr>
                <w:rFonts w:ascii="Arial" w:eastAsia="Times New Roman" w:hAnsi="Arial" w:cs="Arial"/>
                <w:spacing w:val="-1"/>
                <w:sz w:val="20"/>
                <w:szCs w:val="20"/>
                <w:rPrChange w:id="400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04" w:author="Adelino Naquarta Sepalanga Domingos" w:date="2025-03-05T09:08:00Z" w16du:dateUtc="2025-03-05T08:08:00Z">
                  <w:rPr>
                    <w:rFonts w:ascii="Times New Roman" w:eastAsia="Times New Roman" w:hAnsi="Times New Roman"/>
                    <w:spacing w:val="-1"/>
                  </w:rPr>
                </w:rPrChange>
              </w:rPr>
              <w:t>2.3.6.7.</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7A3B67" w14:textId="77777777" w:rsidR="003F3EDE" w:rsidRPr="00C30B30" w:rsidRDefault="003F3EDE" w:rsidP="0025185C">
            <w:pPr>
              <w:jc w:val="center"/>
              <w:rPr>
                <w:rFonts w:ascii="Arial" w:eastAsia="Times New Roman" w:hAnsi="Arial" w:cs="Arial"/>
                <w:spacing w:val="-1"/>
                <w:sz w:val="20"/>
                <w:szCs w:val="20"/>
                <w:rPrChange w:id="400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06"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45D507" w14:textId="77777777" w:rsidR="003F3EDE" w:rsidRPr="00C30B30" w:rsidRDefault="003F3EDE" w:rsidP="0025185C">
            <w:pPr>
              <w:rPr>
                <w:rFonts w:ascii="Arial" w:eastAsia="Times New Roman" w:hAnsi="Arial" w:cs="Arial"/>
                <w:spacing w:val="-1"/>
                <w:sz w:val="20"/>
                <w:szCs w:val="20"/>
                <w:rPrChange w:id="400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08" w:author="Adelino Naquarta Sepalanga Domingos" w:date="2025-03-05T09:08:00Z" w16du:dateUtc="2025-03-05T08:08:00Z">
                  <w:rPr>
                    <w:rFonts w:ascii="Times New Roman" w:eastAsia="Times New Roman" w:hAnsi="Times New Roman"/>
                    <w:spacing w:val="-1"/>
                  </w:rPr>
                </w:rPrChange>
              </w:rPr>
              <w:t>País (Country)</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40A5C0F" w14:textId="77777777" w:rsidR="003F3EDE" w:rsidRPr="00C30B30" w:rsidRDefault="003F3EDE" w:rsidP="0025185C">
            <w:pPr>
              <w:rPr>
                <w:rFonts w:ascii="Arial" w:eastAsia="Times New Roman" w:hAnsi="Arial" w:cs="Arial"/>
                <w:spacing w:val="-1"/>
                <w:sz w:val="20"/>
                <w:szCs w:val="20"/>
                <w:rPrChange w:id="400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10" w:author="Adelino Naquarta Sepalanga Domingos" w:date="2025-03-05T09:08:00Z" w16du:dateUtc="2025-03-05T08:08:00Z">
                  <w:rPr>
                    <w:rFonts w:ascii="Times New Roman" w:eastAsia="Times New Roman" w:hAnsi="Times New Roman"/>
                    <w:spacing w:val="-1"/>
                  </w:rPr>
                </w:rPrChange>
              </w:rPr>
              <w:t>Deve ser preenchido de acordo com a norma ISO 3166 - 1-alpha-2.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C7AA894" w14:textId="77777777" w:rsidR="003F3EDE" w:rsidRPr="00C30B30" w:rsidRDefault="003F3EDE" w:rsidP="0025185C">
            <w:pPr>
              <w:jc w:val="center"/>
              <w:rPr>
                <w:rFonts w:ascii="Arial" w:eastAsia="Times New Roman" w:hAnsi="Arial" w:cs="Arial"/>
                <w:spacing w:val="-1"/>
                <w:sz w:val="20"/>
                <w:szCs w:val="20"/>
                <w:rPrChange w:id="401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12" w:author="Adelino Naquarta Sepalanga Domingos" w:date="2025-03-05T09:08:00Z" w16du:dateUtc="2025-03-05T08:08:00Z">
                  <w:rPr>
                    <w:rFonts w:ascii="Times New Roman" w:eastAsia="Times New Roman" w:hAnsi="Times New Roman"/>
                    <w:spacing w:val="-1"/>
                  </w:rPr>
                </w:rPrChange>
              </w:rPr>
              <w:t>Texto 2</w:t>
            </w:r>
          </w:p>
        </w:tc>
      </w:tr>
      <w:tr w:rsidR="003F3EDE" w:rsidRPr="00691778" w14:paraId="7E1F9990" w14:textId="77777777" w:rsidTr="0025185C">
        <w:trPr>
          <w:trHeight w:val="1131"/>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E376839" w14:textId="77777777" w:rsidR="003F3EDE" w:rsidRPr="00C30B30" w:rsidRDefault="003F3EDE" w:rsidP="0025185C">
            <w:pPr>
              <w:jc w:val="center"/>
              <w:rPr>
                <w:rFonts w:ascii="Arial" w:eastAsia="Times New Roman" w:hAnsi="Arial" w:cs="Arial"/>
                <w:spacing w:val="-1"/>
                <w:sz w:val="20"/>
                <w:szCs w:val="20"/>
                <w:rPrChange w:id="401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14" w:author="Adelino Naquarta Sepalanga Domingos" w:date="2025-03-05T09:08:00Z" w16du:dateUtc="2025-03-05T08:08:00Z">
                  <w:rPr>
                    <w:rFonts w:ascii="Times New Roman" w:eastAsia="Times New Roman" w:hAnsi="Times New Roman"/>
                    <w:spacing w:val="-1"/>
                  </w:rPr>
                </w:rPrChange>
              </w:rPr>
              <w:lastRenderedPageBreak/>
              <w:t>2.3.7.</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A60954" w14:textId="77777777" w:rsidR="003F3EDE" w:rsidRPr="00C30B30" w:rsidRDefault="003F3EDE" w:rsidP="0025185C">
            <w:pPr>
              <w:jc w:val="center"/>
              <w:rPr>
                <w:rFonts w:ascii="Arial" w:eastAsia="Times New Roman" w:hAnsi="Arial" w:cs="Arial"/>
                <w:spacing w:val="-1"/>
                <w:sz w:val="20"/>
                <w:szCs w:val="20"/>
                <w:rPrChange w:id="4015"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C0C550" w14:textId="77777777" w:rsidR="003F3EDE" w:rsidRPr="00C30B30" w:rsidRDefault="003F3EDE" w:rsidP="0025185C">
            <w:pPr>
              <w:rPr>
                <w:rFonts w:ascii="Arial" w:eastAsia="Times New Roman" w:hAnsi="Arial" w:cs="Arial"/>
                <w:spacing w:val="-1"/>
                <w:sz w:val="20"/>
                <w:szCs w:val="20"/>
                <w:rPrChange w:id="401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17" w:author="Adelino Naquarta Sepalanga Domingos" w:date="2025-03-05T09:08:00Z" w16du:dateUtc="2025-03-05T08:08:00Z">
                  <w:rPr>
                    <w:rFonts w:ascii="Times New Roman" w:eastAsia="Times New Roman" w:hAnsi="Times New Roman"/>
                    <w:spacing w:val="-1"/>
                  </w:rPr>
                </w:rPrChange>
              </w:rPr>
              <w:t>Endereço da expedição (</w:t>
            </w:r>
            <w:proofErr w:type="spellStart"/>
            <w:r w:rsidRPr="00C30B30">
              <w:rPr>
                <w:rFonts w:ascii="Arial" w:eastAsia="Times New Roman" w:hAnsi="Arial" w:cs="Arial"/>
                <w:spacing w:val="-1"/>
                <w:sz w:val="20"/>
                <w:szCs w:val="20"/>
                <w:rPrChange w:id="4018" w:author="Adelino Naquarta Sepalanga Domingos" w:date="2025-03-05T09:08:00Z" w16du:dateUtc="2025-03-05T08:08:00Z">
                  <w:rPr>
                    <w:rFonts w:ascii="Times New Roman" w:eastAsia="Times New Roman" w:hAnsi="Times New Roman"/>
                    <w:spacing w:val="-1"/>
                  </w:rPr>
                </w:rPrChange>
              </w:rPr>
              <w:t>Ship</w:t>
            </w:r>
            <w:proofErr w:type="spellEnd"/>
            <w:r w:rsidRPr="00C30B30">
              <w:rPr>
                <w:rFonts w:ascii="Arial" w:eastAsia="Times New Roman" w:hAnsi="Arial" w:cs="Arial"/>
                <w:spacing w:val="-1"/>
                <w:sz w:val="20"/>
                <w:szCs w:val="20"/>
                <w:rPrChange w:id="4019" w:author="Adelino Naquarta Sepalanga Domingos" w:date="2025-03-05T09:08:00Z" w16du:dateUtc="2025-03-05T08:08:00Z">
                  <w:rPr>
                    <w:rFonts w:ascii="Times New Roman" w:eastAsia="Times New Roman" w:hAnsi="Times New Roman"/>
                    <w:spacing w:val="-1"/>
                  </w:rPr>
                </w:rPrChange>
              </w:rPr>
              <w:t xml:space="preserve"> </w:t>
            </w:r>
            <w:proofErr w:type="spellStart"/>
            <w:r w:rsidRPr="00C30B30">
              <w:rPr>
                <w:rFonts w:ascii="Arial" w:eastAsia="Times New Roman" w:hAnsi="Arial" w:cs="Arial"/>
                <w:spacing w:val="-1"/>
                <w:sz w:val="20"/>
                <w:szCs w:val="20"/>
                <w:rPrChange w:id="4020" w:author="Adelino Naquarta Sepalanga Domingos" w:date="2025-03-05T09:08:00Z" w16du:dateUtc="2025-03-05T08:08:00Z">
                  <w:rPr>
                    <w:rFonts w:ascii="Times New Roman" w:eastAsia="Times New Roman" w:hAnsi="Times New Roman"/>
                    <w:spacing w:val="-1"/>
                  </w:rPr>
                </w:rPrChange>
              </w:rPr>
              <w:t>FromAddress</w:t>
            </w:r>
            <w:proofErr w:type="spellEnd"/>
            <w:r w:rsidRPr="00C30B30">
              <w:rPr>
                <w:rFonts w:ascii="Arial" w:eastAsia="Times New Roman" w:hAnsi="Arial" w:cs="Arial"/>
                <w:spacing w:val="-1"/>
                <w:sz w:val="20"/>
                <w:szCs w:val="20"/>
                <w:rPrChange w:id="4021"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5E7A2F" w14:textId="1221CAB2" w:rsidR="003F3EDE" w:rsidRPr="00C30B30" w:rsidRDefault="003F3EDE" w:rsidP="0025185C">
            <w:pPr>
              <w:rPr>
                <w:rFonts w:ascii="Arial" w:eastAsia="Times New Roman" w:hAnsi="Arial" w:cs="Arial"/>
                <w:spacing w:val="-1"/>
                <w:sz w:val="20"/>
                <w:szCs w:val="20"/>
                <w:rPrChange w:id="402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23" w:author="Adelino Naquarta Sepalanga Domingos" w:date="2025-03-05T09:08:00Z" w16du:dateUtc="2025-03-05T08:08:00Z">
                  <w:rPr>
                    <w:rFonts w:ascii="Times New Roman" w:eastAsia="Times New Roman" w:hAnsi="Times New Roman"/>
                    <w:spacing w:val="-1"/>
                  </w:rPr>
                </w:rPrChange>
              </w:rPr>
              <w:t>Existindo a necessidade de efectuar mais do que uma referência, esta estrutura pode</w:t>
            </w:r>
            <w:del w:id="4024" w:author="Adelino Naquarta Sepalanga Domingos" w:date="2025-03-05T09:09:00Z" w16du:dateUtc="2025-03-05T08:09:00Z">
              <w:r w:rsidRPr="00C30B30" w:rsidDel="00C30B30">
                <w:rPr>
                  <w:rFonts w:ascii="Arial" w:eastAsia="Times New Roman" w:hAnsi="Arial" w:cs="Arial"/>
                  <w:spacing w:val="-1"/>
                  <w:sz w:val="20"/>
                  <w:szCs w:val="20"/>
                  <w:rPrChange w:id="4025" w:author="Adelino Naquarta Sepalanga Domingos" w:date="2025-03-05T09:08:00Z" w16du:dateUtc="2025-03-05T08:08:00Z">
                    <w:rPr>
                      <w:rFonts w:ascii="Times New Roman" w:eastAsia="Times New Roman" w:hAnsi="Times New Roman"/>
                      <w:spacing w:val="-1"/>
                    </w:rPr>
                  </w:rPrChange>
                </w:rPr>
                <w:delText>rá</w:delText>
              </w:r>
            </w:del>
            <w:r w:rsidRPr="00C30B30">
              <w:rPr>
                <w:rFonts w:ascii="Arial" w:eastAsia="Times New Roman" w:hAnsi="Arial" w:cs="Arial"/>
                <w:spacing w:val="-1"/>
                <w:sz w:val="20"/>
                <w:szCs w:val="20"/>
                <w:rPrChange w:id="4026" w:author="Adelino Naquarta Sepalanga Domingos" w:date="2025-03-05T09:08:00Z" w16du:dateUtc="2025-03-05T08:08:00Z">
                  <w:rPr>
                    <w:rFonts w:ascii="Times New Roman" w:eastAsia="Times New Roman" w:hAnsi="Times New Roman"/>
                    <w:spacing w:val="-1"/>
                  </w:rPr>
                </w:rPrChange>
              </w:rPr>
              <w:t xml:space="preserve"> ser gerada tantas vezes quantas as necessárias.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823B08" w14:textId="77777777" w:rsidR="003F3EDE" w:rsidRPr="00C30B30" w:rsidRDefault="003F3EDE" w:rsidP="0025185C">
            <w:pPr>
              <w:jc w:val="center"/>
              <w:rPr>
                <w:rFonts w:ascii="Arial" w:eastAsia="Times New Roman" w:hAnsi="Arial" w:cs="Arial"/>
                <w:spacing w:val="-1"/>
                <w:sz w:val="20"/>
                <w:szCs w:val="20"/>
                <w:rPrChange w:id="402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28" w:author="Adelino Naquarta Sepalanga Domingos" w:date="2025-03-05T09:08:00Z" w16du:dateUtc="2025-03-05T08:08:00Z">
                  <w:rPr>
                    <w:rFonts w:ascii="Times New Roman" w:eastAsia="Times New Roman" w:hAnsi="Times New Roman"/>
                    <w:spacing w:val="-1"/>
                  </w:rPr>
                </w:rPrChange>
              </w:rPr>
              <w:t>Não Aplicável</w:t>
            </w:r>
          </w:p>
        </w:tc>
      </w:tr>
      <w:tr w:rsidR="003F3EDE" w:rsidRPr="00691778" w14:paraId="38F625A6" w14:textId="77777777" w:rsidTr="0025185C">
        <w:trPr>
          <w:trHeight w:val="707"/>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532CAA" w14:textId="77777777" w:rsidR="003F3EDE" w:rsidRPr="00C30B30" w:rsidRDefault="003F3EDE" w:rsidP="0025185C">
            <w:pPr>
              <w:jc w:val="center"/>
              <w:rPr>
                <w:rFonts w:ascii="Arial" w:eastAsia="Times New Roman" w:hAnsi="Arial" w:cs="Arial"/>
                <w:spacing w:val="-1"/>
                <w:sz w:val="20"/>
                <w:szCs w:val="20"/>
                <w:rPrChange w:id="402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30" w:author="Adelino Naquarta Sepalanga Domingos" w:date="2025-03-05T09:08:00Z" w16du:dateUtc="2025-03-05T08:08:00Z">
                  <w:rPr>
                    <w:rFonts w:ascii="Times New Roman" w:eastAsia="Times New Roman" w:hAnsi="Times New Roman"/>
                    <w:spacing w:val="-1"/>
                  </w:rPr>
                </w:rPrChange>
              </w:rPr>
              <w:t>2.3.7.1.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E53945" w14:textId="77777777" w:rsidR="003F3EDE" w:rsidRPr="00C30B30" w:rsidRDefault="003F3EDE" w:rsidP="0025185C">
            <w:pPr>
              <w:jc w:val="center"/>
              <w:rPr>
                <w:rFonts w:ascii="Arial" w:eastAsia="Times New Roman" w:hAnsi="Arial" w:cs="Arial"/>
                <w:spacing w:val="-1"/>
                <w:sz w:val="20"/>
                <w:szCs w:val="20"/>
                <w:rPrChange w:id="4031"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D2D8CA" w14:textId="77777777" w:rsidR="003F3EDE" w:rsidRPr="00C30B30" w:rsidRDefault="003F3EDE" w:rsidP="0025185C">
            <w:pPr>
              <w:rPr>
                <w:rFonts w:ascii="Arial" w:eastAsia="Times New Roman" w:hAnsi="Arial" w:cs="Arial"/>
                <w:spacing w:val="-1"/>
                <w:sz w:val="20"/>
                <w:szCs w:val="20"/>
                <w:rPrChange w:id="403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33" w:author="Adelino Naquarta Sepalanga Domingos" w:date="2025-03-05T09:08:00Z" w16du:dateUtc="2025-03-05T08:08:00Z">
                  <w:rPr>
                    <w:rFonts w:ascii="Times New Roman" w:eastAsia="Times New Roman" w:hAnsi="Times New Roman"/>
                    <w:spacing w:val="-1"/>
                  </w:rPr>
                </w:rPrChange>
              </w:rPr>
              <w:t>Número de porta (</w:t>
            </w:r>
            <w:proofErr w:type="spellStart"/>
            <w:r w:rsidRPr="00C30B30">
              <w:rPr>
                <w:rFonts w:ascii="Arial" w:eastAsia="Times New Roman" w:hAnsi="Arial" w:cs="Arial"/>
                <w:spacing w:val="-1"/>
                <w:sz w:val="20"/>
                <w:szCs w:val="20"/>
                <w:rPrChange w:id="4034" w:author="Adelino Naquarta Sepalanga Domingos" w:date="2025-03-05T09:08:00Z" w16du:dateUtc="2025-03-05T08:08:00Z">
                  <w:rPr>
                    <w:rFonts w:ascii="Times New Roman" w:eastAsia="Times New Roman" w:hAnsi="Times New Roman"/>
                    <w:spacing w:val="-1"/>
                  </w:rPr>
                </w:rPrChange>
              </w:rPr>
              <w:t>Building</w:t>
            </w:r>
            <w:proofErr w:type="spellEnd"/>
            <w:r w:rsidRPr="00C30B30">
              <w:rPr>
                <w:rFonts w:ascii="Arial" w:eastAsia="Times New Roman" w:hAnsi="Arial" w:cs="Arial"/>
                <w:spacing w:val="-1"/>
                <w:sz w:val="20"/>
                <w:szCs w:val="20"/>
                <w:rPrChange w:id="4035" w:author="Adelino Naquarta Sepalanga Domingos" w:date="2025-03-05T09:08:00Z" w16du:dateUtc="2025-03-05T08:08:00Z">
                  <w:rPr>
                    <w:rFonts w:ascii="Times New Roman" w:eastAsia="Times New Roman" w:hAnsi="Times New Roman"/>
                    <w:spacing w:val="-1"/>
                  </w:rPr>
                </w:rPrChange>
              </w:rPr>
              <w:t xml:space="preserve"> </w:t>
            </w:r>
            <w:proofErr w:type="spellStart"/>
            <w:r w:rsidRPr="00C30B30">
              <w:rPr>
                <w:rFonts w:ascii="Arial" w:eastAsia="Times New Roman" w:hAnsi="Arial" w:cs="Arial"/>
                <w:spacing w:val="-1"/>
                <w:sz w:val="20"/>
                <w:szCs w:val="20"/>
                <w:rPrChange w:id="4036" w:author="Adelino Naquarta Sepalanga Domingos" w:date="2025-03-05T09:08:00Z" w16du:dateUtc="2025-03-05T08:08:00Z">
                  <w:rPr>
                    <w:rFonts w:ascii="Times New Roman" w:eastAsia="Times New Roman" w:hAnsi="Times New Roman"/>
                    <w:spacing w:val="-1"/>
                  </w:rPr>
                </w:rPrChange>
              </w:rPr>
              <w:t>Number</w:t>
            </w:r>
            <w:proofErr w:type="spellEnd"/>
            <w:r w:rsidRPr="00C30B30">
              <w:rPr>
                <w:rFonts w:ascii="Arial" w:eastAsia="Times New Roman" w:hAnsi="Arial" w:cs="Arial"/>
                <w:spacing w:val="-1"/>
                <w:sz w:val="20"/>
                <w:szCs w:val="20"/>
                <w:rPrChange w:id="4037"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D3BD96" w14:textId="77777777" w:rsidR="003F3EDE" w:rsidRPr="00C30B30" w:rsidRDefault="003F3EDE" w:rsidP="0025185C">
            <w:pPr>
              <w:rPr>
                <w:rFonts w:ascii="Arial" w:eastAsia="Times New Roman" w:hAnsi="Arial" w:cs="Arial"/>
                <w:spacing w:val="-1"/>
                <w:sz w:val="20"/>
                <w:szCs w:val="20"/>
                <w:rPrChange w:id="4038"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1CF529" w14:textId="77777777" w:rsidR="003F3EDE" w:rsidRPr="00C30B30" w:rsidRDefault="003F3EDE" w:rsidP="0025185C">
            <w:pPr>
              <w:jc w:val="center"/>
              <w:rPr>
                <w:rFonts w:ascii="Arial" w:eastAsia="Times New Roman" w:hAnsi="Arial" w:cs="Arial"/>
                <w:spacing w:val="-1"/>
                <w:sz w:val="20"/>
                <w:szCs w:val="20"/>
                <w:rPrChange w:id="403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40" w:author="Adelino Naquarta Sepalanga Domingos" w:date="2025-03-05T09:08:00Z" w16du:dateUtc="2025-03-05T08:08:00Z">
                  <w:rPr>
                    <w:rFonts w:ascii="Times New Roman" w:eastAsia="Times New Roman" w:hAnsi="Times New Roman"/>
                    <w:spacing w:val="-1"/>
                  </w:rPr>
                </w:rPrChange>
              </w:rPr>
              <w:t>Texto 10</w:t>
            </w:r>
          </w:p>
        </w:tc>
      </w:tr>
      <w:tr w:rsidR="003F3EDE" w:rsidRPr="00691778" w14:paraId="4219B713" w14:textId="77777777" w:rsidTr="0025185C">
        <w:trPr>
          <w:trHeight w:val="701"/>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60F1F9B" w14:textId="77777777" w:rsidR="003F3EDE" w:rsidRPr="00C30B30" w:rsidRDefault="003F3EDE" w:rsidP="0025185C">
            <w:pPr>
              <w:jc w:val="center"/>
              <w:rPr>
                <w:rFonts w:ascii="Arial" w:eastAsia="Times New Roman" w:hAnsi="Arial" w:cs="Arial"/>
                <w:spacing w:val="-1"/>
                <w:sz w:val="20"/>
                <w:szCs w:val="20"/>
                <w:rPrChange w:id="404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42" w:author="Adelino Naquarta Sepalanga Domingos" w:date="2025-03-05T09:08:00Z" w16du:dateUtc="2025-03-05T08:08:00Z">
                  <w:rPr>
                    <w:rFonts w:ascii="Times New Roman" w:eastAsia="Times New Roman" w:hAnsi="Times New Roman"/>
                    <w:spacing w:val="-1"/>
                  </w:rPr>
                </w:rPrChange>
              </w:rPr>
              <w:t>2.3.7.2.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3C5008" w14:textId="77777777" w:rsidR="003F3EDE" w:rsidRPr="00C30B30" w:rsidRDefault="003F3EDE" w:rsidP="0025185C">
            <w:pPr>
              <w:jc w:val="center"/>
              <w:rPr>
                <w:rFonts w:ascii="Arial" w:eastAsia="Times New Roman" w:hAnsi="Arial" w:cs="Arial"/>
                <w:spacing w:val="-1"/>
                <w:sz w:val="20"/>
                <w:szCs w:val="20"/>
                <w:rPrChange w:id="4043"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DD70AC4" w14:textId="77777777" w:rsidR="003F3EDE" w:rsidRPr="00C30B30" w:rsidRDefault="003F3EDE" w:rsidP="0025185C">
            <w:pPr>
              <w:rPr>
                <w:rFonts w:ascii="Arial" w:eastAsia="Times New Roman" w:hAnsi="Arial" w:cs="Arial"/>
                <w:spacing w:val="-1"/>
                <w:sz w:val="20"/>
                <w:szCs w:val="20"/>
                <w:rPrChange w:id="404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45" w:author="Adelino Naquarta Sepalanga Domingos" w:date="2025-03-05T09:08:00Z" w16du:dateUtc="2025-03-05T08:08:00Z">
                  <w:rPr>
                    <w:rFonts w:ascii="Times New Roman" w:eastAsia="Times New Roman" w:hAnsi="Times New Roman"/>
                    <w:spacing w:val="-1"/>
                  </w:rPr>
                </w:rPrChange>
              </w:rPr>
              <w:t>Nome da rua (</w:t>
            </w:r>
            <w:proofErr w:type="spellStart"/>
            <w:r w:rsidRPr="00C30B30">
              <w:rPr>
                <w:rFonts w:ascii="Arial" w:eastAsia="Times New Roman" w:hAnsi="Arial" w:cs="Arial"/>
                <w:spacing w:val="-1"/>
                <w:sz w:val="20"/>
                <w:szCs w:val="20"/>
                <w:rPrChange w:id="4046" w:author="Adelino Naquarta Sepalanga Domingos" w:date="2025-03-05T09:08:00Z" w16du:dateUtc="2025-03-05T08:08:00Z">
                  <w:rPr>
                    <w:rFonts w:ascii="Times New Roman" w:eastAsia="Times New Roman" w:hAnsi="Times New Roman"/>
                    <w:spacing w:val="-1"/>
                  </w:rPr>
                </w:rPrChange>
              </w:rPr>
              <w:t>StreetName</w:t>
            </w:r>
            <w:proofErr w:type="spellEnd"/>
            <w:r w:rsidRPr="00C30B30">
              <w:rPr>
                <w:rFonts w:ascii="Arial" w:eastAsia="Times New Roman" w:hAnsi="Arial" w:cs="Arial"/>
                <w:spacing w:val="-1"/>
                <w:sz w:val="20"/>
                <w:szCs w:val="20"/>
                <w:rPrChange w:id="4047"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DC4BC19" w14:textId="77777777" w:rsidR="003F3EDE" w:rsidRPr="00C30B30" w:rsidRDefault="003F3EDE" w:rsidP="0025185C">
            <w:pPr>
              <w:rPr>
                <w:rFonts w:ascii="Arial" w:eastAsia="Times New Roman" w:hAnsi="Arial" w:cs="Arial"/>
                <w:spacing w:val="-1"/>
                <w:sz w:val="20"/>
                <w:szCs w:val="20"/>
                <w:rPrChange w:id="4048"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70DC14" w14:textId="77777777" w:rsidR="003F3EDE" w:rsidRPr="00C30B30" w:rsidRDefault="003F3EDE" w:rsidP="0025185C">
            <w:pPr>
              <w:jc w:val="center"/>
              <w:rPr>
                <w:rFonts w:ascii="Arial" w:eastAsia="Times New Roman" w:hAnsi="Arial" w:cs="Arial"/>
                <w:spacing w:val="-1"/>
                <w:sz w:val="20"/>
                <w:szCs w:val="20"/>
                <w:rPrChange w:id="404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50" w:author="Adelino Naquarta Sepalanga Domingos" w:date="2025-03-05T09:08:00Z" w16du:dateUtc="2025-03-05T08:08:00Z">
                  <w:rPr>
                    <w:rFonts w:ascii="Times New Roman" w:eastAsia="Times New Roman" w:hAnsi="Times New Roman"/>
                    <w:spacing w:val="-1"/>
                  </w:rPr>
                </w:rPrChange>
              </w:rPr>
              <w:t xml:space="preserve">Texto </w:t>
            </w:r>
          </w:p>
          <w:p w14:paraId="57B7D2AA" w14:textId="77777777" w:rsidR="003F3EDE" w:rsidRPr="00C30B30" w:rsidRDefault="003F3EDE" w:rsidP="0025185C">
            <w:pPr>
              <w:jc w:val="center"/>
              <w:rPr>
                <w:rFonts w:ascii="Arial" w:eastAsia="Times New Roman" w:hAnsi="Arial" w:cs="Arial"/>
                <w:spacing w:val="-1"/>
                <w:sz w:val="20"/>
                <w:szCs w:val="20"/>
                <w:rPrChange w:id="405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52" w:author="Adelino Naquarta Sepalanga Domingos" w:date="2025-03-05T09:08:00Z" w16du:dateUtc="2025-03-05T08:08:00Z">
                  <w:rPr>
                    <w:rFonts w:ascii="Times New Roman" w:eastAsia="Times New Roman" w:hAnsi="Times New Roman"/>
                    <w:spacing w:val="-1"/>
                  </w:rPr>
                </w:rPrChange>
              </w:rPr>
              <w:t>200</w:t>
            </w:r>
          </w:p>
        </w:tc>
      </w:tr>
      <w:tr w:rsidR="003F3EDE" w:rsidRPr="00691778" w14:paraId="329ED355" w14:textId="77777777" w:rsidTr="0025185C">
        <w:trPr>
          <w:trHeight w:val="69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911C48" w14:textId="77777777" w:rsidR="003F3EDE" w:rsidRPr="00C30B30" w:rsidRDefault="003F3EDE" w:rsidP="0025185C">
            <w:pPr>
              <w:jc w:val="center"/>
              <w:rPr>
                <w:rFonts w:ascii="Arial" w:eastAsia="Times New Roman" w:hAnsi="Arial" w:cs="Arial"/>
                <w:spacing w:val="-1"/>
                <w:sz w:val="20"/>
                <w:szCs w:val="20"/>
                <w:rPrChange w:id="405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54" w:author="Adelino Naquarta Sepalanga Domingos" w:date="2025-03-05T09:08:00Z" w16du:dateUtc="2025-03-05T08:08:00Z">
                  <w:rPr>
                    <w:rFonts w:ascii="Times New Roman" w:eastAsia="Times New Roman" w:hAnsi="Times New Roman"/>
                    <w:spacing w:val="-1"/>
                  </w:rPr>
                </w:rPrChange>
              </w:rPr>
              <w:t>2.3.7.3.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F6E1D4" w14:textId="77777777" w:rsidR="003F3EDE" w:rsidRPr="00C30B30" w:rsidRDefault="003F3EDE" w:rsidP="0025185C">
            <w:pPr>
              <w:jc w:val="center"/>
              <w:rPr>
                <w:rFonts w:ascii="Arial" w:eastAsia="Times New Roman" w:hAnsi="Arial" w:cs="Arial"/>
                <w:spacing w:val="-1"/>
                <w:sz w:val="20"/>
                <w:szCs w:val="20"/>
                <w:rPrChange w:id="405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56"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6425C9B" w14:textId="77777777" w:rsidR="003F3EDE" w:rsidRPr="00C30B30" w:rsidRDefault="003F3EDE" w:rsidP="0025185C">
            <w:pPr>
              <w:rPr>
                <w:rFonts w:ascii="Arial" w:eastAsia="Times New Roman" w:hAnsi="Arial" w:cs="Arial"/>
                <w:spacing w:val="-1"/>
                <w:sz w:val="20"/>
                <w:szCs w:val="20"/>
                <w:rPrChange w:id="405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58" w:author="Adelino Naquarta Sepalanga Domingos" w:date="2025-03-05T09:08:00Z" w16du:dateUtc="2025-03-05T08:08:00Z">
                  <w:rPr>
                    <w:rFonts w:ascii="Times New Roman" w:eastAsia="Times New Roman" w:hAnsi="Times New Roman"/>
                    <w:spacing w:val="-1"/>
                  </w:rPr>
                </w:rPrChange>
              </w:rPr>
              <w:t>Endereço detalhado (</w:t>
            </w:r>
            <w:proofErr w:type="spellStart"/>
            <w:r w:rsidRPr="00C30B30">
              <w:rPr>
                <w:rFonts w:ascii="Arial" w:eastAsia="Times New Roman" w:hAnsi="Arial" w:cs="Arial"/>
                <w:spacing w:val="-1"/>
                <w:sz w:val="20"/>
                <w:szCs w:val="20"/>
                <w:rPrChange w:id="4059" w:author="Adelino Naquarta Sepalanga Domingos" w:date="2025-03-05T09:08:00Z" w16du:dateUtc="2025-03-05T08:08:00Z">
                  <w:rPr>
                    <w:rFonts w:ascii="Times New Roman" w:eastAsia="Times New Roman" w:hAnsi="Times New Roman"/>
                    <w:spacing w:val="-1"/>
                  </w:rPr>
                </w:rPrChange>
              </w:rPr>
              <w:t>AddressDetail</w:t>
            </w:r>
            <w:proofErr w:type="spellEnd"/>
            <w:r w:rsidRPr="00C30B30">
              <w:rPr>
                <w:rFonts w:ascii="Arial" w:eastAsia="Times New Roman" w:hAnsi="Arial" w:cs="Arial"/>
                <w:spacing w:val="-1"/>
                <w:sz w:val="20"/>
                <w:szCs w:val="20"/>
                <w:rPrChange w:id="4060"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E770F1" w14:textId="77777777" w:rsidR="003F3EDE" w:rsidRPr="00C30B30" w:rsidRDefault="003F3EDE" w:rsidP="0025185C">
            <w:pPr>
              <w:rPr>
                <w:rFonts w:ascii="Arial" w:eastAsia="Times New Roman" w:hAnsi="Arial" w:cs="Arial"/>
                <w:spacing w:val="-1"/>
                <w:sz w:val="20"/>
                <w:szCs w:val="20"/>
                <w:rPrChange w:id="406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62" w:author="Adelino Naquarta Sepalanga Domingos" w:date="2025-03-05T09:08:00Z" w16du:dateUtc="2025-03-05T08:08:00Z">
                  <w:rPr>
                    <w:rFonts w:ascii="Times New Roman" w:eastAsia="Times New Roman" w:hAnsi="Times New Roman"/>
                    <w:spacing w:val="-1"/>
                  </w:rPr>
                </w:rPrChange>
              </w:rPr>
              <w:t>Deve incluir o nome da rua, número de porta e andar, se aplicável.</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BE47DBA" w14:textId="77777777" w:rsidR="003F3EDE" w:rsidRPr="00C30B30" w:rsidRDefault="003F3EDE" w:rsidP="0025185C">
            <w:pPr>
              <w:jc w:val="center"/>
              <w:rPr>
                <w:rFonts w:ascii="Arial" w:eastAsia="Times New Roman" w:hAnsi="Arial" w:cs="Arial"/>
                <w:spacing w:val="-1"/>
                <w:sz w:val="20"/>
                <w:szCs w:val="20"/>
                <w:rPrChange w:id="406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64" w:author="Adelino Naquarta Sepalanga Domingos" w:date="2025-03-05T09:08:00Z" w16du:dateUtc="2025-03-05T08:08:00Z">
                  <w:rPr>
                    <w:rFonts w:ascii="Times New Roman" w:eastAsia="Times New Roman" w:hAnsi="Times New Roman"/>
                    <w:spacing w:val="-1"/>
                  </w:rPr>
                </w:rPrChange>
              </w:rPr>
              <w:t xml:space="preserve">Texto </w:t>
            </w:r>
          </w:p>
          <w:p w14:paraId="37B840E8" w14:textId="77777777" w:rsidR="003F3EDE" w:rsidRPr="00C30B30" w:rsidRDefault="003F3EDE" w:rsidP="0025185C">
            <w:pPr>
              <w:jc w:val="center"/>
              <w:rPr>
                <w:rFonts w:ascii="Arial" w:eastAsia="Times New Roman" w:hAnsi="Arial" w:cs="Arial"/>
                <w:spacing w:val="-1"/>
                <w:sz w:val="20"/>
                <w:szCs w:val="20"/>
                <w:rPrChange w:id="406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66" w:author="Adelino Naquarta Sepalanga Domingos" w:date="2025-03-05T09:08:00Z" w16du:dateUtc="2025-03-05T08:08:00Z">
                  <w:rPr>
                    <w:rFonts w:ascii="Times New Roman" w:eastAsia="Times New Roman" w:hAnsi="Times New Roman"/>
                    <w:spacing w:val="-1"/>
                  </w:rPr>
                </w:rPrChange>
              </w:rPr>
              <w:t>210</w:t>
            </w:r>
          </w:p>
        </w:tc>
      </w:tr>
      <w:tr w:rsidR="003F3EDE" w:rsidRPr="00691778" w14:paraId="103ED309" w14:textId="77777777" w:rsidTr="0025185C">
        <w:trPr>
          <w:trHeight w:val="480"/>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21E2F8F" w14:textId="77777777" w:rsidR="003F3EDE" w:rsidRPr="00C30B30" w:rsidRDefault="003F3EDE" w:rsidP="0025185C">
            <w:pPr>
              <w:jc w:val="center"/>
              <w:rPr>
                <w:rFonts w:ascii="Arial" w:eastAsia="Times New Roman" w:hAnsi="Arial" w:cs="Arial"/>
                <w:spacing w:val="-1"/>
                <w:sz w:val="20"/>
                <w:szCs w:val="20"/>
                <w:rPrChange w:id="406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68" w:author="Adelino Naquarta Sepalanga Domingos" w:date="2025-03-05T09:08:00Z" w16du:dateUtc="2025-03-05T08:08:00Z">
                  <w:rPr>
                    <w:rFonts w:ascii="Times New Roman" w:eastAsia="Times New Roman" w:hAnsi="Times New Roman"/>
                    <w:spacing w:val="-1"/>
                  </w:rPr>
                </w:rPrChange>
              </w:rPr>
              <w:t>2.3.7.4.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1345F6" w14:textId="77777777" w:rsidR="003F3EDE" w:rsidRPr="00C30B30" w:rsidRDefault="003F3EDE" w:rsidP="0025185C">
            <w:pPr>
              <w:jc w:val="center"/>
              <w:rPr>
                <w:rFonts w:ascii="Arial" w:eastAsia="Times New Roman" w:hAnsi="Arial" w:cs="Arial"/>
                <w:spacing w:val="-1"/>
                <w:sz w:val="20"/>
                <w:szCs w:val="20"/>
                <w:rPrChange w:id="406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70"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6FAD02" w14:textId="77777777" w:rsidR="003F3EDE" w:rsidRPr="00C30B30" w:rsidRDefault="003F3EDE" w:rsidP="0025185C">
            <w:pPr>
              <w:rPr>
                <w:rFonts w:ascii="Arial" w:eastAsia="Times New Roman" w:hAnsi="Arial" w:cs="Arial"/>
                <w:spacing w:val="-1"/>
                <w:sz w:val="20"/>
                <w:szCs w:val="20"/>
                <w:rPrChange w:id="407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72" w:author="Adelino Naquarta Sepalanga Domingos" w:date="2025-03-05T09:08:00Z" w16du:dateUtc="2025-03-05T08:08:00Z">
                  <w:rPr>
                    <w:rFonts w:ascii="Times New Roman" w:eastAsia="Times New Roman" w:hAnsi="Times New Roman"/>
                    <w:spacing w:val="-1"/>
                  </w:rPr>
                </w:rPrChange>
              </w:rPr>
              <w:t>Cidade (</w:t>
            </w:r>
            <w:proofErr w:type="spellStart"/>
            <w:r w:rsidRPr="00C30B30">
              <w:rPr>
                <w:rFonts w:ascii="Arial" w:eastAsia="Times New Roman" w:hAnsi="Arial" w:cs="Arial"/>
                <w:spacing w:val="-1"/>
                <w:sz w:val="20"/>
                <w:szCs w:val="20"/>
                <w:rPrChange w:id="4073" w:author="Adelino Naquarta Sepalanga Domingos" w:date="2025-03-05T09:08:00Z" w16du:dateUtc="2025-03-05T08:08:00Z">
                  <w:rPr>
                    <w:rFonts w:ascii="Times New Roman" w:eastAsia="Times New Roman" w:hAnsi="Times New Roman"/>
                    <w:spacing w:val="-1"/>
                  </w:rPr>
                </w:rPrChange>
              </w:rPr>
              <w:t>City</w:t>
            </w:r>
            <w:proofErr w:type="spellEnd"/>
            <w:r w:rsidRPr="00C30B30">
              <w:rPr>
                <w:rFonts w:ascii="Arial" w:eastAsia="Times New Roman" w:hAnsi="Arial" w:cs="Arial"/>
                <w:spacing w:val="-1"/>
                <w:sz w:val="20"/>
                <w:szCs w:val="20"/>
                <w:rPrChange w:id="4074"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4CF9DF" w14:textId="77777777" w:rsidR="003F3EDE" w:rsidRPr="00C30B30" w:rsidRDefault="003F3EDE" w:rsidP="0025185C">
            <w:pPr>
              <w:rPr>
                <w:rFonts w:ascii="Arial" w:eastAsia="Times New Roman" w:hAnsi="Arial" w:cs="Arial"/>
                <w:spacing w:val="-1"/>
                <w:sz w:val="20"/>
                <w:szCs w:val="20"/>
                <w:rPrChange w:id="4075"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1AB92E" w14:textId="77777777" w:rsidR="003F3EDE" w:rsidRPr="00C30B30" w:rsidRDefault="003F3EDE" w:rsidP="0025185C">
            <w:pPr>
              <w:jc w:val="center"/>
              <w:rPr>
                <w:rFonts w:ascii="Arial" w:eastAsia="Times New Roman" w:hAnsi="Arial" w:cs="Arial"/>
                <w:spacing w:val="-1"/>
                <w:sz w:val="20"/>
                <w:szCs w:val="20"/>
                <w:rPrChange w:id="407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77" w:author="Adelino Naquarta Sepalanga Domingos" w:date="2025-03-05T09:08:00Z" w16du:dateUtc="2025-03-05T08:08:00Z">
                  <w:rPr>
                    <w:rFonts w:ascii="Times New Roman" w:eastAsia="Times New Roman" w:hAnsi="Times New Roman"/>
                    <w:spacing w:val="-1"/>
                  </w:rPr>
                </w:rPrChange>
              </w:rPr>
              <w:t>Texto 50</w:t>
            </w:r>
          </w:p>
        </w:tc>
      </w:tr>
      <w:tr w:rsidR="003F3EDE" w:rsidRPr="00691778" w14:paraId="22EE9DFC" w14:textId="77777777" w:rsidTr="0025185C">
        <w:trPr>
          <w:trHeight w:val="33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32B205" w14:textId="77777777" w:rsidR="003F3EDE" w:rsidRPr="00C30B30" w:rsidRDefault="003F3EDE" w:rsidP="0025185C">
            <w:pPr>
              <w:jc w:val="center"/>
              <w:rPr>
                <w:rFonts w:ascii="Arial" w:eastAsia="Times New Roman" w:hAnsi="Arial" w:cs="Arial"/>
                <w:spacing w:val="-1"/>
                <w:sz w:val="20"/>
                <w:szCs w:val="20"/>
                <w:rPrChange w:id="407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79" w:author="Adelino Naquarta Sepalanga Domingos" w:date="2025-03-05T09:08:00Z" w16du:dateUtc="2025-03-05T08:08:00Z">
                  <w:rPr>
                    <w:rFonts w:ascii="Times New Roman" w:eastAsia="Times New Roman" w:hAnsi="Times New Roman"/>
                    <w:spacing w:val="-1"/>
                  </w:rPr>
                </w:rPrChange>
              </w:rPr>
              <w:t>2.3.7.5.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E45B09" w14:textId="77777777" w:rsidR="003F3EDE" w:rsidRPr="00C30B30" w:rsidRDefault="003F3EDE" w:rsidP="0025185C">
            <w:pPr>
              <w:jc w:val="center"/>
              <w:rPr>
                <w:rFonts w:ascii="Arial" w:eastAsia="Times New Roman" w:hAnsi="Arial" w:cs="Arial"/>
                <w:spacing w:val="-1"/>
                <w:sz w:val="20"/>
                <w:szCs w:val="20"/>
                <w:rPrChange w:id="4080"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852D5B" w14:textId="77777777" w:rsidR="003F3EDE" w:rsidRPr="00C30B30" w:rsidRDefault="003F3EDE" w:rsidP="0025185C">
            <w:pPr>
              <w:rPr>
                <w:rFonts w:ascii="Arial" w:eastAsia="Times New Roman" w:hAnsi="Arial" w:cs="Arial"/>
                <w:spacing w:val="-1"/>
                <w:sz w:val="20"/>
                <w:szCs w:val="20"/>
                <w:rPrChange w:id="408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82" w:author="Adelino Naquarta Sepalanga Domingos" w:date="2025-03-05T09:08:00Z" w16du:dateUtc="2025-03-05T08:08:00Z">
                  <w:rPr>
                    <w:rFonts w:ascii="Times New Roman" w:eastAsia="Times New Roman" w:hAnsi="Times New Roman"/>
                    <w:spacing w:val="-1"/>
                  </w:rPr>
                </w:rPrChange>
              </w:rPr>
              <w:t>Código postal (</w:t>
            </w:r>
            <w:proofErr w:type="spellStart"/>
            <w:r w:rsidRPr="00C30B30">
              <w:rPr>
                <w:rFonts w:ascii="Arial" w:eastAsia="Times New Roman" w:hAnsi="Arial" w:cs="Arial"/>
                <w:spacing w:val="-1"/>
                <w:sz w:val="20"/>
                <w:szCs w:val="20"/>
                <w:rPrChange w:id="4083" w:author="Adelino Naquarta Sepalanga Domingos" w:date="2025-03-05T09:08:00Z" w16du:dateUtc="2025-03-05T08:08:00Z">
                  <w:rPr>
                    <w:rFonts w:ascii="Times New Roman" w:eastAsia="Times New Roman" w:hAnsi="Times New Roman"/>
                    <w:spacing w:val="-1"/>
                  </w:rPr>
                </w:rPrChange>
              </w:rPr>
              <w:t>PostalCode</w:t>
            </w:r>
            <w:proofErr w:type="spellEnd"/>
            <w:r w:rsidRPr="00C30B30">
              <w:rPr>
                <w:rFonts w:ascii="Arial" w:eastAsia="Times New Roman" w:hAnsi="Arial" w:cs="Arial"/>
                <w:spacing w:val="-1"/>
                <w:sz w:val="20"/>
                <w:szCs w:val="20"/>
                <w:rPrChange w:id="4084"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B29C1AA" w14:textId="77777777" w:rsidR="003F3EDE" w:rsidRPr="00C30B30" w:rsidRDefault="003F3EDE" w:rsidP="0025185C">
            <w:pPr>
              <w:rPr>
                <w:rFonts w:ascii="Arial" w:eastAsia="Times New Roman" w:hAnsi="Arial" w:cs="Arial"/>
                <w:spacing w:val="-1"/>
                <w:sz w:val="20"/>
                <w:szCs w:val="20"/>
                <w:rPrChange w:id="4085"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F78D25" w14:textId="77777777" w:rsidR="003F3EDE" w:rsidRPr="00C30B30" w:rsidRDefault="003F3EDE" w:rsidP="0025185C">
            <w:pPr>
              <w:jc w:val="center"/>
              <w:rPr>
                <w:rFonts w:ascii="Arial" w:eastAsia="Times New Roman" w:hAnsi="Arial" w:cs="Arial"/>
                <w:spacing w:val="-1"/>
                <w:sz w:val="20"/>
                <w:szCs w:val="20"/>
                <w:rPrChange w:id="408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87" w:author="Adelino Naquarta Sepalanga Domingos" w:date="2025-03-05T09:08:00Z" w16du:dateUtc="2025-03-05T08:08:00Z">
                  <w:rPr>
                    <w:rFonts w:ascii="Times New Roman" w:eastAsia="Times New Roman" w:hAnsi="Times New Roman"/>
                    <w:spacing w:val="-1"/>
                  </w:rPr>
                </w:rPrChange>
              </w:rPr>
              <w:t>Texto 20</w:t>
            </w:r>
          </w:p>
        </w:tc>
      </w:tr>
      <w:tr w:rsidR="003F3EDE" w:rsidRPr="00691778" w14:paraId="24CFFCA9" w14:textId="77777777" w:rsidTr="0025185C">
        <w:trPr>
          <w:trHeight w:val="54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2F8259" w14:textId="77777777" w:rsidR="003F3EDE" w:rsidRPr="00C30B30" w:rsidRDefault="003F3EDE" w:rsidP="0025185C">
            <w:pPr>
              <w:jc w:val="center"/>
              <w:rPr>
                <w:rFonts w:ascii="Arial" w:eastAsia="Times New Roman" w:hAnsi="Arial" w:cs="Arial"/>
                <w:spacing w:val="-1"/>
                <w:sz w:val="20"/>
                <w:szCs w:val="20"/>
                <w:rPrChange w:id="408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89" w:author="Adelino Naquarta Sepalanga Domingos" w:date="2025-03-05T09:08:00Z" w16du:dateUtc="2025-03-05T08:08:00Z">
                  <w:rPr>
                    <w:rFonts w:ascii="Times New Roman" w:eastAsia="Times New Roman" w:hAnsi="Times New Roman"/>
                    <w:spacing w:val="-1"/>
                  </w:rPr>
                </w:rPrChange>
              </w:rPr>
              <w:t>2.3.7.6.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A853D8" w14:textId="77777777" w:rsidR="003F3EDE" w:rsidRPr="00C30B30" w:rsidRDefault="003F3EDE" w:rsidP="0025185C">
            <w:pPr>
              <w:jc w:val="center"/>
              <w:rPr>
                <w:rFonts w:ascii="Arial" w:eastAsia="Times New Roman" w:hAnsi="Arial" w:cs="Arial"/>
                <w:spacing w:val="-1"/>
                <w:sz w:val="20"/>
                <w:szCs w:val="20"/>
                <w:rPrChange w:id="4090"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A55232" w14:textId="77777777" w:rsidR="003F3EDE" w:rsidRPr="00C30B30" w:rsidRDefault="003F3EDE" w:rsidP="0025185C">
            <w:pPr>
              <w:rPr>
                <w:rFonts w:ascii="Arial" w:eastAsia="Times New Roman" w:hAnsi="Arial" w:cs="Arial"/>
                <w:spacing w:val="-1"/>
                <w:sz w:val="20"/>
                <w:szCs w:val="20"/>
                <w:rPrChange w:id="409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92" w:author="Adelino Naquarta Sepalanga Domingos" w:date="2025-03-05T09:08:00Z" w16du:dateUtc="2025-03-05T08:08:00Z">
                  <w:rPr>
                    <w:rFonts w:ascii="Times New Roman" w:eastAsia="Times New Roman" w:hAnsi="Times New Roman"/>
                    <w:spacing w:val="-1"/>
                  </w:rPr>
                </w:rPrChange>
              </w:rPr>
              <w:t>Província (</w:t>
            </w:r>
            <w:proofErr w:type="spellStart"/>
            <w:r w:rsidRPr="00C30B30">
              <w:rPr>
                <w:rFonts w:ascii="Arial" w:eastAsia="Times New Roman" w:hAnsi="Arial" w:cs="Arial"/>
                <w:spacing w:val="-1"/>
                <w:sz w:val="20"/>
                <w:szCs w:val="20"/>
                <w:rPrChange w:id="4093" w:author="Adelino Naquarta Sepalanga Domingos" w:date="2025-03-05T09:08:00Z" w16du:dateUtc="2025-03-05T08:08:00Z">
                  <w:rPr>
                    <w:rFonts w:ascii="Times New Roman" w:eastAsia="Times New Roman" w:hAnsi="Times New Roman"/>
                    <w:spacing w:val="-1"/>
                  </w:rPr>
                </w:rPrChange>
              </w:rPr>
              <w:t>Province</w:t>
            </w:r>
            <w:proofErr w:type="spellEnd"/>
            <w:r w:rsidRPr="00C30B30">
              <w:rPr>
                <w:rFonts w:ascii="Arial" w:eastAsia="Times New Roman" w:hAnsi="Arial" w:cs="Arial"/>
                <w:spacing w:val="-1"/>
                <w:sz w:val="20"/>
                <w:szCs w:val="20"/>
                <w:rPrChange w:id="4094"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4F2201" w14:textId="77777777" w:rsidR="003F3EDE" w:rsidRPr="00C30B30" w:rsidRDefault="003F3EDE" w:rsidP="0025185C">
            <w:pPr>
              <w:rPr>
                <w:rFonts w:ascii="Arial" w:eastAsia="Times New Roman" w:hAnsi="Arial" w:cs="Arial"/>
                <w:spacing w:val="-1"/>
                <w:sz w:val="20"/>
                <w:szCs w:val="20"/>
                <w:rPrChange w:id="4095"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D85209" w14:textId="77777777" w:rsidR="003F3EDE" w:rsidRPr="00C30B30" w:rsidRDefault="003F3EDE" w:rsidP="0025185C">
            <w:pPr>
              <w:jc w:val="center"/>
              <w:rPr>
                <w:rFonts w:ascii="Arial" w:eastAsia="Times New Roman" w:hAnsi="Arial" w:cs="Arial"/>
                <w:spacing w:val="-1"/>
                <w:sz w:val="20"/>
                <w:szCs w:val="20"/>
                <w:rPrChange w:id="409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97" w:author="Adelino Naquarta Sepalanga Domingos" w:date="2025-03-05T09:08:00Z" w16du:dateUtc="2025-03-05T08:08:00Z">
                  <w:rPr>
                    <w:rFonts w:ascii="Times New Roman" w:eastAsia="Times New Roman" w:hAnsi="Times New Roman"/>
                    <w:spacing w:val="-1"/>
                  </w:rPr>
                </w:rPrChange>
              </w:rPr>
              <w:t>Texto 50</w:t>
            </w:r>
          </w:p>
        </w:tc>
      </w:tr>
      <w:tr w:rsidR="003F3EDE" w:rsidRPr="00691778" w14:paraId="2ED8FF0E" w14:textId="77777777" w:rsidTr="0025185C">
        <w:trPr>
          <w:trHeight w:val="655"/>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A1CAD9E" w14:textId="77777777" w:rsidR="003F3EDE" w:rsidRPr="00C30B30" w:rsidRDefault="003F3EDE" w:rsidP="0025185C">
            <w:pPr>
              <w:jc w:val="center"/>
              <w:rPr>
                <w:rFonts w:ascii="Arial" w:eastAsia="Times New Roman" w:hAnsi="Arial" w:cs="Arial"/>
                <w:spacing w:val="-1"/>
                <w:sz w:val="20"/>
                <w:szCs w:val="20"/>
                <w:rPrChange w:id="409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099" w:author="Adelino Naquarta Sepalanga Domingos" w:date="2025-03-05T09:08:00Z" w16du:dateUtc="2025-03-05T08:08:00Z">
                  <w:rPr>
                    <w:rFonts w:ascii="Times New Roman" w:eastAsia="Times New Roman" w:hAnsi="Times New Roman"/>
                    <w:spacing w:val="-1"/>
                  </w:rPr>
                </w:rPrChange>
              </w:rPr>
              <w:t>2.3.7.7.</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3D7884" w14:textId="77777777" w:rsidR="003F3EDE" w:rsidRPr="00C30B30" w:rsidRDefault="003F3EDE" w:rsidP="0025185C">
            <w:pPr>
              <w:jc w:val="center"/>
              <w:rPr>
                <w:rFonts w:ascii="Arial" w:eastAsia="Times New Roman" w:hAnsi="Arial" w:cs="Arial"/>
                <w:spacing w:val="-1"/>
                <w:sz w:val="20"/>
                <w:szCs w:val="20"/>
                <w:rPrChange w:id="4100"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01"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452BEE" w14:textId="77777777" w:rsidR="003F3EDE" w:rsidRPr="00C30B30" w:rsidRDefault="003F3EDE" w:rsidP="0025185C">
            <w:pPr>
              <w:rPr>
                <w:rFonts w:ascii="Arial" w:eastAsia="Times New Roman" w:hAnsi="Arial" w:cs="Arial"/>
                <w:spacing w:val="-1"/>
                <w:sz w:val="20"/>
                <w:szCs w:val="20"/>
                <w:rPrChange w:id="410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03" w:author="Adelino Naquarta Sepalanga Domingos" w:date="2025-03-05T09:08:00Z" w16du:dateUtc="2025-03-05T08:08:00Z">
                  <w:rPr>
                    <w:rFonts w:ascii="Times New Roman" w:eastAsia="Times New Roman" w:hAnsi="Times New Roman"/>
                    <w:spacing w:val="-1"/>
                  </w:rPr>
                </w:rPrChange>
              </w:rPr>
              <w:t>País (Country)</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B32A59" w14:textId="77777777" w:rsidR="003F3EDE" w:rsidRPr="00C30B30" w:rsidRDefault="003F3EDE" w:rsidP="0025185C">
            <w:pPr>
              <w:rPr>
                <w:rFonts w:ascii="Arial" w:eastAsia="Times New Roman" w:hAnsi="Arial" w:cs="Arial"/>
                <w:spacing w:val="-1"/>
                <w:sz w:val="20"/>
                <w:szCs w:val="20"/>
                <w:rPrChange w:id="410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05" w:author="Adelino Naquarta Sepalanga Domingos" w:date="2025-03-05T09:08:00Z" w16du:dateUtc="2025-03-05T08:08:00Z">
                  <w:rPr>
                    <w:rFonts w:ascii="Times New Roman" w:eastAsia="Times New Roman" w:hAnsi="Times New Roman"/>
                    <w:spacing w:val="-1"/>
                  </w:rPr>
                </w:rPrChange>
              </w:rPr>
              <w:t>Deve ser preenchido de acordo com a norma ISO 3166 - 1-alpha-2.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6C467D" w14:textId="77777777" w:rsidR="003F3EDE" w:rsidRPr="00C30B30" w:rsidRDefault="003F3EDE" w:rsidP="0025185C">
            <w:pPr>
              <w:jc w:val="center"/>
              <w:rPr>
                <w:rFonts w:ascii="Arial" w:eastAsia="Times New Roman" w:hAnsi="Arial" w:cs="Arial"/>
                <w:spacing w:val="-1"/>
                <w:sz w:val="20"/>
                <w:szCs w:val="20"/>
                <w:rPrChange w:id="410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07" w:author="Adelino Naquarta Sepalanga Domingos" w:date="2025-03-05T09:08:00Z" w16du:dateUtc="2025-03-05T08:08:00Z">
                  <w:rPr>
                    <w:rFonts w:ascii="Times New Roman" w:eastAsia="Times New Roman" w:hAnsi="Times New Roman"/>
                    <w:spacing w:val="-1"/>
                  </w:rPr>
                </w:rPrChange>
              </w:rPr>
              <w:t>Texto 2</w:t>
            </w:r>
          </w:p>
        </w:tc>
      </w:tr>
      <w:tr w:rsidR="003F3EDE" w:rsidRPr="00691778" w14:paraId="555E50D8" w14:textId="77777777" w:rsidTr="0025185C">
        <w:trPr>
          <w:trHeight w:val="55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5BD872A" w14:textId="77777777" w:rsidR="003F3EDE" w:rsidRPr="00C30B30" w:rsidRDefault="003F3EDE" w:rsidP="0025185C">
            <w:pPr>
              <w:jc w:val="center"/>
              <w:rPr>
                <w:rFonts w:ascii="Arial" w:eastAsia="Times New Roman" w:hAnsi="Arial" w:cs="Arial"/>
                <w:spacing w:val="-1"/>
                <w:sz w:val="20"/>
                <w:szCs w:val="20"/>
                <w:rPrChange w:id="410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09" w:author="Adelino Naquarta Sepalanga Domingos" w:date="2025-03-05T09:08:00Z" w16du:dateUtc="2025-03-05T08:08:00Z">
                  <w:rPr>
                    <w:rFonts w:ascii="Times New Roman" w:eastAsia="Times New Roman" w:hAnsi="Times New Roman"/>
                    <w:spacing w:val="-1"/>
                  </w:rPr>
                </w:rPrChange>
              </w:rPr>
              <w:t>2.3.8.</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F7303F" w14:textId="77777777" w:rsidR="003F3EDE" w:rsidRPr="00C30B30" w:rsidRDefault="003F3EDE" w:rsidP="0025185C">
            <w:pPr>
              <w:jc w:val="center"/>
              <w:rPr>
                <w:rFonts w:ascii="Arial" w:eastAsia="Times New Roman" w:hAnsi="Arial" w:cs="Arial"/>
                <w:spacing w:val="-1"/>
                <w:sz w:val="20"/>
                <w:szCs w:val="20"/>
                <w:rPrChange w:id="4110"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02C07F" w14:textId="77777777" w:rsidR="003F3EDE" w:rsidRPr="00C30B30" w:rsidRDefault="003F3EDE" w:rsidP="0025185C">
            <w:pPr>
              <w:rPr>
                <w:rFonts w:ascii="Arial" w:eastAsia="Times New Roman" w:hAnsi="Arial" w:cs="Arial"/>
                <w:spacing w:val="-1"/>
                <w:sz w:val="20"/>
                <w:szCs w:val="20"/>
                <w:rPrChange w:id="411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12" w:author="Adelino Naquarta Sepalanga Domingos" w:date="2025-03-05T09:08:00Z" w16du:dateUtc="2025-03-05T08:08:00Z">
                  <w:rPr>
                    <w:rFonts w:ascii="Times New Roman" w:eastAsia="Times New Roman" w:hAnsi="Times New Roman"/>
                    <w:spacing w:val="-1"/>
                  </w:rPr>
                </w:rPrChange>
              </w:rPr>
              <w:t>Telefone (</w:t>
            </w:r>
            <w:proofErr w:type="spellStart"/>
            <w:r w:rsidRPr="00C30B30">
              <w:rPr>
                <w:rFonts w:ascii="Arial" w:eastAsia="Times New Roman" w:hAnsi="Arial" w:cs="Arial"/>
                <w:spacing w:val="-1"/>
                <w:sz w:val="20"/>
                <w:szCs w:val="20"/>
                <w:rPrChange w:id="4113" w:author="Adelino Naquarta Sepalanga Domingos" w:date="2025-03-05T09:08:00Z" w16du:dateUtc="2025-03-05T08:08:00Z">
                  <w:rPr>
                    <w:rFonts w:ascii="Times New Roman" w:eastAsia="Times New Roman" w:hAnsi="Times New Roman"/>
                    <w:spacing w:val="-1"/>
                  </w:rPr>
                </w:rPrChange>
              </w:rPr>
              <w:t>Telephone</w:t>
            </w:r>
            <w:proofErr w:type="spellEnd"/>
            <w:r w:rsidRPr="00C30B30">
              <w:rPr>
                <w:rFonts w:ascii="Arial" w:eastAsia="Times New Roman" w:hAnsi="Arial" w:cs="Arial"/>
                <w:spacing w:val="-1"/>
                <w:sz w:val="20"/>
                <w:szCs w:val="20"/>
                <w:rPrChange w:id="4114"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9F9949" w14:textId="77777777" w:rsidR="003F3EDE" w:rsidRPr="00C30B30" w:rsidRDefault="003F3EDE" w:rsidP="0025185C">
            <w:pPr>
              <w:rPr>
                <w:rFonts w:ascii="Arial" w:eastAsia="Times New Roman" w:hAnsi="Arial" w:cs="Arial"/>
                <w:spacing w:val="-1"/>
                <w:sz w:val="20"/>
                <w:szCs w:val="20"/>
                <w:rPrChange w:id="4115"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C8547F" w14:textId="77777777" w:rsidR="003F3EDE" w:rsidRPr="00C30B30" w:rsidRDefault="003F3EDE" w:rsidP="0025185C">
            <w:pPr>
              <w:jc w:val="center"/>
              <w:rPr>
                <w:rFonts w:ascii="Arial" w:eastAsia="Times New Roman" w:hAnsi="Arial" w:cs="Arial"/>
                <w:spacing w:val="-1"/>
                <w:sz w:val="20"/>
                <w:szCs w:val="20"/>
                <w:rPrChange w:id="411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17" w:author="Adelino Naquarta Sepalanga Domingos" w:date="2025-03-05T09:08:00Z" w16du:dateUtc="2025-03-05T08:08:00Z">
                  <w:rPr>
                    <w:rFonts w:ascii="Times New Roman" w:eastAsia="Times New Roman" w:hAnsi="Times New Roman"/>
                    <w:spacing w:val="-1"/>
                  </w:rPr>
                </w:rPrChange>
              </w:rPr>
              <w:t>Texto 20</w:t>
            </w:r>
          </w:p>
        </w:tc>
      </w:tr>
      <w:tr w:rsidR="003F3EDE" w:rsidRPr="00691778" w14:paraId="52EC721A" w14:textId="77777777" w:rsidTr="0025185C">
        <w:trPr>
          <w:trHeight w:val="383"/>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505DF7" w14:textId="77777777" w:rsidR="003F3EDE" w:rsidRPr="00C30B30" w:rsidRDefault="003F3EDE" w:rsidP="0025185C">
            <w:pPr>
              <w:jc w:val="center"/>
              <w:rPr>
                <w:rFonts w:ascii="Arial" w:eastAsia="Times New Roman" w:hAnsi="Arial" w:cs="Arial"/>
                <w:spacing w:val="-1"/>
                <w:sz w:val="20"/>
                <w:szCs w:val="20"/>
                <w:rPrChange w:id="411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19" w:author="Adelino Naquarta Sepalanga Domingos" w:date="2025-03-05T09:08:00Z" w16du:dateUtc="2025-03-05T08:08:00Z">
                  <w:rPr>
                    <w:rFonts w:ascii="Times New Roman" w:eastAsia="Times New Roman" w:hAnsi="Times New Roman"/>
                    <w:spacing w:val="-1"/>
                  </w:rPr>
                </w:rPrChange>
              </w:rPr>
              <w:t>2.3.9.</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318B00" w14:textId="77777777" w:rsidR="003F3EDE" w:rsidRPr="00C30B30" w:rsidRDefault="003F3EDE" w:rsidP="0025185C">
            <w:pPr>
              <w:jc w:val="center"/>
              <w:rPr>
                <w:rFonts w:ascii="Arial" w:eastAsia="Times New Roman" w:hAnsi="Arial" w:cs="Arial"/>
                <w:spacing w:val="-1"/>
                <w:sz w:val="20"/>
                <w:szCs w:val="20"/>
                <w:rPrChange w:id="4120"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AE304D" w14:textId="77777777" w:rsidR="003F3EDE" w:rsidRPr="00C30B30" w:rsidRDefault="003F3EDE" w:rsidP="0025185C">
            <w:pPr>
              <w:rPr>
                <w:rFonts w:ascii="Arial" w:eastAsia="Times New Roman" w:hAnsi="Arial" w:cs="Arial"/>
                <w:spacing w:val="-1"/>
                <w:sz w:val="20"/>
                <w:szCs w:val="20"/>
                <w:rPrChange w:id="412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22" w:author="Adelino Naquarta Sepalanga Domingos" w:date="2025-03-05T09:08:00Z" w16du:dateUtc="2025-03-05T08:08:00Z">
                  <w:rPr>
                    <w:rFonts w:ascii="Times New Roman" w:eastAsia="Times New Roman" w:hAnsi="Times New Roman"/>
                    <w:spacing w:val="-1"/>
                  </w:rPr>
                </w:rPrChange>
              </w:rPr>
              <w:t>Fax (Fax)</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7FE7BE" w14:textId="77777777" w:rsidR="003F3EDE" w:rsidRPr="00C30B30" w:rsidRDefault="003F3EDE" w:rsidP="0025185C">
            <w:pPr>
              <w:rPr>
                <w:rFonts w:ascii="Arial" w:eastAsia="Times New Roman" w:hAnsi="Arial" w:cs="Arial"/>
                <w:spacing w:val="-1"/>
                <w:sz w:val="20"/>
                <w:szCs w:val="20"/>
                <w:rPrChange w:id="4123"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EA41D5" w14:textId="77777777" w:rsidR="003F3EDE" w:rsidRPr="00C30B30" w:rsidRDefault="003F3EDE" w:rsidP="0025185C">
            <w:pPr>
              <w:jc w:val="center"/>
              <w:rPr>
                <w:rFonts w:ascii="Arial" w:eastAsia="Times New Roman" w:hAnsi="Arial" w:cs="Arial"/>
                <w:spacing w:val="-1"/>
                <w:sz w:val="20"/>
                <w:szCs w:val="20"/>
                <w:rPrChange w:id="412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25" w:author="Adelino Naquarta Sepalanga Domingos" w:date="2025-03-05T09:08:00Z" w16du:dateUtc="2025-03-05T08:08:00Z">
                  <w:rPr>
                    <w:rFonts w:ascii="Times New Roman" w:eastAsia="Times New Roman" w:hAnsi="Times New Roman"/>
                    <w:spacing w:val="-1"/>
                  </w:rPr>
                </w:rPrChange>
              </w:rPr>
              <w:t>Texto 20</w:t>
            </w:r>
          </w:p>
        </w:tc>
      </w:tr>
      <w:tr w:rsidR="003F3EDE" w:rsidRPr="00691778" w14:paraId="44E52197" w14:textId="77777777" w:rsidTr="0025185C">
        <w:trPr>
          <w:trHeight w:val="84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3E23499" w14:textId="77777777" w:rsidR="003F3EDE" w:rsidRPr="00C30B30" w:rsidRDefault="003F3EDE" w:rsidP="0025185C">
            <w:pPr>
              <w:jc w:val="center"/>
              <w:rPr>
                <w:rFonts w:ascii="Arial" w:eastAsia="Times New Roman" w:hAnsi="Arial" w:cs="Arial"/>
                <w:spacing w:val="-1"/>
                <w:sz w:val="20"/>
                <w:szCs w:val="20"/>
                <w:rPrChange w:id="412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27" w:author="Adelino Naquarta Sepalanga Domingos" w:date="2025-03-05T09:08:00Z" w16du:dateUtc="2025-03-05T08:08:00Z">
                  <w:rPr>
                    <w:rFonts w:ascii="Times New Roman" w:eastAsia="Times New Roman" w:hAnsi="Times New Roman"/>
                    <w:spacing w:val="-1"/>
                  </w:rPr>
                </w:rPrChange>
              </w:rPr>
              <w:t>2.3.10.</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808B3AA" w14:textId="77777777" w:rsidR="003F3EDE" w:rsidRPr="00C30B30" w:rsidRDefault="003F3EDE" w:rsidP="0025185C">
            <w:pPr>
              <w:jc w:val="center"/>
              <w:rPr>
                <w:rFonts w:ascii="Arial" w:eastAsia="Times New Roman" w:hAnsi="Arial" w:cs="Arial"/>
                <w:spacing w:val="-1"/>
                <w:sz w:val="20"/>
                <w:szCs w:val="20"/>
                <w:rPrChange w:id="4128"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0E151AD" w14:textId="77777777" w:rsidR="003F3EDE" w:rsidRPr="00C30B30" w:rsidRDefault="003F3EDE" w:rsidP="0025185C">
            <w:pPr>
              <w:rPr>
                <w:rFonts w:ascii="Arial" w:eastAsia="Times New Roman" w:hAnsi="Arial" w:cs="Arial"/>
                <w:spacing w:val="-1"/>
                <w:sz w:val="20"/>
                <w:szCs w:val="20"/>
                <w:rPrChange w:id="412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30" w:author="Adelino Naquarta Sepalanga Domingos" w:date="2025-03-05T09:08:00Z" w16du:dateUtc="2025-03-05T08:08:00Z">
                  <w:rPr>
                    <w:rFonts w:ascii="Times New Roman" w:eastAsia="Times New Roman" w:hAnsi="Times New Roman"/>
                    <w:spacing w:val="-1"/>
                  </w:rPr>
                </w:rPrChange>
              </w:rPr>
              <w:t>Endereço de correio electrónico da empresa (Email)</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0760A6" w14:textId="77777777" w:rsidR="003F3EDE" w:rsidRPr="00C30B30" w:rsidRDefault="003F3EDE" w:rsidP="0025185C">
            <w:pPr>
              <w:rPr>
                <w:rFonts w:ascii="Arial" w:eastAsia="Times New Roman" w:hAnsi="Arial" w:cs="Arial"/>
                <w:spacing w:val="-1"/>
                <w:sz w:val="20"/>
                <w:szCs w:val="20"/>
                <w:rPrChange w:id="4131"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9136B17" w14:textId="77777777" w:rsidR="003F3EDE" w:rsidRPr="00C30B30" w:rsidRDefault="003F3EDE" w:rsidP="0025185C">
            <w:pPr>
              <w:jc w:val="center"/>
              <w:rPr>
                <w:rFonts w:ascii="Arial" w:eastAsia="Times New Roman" w:hAnsi="Arial" w:cs="Arial"/>
                <w:spacing w:val="-1"/>
                <w:sz w:val="20"/>
                <w:szCs w:val="20"/>
                <w:rPrChange w:id="413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33" w:author="Adelino Naquarta Sepalanga Domingos" w:date="2025-03-05T09:08:00Z" w16du:dateUtc="2025-03-05T08:08:00Z">
                  <w:rPr>
                    <w:rFonts w:ascii="Times New Roman" w:eastAsia="Times New Roman" w:hAnsi="Times New Roman"/>
                    <w:spacing w:val="-1"/>
                  </w:rPr>
                </w:rPrChange>
              </w:rPr>
              <w:t xml:space="preserve">Texto </w:t>
            </w:r>
          </w:p>
          <w:p w14:paraId="69002054" w14:textId="77777777" w:rsidR="003F3EDE" w:rsidRPr="00C30B30" w:rsidRDefault="003F3EDE" w:rsidP="0025185C">
            <w:pPr>
              <w:jc w:val="center"/>
              <w:rPr>
                <w:rFonts w:ascii="Arial" w:eastAsia="Times New Roman" w:hAnsi="Arial" w:cs="Arial"/>
                <w:spacing w:val="-1"/>
                <w:sz w:val="20"/>
                <w:szCs w:val="20"/>
                <w:rPrChange w:id="413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35" w:author="Adelino Naquarta Sepalanga Domingos" w:date="2025-03-05T09:08:00Z" w16du:dateUtc="2025-03-05T08:08:00Z">
                  <w:rPr>
                    <w:rFonts w:ascii="Times New Roman" w:eastAsia="Times New Roman" w:hAnsi="Times New Roman"/>
                    <w:spacing w:val="-1"/>
                  </w:rPr>
                </w:rPrChange>
              </w:rPr>
              <w:t>254</w:t>
            </w:r>
          </w:p>
        </w:tc>
      </w:tr>
      <w:tr w:rsidR="003F3EDE" w:rsidRPr="00691778" w14:paraId="1B6734A9" w14:textId="77777777" w:rsidTr="0025185C">
        <w:trPr>
          <w:trHeight w:val="464"/>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4666FD" w14:textId="77777777" w:rsidR="003F3EDE" w:rsidRPr="00C30B30" w:rsidRDefault="003F3EDE" w:rsidP="0025185C">
            <w:pPr>
              <w:jc w:val="center"/>
              <w:rPr>
                <w:rFonts w:ascii="Arial" w:eastAsia="Times New Roman" w:hAnsi="Arial" w:cs="Arial"/>
                <w:spacing w:val="-1"/>
                <w:sz w:val="20"/>
                <w:szCs w:val="20"/>
                <w:rPrChange w:id="413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37" w:author="Adelino Naquarta Sepalanga Domingos" w:date="2025-03-05T09:08:00Z" w16du:dateUtc="2025-03-05T08:08:00Z">
                  <w:rPr>
                    <w:rFonts w:ascii="Times New Roman" w:eastAsia="Times New Roman" w:hAnsi="Times New Roman"/>
                    <w:spacing w:val="-1"/>
                  </w:rPr>
                </w:rPrChange>
              </w:rPr>
              <w:t>2.3.11.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E9B62E" w14:textId="77777777" w:rsidR="003F3EDE" w:rsidRPr="00C30B30" w:rsidRDefault="003F3EDE" w:rsidP="0025185C">
            <w:pPr>
              <w:jc w:val="center"/>
              <w:rPr>
                <w:rFonts w:ascii="Arial" w:eastAsia="Times New Roman" w:hAnsi="Arial" w:cs="Arial"/>
                <w:spacing w:val="-1"/>
                <w:sz w:val="20"/>
                <w:szCs w:val="20"/>
                <w:rPrChange w:id="4138"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8FEB403" w14:textId="77777777" w:rsidR="003F3EDE" w:rsidRPr="00C30B30" w:rsidRDefault="003F3EDE" w:rsidP="0025185C">
            <w:pPr>
              <w:rPr>
                <w:rFonts w:ascii="Arial" w:eastAsia="Times New Roman" w:hAnsi="Arial" w:cs="Arial"/>
                <w:spacing w:val="-1"/>
                <w:sz w:val="20"/>
                <w:szCs w:val="20"/>
                <w:rPrChange w:id="413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40" w:author="Adelino Naquarta Sepalanga Domingos" w:date="2025-03-05T09:08:00Z" w16du:dateUtc="2025-03-05T08:08:00Z">
                  <w:rPr>
                    <w:rFonts w:ascii="Times New Roman" w:eastAsia="Times New Roman" w:hAnsi="Times New Roman"/>
                    <w:spacing w:val="-1"/>
                  </w:rPr>
                </w:rPrChange>
              </w:rPr>
              <w:t>Endereço do sítio Web da empresa (Website)</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4CC4DC" w14:textId="77777777" w:rsidR="003F3EDE" w:rsidRPr="00C30B30" w:rsidRDefault="003F3EDE" w:rsidP="0025185C">
            <w:pPr>
              <w:rPr>
                <w:rFonts w:ascii="Arial" w:eastAsia="Times New Roman" w:hAnsi="Arial" w:cs="Arial"/>
                <w:spacing w:val="-1"/>
                <w:sz w:val="20"/>
                <w:szCs w:val="20"/>
                <w:rPrChange w:id="4141"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2909BC" w14:textId="77777777" w:rsidR="003F3EDE" w:rsidRPr="00C30B30" w:rsidRDefault="003F3EDE" w:rsidP="0025185C">
            <w:pPr>
              <w:jc w:val="center"/>
              <w:rPr>
                <w:rFonts w:ascii="Arial" w:eastAsia="Times New Roman" w:hAnsi="Arial" w:cs="Arial"/>
                <w:spacing w:val="-1"/>
                <w:sz w:val="20"/>
                <w:szCs w:val="20"/>
                <w:rPrChange w:id="414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43" w:author="Adelino Naquarta Sepalanga Domingos" w:date="2025-03-05T09:08:00Z" w16du:dateUtc="2025-03-05T08:08:00Z">
                  <w:rPr>
                    <w:rFonts w:ascii="Times New Roman" w:eastAsia="Times New Roman" w:hAnsi="Times New Roman"/>
                    <w:spacing w:val="-1"/>
                  </w:rPr>
                </w:rPrChange>
              </w:rPr>
              <w:t>Texto 60</w:t>
            </w:r>
          </w:p>
        </w:tc>
      </w:tr>
      <w:tr w:rsidR="003F3EDE" w:rsidRPr="00691778" w14:paraId="1543197E"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15BF62F" w14:textId="77777777" w:rsidR="003F3EDE" w:rsidRPr="00C30B30" w:rsidRDefault="003F3EDE" w:rsidP="0025185C">
            <w:pPr>
              <w:jc w:val="center"/>
              <w:rPr>
                <w:rFonts w:ascii="Arial" w:eastAsia="Times New Roman" w:hAnsi="Arial" w:cs="Arial"/>
                <w:spacing w:val="-1"/>
                <w:sz w:val="20"/>
                <w:szCs w:val="20"/>
                <w:rPrChange w:id="414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45" w:author="Adelino Naquarta Sepalanga Domingos" w:date="2025-03-05T09:08:00Z" w16du:dateUtc="2025-03-05T08:08:00Z">
                  <w:rPr>
                    <w:rFonts w:ascii="Times New Roman" w:eastAsia="Times New Roman" w:hAnsi="Times New Roman"/>
                    <w:spacing w:val="-1"/>
                  </w:rPr>
                </w:rPrChange>
              </w:rPr>
              <w:t>2.3.12.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0004B28" w14:textId="77777777" w:rsidR="003F3EDE" w:rsidRPr="00C30B30" w:rsidRDefault="003F3EDE" w:rsidP="0025185C">
            <w:pPr>
              <w:jc w:val="center"/>
              <w:rPr>
                <w:rFonts w:ascii="Arial" w:eastAsia="Times New Roman" w:hAnsi="Arial" w:cs="Arial"/>
                <w:spacing w:val="-1"/>
                <w:sz w:val="20"/>
                <w:szCs w:val="20"/>
                <w:rPrChange w:id="4146" w:author="Adelino Naquarta Sepalanga Domingos" w:date="2025-03-05T09:08:00Z" w16du:dateUtc="2025-03-05T08:08:00Z">
                  <w:rPr>
                    <w:rFonts w:ascii="Times New Roman" w:eastAsia="Times New Roman" w:hAnsi="Times New Roman"/>
                    <w:spacing w:val="-1"/>
                  </w:rPr>
                </w:rPrChange>
              </w:rPr>
            </w:pPr>
          </w:p>
          <w:p w14:paraId="46500E74" w14:textId="77777777" w:rsidR="003F3EDE" w:rsidRPr="00C30B30" w:rsidRDefault="003F3EDE" w:rsidP="0025185C">
            <w:pPr>
              <w:jc w:val="center"/>
              <w:rPr>
                <w:rFonts w:ascii="Arial" w:eastAsia="Times New Roman" w:hAnsi="Arial" w:cs="Arial"/>
                <w:spacing w:val="-1"/>
                <w:sz w:val="20"/>
                <w:szCs w:val="20"/>
                <w:rPrChange w:id="4147" w:author="Adelino Naquarta Sepalanga Domingos" w:date="2025-03-05T09:08:00Z" w16du:dateUtc="2025-03-05T08:08:00Z">
                  <w:rPr>
                    <w:rFonts w:ascii="Times New Roman" w:eastAsia="Times New Roman" w:hAnsi="Times New Roman"/>
                    <w:spacing w:val="-1"/>
                  </w:rPr>
                </w:rPrChange>
              </w:rPr>
            </w:pPr>
          </w:p>
          <w:p w14:paraId="08475894" w14:textId="77777777" w:rsidR="003F3EDE" w:rsidRPr="00C30B30" w:rsidRDefault="003F3EDE" w:rsidP="0025185C">
            <w:pPr>
              <w:jc w:val="center"/>
              <w:rPr>
                <w:rFonts w:ascii="Arial" w:eastAsia="Times New Roman" w:hAnsi="Arial" w:cs="Arial"/>
                <w:spacing w:val="-1"/>
                <w:sz w:val="20"/>
                <w:szCs w:val="20"/>
                <w:rPrChange w:id="414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49"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1DD07A" w14:textId="77777777" w:rsidR="003F3EDE" w:rsidRPr="00C30B30" w:rsidRDefault="003F3EDE" w:rsidP="0025185C">
            <w:pPr>
              <w:rPr>
                <w:rFonts w:ascii="Arial" w:eastAsia="Times New Roman" w:hAnsi="Arial" w:cs="Arial"/>
                <w:spacing w:val="-1"/>
                <w:sz w:val="20"/>
                <w:szCs w:val="20"/>
                <w:rPrChange w:id="4150" w:author="Adelino Naquarta Sepalanga Domingos" w:date="2025-03-05T09:08:00Z" w16du:dateUtc="2025-03-05T08:08:00Z">
                  <w:rPr>
                    <w:rFonts w:ascii="Times New Roman" w:eastAsia="Times New Roman" w:hAnsi="Times New Roman"/>
                    <w:spacing w:val="-1"/>
                  </w:rPr>
                </w:rPrChange>
              </w:rPr>
            </w:pPr>
          </w:p>
          <w:p w14:paraId="76D3A053" w14:textId="77777777" w:rsidR="003F3EDE" w:rsidRPr="00C30B30" w:rsidRDefault="003F3EDE" w:rsidP="0025185C">
            <w:pPr>
              <w:rPr>
                <w:rFonts w:ascii="Arial" w:eastAsia="Times New Roman" w:hAnsi="Arial" w:cs="Arial"/>
                <w:spacing w:val="-1"/>
                <w:sz w:val="20"/>
                <w:szCs w:val="20"/>
                <w:rPrChange w:id="415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52" w:author="Adelino Naquarta Sepalanga Domingos" w:date="2025-03-05T09:08:00Z" w16du:dateUtc="2025-03-05T08:08:00Z">
                  <w:rPr>
                    <w:rFonts w:ascii="Times New Roman" w:eastAsia="Times New Roman" w:hAnsi="Times New Roman"/>
                    <w:spacing w:val="-1"/>
                  </w:rPr>
                </w:rPrChange>
              </w:rPr>
              <w:t xml:space="preserve">Indicador de </w:t>
            </w:r>
            <w:proofErr w:type="spellStart"/>
            <w:r w:rsidRPr="00C30B30">
              <w:rPr>
                <w:rFonts w:ascii="Arial" w:eastAsia="Times New Roman" w:hAnsi="Arial" w:cs="Arial"/>
                <w:spacing w:val="-1"/>
                <w:sz w:val="20"/>
                <w:szCs w:val="20"/>
                <w:rPrChange w:id="4153" w:author="Adelino Naquarta Sepalanga Domingos" w:date="2025-03-05T09:08:00Z" w16du:dateUtc="2025-03-05T08:08:00Z">
                  <w:rPr>
                    <w:rFonts w:ascii="Times New Roman" w:eastAsia="Times New Roman" w:hAnsi="Times New Roman"/>
                    <w:spacing w:val="-1"/>
                  </w:rPr>
                </w:rPrChange>
              </w:rPr>
              <w:t>autoção</w:t>
            </w:r>
            <w:proofErr w:type="spellEnd"/>
            <w:r w:rsidRPr="00C30B30">
              <w:rPr>
                <w:rFonts w:ascii="Arial" w:eastAsia="Times New Roman" w:hAnsi="Arial" w:cs="Arial"/>
                <w:spacing w:val="-1"/>
                <w:sz w:val="20"/>
                <w:szCs w:val="20"/>
                <w:rPrChange w:id="4154" w:author="Adelino Naquarta Sepalanga Domingos" w:date="2025-03-05T09:08:00Z" w16du:dateUtc="2025-03-05T08:08:00Z">
                  <w:rPr>
                    <w:rFonts w:ascii="Times New Roman" w:eastAsia="Times New Roman" w:hAnsi="Times New Roman"/>
                    <w:spacing w:val="-1"/>
                  </w:rPr>
                </w:rPrChange>
              </w:rPr>
              <w:t xml:space="preserve"> (</w:t>
            </w:r>
            <w:proofErr w:type="spellStart"/>
            <w:r w:rsidRPr="00C30B30">
              <w:rPr>
                <w:rFonts w:ascii="Arial" w:eastAsia="Times New Roman" w:hAnsi="Arial" w:cs="Arial"/>
                <w:spacing w:val="-1"/>
                <w:sz w:val="20"/>
                <w:szCs w:val="20"/>
                <w:rPrChange w:id="4155" w:author="Adelino Naquarta Sepalanga Domingos" w:date="2025-03-05T09:08:00Z" w16du:dateUtc="2025-03-05T08:08:00Z">
                  <w:rPr>
                    <w:rFonts w:ascii="Times New Roman" w:eastAsia="Times New Roman" w:hAnsi="Times New Roman"/>
                    <w:spacing w:val="-1"/>
                  </w:rPr>
                </w:rPrChange>
              </w:rPr>
              <w:t>SelfBillingIndicator</w:t>
            </w:r>
            <w:proofErr w:type="spellEnd"/>
            <w:r w:rsidRPr="00C30B30">
              <w:rPr>
                <w:rFonts w:ascii="Arial" w:eastAsia="Times New Roman" w:hAnsi="Arial" w:cs="Arial"/>
                <w:spacing w:val="-1"/>
                <w:sz w:val="20"/>
                <w:szCs w:val="20"/>
                <w:rPrChange w:id="4156" w:author="Adelino Naquarta Sepalanga Domingos" w:date="2025-03-05T09:08:00Z" w16du:dateUtc="2025-03-05T08:08:00Z">
                  <w:rPr>
                    <w:rFonts w:ascii="Times New Roman" w:eastAsia="Times New Roman" w:hAnsi="Times New Roman"/>
                    <w:spacing w:val="-1"/>
                  </w:rPr>
                </w:rPrChange>
              </w:rPr>
              <w:t>)</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BA7F59" w14:textId="77777777" w:rsidR="003F3EDE" w:rsidRPr="00C30B30" w:rsidRDefault="003F3EDE" w:rsidP="0025185C">
            <w:pPr>
              <w:rPr>
                <w:rFonts w:ascii="Arial" w:eastAsia="Times New Roman" w:hAnsi="Arial" w:cs="Arial"/>
                <w:spacing w:val="-1"/>
                <w:sz w:val="20"/>
                <w:szCs w:val="20"/>
                <w:rPrChange w:id="415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58" w:author="Adelino Naquarta Sepalanga Domingos" w:date="2025-03-05T09:08:00Z" w16du:dateUtc="2025-03-05T08:08:00Z">
                  <w:rPr>
                    <w:rFonts w:ascii="Times New Roman" w:eastAsia="Times New Roman" w:hAnsi="Times New Roman"/>
                    <w:spacing w:val="-1"/>
                  </w:rPr>
                </w:rPrChange>
              </w:rPr>
              <w:t>Indicador da existência de acordo de autofacturação entre o cliente e o fornecedor.</w:t>
            </w:r>
          </w:p>
          <w:p w14:paraId="20B44217" w14:textId="77777777" w:rsidR="003F3EDE" w:rsidRPr="00C30B30" w:rsidRDefault="003F3EDE" w:rsidP="0025185C">
            <w:pPr>
              <w:rPr>
                <w:rFonts w:ascii="Arial" w:eastAsia="Times New Roman" w:hAnsi="Arial" w:cs="Arial"/>
                <w:spacing w:val="-1"/>
                <w:sz w:val="20"/>
                <w:szCs w:val="20"/>
                <w:rPrChange w:id="415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60" w:author="Adelino Naquarta Sepalanga Domingos" w:date="2025-03-05T09:08:00Z" w16du:dateUtc="2025-03-05T08:08:00Z">
                  <w:rPr>
                    <w:rFonts w:ascii="Times New Roman" w:eastAsia="Times New Roman" w:hAnsi="Times New Roman"/>
                    <w:spacing w:val="-1"/>
                  </w:rPr>
                </w:rPrChange>
              </w:rPr>
              <w:t>Deve ser preenchido com “1” se houver acordo e com “0” (zero) no caso contrário.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582E25" w14:textId="77777777" w:rsidR="003F3EDE" w:rsidRPr="00C30B30" w:rsidRDefault="003F3EDE" w:rsidP="0025185C">
            <w:pPr>
              <w:jc w:val="center"/>
              <w:rPr>
                <w:rFonts w:ascii="Arial" w:eastAsia="Times New Roman" w:hAnsi="Arial" w:cs="Arial"/>
                <w:spacing w:val="-1"/>
                <w:sz w:val="20"/>
                <w:szCs w:val="20"/>
                <w:rPrChange w:id="4161" w:author="Adelino Naquarta Sepalanga Domingos" w:date="2025-03-05T09:08:00Z" w16du:dateUtc="2025-03-05T08:08:00Z">
                  <w:rPr>
                    <w:rFonts w:ascii="Times New Roman" w:eastAsia="Times New Roman" w:hAnsi="Times New Roman"/>
                    <w:spacing w:val="-1"/>
                  </w:rPr>
                </w:rPrChange>
              </w:rPr>
            </w:pPr>
          </w:p>
          <w:p w14:paraId="57EF0759" w14:textId="77777777" w:rsidR="003F3EDE" w:rsidRPr="00C30B30" w:rsidRDefault="003F3EDE" w:rsidP="0025185C">
            <w:pPr>
              <w:jc w:val="center"/>
              <w:rPr>
                <w:rFonts w:ascii="Arial" w:eastAsia="Times New Roman" w:hAnsi="Arial" w:cs="Arial"/>
                <w:spacing w:val="-1"/>
                <w:sz w:val="20"/>
                <w:szCs w:val="20"/>
                <w:rPrChange w:id="4162" w:author="Adelino Naquarta Sepalanga Domingos" w:date="2025-03-05T09:08:00Z" w16du:dateUtc="2025-03-05T08:08:00Z">
                  <w:rPr>
                    <w:rFonts w:ascii="Times New Roman" w:eastAsia="Times New Roman" w:hAnsi="Times New Roman"/>
                    <w:spacing w:val="-1"/>
                  </w:rPr>
                </w:rPrChange>
              </w:rPr>
            </w:pPr>
          </w:p>
          <w:p w14:paraId="07F9CD3C" w14:textId="77777777" w:rsidR="003F3EDE" w:rsidRPr="00C30B30" w:rsidRDefault="003F3EDE" w:rsidP="0025185C">
            <w:pPr>
              <w:jc w:val="center"/>
              <w:rPr>
                <w:rFonts w:ascii="Arial" w:eastAsia="Times New Roman" w:hAnsi="Arial" w:cs="Arial"/>
                <w:spacing w:val="-1"/>
                <w:sz w:val="20"/>
                <w:szCs w:val="20"/>
                <w:rPrChange w:id="416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4164" w:author="Adelino Naquarta Sepalanga Domingos" w:date="2025-03-05T09:08:00Z" w16du:dateUtc="2025-03-05T08:08:00Z">
                  <w:rPr>
                    <w:rFonts w:ascii="Times New Roman" w:eastAsia="Times New Roman" w:hAnsi="Times New Roman"/>
                    <w:spacing w:val="-1"/>
                  </w:rPr>
                </w:rPrChange>
              </w:rPr>
              <w:t>Inteiro</w:t>
            </w:r>
          </w:p>
        </w:tc>
      </w:tr>
    </w:tbl>
    <w:p w14:paraId="4A35AE12" w14:textId="77777777" w:rsidR="003F3EDE" w:rsidRPr="00691778" w:rsidRDefault="003F3EDE" w:rsidP="003F3EDE">
      <w:pPr>
        <w:spacing w:after="0" w:line="276" w:lineRule="auto"/>
        <w:ind w:right="86"/>
        <w:rPr>
          <w:rFonts w:ascii="Arial" w:hAnsi="Arial" w:cs="Arial"/>
          <w:b/>
          <w:sz w:val="24"/>
          <w:szCs w:val="24"/>
          <w:rPrChange w:id="4165" w:author="Adelino Naquarta Sepalanga Domingos" w:date="2025-03-05T08:49:00Z" w16du:dateUtc="2025-03-05T07:49:00Z">
            <w:rPr>
              <w:rFonts w:ascii="Garamond" w:hAnsi="Garamond" w:cstheme="minorHAnsi"/>
              <w:b/>
              <w:sz w:val="24"/>
              <w:szCs w:val="24"/>
            </w:rPr>
          </w:rPrChange>
        </w:rPr>
      </w:pPr>
      <w:r w:rsidRPr="00691778">
        <w:rPr>
          <w:rFonts w:ascii="Arial" w:hAnsi="Arial" w:cs="Arial"/>
          <w:b/>
          <w:sz w:val="24"/>
          <w:szCs w:val="24"/>
          <w:rPrChange w:id="4166" w:author="Adelino Naquarta Sepalanga Domingos" w:date="2025-03-05T08:49:00Z" w16du:dateUtc="2025-03-05T07:49:00Z">
            <w:rPr>
              <w:rFonts w:ascii="Garamond" w:hAnsi="Garamond" w:cstheme="minorHAnsi"/>
              <w:b/>
              <w:sz w:val="24"/>
              <w:szCs w:val="24"/>
            </w:rPr>
          </w:rPrChange>
        </w:rPr>
        <w:t>2.</w:t>
      </w:r>
      <w:r w:rsidRPr="00691778">
        <w:rPr>
          <w:rFonts w:ascii="Arial" w:hAnsi="Arial" w:cs="Arial"/>
          <w:b/>
          <w:sz w:val="24"/>
          <w:szCs w:val="24"/>
          <w:rPrChange w:id="4167" w:author="Adelino Naquarta Sepalanga Domingos" w:date="2025-03-05T08:49:00Z" w16du:dateUtc="2025-03-05T07:49:00Z">
            <w:rPr>
              <w:rFonts w:ascii="Times New Roman" w:hAnsi="Times New Roman" w:cs="Times New Roman"/>
              <w:b/>
              <w:sz w:val="24"/>
              <w:szCs w:val="24"/>
            </w:rPr>
          </w:rPrChange>
        </w:rPr>
        <w:t>4 - Tabela de produtos/serviços (</w:t>
      </w:r>
      <w:proofErr w:type="spellStart"/>
      <w:r w:rsidRPr="00691778">
        <w:rPr>
          <w:rFonts w:ascii="Arial" w:hAnsi="Arial" w:cs="Arial"/>
          <w:b/>
          <w:sz w:val="24"/>
          <w:szCs w:val="24"/>
          <w:rPrChange w:id="4168" w:author="Adelino Naquarta Sepalanga Domingos" w:date="2025-03-05T08:49:00Z" w16du:dateUtc="2025-03-05T07:49:00Z">
            <w:rPr>
              <w:rFonts w:ascii="Times New Roman" w:hAnsi="Times New Roman" w:cs="Times New Roman"/>
              <w:b/>
              <w:sz w:val="24"/>
              <w:szCs w:val="24"/>
            </w:rPr>
          </w:rPrChange>
        </w:rPr>
        <w:t>Product</w:t>
      </w:r>
      <w:proofErr w:type="spellEnd"/>
      <w:r w:rsidRPr="00691778">
        <w:rPr>
          <w:rFonts w:ascii="Arial" w:hAnsi="Arial" w:cs="Arial"/>
          <w:b/>
          <w:sz w:val="24"/>
          <w:szCs w:val="24"/>
          <w:rPrChange w:id="4169" w:author="Adelino Naquarta Sepalanga Domingos" w:date="2025-03-05T08:49:00Z" w16du:dateUtc="2025-03-05T07:49:00Z">
            <w:rPr>
              <w:rFonts w:ascii="Times New Roman" w:hAnsi="Times New Roman" w:cs="Times New Roman"/>
              <w:b/>
              <w:sz w:val="24"/>
              <w:szCs w:val="24"/>
            </w:rPr>
          </w:rPrChange>
        </w:rPr>
        <w:t>).</w:t>
      </w:r>
    </w:p>
    <w:p w14:paraId="0863C454" w14:textId="77777777" w:rsidR="003F3EDE" w:rsidRPr="00691778" w:rsidRDefault="003F3EDE" w:rsidP="003F3EDE">
      <w:pPr>
        <w:spacing w:after="0" w:line="276" w:lineRule="auto"/>
        <w:ind w:right="86"/>
        <w:rPr>
          <w:rFonts w:ascii="Arial" w:hAnsi="Arial" w:cs="Arial"/>
          <w:sz w:val="24"/>
          <w:szCs w:val="24"/>
          <w:rPrChange w:id="4170" w:author="Adelino Naquarta Sepalanga Domingos" w:date="2025-03-05T08:49:00Z" w16du:dateUtc="2025-03-05T07:49:00Z">
            <w:rPr>
              <w:rFonts w:ascii="Garamond" w:hAnsi="Garamond" w:cstheme="minorHAnsi"/>
              <w:sz w:val="24"/>
              <w:szCs w:val="24"/>
            </w:rPr>
          </w:rPrChange>
        </w:rPr>
      </w:pPr>
    </w:p>
    <w:p w14:paraId="766F918B" w14:textId="77777777" w:rsidR="003F3EDE" w:rsidRPr="00691778" w:rsidRDefault="003F3EDE" w:rsidP="003F3EDE">
      <w:pPr>
        <w:spacing w:after="240" w:line="276" w:lineRule="auto"/>
        <w:jc w:val="both"/>
        <w:rPr>
          <w:rFonts w:ascii="Arial" w:eastAsia="Times New Roman" w:hAnsi="Arial" w:cs="Arial"/>
          <w:spacing w:val="-1"/>
          <w:sz w:val="24"/>
          <w:szCs w:val="24"/>
          <w:rPrChange w:id="4171"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4172" w:author="Adelino Naquarta Sepalanga Domingos" w:date="2025-03-05T08:49:00Z" w16du:dateUtc="2025-03-05T07:49:00Z">
            <w:rPr>
              <w:rFonts w:ascii="Times New Roman" w:eastAsia="Times New Roman" w:hAnsi="Times New Roman" w:cs="Times New Roman"/>
              <w:spacing w:val="-1"/>
              <w:sz w:val="24"/>
              <w:szCs w:val="24"/>
            </w:rPr>
          </w:rPrChange>
        </w:rPr>
        <w:lastRenderedPageBreak/>
        <w:t>Nesta tabela deve constar o catálogo de produtos e tipos de serviços utilizados no sistema de facturação que foram objecto de movimentação e, ainda, os registos que sejam implícitos nos movimentos e que não existam na tabela de Produtos/Serviços da aplicação.</w:t>
      </w:r>
    </w:p>
    <w:p w14:paraId="312F8931" w14:textId="77777777" w:rsidR="003F3EDE" w:rsidRPr="00691778" w:rsidRDefault="003F3EDE" w:rsidP="003F3EDE">
      <w:pPr>
        <w:spacing w:after="240" w:line="276" w:lineRule="auto"/>
        <w:jc w:val="both"/>
        <w:rPr>
          <w:rFonts w:ascii="Arial" w:eastAsia="Times New Roman" w:hAnsi="Arial" w:cs="Arial"/>
          <w:spacing w:val="-1"/>
          <w:sz w:val="24"/>
          <w:szCs w:val="24"/>
          <w:rPrChange w:id="4173"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4174" w:author="Adelino Naquarta Sepalanga Domingos" w:date="2025-03-05T08:49:00Z" w16du:dateUtc="2025-03-05T07:49:00Z">
            <w:rPr>
              <w:rFonts w:ascii="Times New Roman" w:eastAsia="Times New Roman" w:hAnsi="Times New Roman" w:cs="Times New Roman"/>
              <w:spacing w:val="-1"/>
              <w:sz w:val="24"/>
              <w:szCs w:val="24"/>
            </w:rPr>
          </w:rPrChange>
        </w:rPr>
        <w:t>Se, por exemplo, existir uma factura com uma linha de portes que não conste no ficheiro de artigos da aplicação, este deve ser exportado e representado como produto no SAFT (AO).</w:t>
      </w:r>
    </w:p>
    <w:p w14:paraId="07AEF4D8" w14:textId="63E8E619" w:rsidR="003F3EDE" w:rsidRPr="00691778" w:rsidRDefault="003F3EDE" w:rsidP="003F3EDE">
      <w:pPr>
        <w:spacing w:after="240" w:line="276" w:lineRule="auto"/>
        <w:jc w:val="both"/>
        <w:rPr>
          <w:rFonts w:ascii="Arial" w:eastAsia="Times New Roman" w:hAnsi="Arial" w:cs="Arial"/>
          <w:spacing w:val="-1"/>
          <w:sz w:val="24"/>
          <w:szCs w:val="24"/>
          <w:rPrChange w:id="4175"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4176" w:author="Adelino Naquarta Sepalanga Domingos" w:date="2025-03-05T08:49:00Z" w16du:dateUtc="2025-03-05T07:49:00Z">
            <w:rPr>
              <w:rFonts w:ascii="Times New Roman" w:eastAsia="Times New Roman" w:hAnsi="Times New Roman" w:cs="Times New Roman"/>
              <w:spacing w:val="-1"/>
              <w:sz w:val="24"/>
              <w:szCs w:val="24"/>
            </w:rPr>
          </w:rPrChange>
        </w:rPr>
        <w:t>Devem constar ainda os impostos, taxas, ecotaxas e encargos parafiscais que aparecem mencionados na factura e que contribuam ou não para a base tributável do IVA ou IS – excepto o IVA e o IS, os quais deve</w:t>
      </w:r>
      <w:ins w:id="4177" w:author="Adelino Naquarta Sepalanga Domingos" w:date="2025-03-05T09:10:00Z" w16du:dateUtc="2025-03-05T08:10:00Z">
        <w:r w:rsidR="00C30B30">
          <w:rPr>
            <w:rFonts w:ascii="Arial" w:eastAsia="Times New Roman" w:hAnsi="Arial" w:cs="Arial"/>
            <w:spacing w:val="-1"/>
            <w:sz w:val="24"/>
            <w:szCs w:val="24"/>
          </w:rPr>
          <w:t>m</w:t>
        </w:r>
      </w:ins>
      <w:del w:id="4178" w:author="Adelino Naquarta Sepalanga Domingos" w:date="2025-03-05T09:10:00Z" w16du:dateUtc="2025-03-05T08:10:00Z">
        <w:r w:rsidRPr="00691778" w:rsidDel="00C30B30">
          <w:rPr>
            <w:rFonts w:ascii="Arial" w:eastAsia="Times New Roman" w:hAnsi="Arial" w:cs="Arial"/>
            <w:spacing w:val="-1"/>
            <w:sz w:val="24"/>
            <w:szCs w:val="24"/>
            <w:rPrChange w:id="4179" w:author="Adelino Naquarta Sepalanga Domingos" w:date="2025-03-05T08:49:00Z" w16du:dateUtc="2025-03-05T07:49:00Z">
              <w:rPr>
                <w:rFonts w:ascii="Times New Roman" w:eastAsia="Times New Roman" w:hAnsi="Times New Roman" w:cs="Times New Roman"/>
                <w:spacing w:val="-1"/>
                <w:sz w:val="24"/>
                <w:szCs w:val="24"/>
              </w:rPr>
            </w:rPrChange>
          </w:rPr>
          <w:delText>rão</w:delText>
        </w:r>
      </w:del>
      <w:r w:rsidRPr="00691778">
        <w:rPr>
          <w:rFonts w:ascii="Arial" w:eastAsia="Times New Roman" w:hAnsi="Arial" w:cs="Arial"/>
          <w:spacing w:val="-1"/>
          <w:sz w:val="24"/>
          <w:szCs w:val="24"/>
          <w:rPrChange w:id="4180" w:author="Adelino Naquarta Sepalanga Domingos" w:date="2025-03-05T08:49:00Z" w16du:dateUtc="2025-03-05T07:49:00Z">
            <w:rPr>
              <w:rFonts w:ascii="Times New Roman" w:eastAsia="Times New Roman" w:hAnsi="Times New Roman" w:cs="Times New Roman"/>
              <w:spacing w:val="-1"/>
              <w:sz w:val="24"/>
              <w:szCs w:val="24"/>
            </w:rPr>
          </w:rPrChange>
        </w:rPr>
        <w:t xml:space="preserve"> ser </w:t>
      </w:r>
      <w:proofErr w:type="spellStart"/>
      <w:r w:rsidRPr="00691778">
        <w:rPr>
          <w:rFonts w:ascii="Arial" w:eastAsia="Times New Roman" w:hAnsi="Arial" w:cs="Arial"/>
          <w:spacing w:val="-1"/>
          <w:sz w:val="24"/>
          <w:szCs w:val="24"/>
          <w:rPrChange w:id="4181" w:author="Adelino Naquarta Sepalanga Domingos" w:date="2025-03-05T08:49:00Z" w16du:dateUtc="2025-03-05T07:49:00Z">
            <w:rPr>
              <w:rFonts w:ascii="Times New Roman" w:eastAsia="Times New Roman" w:hAnsi="Times New Roman" w:cs="Times New Roman"/>
              <w:spacing w:val="-1"/>
              <w:sz w:val="24"/>
              <w:szCs w:val="24"/>
            </w:rPr>
          </w:rPrChange>
        </w:rPr>
        <w:t>reflectidos</w:t>
      </w:r>
      <w:proofErr w:type="spellEnd"/>
      <w:r w:rsidRPr="00691778">
        <w:rPr>
          <w:rFonts w:ascii="Arial" w:eastAsia="Times New Roman" w:hAnsi="Arial" w:cs="Arial"/>
          <w:spacing w:val="-1"/>
          <w:sz w:val="24"/>
          <w:szCs w:val="24"/>
          <w:rPrChange w:id="4182" w:author="Adelino Naquarta Sepalanga Domingos" w:date="2025-03-05T08:49:00Z" w16du:dateUtc="2025-03-05T07:49:00Z">
            <w:rPr>
              <w:rFonts w:ascii="Times New Roman" w:eastAsia="Times New Roman" w:hAnsi="Times New Roman" w:cs="Times New Roman"/>
              <w:spacing w:val="-1"/>
              <w:sz w:val="24"/>
              <w:szCs w:val="24"/>
            </w:rPr>
          </w:rPrChange>
        </w:rPr>
        <w:t xml:space="preserve"> na 2.5. – Tabela de impostos (</w:t>
      </w:r>
      <w:proofErr w:type="spellStart"/>
      <w:r w:rsidRPr="00691778">
        <w:rPr>
          <w:rFonts w:ascii="Arial" w:eastAsia="Times New Roman" w:hAnsi="Arial" w:cs="Arial"/>
          <w:spacing w:val="-1"/>
          <w:sz w:val="24"/>
          <w:szCs w:val="24"/>
          <w:rPrChange w:id="4183" w:author="Adelino Naquarta Sepalanga Domingos" w:date="2025-03-05T08:49:00Z" w16du:dateUtc="2025-03-05T07:49:00Z">
            <w:rPr>
              <w:rFonts w:ascii="Times New Roman" w:eastAsia="Times New Roman" w:hAnsi="Times New Roman" w:cs="Times New Roman"/>
              <w:spacing w:val="-1"/>
              <w:sz w:val="24"/>
              <w:szCs w:val="24"/>
            </w:rPr>
          </w:rPrChange>
        </w:rPr>
        <w:t>TaxTable</w:t>
      </w:r>
      <w:proofErr w:type="spellEnd"/>
      <w:r w:rsidRPr="00691778">
        <w:rPr>
          <w:rFonts w:ascii="Arial" w:eastAsia="Times New Roman" w:hAnsi="Arial" w:cs="Arial"/>
          <w:spacing w:val="-1"/>
          <w:sz w:val="24"/>
          <w:szCs w:val="24"/>
          <w:rPrChange w:id="4184" w:author="Adelino Naquarta Sepalanga Domingos" w:date="2025-03-05T08:49:00Z" w16du:dateUtc="2025-03-05T07:49:00Z">
            <w:rPr>
              <w:rFonts w:ascii="Times New Roman" w:eastAsia="Times New Roman" w:hAnsi="Times New Roman" w:cs="Times New Roman"/>
              <w:spacing w:val="-1"/>
              <w:sz w:val="24"/>
              <w:szCs w:val="24"/>
            </w:rPr>
          </w:rPrChange>
        </w:rPr>
        <w:t>).</w:t>
      </w:r>
    </w:p>
    <w:p w14:paraId="5DF3C65A" w14:textId="77777777" w:rsidR="003F3EDE" w:rsidRPr="00691778" w:rsidRDefault="003F3EDE" w:rsidP="003F3EDE">
      <w:pPr>
        <w:pStyle w:val="Default"/>
        <w:jc w:val="both"/>
        <w:rPr>
          <w:rFonts w:eastAsia="Times New Roman"/>
          <w:color w:val="auto"/>
          <w:spacing w:val="-1"/>
        </w:rPr>
      </w:pPr>
      <w:r w:rsidRPr="00691778">
        <w:rPr>
          <w:rFonts w:eastAsia="Times New Roman"/>
          <w:color w:val="auto"/>
          <w:spacing w:val="-1"/>
        </w:rPr>
        <w:t>O programa não deve permitir q</w:t>
      </w:r>
      <w:r w:rsidRPr="00691778">
        <w:rPr>
          <w:color w:val="auto"/>
        </w:rPr>
        <w:t>ue numa ficha de produto já existente e com documentos emitidos, seja alterada a informação do campo Descrição do produto ou serviço (</w:t>
      </w:r>
      <w:proofErr w:type="spellStart"/>
      <w:r w:rsidRPr="00691778">
        <w:rPr>
          <w:color w:val="auto"/>
        </w:rPr>
        <w:t>ProductDescription</w:t>
      </w:r>
      <w:proofErr w:type="spellEnd"/>
      <w:r w:rsidRPr="00691778">
        <w:rPr>
          <w:color w:val="auto"/>
        </w:rPr>
        <w:t>) constante na tabela 2.4;</w:t>
      </w:r>
    </w:p>
    <w:p w14:paraId="6C0D5A43" w14:textId="77777777" w:rsidR="003F3EDE" w:rsidRPr="00691778" w:rsidRDefault="003F3EDE" w:rsidP="003F3EDE">
      <w:pPr>
        <w:spacing w:after="240" w:line="276" w:lineRule="auto"/>
        <w:jc w:val="both"/>
        <w:rPr>
          <w:rFonts w:ascii="Arial" w:eastAsia="Times New Roman" w:hAnsi="Arial" w:cs="Arial"/>
          <w:spacing w:val="-1"/>
          <w:sz w:val="24"/>
          <w:szCs w:val="24"/>
          <w:rPrChange w:id="4185" w:author="Adelino Naquarta Sepalanga Domingos" w:date="2025-03-05T08:49:00Z" w16du:dateUtc="2025-03-05T07:49:00Z">
            <w:rPr>
              <w:rFonts w:ascii="Times New Roman" w:eastAsia="Times New Roman" w:hAnsi="Times New Roman" w:cs="Times New Roman"/>
              <w:spacing w:val="-1"/>
              <w:sz w:val="24"/>
              <w:szCs w:val="24"/>
            </w:rPr>
          </w:rPrChange>
        </w:rPr>
      </w:pPr>
    </w:p>
    <w:p w14:paraId="574CA7F0" w14:textId="77777777" w:rsidR="003F3EDE" w:rsidRPr="00691778" w:rsidRDefault="003F3EDE" w:rsidP="003F3EDE">
      <w:pPr>
        <w:spacing w:after="0" w:line="276" w:lineRule="auto"/>
        <w:ind w:right="228"/>
        <w:jc w:val="both"/>
        <w:rPr>
          <w:rFonts w:ascii="Arial" w:hAnsi="Arial" w:cs="Arial"/>
          <w:rPrChange w:id="4186" w:author="Adelino Naquarta Sepalanga Domingos" w:date="2025-03-05T08:49:00Z" w16du:dateUtc="2025-03-05T07:49:00Z">
            <w:rPr>
              <w:rFonts w:ascii="Garamond" w:hAnsi="Garamond" w:cstheme="minorHAnsi"/>
            </w:rPr>
          </w:rPrChange>
        </w:rPr>
      </w:pPr>
    </w:p>
    <w:p w14:paraId="32D375BC" w14:textId="77777777" w:rsidR="003F3EDE" w:rsidRPr="00691778" w:rsidRDefault="003F3EDE" w:rsidP="003F3EDE">
      <w:pPr>
        <w:spacing w:after="0" w:line="276" w:lineRule="auto"/>
        <w:ind w:right="228"/>
        <w:jc w:val="both"/>
        <w:rPr>
          <w:rFonts w:ascii="Arial" w:hAnsi="Arial" w:cs="Arial"/>
          <w:rPrChange w:id="4187" w:author="Adelino Naquarta Sepalanga Domingos" w:date="2025-03-05T08:49:00Z" w16du:dateUtc="2025-03-05T07:49:00Z">
            <w:rPr>
              <w:rFonts w:ascii="Garamond" w:hAnsi="Garamond" w:cstheme="minorHAnsi"/>
            </w:rPr>
          </w:rPrChange>
        </w:rPr>
      </w:pPr>
    </w:p>
    <w:tbl>
      <w:tblPr>
        <w:tblW w:w="11057" w:type="dxa"/>
        <w:tblInd w:w="-859"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04"/>
        <w:gridCol w:w="1504"/>
        <w:gridCol w:w="3000"/>
        <w:gridCol w:w="3602"/>
        <w:gridCol w:w="1447"/>
      </w:tblGrid>
      <w:tr w:rsidR="003F3EDE" w:rsidRPr="00C30B30" w14:paraId="1B601829" w14:textId="77777777" w:rsidTr="0025185C">
        <w:trPr>
          <w:trHeight w:val="463"/>
          <w:tblHeader/>
        </w:trPr>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5587513"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188" w:author="Adelino Naquarta Sepalanga Domingos" w:date="2025-03-05T09:10:00Z" w16du:dateUtc="2025-03-05T08:10: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4189" w:author="Adelino Naquarta Sepalanga Domingos" w:date="2025-03-05T09:10:00Z" w16du:dateUtc="2025-03-05T08:10:00Z">
                  <w:rPr>
                    <w:rFonts w:ascii="Times New Roman" w:eastAsia="Times New Roman" w:hAnsi="Times New Roman"/>
                    <w:b/>
                    <w:bCs/>
                    <w:color w:val="FFFFFF" w:themeColor="background1"/>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5D905A8E"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190" w:author="Adelino Naquarta Sepalanga Domingos" w:date="2025-03-05T09:10:00Z" w16du:dateUtc="2025-03-05T08:10: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4191" w:author="Adelino Naquarta Sepalanga Domingos" w:date="2025-03-05T09:10:00Z" w16du:dateUtc="2025-03-05T08:10:00Z">
                  <w:rPr>
                    <w:rFonts w:ascii="Times New Roman" w:eastAsia="Times New Roman" w:hAnsi="Times New Roman"/>
                    <w:b/>
                    <w:bCs/>
                    <w:color w:val="FFFFFF" w:themeColor="background1"/>
                    <w:spacing w:val="-1"/>
                  </w:rPr>
                </w:rPrChange>
              </w:rPr>
              <w:t>Obrigatório</w:t>
            </w:r>
          </w:p>
        </w:tc>
        <w:tc>
          <w:tcPr>
            <w:tcW w:w="300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05EECEC9"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192" w:author="Adelino Naquarta Sepalanga Domingos" w:date="2025-03-05T09:10:00Z" w16du:dateUtc="2025-03-05T08:10: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4193" w:author="Adelino Naquarta Sepalanga Domingos" w:date="2025-03-05T09:10:00Z" w16du:dateUtc="2025-03-05T08:10:00Z">
                  <w:rPr>
                    <w:rFonts w:ascii="Times New Roman" w:eastAsia="Times New Roman" w:hAnsi="Times New Roman"/>
                    <w:b/>
                    <w:bCs/>
                    <w:color w:val="FFFFFF" w:themeColor="background1"/>
                    <w:spacing w:val="-1"/>
                  </w:rPr>
                </w:rPrChange>
              </w:rPr>
              <w:t>Nome do campo</w:t>
            </w:r>
          </w:p>
        </w:tc>
        <w:tc>
          <w:tcPr>
            <w:tcW w:w="3602"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357F964A"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194" w:author="Adelino Naquarta Sepalanga Domingos" w:date="2025-03-05T09:10:00Z" w16du:dateUtc="2025-03-05T08:10: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4195" w:author="Adelino Naquarta Sepalanga Domingos" w:date="2025-03-05T09:10:00Z" w16du:dateUtc="2025-03-05T08:10:00Z">
                  <w:rPr>
                    <w:rFonts w:ascii="Times New Roman" w:eastAsia="Times New Roman" w:hAnsi="Times New Roman"/>
                    <w:b/>
                    <w:bCs/>
                    <w:color w:val="FFFFFF" w:themeColor="background1"/>
                    <w:spacing w:val="-1"/>
                  </w:rPr>
                </w:rPrChange>
              </w:rPr>
              <w:t>Notas técnicas</w:t>
            </w:r>
          </w:p>
        </w:tc>
        <w:tc>
          <w:tcPr>
            <w:tcW w:w="1447"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AB5613B"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196" w:author="Adelino Naquarta Sepalanga Domingos" w:date="2025-03-05T09:10:00Z" w16du:dateUtc="2025-03-05T08:10: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4197" w:author="Adelino Naquarta Sepalanga Domingos" w:date="2025-03-05T09:10:00Z" w16du:dateUtc="2025-03-05T08:10:00Z">
                  <w:rPr>
                    <w:rFonts w:ascii="Times New Roman" w:eastAsia="Times New Roman" w:hAnsi="Times New Roman"/>
                    <w:b/>
                    <w:bCs/>
                    <w:color w:val="FFFFFF" w:themeColor="background1"/>
                    <w:spacing w:val="-1"/>
                  </w:rPr>
                </w:rPrChange>
              </w:rPr>
              <w:t>Formato</w:t>
            </w:r>
          </w:p>
        </w:tc>
      </w:tr>
      <w:tr w:rsidR="003F3EDE" w:rsidRPr="00C30B30" w14:paraId="1EE11DF3"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8B9CF5" w14:textId="77777777" w:rsidR="003F3EDE" w:rsidRPr="00C30B30" w:rsidRDefault="003F3EDE" w:rsidP="0025185C">
            <w:pPr>
              <w:jc w:val="center"/>
              <w:rPr>
                <w:rFonts w:ascii="Arial" w:eastAsia="Times New Roman" w:hAnsi="Arial" w:cs="Arial"/>
                <w:spacing w:val="-1"/>
                <w:sz w:val="20"/>
                <w:szCs w:val="20"/>
                <w:rPrChange w:id="4198" w:author="Adelino Naquarta Sepalanga Domingos" w:date="2025-03-05T09:10:00Z" w16du:dateUtc="2025-03-05T08:10:00Z">
                  <w:rPr>
                    <w:rFonts w:ascii="Times New Roman" w:eastAsia="Times New Roman" w:hAnsi="Times New Roman"/>
                    <w:spacing w:val="-1"/>
                  </w:rPr>
                </w:rPrChange>
              </w:rPr>
            </w:pPr>
          </w:p>
          <w:p w14:paraId="17114876" w14:textId="77777777" w:rsidR="003F3EDE" w:rsidRPr="00C30B30" w:rsidRDefault="003F3EDE" w:rsidP="0025185C">
            <w:pPr>
              <w:jc w:val="center"/>
              <w:rPr>
                <w:rFonts w:ascii="Arial" w:eastAsia="Times New Roman" w:hAnsi="Arial" w:cs="Arial"/>
                <w:spacing w:val="-1"/>
                <w:sz w:val="20"/>
                <w:szCs w:val="20"/>
                <w:rPrChange w:id="4199" w:author="Adelino Naquarta Sepalanga Domingos" w:date="2025-03-05T09:10:00Z" w16du:dateUtc="2025-03-05T08:10:00Z">
                  <w:rPr>
                    <w:rFonts w:ascii="Times New Roman" w:eastAsia="Times New Roman" w:hAnsi="Times New Roman"/>
                    <w:spacing w:val="-1"/>
                  </w:rPr>
                </w:rPrChange>
              </w:rPr>
            </w:pPr>
          </w:p>
          <w:p w14:paraId="0D158819" w14:textId="77777777" w:rsidR="003F3EDE" w:rsidRPr="00C30B30" w:rsidRDefault="003F3EDE" w:rsidP="0025185C">
            <w:pPr>
              <w:jc w:val="center"/>
              <w:rPr>
                <w:rFonts w:ascii="Arial" w:eastAsia="Times New Roman" w:hAnsi="Arial" w:cs="Arial"/>
                <w:spacing w:val="-1"/>
                <w:sz w:val="20"/>
                <w:szCs w:val="20"/>
                <w:rPrChange w:id="4200" w:author="Adelino Naquarta Sepalanga Domingos" w:date="2025-03-05T09:10:00Z" w16du:dateUtc="2025-03-05T08:10:00Z">
                  <w:rPr>
                    <w:rFonts w:ascii="Times New Roman" w:eastAsia="Times New Roman" w:hAnsi="Times New Roman"/>
                    <w:spacing w:val="-1"/>
                  </w:rPr>
                </w:rPrChange>
              </w:rPr>
            </w:pPr>
          </w:p>
          <w:p w14:paraId="0E12E786" w14:textId="77777777" w:rsidR="003F3EDE" w:rsidRPr="00C30B30" w:rsidRDefault="003F3EDE" w:rsidP="0025185C">
            <w:pPr>
              <w:jc w:val="center"/>
              <w:rPr>
                <w:rFonts w:ascii="Arial" w:eastAsia="Times New Roman" w:hAnsi="Arial" w:cs="Arial"/>
                <w:spacing w:val="-1"/>
                <w:sz w:val="20"/>
                <w:szCs w:val="20"/>
                <w:rPrChange w:id="4201" w:author="Adelino Naquarta Sepalanga Domingos" w:date="2025-03-05T09:10:00Z" w16du:dateUtc="2025-03-05T08:10:00Z">
                  <w:rPr>
                    <w:rFonts w:ascii="Times New Roman" w:eastAsia="Times New Roman" w:hAnsi="Times New Roman"/>
                    <w:spacing w:val="-1"/>
                  </w:rPr>
                </w:rPrChange>
              </w:rPr>
            </w:pPr>
          </w:p>
          <w:p w14:paraId="0648BB40" w14:textId="77777777" w:rsidR="003F3EDE" w:rsidRPr="00C30B30" w:rsidRDefault="003F3EDE" w:rsidP="0025185C">
            <w:pPr>
              <w:jc w:val="center"/>
              <w:rPr>
                <w:rFonts w:ascii="Arial" w:eastAsia="Times New Roman" w:hAnsi="Arial" w:cs="Arial"/>
                <w:spacing w:val="-1"/>
                <w:sz w:val="20"/>
                <w:szCs w:val="20"/>
                <w:rPrChange w:id="4202" w:author="Adelino Naquarta Sepalanga Domingos" w:date="2025-03-05T09:10:00Z" w16du:dateUtc="2025-03-05T08:10:00Z">
                  <w:rPr>
                    <w:rFonts w:ascii="Times New Roman" w:eastAsia="Times New Roman" w:hAnsi="Times New Roman"/>
                    <w:spacing w:val="-1"/>
                  </w:rPr>
                </w:rPrChange>
              </w:rPr>
            </w:pPr>
          </w:p>
          <w:p w14:paraId="2F44493D" w14:textId="77777777" w:rsidR="003F3EDE" w:rsidRPr="00C30B30" w:rsidRDefault="003F3EDE" w:rsidP="0025185C">
            <w:pPr>
              <w:jc w:val="center"/>
              <w:rPr>
                <w:rFonts w:ascii="Arial" w:eastAsia="Times New Roman" w:hAnsi="Arial" w:cs="Arial"/>
                <w:spacing w:val="-1"/>
                <w:sz w:val="20"/>
                <w:szCs w:val="20"/>
                <w:rPrChange w:id="4203" w:author="Adelino Naquarta Sepalanga Domingos" w:date="2025-03-05T09:10:00Z" w16du:dateUtc="2025-03-05T08:10:00Z">
                  <w:rPr>
                    <w:rFonts w:ascii="Times New Roman" w:eastAsia="Times New Roman" w:hAnsi="Times New Roman"/>
                    <w:spacing w:val="-1"/>
                  </w:rPr>
                </w:rPrChange>
              </w:rPr>
            </w:pPr>
          </w:p>
          <w:p w14:paraId="69BA6B78" w14:textId="77777777" w:rsidR="003F3EDE" w:rsidRPr="00C30B30" w:rsidRDefault="003F3EDE" w:rsidP="0025185C">
            <w:pPr>
              <w:jc w:val="center"/>
              <w:rPr>
                <w:rFonts w:ascii="Arial" w:eastAsia="Times New Roman" w:hAnsi="Arial" w:cs="Arial"/>
                <w:spacing w:val="-1"/>
                <w:sz w:val="20"/>
                <w:szCs w:val="20"/>
                <w:rPrChange w:id="4204"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05" w:author="Adelino Naquarta Sepalanga Domingos" w:date="2025-03-05T09:10:00Z" w16du:dateUtc="2025-03-05T08:10:00Z">
                  <w:rPr>
                    <w:rFonts w:ascii="Times New Roman" w:eastAsia="Times New Roman" w:hAnsi="Times New Roman"/>
                    <w:spacing w:val="-1"/>
                  </w:rPr>
                </w:rPrChange>
              </w:rPr>
              <w:t>2.4.1.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B9D148" w14:textId="77777777" w:rsidR="003F3EDE" w:rsidRPr="00C30B30" w:rsidRDefault="003F3EDE" w:rsidP="0025185C">
            <w:pPr>
              <w:jc w:val="center"/>
              <w:rPr>
                <w:rFonts w:ascii="Arial" w:eastAsia="Times New Roman" w:hAnsi="Arial" w:cs="Arial"/>
                <w:spacing w:val="-1"/>
                <w:sz w:val="20"/>
                <w:szCs w:val="20"/>
                <w:rPrChange w:id="4206" w:author="Adelino Naquarta Sepalanga Domingos" w:date="2025-03-05T09:10:00Z" w16du:dateUtc="2025-03-05T08:10:00Z">
                  <w:rPr>
                    <w:rFonts w:ascii="Times New Roman" w:eastAsia="Times New Roman" w:hAnsi="Times New Roman"/>
                    <w:spacing w:val="-1"/>
                  </w:rPr>
                </w:rPrChange>
              </w:rPr>
            </w:pPr>
          </w:p>
          <w:p w14:paraId="069E8636" w14:textId="77777777" w:rsidR="003F3EDE" w:rsidRPr="00C30B30" w:rsidRDefault="003F3EDE" w:rsidP="0025185C">
            <w:pPr>
              <w:jc w:val="center"/>
              <w:rPr>
                <w:rFonts w:ascii="Arial" w:eastAsia="Times New Roman" w:hAnsi="Arial" w:cs="Arial"/>
                <w:spacing w:val="-1"/>
                <w:sz w:val="20"/>
                <w:szCs w:val="20"/>
                <w:rPrChange w:id="4207" w:author="Adelino Naquarta Sepalanga Domingos" w:date="2025-03-05T09:10:00Z" w16du:dateUtc="2025-03-05T08:10:00Z">
                  <w:rPr>
                    <w:rFonts w:ascii="Times New Roman" w:eastAsia="Times New Roman" w:hAnsi="Times New Roman"/>
                    <w:spacing w:val="-1"/>
                  </w:rPr>
                </w:rPrChange>
              </w:rPr>
            </w:pPr>
          </w:p>
          <w:p w14:paraId="0A8F6AEF" w14:textId="77777777" w:rsidR="003F3EDE" w:rsidRPr="00C30B30" w:rsidRDefault="003F3EDE" w:rsidP="0025185C">
            <w:pPr>
              <w:jc w:val="center"/>
              <w:rPr>
                <w:rFonts w:ascii="Arial" w:eastAsia="Times New Roman" w:hAnsi="Arial" w:cs="Arial"/>
                <w:spacing w:val="-1"/>
                <w:sz w:val="20"/>
                <w:szCs w:val="20"/>
                <w:rPrChange w:id="4208" w:author="Adelino Naquarta Sepalanga Domingos" w:date="2025-03-05T09:10:00Z" w16du:dateUtc="2025-03-05T08:10:00Z">
                  <w:rPr>
                    <w:rFonts w:ascii="Times New Roman" w:eastAsia="Times New Roman" w:hAnsi="Times New Roman"/>
                    <w:spacing w:val="-1"/>
                  </w:rPr>
                </w:rPrChange>
              </w:rPr>
            </w:pPr>
          </w:p>
          <w:p w14:paraId="3B0617D5" w14:textId="77777777" w:rsidR="003F3EDE" w:rsidRPr="00C30B30" w:rsidRDefault="003F3EDE" w:rsidP="0025185C">
            <w:pPr>
              <w:jc w:val="center"/>
              <w:rPr>
                <w:rFonts w:ascii="Arial" w:eastAsia="Times New Roman" w:hAnsi="Arial" w:cs="Arial"/>
                <w:spacing w:val="-1"/>
                <w:sz w:val="20"/>
                <w:szCs w:val="20"/>
                <w:rPrChange w:id="4209" w:author="Adelino Naquarta Sepalanga Domingos" w:date="2025-03-05T09:10:00Z" w16du:dateUtc="2025-03-05T08:10:00Z">
                  <w:rPr>
                    <w:rFonts w:ascii="Times New Roman" w:eastAsia="Times New Roman" w:hAnsi="Times New Roman"/>
                    <w:spacing w:val="-1"/>
                  </w:rPr>
                </w:rPrChange>
              </w:rPr>
            </w:pPr>
          </w:p>
          <w:p w14:paraId="73CD2B61" w14:textId="77777777" w:rsidR="003F3EDE" w:rsidRPr="00C30B30" w:rsidRDefault="003F3EDE" w:rsidP="0025185C">
            <w:pPr>
              <w:jc w:val="center"/>
              <w:rPr>
                <w:rFonts w:ascii="Arial" w:eastAsia="Times New Roman" w:hAnsi="Arial" w:cs="Arial"/>
                <w:spacing w:val="-1"/>
                <w:sz w:val="20"/>
                <w:szCs w:val="20"/>
                <w:rPrChange w:id="4210" w:author="Adelino Naquarta Sepalanga Domingos" w:date="2025-03-05T09:10:00Z" w16du:dateUtc="2025-03-05T08:10:00Z">
                  <w:rPr>
                    <w:rFonts w:ascii="Times New Roman" w:eastAsia="Times New Roman" w:hAnsi="Times New Roman"/>
                    <w:spacing w:val="-1"/>
                  </w:rPr>
                </w:rPrChange>
              </w:rPr>
            </w:pPr>
          </w:p>
          <w:p w14:paraId="210622C0" w14:textId="77777777" w:rsidR="003F3EDE" w:rsidRPr="00C30B30" w:rsidRDefault="003F3EDE" w:rsidP="0025185C">
            <w:pPr>
              <w:jc w:val="center"/>
              <w:rPr>
                <w:rFonts w:ascii="Arial" w:eastAsia="Times New Roman" w:hAnsi="Arial" w:cs="Arial"/>
                <w:spacing w:val="-1"/>
                <w:sz w:val="20"/>
                <w:szCs w:val="20"/>
                <w:rPrChange w:id="4211" w:author="Adelino Naquarta Sepalanga Domingos" w:date="2025-03-05T09:10:00Z" w16du:dateUtc="2025-03-05T08:10:00Z">
                  <w:rPr>
                    <w:rFonts w:ascii="Times New Roman" w:eastAsia="Times New Roman" w:hAnsi="Times New Roman"/>
                    <w:spacing w:val="-1"/>
                  </w:rPr>
                </w:rPrChange>
              </w:rPr>
            </w:pPr>
          </w:p>
          <w:p w14:paraId="036FD2A1" w14:textId="77777777" w:rsidR="003F3EDE" w:rsidRPr="00C30B30" w:rsidRDefault="003F3EDE" w:rsidP="0025185C">
            <w:pPr>
              <w:jc w:val="center"/>
              <w:rPr>
                <w:rFonts w:ascii="Arial" w:eastAsia="Times New Roman" w:hAnsi="Arial" w:cs="Arial"/>
                <w:spacing w:val="-1"/>
                <w:sz w:val="20"/>
                <w:szCs w:val="20"/>
                <w:rPrChange w:id="4212"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13" w:author="Adelino Naquarta Sepalanga Domingos" w:date="2025-03-05T09:10:00Z" w16du:dateUtc="2025-03-05T08:1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F02AC6" w14:textId="77777777" w:rsidR="003F3EDE" w:rsidRPr="004866BB" w:rsidRDefault="003F3EDE" w:rsidP="0025185C">
            <w:pPr>
              <w:rPr>
                <w:rFonts w:ascii="Arial" w:eastAsia="Times New Roman" w:hAnsi="Arial" w:cs="Arial"/>
                <w:spacing w:val="-1"/>
                <w:sz w:val="20"/>
                <w:szCs w:val="20"/>
                <w:rPrChange w:id="4214" w:author="Adelino Naquarta Sepalanga Domingos" w:date="2025-03-05T09:10:00Z" w16du:dateUtc="2025-03-05T08:10:00Z">
                  <w:rPr>
                    <w:rFonts w:ascii="Times New Roman" w:eastAsia="Times New Roman" w:hAnsi="Times New Roman"/>
                    <w:spacing w:val="-1"/>
                  </w:rPr>
                </w:rPrChange>
              </w:rPr>
            </w:pPr>
          </w:p>
          <w:p w14:paraId="5FA5E849" w14:textId="77777777" w:rsidR="003F3EDE" w:rsidRPr="004866BB" w:rsidRDefault="003F3EDE" w:rsidP="0025185C">
            <w:pPr>
              <w:rPr>
                <w:rFonts w:ascii="Arial" w:eastAsia="Times New Roman" w:hAnsi="Arial" w:cs="Arial"/>
                <w:spacing w:val="-1"/>
                <w:sz w:val="20"/>
                <w:szCs w:val="20"/>
                <w:rPrChange w:id="4215" w:author="Adelino Naquarta Sepalanga Domingos" w:date="2025-03-05T09:10:00Z" w16du:dateUtc="2025-03-05T08:10:00Z">
                  <w:rPr>
                    <w:rFonts w:ascii="Times New Roman" w:eastAsia="Times New Roman" w:hAnsi="Times New Roman"/>
                    <w:spacing w:val="-1"/>
                  </w:rPr>
                </w:rPrChange>
              </w:rPr>
            </w:pPr>
          </w:p>
          <w:p w14:paraId="7ACD2A2F" w14:textId="77777777" w:rsidR="003F3EDE" w:rsidRPr="004866BB" w:rsidRDefault="003F3EDE" w:rsidP="0025185C">
            <w:pPr>
              <w:rPr>
                <w:rFonts w:ascii="Arial" w:eastAsia="Times New Roman" w:hAnsi="Arial" w:cs="Arial"/>
                <w:spacing w:val="-1"/>
                <w:sz w:val="20"/>
                <w:szCs w:val="20"/>
                <w:rPrChange w:id="4216" w:author="Adelino Naquarta Sepalanga Domingos" w:date="2025-03-05T09:10:00Z" w16du:dateUtc="2025-03-05T08:10:00Z">
                  <w:rPr>
                    <w:rFonts w:ascii="Times New Roman" w:eastAsia="Times New Roman" w:hAnsi="Times New Roman"/>
                    <w:spacing w:val="-1"/>
                  </w:rPr>
                </w:rPrChange>
              </w:rPr>
            </w:pPr>
          </w:p>
          <w:p w14:paraId="2BD83BF8" w14:textId="77777777" w:rsidR="003F3EDE" w:rsidRPr="004866BB" w:rsidRDefault="003F3EDE" w:rsidP="0025185C">
            <w:pPr>
              <w:rPr>
                <w:rFonts w:ascii="Arial" w:eastAsia="Times New Roman" w:hAnsi="Arial" w:cs="Arial"/>
                <w:spacing w:val="-1"/>
                <w:sz w:val="20"/>
                <w:szCs w:val="20"/>
                <w:rPrChange w:id="4217" w:author="Adelino Naquarta Sepalanga Domingos" w:date="2025-03-05T09:10:00Z" w16du:dateUtc="2025-03-05T08:10:00Z">
                  <w:rPr>
                    <w:rFonts w:ascii="Times New Roman" w:eastAsia="Times New Roman" w:hAnsi="Times New Roman"/>
                    <w:spacing w:val="-1"/>
                  </w:rPr>
                </w:rPrChange>
              </w:rPr>
            </w:pPr>
          </w:p>
          <w:p w14:paraId="21816C57" w14:textId="77777777" w:rsidR="003F3EDE" w:rsidRPr="004866BB" w:rsidRDefault="003F3EDE" w:rsidP="0025185C">
            <w:pPr>
              <w:rPr>
                <w:rFonts w:ascii="Arial" w:eastAsia="Times New Roman" w:hAnsi="Arial" w:cs="Arial"/>
                <w:spacing w:val="-1"/>
                <w:sz w:val="20"/>
                <w:szCs w:val="20"/>
                <w:rPrChange w:id="4218" w:author="Adelino Naquarta Sepalanga Domingos" w:date="2025-03-05T09:10:00Z" w16du:dateUtc="2025-03-05T08:10:00Z">
                  <w:rPr>
                    <w:rFonts w:ascii="Times New Roman" w:eastAsia="Times New Roman" w:hAnsi="Times New Roman"/>
                    <w:spacing w:val="-1"/>
                  </w:rPr>
                </w:rPrChange>
              </w:rPr>
            </w:pPr>
          </w:p>
          <w:p w14:paraId="7D2617E0" w14:textId="77777777" w:rsidR="003F3EDE" w:rsidRPr="004866BB" w:rsidRDefault="003F3EDE" w:rsidP="0025185C">
            <w:pPr>
              <w:rPr>
                <w:rFonts w:ascii="Arial" w:eastAsia="Times New Roman" w:hAnsi="Arial" w:cs="Arial"/>
                <w:spacing w:val="-1"/>
                <w:sz w:val="20"/>
                <w:szCs w:val="20"/>
                <w:rPrChange w:id="4219" w:author="Adelino Naquarta Sepalanga Domingos" w:date="2025-03-05T09:10:00Z" w16du:dateUtc="2025-03-05T08:10:00Z">
                  <w:rPr>
                    <w:rFonts w:ascii="Times New Roman" w:eastAsia="Times New Roman" w:hAnsi="Times New Roman"/>
                    <w:spacing w:val="-1"/>
                  </w:rPr>
                </w:rPrChange>
              </w:rPr>
            </w:pPr>
            <w:r w:rsidRPr="004866BB">
              <w:rPr>
                <w:rFonts w:ascii="Arial" w:eastAsia="Times New Roman" w:hAnsi="Arial" w:cs="Arial"/>
                <w:spacing w:val="-1"/>
                <w:sz w:val="20"/>
                <w:szCs w:val="20"/>
                <w:rPrChange w:id="4220" w:author="Adelino Naquarta Sepalanga Domingos" w:date="2025-03-05T09:10:00Z" w16du:dateUtc="2025-03-05T08:10:00Z">
                  <w:rPr>
                    <w:rFonts w:ascii="Times New Roman" w:eastAsia="Times New Roman" w:hAnsi="Times New Roman"/>
                    <w:color w:val="FF0000"/>
                    <w:spacing w:val="-1"/>
                  </w:rPr>
                </w:rPrChange>
              </w:rPr>
              <w:t>Indicador de produto ou serviço (</w:t>
            </w:r>
            <w:proofErr w:type="spellStart"/>
            <w:r w:rsidRPr="004866BB">
              <w:rPr>
                <w:rFonts w:ascii="Arial" w:eastAsia="Times New Roman" w:hAnsi="Arial" w:cs="Arial"/>
                <w:spacing w:val="-1"/>
                <w:sz w:val="20"/>
                <w:szCs w:val="20"/>
                <w:rPrChange w:id="4221" w:author="Adelino Naquarta Sepalanga Domingos" w:date="2025-03-05T09:10:00Z" w16du:dateUtc="2025-03-05T08:10:00Z">
                  <w:rPr>
                    <w:rFonts w:ascii="Times New Roman" w:eastAsia="Times New Roman" w:hAnsi="Times New Roman"/>
                    <w:color w:val="FF0000"/>
                    <w:spacing w:val="-1"/>
                  </w:rPr>
                </w:rPrChange>
              </w:rPr>
              <w:t>ProductType</w:t>
            </w:r>
            <w:proofErr w:type="spellEnd"/>
            <w:r w:rsidRPr="004866BB">
              <w:rPr>
                <w:rFonts w:ascii="Arial" w:eastAsia="Times New Roman" w:hAnsi="Arial" w:cs="Arial"/>
                <w:spacing w:val="-1"/>
                <w:sz w:val="20"/>
                <w:szCs w:val="20"/>
                <w:rPrChange w:id="4222" w:author="Adelino Naquarta Sepalanga Domingos" w:date="2025-03-05T09:10:00Z" w16du:dateUtc="2025-03-05T08:10:00Z">
                  <w:rPr>
                    <w:rFonts w:ascii="Times New Roman" w:eastAsia="Times New Roman" w:hAnsi="Times New Roman"/>
                    <w:color w:val="FF0000"/>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6ED726" w14:textId="77777777" w:rsidR="003F3EDE" w:rsidRPr="00C30B30" w:rsidRDefault="003F3EDE" w:rsidP="0025185C">
            <w:pPr>
              <w:rPr>
                <w:rFonts w:ascii="Arial" w:eastAsia="Times New Roman" w:hAnsi="Arial" w:cs="Arial"/>
                <w:spacing w:val="-1"/>
                <w:sz w:val="20"/>
                <w:szCs w:val="20"/>
                <w:rPrChange w:id="4223"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24" w:author="Adelino Naquarta Sepalanga Domingos" w:date="2025-03-05T09:10:00Z" w16du:dateUtc="2025-03-05T08:10:00Z">
                  <w:rPr>
                    <w:rFonts w:ascii="Times New Roman" w:eastAsia="Times New Roman" w:hAnsi="Times New Roman"/>
                    <w:spacing w:val="-1"/>
                  </w:rPr>
                </w:rPrChange>
              </w:rPr>
              <w:t>Deve ser preenchido com:</w:t>
            </w:r>
          </w:p>
          <w:p w14:paraId="6C40A07F" w14:textId="77777777" w:rsidR="003F3EDE" w:rsidRPr="00C30B30" w:rsidRDefault="003F3EDE" w:rsidP="0025185C">
            <w:pPr>
              <w:spacing w:after="0"/>
              <w:rPr>
                <w:rFonts w:ascii="Arial" w:eastAsia="Times New Roman" w:hAnsi="Arial" w:cs="Arial"/>
                <w:spacing w:val="-1"/>
                <w:sz w:val="20"/>
                <w:szCs w:val="20"/>
                <w:rPrChange w:id="4225"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26" w:author="Adelino Naquarta Sepalanga Domingos" w:date="2025-03-05T09:10:00Z" w16du:dateUtc="2025-03-05T08:10:00Z">
                  <w:rPr>
                    <w:rFonts w:ascii="Times New Roman" w:eastAsia="Times New Roman" w:hAnsi="Times New Roman"/>
                    <w:spacing w:val="-1"/>
                  </w:rPr>
                </w:rPrChange>
              </w:rPr>
              <w:t>“P” – Produtos;</w:t>
            </w:r>
          </w:p>
          <w:p w14:paraId="065A2439" w14:textId="77777777" w:rsidR="003F3EDE" w:rsidRPr="00C30B30" w:rsidRDefault="003F3EDE" w:rsidP="0025185C">
            <w:pPr>
              <w:spacing w:after="0"/>
              <w:rPr>
                <w:rFonts w:ascii="Arial" w:eastAsia="Times New Roman" w:hAnsi="Arial" w:cs="Arial"/>
                <w:spacing w:val="-1"/>
                <w:sz w:val="20"/>
                <w:szCs w:val="20"/>
                <w:rPrChange w:id="4227"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28" w:author="Adelino Naquarta Sepalanga Domingos" w:date="2025-03-05T09:10:00Z" w16du:dateUtc="2025-03-05T08:10:00Z">
                  <w:rPr>
                    <w:rFonts w:ascii="Times New Roman" w:eastAsia="Times New Roman" w:hAnsi="Times New Roman"/>
                    <w:spacing w:val="-1"/>
                  </w:rPr>
                </w:rPrChange>
              </w:rPr>
              <w:t>“S” – Serviços;</w:t>
            </w:r>
          </w:p>
          <w:p w14:paraId="4B2C4A64" w14:textId="77777777" w:rsidR="003F3EDE" w:rsidRPr="00C30B30" w:rsidRDefault="003F3EDE" w:rsidP="0025185C">
            <w:pPr>
              <w:spacing w:after="0"/>
              <w:rPr>
                <w:rFonts w:ascii="Arial" w:eastAsia="Times New Roman" w:hAnsi="Arial" w:cs="Arial"/>
                <w:spacing w:val="-1"/>
                <w:sz w:val="20"/>
                <w:szCs w:val="20"/>
                <w:rPrChange w:id="4229"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30" w:author="Adelino Naquarta Sepalanga Domingos" w:date="2025-03-05T09:10:00Z" w16du:dateUtc="2025-03-05T08:10:00Z">
                  <w:rPr>
                    <w:rFonts w:ascii="Times New Roman" w:eastAsia="Times New Roman" w:hAnsi="Times New Roman"/>
                    <w:spacing w:val="-1"/>
                  </w:rPr>
                </w:rPrChange>
              </w:rPr>
              <w:t>“O” – Outros (Ex: portes debitados, adiantamentos recebidos ou alienação de activos);</w:t>
            </w:r>
          </w:p>
          <w:p w14:paraId="7D2EB431" w14:textId="77777777" w:rsidR="003F3EDE" w:rsidRPr="00C30B30" w:rsidRDefault="003F3EDE" w:rsidP="0025185C">
            <w:pPr>
              <w:spacing w:after="0"/>
              <w:rPr>
                <w:rFonts w:ascii="Arial" w:eastAsia="Times New Roman" w:hAnsi="Arial" w:cs="Arial"/>
                <w:spacing w:val="-1"/>
                <w:sz w:val="20"/>
                <w:szCs w:val="20"/>
                <w:rPrChange w:id="4231"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32" w:author="Adelino Naquarta Sepalanga Domingos" w:date="2025-03-05T09:10:00Z" w16du:dateUtc="2025-03-05T08:10:00Z">
                  <w:rPr>
                    <w:rFonts w:ascii="Times New Roman" w:eastAsia="Times New Roman" w:hAnsi="Times New Roman"/>
                    <w:spacing w:val="-1"/>
                  </w:rPr>
                </w:rPrChange>
              </w:rPr>
              <w:t>“E” – Impostos Especiais de Consumo – (</w:t>
            </w:r>
            <w:proofErr w:type="spellStart"/>
            <w:proofErr w:type="gramStart"/>
            <w:r w:rsidRPr="00C30B30">
              <w:rPr>
                <w:rFonts w:ascii="Arial" w:eastAsia="Times New Roman" w:hAnsi="Arial" w:cs="Arial"/>
                <w:spacing w:val="-1"/>
                <w:sz w:val="20"/>
                <w:szCs w:val="20"/>
                <w:rPrChange w:id="4233" w:author="Adelino Naquarta Sepalanga Domingos" w:date="2025-03-05T09:10:00Z" w16du:dateUtc="2025-03-05T08:10:00Z">
                  <w:rPr>
                    <w:rFonts w:ascii="Times New Roman" w:eastAsia="Times New Roman" w:hAnsi="Times New Roman"/>
                    <w:spacing w:val="-1"/>
                  </w:rPr>
                </w:rPrChange>
              </w:rPr>
              <w:t>ex.:IEC</w:t>
            </w:r>
            <w:proofErr w:type="spellEnd"/>
            <w:proofErr w:type="gramEnd"/>
            <w:r w:rsidRPr="00C30B30">
              <w:rPr>
                <w:rFonts w:ascii="Arial" w:eastAsia="Times New Roman" w:hAnsi="Arial" w:cs="Arial"/>
                <w:spacing w:val="-1"/>
                <w:sz w:val="20"/>
                <w:szCs w:val="20"/>
                <w:rPrChange w:id="4234" w:author="Adelino Naquarta Sepalanga Domingos" w:date="2025-03-05T09:10:00Z" w16du:dateUtc="2025-03-05T08:10:00Z">
                  <w:rPr>
                    <w:rFonts w:ascii="Times New Roman" w:eastAsia="Times New Roman" w:hAnsi="Times New Roman"/>
                    <w:spacing w:val="-1"/>
                  </w:rPr>
                </w:rPrChange>
              </w:rPr>
              <w:t>);</w:t>
            </w:r>
          </w:p>
          <w:p w14:paraId="03C3C227" w14:textId="701C85E6" w:rsidR="003F3EDE" w:rsidRPr="00C30B30" w:rsidRDefault="003F3EDE" w:rsidP="0025185C">
            <w:pPr>
              <w:spacing w:after="0"/>
              <w:rPr>
                <w:rFonts w:ascii="Arial" w:eastAsia="Times New Roman" w:hAnsi="Arial" w:cs="Arial"/>
                <w:spacing w:val="-1"/>
                <w:sz w:val="20"/>
                <w:szCs w:val="20"/>
                <w:rPrChange w:id="4235"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36" w:author="Adelino Naquarta Sepalanga Domingos" w:date="2025-03-05T09:10:00Z" w16du:dateUtc="2025-03-05T08:10:00Z">
                  <w:rPr>
                    <w:rFonts w:ascii="Times New Roman" w:eastAsia="Times New Roman" w:hAnsi="Times New Roman"/>
                    <w:spacing w:val="-1"/>
                  </w:rPr>
                </w:rPrChange>
              </w:rPr>
              <w:t>“I” – Impostos, taxas e encargos parafiscais – excepto IVA e IS que deve</w:t>
            </w:r>
            <w:del w:id="4237" w:author="Adelino Naquarta Sepalanga Domingos" w:date="2025-03-05T09:11:00Z" w16du:dateUtc="2025-03-05T08:11:00Z">
              <w:r w:rsidRPr="00C30B30" w:rsidDel="004866BB">
                <w:rPr>
                  <w:rFonts w:ascii="Arial" w:eastAsia="Times New Roman" w:hAnsi="Arial" w:cs="Arial"/>
                  <w:spacing w:val="-1"/>
                  <w:sz w:val="20"/>
                  <w:szCs w:val="20"/>
                  <w:rPrChange w:id="4238" w:author="Adelino Naquarta Sepalanga Domingos" w:date="2025-03-05T09:10:00Z" w16du:dateUtc="2025-03-05T08:10:00Z">
                    <w:rPr>
                      <w:rFonts w:ascii="Times New Roman" w:eastAsia="Times New Roman" w:hAnsi="Times New Roman"/>
                      <w:spacing w:val="-1"/>
                    </w:rPr>
                  </w:rPrChange>
                </w:rPr>
                <w:delText>rão</w:delText>
              </w:r>
            </w:del>
            <w:ins w:id="4239" w:author="Adelino Naquarta Sepalanga Domingos" w:date="2025-03-05T09:11:00Z" w16du:dateUtc="2025-03-05T08:11:00Z">
              <w:r w:rsidR="004866BB">
                <w:rPr>
                  <w:rFonts w:ascii="Arial" w:eastAsia="Times New Roman" w:hAnsi="Arial" w:cs="Arial"/>
                  <w:spacing w:val="-1"/>
                  <w:sz w:val="20"/>
                  <w:szCs w:val="20"/>
                </w:rPr>
                <w:t>m</w:t>
              </w:r>
            </w:ins>
            <w:r w:rsidRPr="00C30B30">
              <w:rPr>
                <w:rFonts w:ascii="Arial" w:eastAsia="Times New Roman" w:hAnsi="Arial" w:cs="Arial"/>
                <w:spacing w:val="-1"/>
                <w:sz w:val="20"/>
                <w:szCs w:val="20"/>
                <w:rPrChange w:id="4240" w:author="Adelino Naquarta Sepalanga Domingos" w:date="2025-03-05T09:10:00Z" w16du:dateUtc="2025-03-05T08:10:00Z">
                  <w:rPr>
                    <w:rFonts w:ascii="Times New Roman" w:eastAsia="Times New Roman" w:hAnsi="Times New Roman"/>
                    <w:spacing w:val="-1"/>
                  </w:rPr>
                </w:rPrChange>
              </w:rPr>
              <w:t xml:space="preserve"> ser </w:t>
            </w:r>
            <w:proofErr w:type="spellStart"/>
            <w:r w:rsidRPr="00C30B30">
              <w:rPr>
                <w:rFonts w:ascii="Arial" w:eastAsia="Times New Roman" w:hAnsi="Arial" w:cs="Arial"/>
                <w:spacing w:val="-1"/>
                <w:sz w:val="20"/>
                <w:szCs w:val="20"/>
                <w:rPrChange w:id="4241" w:author="Adelino Naquarta Sepalanga Domingos" w:date="2025-03-05T09:10:00Z" w16du:dateUtc="2025-03-05T08:10:00Z">
                  <w:rPr>
                    <w:rFonts w:ascii="Times New Roman" w:eastAsia="Times New Roman" w:hAnsi="Times New Roman"/>
                    <w:spacing w:val="-1"/>
                  </w:rPr>
                </w:rPrChange>
              </w:rPr>
              <w:t>reflectidos</w:t>
            </w:r>
            <w:proofErr w:type="spellEnd"/>
            <w:r w:rsidRPr="00C30B30">
              <w:rPr>
                <w:rFonts w:ascii="Arial" w:eastAsia="Times New Roman" w:hAnsi="Arial" w:cs="Arial"/>
                <w:spacing w:val="-1"/>
                <w:sz w:val="20"/>
                <w:szCs w:val="20"/>
                <w:rPrChange w:id="4242" w:author="Adelino Naquarta Sepalanga Domingos" w:date="2025-03-05T09:10:00Z" w16du:dateUtc="2025-03-05T08:10:00Z">
                  <w:rPr>
                    <w:rFonts w:ascii="Times New Roman" w:eastAsia="Times New Roman" w:hAnsi="Times New Roman"/>
                    <w:spacing w:val="-1"/>
                  </w:rPr>
                </w:rPrChange>
              </w:rPr>
              <w:t xml:space="preserve"> na tabela 2.5</w:t>
            </w:r>
          </w:p>
          <w:p w14:paraId="07FBF982" w14:textId="5146E7C2" w:rsidR="003F3EDE" w:rsidRPr="00C30B30" w:rsidRDefault="003F3EDE" w:rsidP="0025185C">
            <w:pPr>
              <w:rPr>
                <w:rFonts w:ascii="Arial" w:eastAsia="Times New Roman" w:hAnsi="Arial" w:cs="Arial"/>
                <w:spacing w:val="-1"/>
                <w:sz w:val="20"/>
                <w:szCs w:val="20"/>
                <w:rPrChange w:id="4243"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44" w:author="Adelino Naquarta Sepalanga Domingos" w:date="2025-03-05T09:10:00Z" w16du:dateUtc="2025-03-05T08:10:00Z">
                  <w:rPr>
                    <w:rFonts w:ascii="Times New Roman" w:eastAsia="Times New Roman" w:hAnsi="Times New Roman"/>
                    <w:spacing w:val="-1"/>
                  </w:rPr>
                </w:rPrChange>
              </w:rPr>
              <w:t xml:space="preserve">– Tabela de impostos (Tax </w:t>
            </w:r>
            <w:proofErr w:type="spellStart"/>
            <w:r w:rsidRPr="00C30B30">
              <w:rPr>
                <w:rFonts w:ascii="Arial" w:eastAsia="Times New Roman" w:hAnsi="Arial" w:cs="Arial"/>
                <w:spacing w:val="-1"/>
                <w:sz w:val="20"/>
                <w:szCs w:val="20"/>
                <w:rPrChange w:id="4245" w:author="Adelino Naquarta Sepalanga Domingos" w:date="2025-03-05T09:10:00Z" w16du:dateUtc="2025-03-05T08:10:00Z">
                  <w:rPr>
                    <w:rFonts w:ascii="Times New Roman" w:eastAsia="Times New Roman" w:hAnsi="Times New Roman"/>
                    <w:spacing w:val="-1"/>
                  </w:rPr>
                </w:rPrChange>
              </w:rPr>
              <w:t>Table</w:t>
            </w:r>
            <w:proofErr w:type="spellEnd"/>
            <w:r w:rsidRPr="00C30B30">
              <w:rPr>
                <w:rFonts w:ascii="Arial" w:eastAsia="Times New Roman" w:hAnsi="Arial" w:cs="Arial"/>
                <w:spacing w:val="-1"/>
                <w:sz w:val="20"/>
                <w:szCs w:val="20"/>
                <w:rPrChange w:id="4246" w:author="Adelino Naquarta Sepalanga Domingos" w:date="2025-03-05T09:10:00Z" w16du:dateUtc="2025-03-05T08:10:00Z">
                  <w:rPr>
                    <w:rFonts w:ascii="Times New Roman" w:eastAsia="Times New Roman" w:hAnsi="Times New Roman"/>
                    <w:spacing w:val="-1"/>
                  </w:rPr>
                </w:rPrChange>
              </w:rPr>
              <w:t>) e Impostos Especiais de Consumo, que deve</w:t>
            </w:r>
            <w:ins w:id="4247" w:author="Adelino Naquarta Sepalanga Domingos" w:date="2025-03-05T09:11:00Z" w16du:dateUtc="2025-03-05T08:11:00Z">
              <w:r w:rsidR="004866BB">
                <w:rPr>
                  <w:rFonts w:ascii="Arial" w:eastAsia="Times New Roman" w:hAnsi="Arial" w:cs="Arial"/>
                  <w:spacing w:val="-1"/>
                  <w:sz w:val="20"/>
                  <w:szCs w:val="20"/>
                </w:rPr>
                <w:t>m</w:t>
              </w:r>
            </w:ins>
            <w:del w:id="4248" w:author="Adelino Naquarta Sepalanga Domingos" w:date="2025-03-05T09:11:00Z" w16du:dateUtc="2025-03-05T08:11:00Z">
              <w:r w:rsidRPr="00C30B30" w:rsidDel="004866BB">
                <w:rPr>
                  <w:rFonts w:ascii="Arial" w:eastAsia="Times New Roman" w:hAnsi="Arial" w:cs="Arial"/>
                  <w:spacing w:val="-1"/>
                  <w:sz w:val="20"/>
                  <w:szCs w:val="20"/>
                  <w:rPrChange w:id="4249" w:author="Adelino Naquarta Sepalanga Domingos" w:date="2025-03-05T09:10:00Z" w16du:dateUtc="2025-03-05T08:10:00Z">
                    <w:rPr>
                      <w:rFonts w:ascii="Times New Roman" w:eastAsia="Times New Roman" w:hAnsi="Times New Roman"/>
                      <w:spacing w:val="-1"/>
                    </w:rPr>
                  </w:rPrChange>
                </w:rPr>
                <w:delText>rão</w:delText>
              </w:r>
            </w:del>
            <w:r w:rsidRPr="00C30B30">
              <w:rPr>
                <w:rFonts w:ascii="Arial" w:eastAsia="Times New Roman" w:hAnsi="Arial" w:cs="Arial"/>
                <w:spacing w:val="-1"/>
                <w:sz w:val="20"/>
                <w:szCs w:val="20"/>
                <w:rPrChange w:id="4250" w:author="Adelino Naquarta Sepalanga Domingos" w:date="2025-03-05T09:10:00Z" w16du:dateUtc="2025-03-05T08:10:00Z">
                  <w:rPr>
                    <w:rFonts w:ascii="Times New Roman" w:eastAsia="Times New Roman" w:hAnsi="Times New Roman"/>
                    <w:spacing w:val="-1"/>
                  </w:rPr>
                </w:rPrChange>
              </w:rPr>
              <w:t xml:space="preserve"> ser preenchidos com o código “E”.</w:t>
            </w: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9FB190" w14:textId="77777777" w:rsidR="003F3EDE" w:rsidRPr="00C30B30" w:rsidRDefault="003F3EDE" w:rsidP="0025185C">
            <w:pPr>
              <w:jc w:val="center"/>
              <w:rPr>
                <w:rFonts w:ascii="Arial" w:eastAsia="Times New Roman" w:hAnsi="Arial" w:cs="Arial"/>
                <w:spacing w:val="-1"/>
                <w:sz w:val="20"/>
                <w:szCs w:val="20"/>
                <w:rPrChange w:id="4251" w:author="Adelino Naquarta Sepalanga Domingos" w:date="2025-03-05T09:10:00Z" w16du:dateUtc="2025-03-05T08:10:00Z">
                  <w:rPr>
                    <w:rFonts w:ascii="Times New Roman" w:eastAsia="Times New Roman" w:hAnsi="Times New Roman"/>
                    <w:spacing w:val="-1"/>
                  </w:rPr>
                </w:rPrChange>
              </w:rPr>
            </w:pPr>
          </w:p>
          <w:p w14:paraId="516BCA23" w14:textId="77777777" w:rsidR="003F3EDE" w:rsidRPr="00C30B30" w:rsidRDefault="003F3EDE" w:rsidP="0025185C">
            <w:pPr>
              <w:jc w:val="center"/>
              <w:rPr>
                <w:rFonts w:ascii="Arial" w:eastAsia="Times New Roman" w:hAnsi="Arial" w:cs="Arial"/>
                <w:spacing w:val="-1"/>
                <w:sz w:val="20"/>
                <w:szCs w:val="20"/>
                <w:rPrChange w:id="4252" w:author="Adelino Naquarta Sepalanga Domingos" w:date="2025-03-05T09:10:00Z" w16du:dateUtc="2025-03-05T08:10:00Z">
                  <w:rPr>
                    <w:rFonts w:ascii="Times New Roman" w:eastAsia="Times New Roman" w:hAnsi="Times New Roman"/>
                    <w:spacing w:val="-1"/>
                  </w:rPr>
                </w:rPrChange>
              </w:rPr>
            </w:pPr>
          </w:p>
          <w:p w14:paraId="2F367EFA" w14:textId="77777777" w:rsidR="003F3EDE" w:rsidRPr="00C30B30" w:rsidRDefault="003F3EDE" w:rsidP="0025185C">
            <w:pPr>
              <w:jc w:val="center"/>
              <w:rPr>
                <w:rFonts w:ascii="Arial" w:eastAsia="Times New Roman" w:hAnsi="Arial" w:cs="Arial"/>
                <w:spacing w:val="-1"/>
                <w:sz w:val="20"/>
                <w:szCs w:val="20"/>
                <w:rPrChange w:id="4253" w:author="Adelino Naquarta Sepalanga Domingos" w:date="2025-03-05T09:10:00Z" w16du:dateUtc="2025-03-05T08:10:00Z">
                  <w:rPr>
                    <w:rFonts w:ascii="Times New Roman" w:eastAsia="Times New Roman" w:hAnsi="Times New Roman"/>
                    <w:spacing w:val="-1"/>
                  </w:rPr>
                </w:rPrChange>
              </w:rPr>
            </w:pPr>
          </w:p>
          <w:p w14:paraId="58B203A0" w14:textId="77777777" w:rsidR="003F3EDE" w:rsidRPr="00C30B30" w:rsidRDefault="003F3EDE" w:rsidP="0025185C">
            <w:pPr>
              <w:jc w:val="center"/>
              <w:rPr>
                <w:rFonts w:ascii="Arial" w:eastAsia="Times New Roman" w:hAnsi="Arial" w:cs="Arial"/>
                <w:spacing w:val="-1"/>
                <w:sz w:val="20"/>
                <w:szCs w:val="20"/>
                <w:rPrChange w:id="4254" w:author="Adelino Naquarta Sepalanga Domingos" w:date="2025-03-05T09:10:00Z" w16du:dateUtc="2025-03-05T08:10:00Z">
                  <w:rPr>
                    <w:rFonts w:ascii="Times New Roman" w:eastAsia="Times New Roman" w:hAnsi="Times New Roman"/>
                    <w:spacing w:val="-1"/>
                  </w:rPr>
                </w:rPrChange>
              </w:rPr>
            </w:pPr>
          </w:p>
          <w:p w14:paraId="404203EA" w14:textId="77777777" w:rsidR="003F3EDE" w:rsidRPr="00C30B30" w:rsidRDefault="003F3EDE" w:rsidP="0025185C">
            <w:pPr>
              <w:jc w:val="center"/>
              <w:rPr>
                <w:rFonts w:ascii="Arial" w:eastAsia="Times New Roman" w:hAnsi="Arial" w:cs="Arial"/>
                <w:spacing w:val="-1"/>
                <w:sz w:val="20"/>
                <w:szCs w:val="20"/>
                <w:rPrChange w:id="4255" w:author="Adelino Naquarta Sepalanga Domingos" w:date="2025-03-05T09:10:00Z" w16du:dateUtc="2025-03-05T08:10:00Z">
                  <w:rPr>
                    <w:rFonts w:ascii="Times New Roman" w:eastAsia="Times New Roman" w:hAnsi="Times New Roman"/>
                    <w:spacing w:val="-1"/>
                  </w:rPr>
                </w:rPrChange>
              </w:rPr>
            </w:pPr>
          </w:p>
          <w:p w14:paraId="3F9D0C56" w14:textId="77777777" w:rsidR="003F3EDE" w:rsidRPr="00C30B30" w:rsidRDefault="003F3EDE" w:rsidP="0025185C">
            <w:pPr>
              <w:jc w:val="center"/>
              <w:rPr>
                <w:rFonts w:ascii="Arial" w:eastAsia="Times New Roman" w:hAnsi="Arial" w:cs="Arial"/>
                <w:spacing w:val="-1"/>
                <w:sz w:val="20"/>
                <w:szCs w:val="20"/>
                <w:rPrChange w:id="4256"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57" w:author="Adelino Naquarta Sepalanga Domingos" w:date="2025-03-05T09:10:00Z" w16du:dateUtc="2025-03-05T08:10:00Z">
                  <w:rPr>
                    <w:rFonts w:ascii="Times New Roman" w:eastAsia="Times New Roman" w:hAnsi="Times New Roman"/>
                    <w:spacing w:val="-1"/>
                  </w:rPr>
                </w:rPrChange>
              </w:rPr>
              <w:t>Texto</w:t>
            </w:r>
          </w:p>
          <w:p w14:paraId="06EF2167" w14:textId="77777777" w:rsidR="003F3EDE" w:rsidRPr="00C30B30" w:rsidRDefault="003F3EDE" w:rsidP="0025185C">
            <w:pPr>
              <w:jc w:val="center"/>
              <w:rPr>
                <w:rFonts w:ascii="Arial" w:eastAsia="Times New Roman" w:hAnsi="Arial" w:cs="Arial"/>
                <w:spacing w:val="-1"/>
                <w:sz w:val="20"/>
                <w:szCs w:val="20"/>
                <w:rPrChange w:id="4258"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59" w:author="Adelino Naquarta Sepalanga Domingos" w:date="2025-03-05T09:10:00Z" w16du:dateUtc="2025-03-05T08:10:00Z">
                  <w:rPr>
                    <w:rFonts w:ascii="Times New Roman" w:eastAsia="Times New Roman" w:hAnsi="Times New Roman"/>
                    <w:spacing w:val="-1"/>
                  </w:rPr>
                </w:rPrChange>
              </w:rPr>
              <w:t>1</w:t>
            </w:r>
          </w:p>
        </w:tc>
      </w:tr>
      <w:tr w:rsidR="003F3EDE" w:rsidRPr="00C30B30" w14:paraId="2796BD19" w14:textId="77777777" w:rsidTr="0025185C">
        <w:trPr>
          <w:trHeight w:val="690"/>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D46A93A" w14:textId="77777777" w:rsidR="003F3EDE" w:rsidRPr="00C30B30" w:rsidRDefault="003F3EDE" w:rsidP="0025185C">
            <w:pPr>
              <w:jc w:val="center"/>
              <w:rPr>
                <w:rFonts w:ascii="Arial" w:eastAsia="Times New Roman" w:hAnsi="Arial" w:cs="Arial"/>
                <w:spacing w:val="-1"/>
                <w:sz w:val="20"/>
                <w:szCs w:val="20"/>
                <w:rPrChange w:id="4260"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61" w:author="Adelino Naquarta Sepalanga Domingos" w:date="2025-03-05T09:10:00Z" w16du:dateUtc="2025-03-05T08:10:00Z">
                  <w:rPr>
                    <w:rFonts w:ascii="Times New Roman" w:eastAsia="Times New Roman" w:hAnsi="Times New Roman"/>
                    <w:spacing w:val="-1"/>
                  </w:rPr>
                </w:rPrChange>
              </w:rPr>
              <w:t>2.4.2.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D6E784" w14:textId="77777777" w:rsidR="003F3EDE" w:rsidRPr="00C30B30" w:rsidRDefault="003F3EDE" w:rsidP="0025185C">
            <w:pPr>
              <w:jc w:val="center"/>
              <w:rPr>
                <w:rFonts w:ascii="Arial" w:eastAsia="Times New Roman" w:hAnsi="Arial" w:cs="Arial"/>
                <w:spacing w:val="-1"/>
                <w:sz w:val="20"/>
                <w:szCs w:val="20"/>
                <w:rPrChange w:id="4262"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63" w:author="Adelino Naquarta Sepalanga Domingos" w:date="2025-03-05T09:10:00Z" w16du:dateUtc="2025-03-05T08:1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17C9DCE" w14:textId="77777777" w:rsidR="003F3EDE" w:rsidRPr="00C30B30" w:rsidRDefault="003F3EDE" w:rsidP="0025185C">
            <w:pPr>
              <w:rPr>
                <w:rFonts w:ascii="Arial" w:eastAsia="Times New Roman" w:hAnsi="Arial" w:cs="Arial"/>
                <w:spacing w:val="-1"/>
                <w:sz w:val="20"/>
                <w:szCs w:val="20"/>
                <w:rPrChange w:id="4264"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65" w:author="Adelino Naquarta Sepalanga Domingos" w:date="2025-03-05T09:10:00Z" w16du:dateUtc="2025-03-05T08:10:00Z">
                  <w:rPr>
                    <w:rFonts w:ascii="Times New Roman" w:eastAsia="Times New Roman" w:hAnsi="Times New Roman"/>
                    <w:spacing w:val="-1"/>
                  </w:rPr>
                </w:rPrChange>
              </w:rPr>
              <w:t>Identificador do produto ou serviço (</w:t>
            </w:r>
            <w:proofErr w:type="spellStart"/>
            <w:r w:rsidRPr="00C30B30">
              <w:rPr>
                <w:rFonts w:ascii="Arial" w:eastAsia="Times New Roman" w:hAnsi="Arial" w:cs="Arial"/>
                <w:spacing w:val="-1"/>
                <w:sz w:val="20"/>
                <w:szCs w:val="20"/>
                <w:rPrChange w:id="4266" w:author="Adelino Naquarta Sepalanga Domingos" w:date="2025-03-05T09:10:00Z" w16du:dateUtc="2025-03-05T08:10:00Z">
                  <w:rPr>
                    <w:rFonts w:ascii="Times New Roman" w:eastAsia="Times New Roman" w:hAnsi="Times New Roman"/>
                    <w:spacing w:val="-1"/>
                  </w:rPr>
                </w:rPrChange>
              </w:rPr>
              <w:t>ProductCode</w:t>
            </w:r>
            <w:proofErr w:type="spellEnd"/>
            <w:r w:rsidRPr="00C30B30">
              <w:rPr>
                <w:rFonts w:ascii="Arial" w:eastAsia="Times New Roman" w:hAnsi="Arial" w:cs="Arial"/>
                <w:spacing w:val="-1"/>
                <w:sz w:val="20"/>
                <w:szCs w:val="20"/>
                <w:rPrChange w:id="4267" w:author="Adelino Naquarta Sepalanga Domingos" w:date="2025-03-05T09:10:00Z" w16du:dateUtc="2025-03-05T08:10:00Z">
                  <w:rPr>
                    <w:rFonts w:ascii="Times New Roman" w:eastAsia="Times New Roman" w:hAnsi="Times New Roman"/>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BE9C10" w14:textId="77777777" w:rsidR="003F3EDE" w:rsidRPr="00C30B30" w:rsidRDefault="003F3EDE" w:rsidP="0025185C">
            <w:pPr>
              <w:rPr>
                <w:rFonts w:ascii="Arial" w:eastAsia="Times New Roman" w:hAnsi="Arial" w:cs="Arial"/>
                <w:spacing w:val="-1"/>
                <w:sz w:val="20"/>
                <w:szCs w:val="20"/>
                <w:rPrChange w:id="4268"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69" w:author="Adelino Naquarta Sepalanga Domingos" w:date="2025-03-05T09:10:00Z" w16du:dateUtc="2025-03-05T08:10:00Z">
                  <w:rPr>
                    <w:rFonts w:ascii="Times New Roman" w:eastAsia="Times New Roman" w:hAnsi="Times New Roman"/>
                    <w:spacing w:val="-1"/>
                  </w:rPr>
                </w:rPrChange>
              </w:rPr>
              <w:t>Código único do produto na lista de produtos.</w:t>
            </w:r>
          </w:p>
        </w:tc>
        <w:tc>
          <w:tcPr>
            <w:tcW w:w="14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75DC71" w14:textId="77777777" w:rsidR="003F3EDE" w:rsidRPr="00C30B30" w:rsidRDefault="003F3EDE" w:rsidP="0025185C">
            <w:pPr>
              <w:jc w:val="center"/>
              <w:rPr>
                <w:rFonts w:ascii="Arial" w:eastAsia="Times New Roman" w:hAnsi="Arial" w:cs="Arial"/>
                <w:spacing w:val="-1"/>
                <w:sz w:val="20"/>
                <w:szCs w:val="20"/>
                <w:rPrChange w:id="4270"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71" w:author="Adelino Naquarta Sepalanga Domingos" w:date="2025-03-05T09:10:00Z" w16du:dateUtc="2025-03-05T08:10:00Z">
                  <w:rPr>
                    <w:rFonts w:ascii="Times New Roman" w:eastAsia="Times New Roman" w:hAnsi="Times New Roman"/>
                    <w:spacing w:val="-1"/>
                  </w:rPr>
                </w:rPrChange>
              </w:rPr>
              <w:t>Texto 60</w:t>
            </w:r>
          </w:p>
        </w:tc>
      </w:tr>
      <w:tr w:rsidR="003F3EDE" w:rsidRPr="00C30B30" w14:paraId="708B5060" w14:textId="77777777" w:rsidTr="0025185C">
        <w:trPr>
          <w:trHeight w:val="542"/>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E12260" w14:textId="77777777" w:rsidR="003F3EDE" w:rsidRPr="00C30B30" w:rsidRDefault="003F3EDE" w:rsidP="0025185C">
            <w:pPr>
              <w:jc w:val="center"/>
              <w:rPr>
                <w:rFonts w:ascii="Arial" w:eastAsia="Times New Roman" w:hAnsi="Arial" w:cs="Arial"/>
                <w:spacing w:val="-1"/>
                <w:sz w:val="20"/>
                <w:szCs w:val="20"/>
                <w:rPrChange w:id="4272"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73" w:author="Adelino Naquarta Sepalanga Domingos" w:date="2025-03-05T09:10:00Z" w16du:dateUtc="2025-03-05T08:10:00Z">
                  <w:rPr>
                    <w:rFonts w:ascii="Times New Roman" w:eastAsia="Times New Roman" w:hAnsi="Times New Roman"/>
                    <w:spacing w:val="-1"/>
                  </w:rPr>
                </w:rPrChange>
              </w:rPr>
              <w:t>2.4.3.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F0A2DA" w14:textId="77777777" w:rsidR="003F3EDE" w:rsidRPr="00C30B30" w:rsidRDefault="003F3EDE" w:rsidP="0025185C">
            <w:pPr>
              <w:jc w:val="center"/>
              <w:rPr>
                <w:rFonts w:ascii="Arial" w:eastAsia="Times New Roman" w:hAnsi="Arial" w:cs="Arial"/>
                <w:spacing w:val="-1"/>
                <w:sz w:val="20"/>
                <w:szCs w:val="20"/>
                <w:rPrChange w:id="4274" w:author="Adelino Naquarta Sepalanga Domingos" w:date="2025-03-05T09:10:00Z" w16du:dateUtc="2025-03-05T08:1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1A46735" w14:textId="77777777" w:rsidR="003F3EDE" w:rsidRPr="00C30B30" w:rsidRDefault="003F3EDE" w:rsidP="0025185C">
            <w:pPr>
              <w:rPr>
                <w:rFonts w:ascii="Arial" w:eastAsia="Times New Roman" w:hAnsi="Arial" w:cs="Arial"/>
                <w:spacing w:val="-1"/>
                <w:sz w:val="20"/>
                <w:szCs w:val="20"/>
                <w:rPrChange w:id="4275"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76" w:author="Adelino Naquarta Sepalanga Domingos" w:date="2025-03-05T09:10:00Z" w16du:dateUtc="2025-03-05T08:10:00Z">
                  <w:rPr>
                    <w:rFonts w:ascii="Times New Roman" w:eastAsia="Times New Roman" w:hAnsi="Times New Roman"/>
                    <w:spacing w:val="-1"/>
                  </w:rPr>
                </w:rPrChange>
              </w:rPr>
              <w:t>Família do produto ou serviço (</w:t>
            </w:r>
            <w:proofErr w:type="spellStart"/>
            <w:r w:rsidRPr="00C30B30">
              <w:rPr>
                <w:rFonts w:ascii="Arial" w:eastAsia="Times New Roman" w:hAnsi="Arial" w:cs="Arial"/>
                <w:spacing w:val="-1"/>
                <w:sz w:val="20"/>
                <w:szCs w:val="20"/>
                <w:rPrChange w:id="4277" w:author="Adelino Naquarta Sepalanga Domingos" w:date="2025-03-05T09:10:00Z" w16du:dateUtc="2025-03-05T08:10:00Z">
                  <w:rPr>
                    <w:rFonts w:ascii="Times New Roman" w:eastAsia="Times New Roman" w:hAnsi="Times New Roman"/>
                    <w:spacing w:val="-1"/>
                  </w:rPr>
                </w:rPrChange>
              </w:rPr>
              <w:t>ProductGroup</w:t>
            </w:r>
            <w:proofErr w:type="spellEnd"/>
            <w:r w:rsidRPr="00C30B30">
              <w:rPr>
                <w:rFonts w:ascii="Arial" w:eastAsia="Times New Roman" w:hAnsi="Arial" w:cs="Arial"/>
                <w:spacing w:val="-1"/>
                <w:sz w:val="20"/>
                <w:szCs w:val="20"/>
                <w:rPrChange w:id="4278" w:author="Adelino Naquarta Sepalanga Domingos" w:date="2025-03-05T09:10:00Z" w16du:dateUtc="2025-03-05T08:10:00Z">
                  <w:rPr>
                    <w:rFonts w:ascii="Times New Roman" w:eastAsia="Times New Roman" w:hAnsi="Times New Roman"/>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17FFD9" w14:textId="77777777" w:rsidR="003F3EDE" w:rsidRPr="00C30B30" w:rsidRDefault="003F3EDE" w:rsidP="0025185C">
            <w:pPr>
              <w:rPr>
                <w:rFonts w:ascii="Arial" w:eastAsia="Times New Roman" w:hAnsi="Arial" w:cs="Arial"/>
                <w:spacing w:val="-1"/>
                <w:sz w:val="20"/>
                <w:szCs w:val="20"/>
                <w:rPrChange w:id="4279" w:author="Adelino Naquarta Sepalanga Domingos" w:date="2025-03-05T09:10:00Z" w16du:dateUtc="2025-03-05T08:10:00Z">
                  <w:rPr>
                    <w:rFonts w:ascii="Times New Roman" w:eastAsia="Times New Roman" w:hAnsi="Times New Roman"/>
                    <w:spacing w:val="-1"/>
                  </w:rPr>
                </w:rPrChange>
              </w:rPr>
            </w:pP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BEE607" w14:textId="77777777" w:rsidR="003F3EDE" w:rsidRPr="00C30B30" w:rsidRDefault="003F3EDE" w:rsidP="0025185C">
            <w:pPr>
              <w:jc w:val="center"/>
              <w:rPr>
                <w:rFonts w:ascii="Arial" w:eastAsia="Times New Roman" w:hAnsi="Arial" w:cs="Arial"/>
                <w:spacing w:val="-1"/>
                <w:sz w:val="20"/>
                <w:szCs w:val="20"/>
                <w:rPrChange w:id="4280"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81" w:author="Adelino Naquarta Sepalanga Domingos" w:date="2025-03-05T09:10:00Z" w16du:dateUtc="2025-03-05T08:10:00Z">
                  <w:rPr>
                    <w:rFonts w:ascii="Times New Roman" w:eastAsia="Times New Roman" w:hAnsi="Times New Roman"/>
                    <w:spacing w:val="-1"/>
                  </w:rPr>
                </w:rPrChange>
              </w:rPr>
              <w:t>Texto 50</w:t>
            </w:r>
          </w:p>
        </w:tc>
      </w:tr>
      <w:tr w:rsidR="003F3EDE" w:rsidRPr="00C30B30" w14:paraId="37FB5105" w14:textId="77777777" w:rsidTr="0025185C">
        <w:trPr>
          <w:trHeight w:val="1760"/>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97736B" w14:textId="77777777" w:rsidR="003F3EDE" w:rsidRPr="00C30B30" w:rsidRDefault="003F3EDE" w:rsidP="0025185C">
            <w:pPr>
              <w:jc w:val="center"/>
              <w:rPr>
                <w:rFonts w:ascii="Arial" w:eastAsia="Times New Roman" w:hAnsi="Arial" w:cs="Arial"/>
                <w:spacing w:val="-1"/>
                <w:sz w:val="20"/>
                <w:szCs w:val="20"/>
                <w:rPrChange w:id="4282"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83" w:author="Adelino Naquarta Sepalanga Domingos" w:date="2025-03-05T09:10:00Z" w16du:dateUtc="2025-03-05T08:10:00Z">
                  <w:rPr>
                    <w:rFonts w:ascii="Times New Roman" w:eastAsia="Times New Roman" w:hAnsi="Times New Roman"/>
                    <w:spacing w:val="-1"/>
                  </w:rPr>
                </w:rPrChange>
              </w:rPr>
              <w:t>2.4.4.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339E78" w14:textId="77777777" w:rsidR="003F3EDE" w:rsidRPr="00C30B30" w:rsidRDefault="003F3EDE" w:rsidP="0025185C">
            <w:pPr>
              <w:jc w:val="center"/>
              <w:rPr>
                <w:rFonts w:ascii="Arial" w:eastAsia="Times New Roman" w:hAnsi="Arial" w:cs="Arial"/>
                <w:spacing w:val="-1"/>
                <w:sz w:val="20"/>
                <w:szCs w:val="20"/>
                <w:rPrChange w:id="4284"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85" w:author="Adelino Naquarta Sepalanga Domingos" w:date="2025-03-05T09:10:00Z" w16du:dateUtc="2025-03-05T08:1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535031" w14:textId="77777777" w:rsidR="003F3EDE" w:rsidRPr="00C30B30" w:rsidRDefault="003F3EDE" w:rsidP="0025185C">
            <w:pPr>
              <w:rPr>
                <w:rFonts w:ascii="Arial" w:eastAsia="Times New Roman" w:hAnsi="Arial" w:cs="Arial"/>
                <w:spacing w:val="-1"/>
                <w:sz w:val="20"/>
                <w:szCs w:val="20"/>
                <w:rPrChange w:id="4286" w:author="Adelino Naquarta Sepalanga Domingos" w:date="2025-03-05T09:10:00Z" w16du:dateUtc="2025-03-05T08:10:00Z">
                  <w:rPr>
                    <w:rFonts w:ascii="Times New Roman" w:eastAsia="Times New Roman" w:hAnsi="Times New Roman"/>
                    <w:spacing w:val="-1"/>
                  </w:rPr>
                </w:rPrChange>
              </w:rPr>
            </w:pPr>
          </w:p>
          <w:p w14:paraId="7E381F2B" w14:textId="77777777" w:rsidR="003F3EDE" w:rsidRPr="00C30B30" w:rsidRDefault="003F3EDE" w:rsidP="0025185C">
            <w:pPr>
              <w:rPr>
                <w:rFonts w:ascii="Arial" w:eastAsia="Times New Roman" w:hAnsi="Arial" w:cs="Arial"/>
                <w:spacing w:val="-1"/>
                <w:sz w:val="20"/>
                <w:szCs w:val="20"/>
                <w:rPrChange w:id="4287"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88" w:author="Adelino Naquarta Sepalanga Domingos" w:date="2025-03-05T09:10:00Z" w16du:dateUtc="2025-03-05T08:10:00Z">
                  <w:rPr>
                    <w:rFonts w:ascii="Times New Roman" w:eastAsia="Times New Roman" w:hAnsi="Times New Roman"/>
                    <w:spacing w:val="-1"/>
                  </w:rPr>
                </w:rPrChange>
              </w:rPr>
              <w:t>Descrição do produto ou serviço (</w:t>
            </w:r>
            <w:proofErr w:type="spellStart"/>
            <w:r w:rsidRPr="00C30B30">
              <w:rPr>
                <w:rFonts w:ascii="Arial" w:eastAsia="Times New Roman" w:hAnsi="Arial" w:cs="Arial"/>
                <w:spacing w:val="-1"/>
                <w:sz w:val="20"/>
                <w:szCs w:val="20"/>
                <w:rPrChange w:id="4289" w:author="Adelino Naquarta Sepalanga Domingos" w:date="2025-03-05T09:10:00Z" w16du:dateUtc="2025-03-05T08:10:00Z">
                  <w:rPr>
                    <w:rFonts w:ascii="Times New Roman" w:eastAsia="Times New Roman" w:hAnsi="Times New Roman"/>
                    <w:spacing w:val="-1"/>
                  </w:rPr>
                </w:rPrChange>
              </w:rPr>
              <w:t>ProductDescription</w:t>
            </w:r>
            <w:proofErr w:type="spellEnd"/>
            <w:r w:rsidRPr="00C30B30">
              <w:rPr>
                <w:rFonts w:ascii="Arial" w:eastAsia="Times New Roman" w:hAnsi="Arial" w:cs="Arial"/>
                <w:spacing w:val="-1"/>
                <w:sz w:val="20"/>
                <w:szCs w:val="20"/>
                <w:rPrChange w:id="4290" w:author="Adelino Naquarta Sepalanga Domingos" w:date="2025-03-05T09:10:00Z" w16du:dateUtc="2025-03-05T08:10:00Z">
                  <w:rPr>
                    <w:rFonts w:ascii="Times New Roman" w:eastAsia="Times New Roman" w:hAnsi="Times New Roman"/>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10BDBD" w14:textId="77777777" w:rsidR="003F3EDE" w:rsidRPr="00C30B30" w:rsidRDefault="003F3EDE" w:rsidP="0025185C">
            <w:pPr>
              <w:rPr>
                <w:rFonts w:ascii="Arial" w:eastAsia="Times New Roman" w:hAnsi="Arial" w:cs="Arial"/>
                <w:spacing w:val="-1"/>
                <w:sz w:val="20"/>
                <w:szCs w:val="20"/>
                <w:rPrChange w:id="4291"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92" w:author="Adelino Naquarta Sepalanga Domingos" w:date="2025-03-05T09:10:00Z" w16du:dateUtc="2025-03-05T08:10:00Z">
                  <w:rPr>
                    <w:rFonts w:ascii="Times New Roman" w:eastAsia="Times New Roman" w:hAnsi="Times New Roman"/>
                    <w:spacing w:val="-1"/>
                  </w:rPr>
                </w:rPrChange>
              </w:rPr>
              <w:t>Deve corresponder à denominação usual dos bens ou dos serviços prestados, com especificação dos elementos necessários à determinação da taxa de imposto aplicável.</w:t>
            </w:r>
          </w:p>
        </w:tc>
        <w:tc>
          <w:tcPr>
            <w:tcW w:w="14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4BE515" w14:textId="77777777" w:rsidR="003F3EDE" w:rsidRPr="00C30B30" w:rsidRDefault="003F3EDE" w:rsidP="0025185C">
            <w:pPr>
              <w:jc w:val="center"/>
              <w:rPr>
                <w:rFonts w:ascii="Arial" w:eastAsia="Times New Roman" w:hAnsi="Arial" w:cs="Arial"/>
                <w:spacing w:val="-1"/>
                <w:sz w:val="20"/>
                <w:szCs w:val="20"/>
                <w:rPrChange w:id="4293" w:author="Adelino Naquarta Sepalanga Domingos" w:date="2025-03-05T09:10:00Z" w16du:dateUtc="2025-03-05T08:10:00Z">
                  <w:rPr>
                    <w:rFonts w:ascii="Times New Roman" w:eastAsia="Times New Roman" w:hAnsi="Times New Roman"/>
                    <w:spacing w:val="-1"/>
                  </w:rPr>
                </w:rPrChange>
              </w:rPr>
            </w:pPr>
          </w:p>
          <w:p w14:paraId="1DA04646" w14:textId="77777777" w:rsidR="003F3EDE" w:rsidRPr="00C30B30" w:rsidRDefault="003F3EDE" w:rsidP="0025185C">
            <w:pPr>
              <w:jc w:val="center"/>
              <w:rPr>
                <w:rFonts w:ascii="Arial" w:eastAsia="Times New Roman" w:hAnsi="Arial" w:cs="Arial"/>
                <w:spacing w:val="-1"/>
                <w:sz w:val="20"/>
                <w:szCs w:val="20"/>
                <w:rPrChange w:id="4294"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95" w:author="Adelino Naquarta Sepalanga Domingos" w:date="2025-03-05T09:10:00Z" w16du:dateUtc="2025-03-05T08:10:00Z">
                  <w:rPr>
                    <w:rFonts w:ascii="Times New Roman" w:eastAsia="Times New Roman" w:hAnsi="Times New Roman"/>
                    <w:spacing w:val="-1"/>
                  </w:rPr>
                </w:rPrChange>
              </w:rPr>
              <w:t xml:space="preserve">Texto </w:t>
            </w:r>
          </w:p>
          <w:p w14:paraId="28B4B7C9" w14:textId="77777777" w:rsidR="003F3EDE" w:rsidRPr="00C30B30" w:rsidRDefault="003F3EDE" w:rsidP="0025185C">
            <w:pPr>
              <w:jc w:val="center"/>
              <w:rPr>
                <w:rFonts w:ascii="Arial" w:eastAsia="Times New Roman" w:hAnsi="Arial" w:cs="Arial"/>
                <w:spacing w:val="-1"/>
                <w:sz w:val="20"/>
                <w:szCs w:val="20"/>
                <w:rPrChange w:id="4296"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97" w:author="Adelino Naquarta Sepalanga Domingos" w:date="2025-03-05T09:10:00Z" w16du:dateUtc="2025-03-05T08:10:00Z">
                  <w:rPr>
                    <w:rFonts w:ascii="Times New Roman" w:eastAsia="Times New Roman" w:hAnsi="Times New Roman"/>
                    <w:spacing w:val="-1"/>
                  </w:rPr>
                </w:rPrChange>
              </w:rPr>
              <w:t>200</w:t>
            </w:r>
          </w:p>
        </w:tc>
      </w:tr>
      <w:tr w:rsidR="003F3EDE" w:rsidRPr="00C30B30" w14:paraId="7B78D81F" w14:textId="77777777" w:rsidTr="0025185C">
        <w:trPr>
          <w:trHeight w:val="189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5FECBB" w14:textId="77777777" w:rsidR="003F3EDE" w:rsidRPr="00C30B30" w:rsidRDefault="003F3EDE" w:rsidP="0025185C">
            <w:pPr>
              <w:jc w:val="center"/>
              <w:rPr>
                <w:rFonts w:ascii="Arial" w:eastAsia="Times New Roman" w:hAnsi="Arial" w:cs="Arial"/>
                <w:spacing w:val="-1"/>
                <w:sz w:val="20"/>
                <w:szCs w:val="20"/>
                <w:rPrChange w:id="4298"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299" w:author="Adelino Naquarta Sepalanga Domingos" w:date="2025-03-05T09:10:00Z" w16du:dateUtc="2025-03-05T08:10:00Z">
                  <w:rPr>
                    <w:rFonts w:ascii="Times New Roman" w:eastAsia="Times New Roman" w:hAnsi="Times New Roman"/>
                    <w:spacing w:val="-1"/>
                  </w:rPr>
                </w:rPrChange>
              </w:rPr>
              <w:lastRenderedPageBreak/>
              <w:t>2.4.5.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E099973" w14:textId="77777777" w:rsidR="003F3EDE" w:rsidRPr="00C30B30" w:rsidRDefault="003F3EDE" w:rsidP="0025185C">
            <w:pPr>
              <w:jc w:val="center"/>
              <w:rPr>
                <w:rFonts w:ascii="Arial" w:eastAsia="Times New Roman" w:hAnsi="Arial" w:cs="Arial"/>
                <w:spacing w:val="-1"/>
                <w:sz w:val="20"/>
                <w:szCs w:val="20"/>
                <w:rPrChange w:id="4300"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301" w:author="Adelino Naquarta Sepalanga Domingos" w:date="2025-03-05T09:10:00Z" w16du:dateUtc="2025-03-05T08:1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150B09D" w14:textId="77777777" w:rsidR="003F3EDE" w:rsidRPr="00C30B30" w:rsidRDefault="003F3EDE" w:rsidP="0025185C">
            <w:pPr>
              <w:rPr>
                <w:rFonts w:ascii="Arial" w:eastAsia="Times New Roman" w:hAnsi="Arial" w:cs="Arial"/>
                <w:spacing w:val="-1"/>
                <w:sz w:val="20"/>
                <w:szCs w:val="20"/>
                <w:rPrChange w:id="4302"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303" w:author="Adelino Naquarta Sepalanga Domingos" w:date="2025-03-05T09:10:00Z" w16du:dateUtc="2025-03-05T08:10:00Z">
                  <w:rPr>
                    <w:rFonts w:ascii="Times New Roman" w:eastAsia="Times New Roman" w:hAnsi="Times New Roman"/>
                    <w:spacing w:val="-1"/>
                  </w:rPr>
                </w:rPrChange>
              </w:rPr>
              <w:t>Código do produto (</w:t>
            </w:r>
            <w:proofErr w:type="spellStart"/>
            <w:r w:rsidRPr="00C30B30">
              <w:rPr>
                <w:rFonts w:ascii="Arial" w:eastAsia="Times New Roman" w:hAnsi="Arial" w:cs="Arial"/>
                <w:spacing w:val="-1"/>
                <w:sz w:val="20"/>
                <w:szCs w:val="20"/>
                <w:rPrChange w:id="4304" w:author="Adelino Naquarta Sepalanga Domingos" w:date="2025-03-05T09:10:00Z" w16du:dateUtc="2025-03-05T08:10:00Z">
                  <w:rPr>
                    <w:rFonts w:ascii="Times New Roman" w:eastAsia="Times New Roman" w:hAnsi="Times New Roman"/>
                    <w:spacing w:val="-1"/>
                  </w:rPr>
                </w:rPrChange>
              </w:rPr>
              <w:t>ProductNumberCode</w:t>
            </w:r>
            <w:proofErr w:type="spellEnd"/>
            <w:r w:rsidRPr="00C30B30">
              <w:rPr>
                <w:rFonts w:ascii="Arial" w:eastAsia="Times New Roman" w:hAnsi="Arial" w:cs="Arial"/>
                <w:spacing w:val="-1"/>
                <w:sz w:val="20"/>
                <w:szCs w:val="20"/>
                <w:rPrChange w:id="4305" w:author="Adelino Naquarta Sepalanga Domingos" w:date="2025-03-05T09:10:00Z" w16du:dateUtc="2025-03-05T08:10:00Z">
                  <w:rPr>
                    <w:rFonts w:ascii="Times New Roman" w:eastAsia="Times New Roman" w:hAnsi="Times New Roman"/>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9436B8" w14:textId="77777777" w:rsidR="003F3EDE" w:rsidRPr="00C30B30" w:rsidRDefault="003F3EDE" w:rsidP="0025185C">
            <w:pPr>
              <w:rPr>
                <w:rFonts w:ascii="Arial" w:eastAsia="Times New Roman" w:hAnsi="Arial" w:cs="Arial"/>
                <w:spacing w:val="-1"/>
                <w:sz w:val="20"/>
                <w:szCs w:val="20"/>
                <w:rPrChange w:id="4306"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307" w:author="Adelino Naquarta Sepalanga Domingos" w:date="2025-03-05T09:10:00Z" w16du:dateUtc="2025-03-05T08:10:00Z">
                  <w:rPr>
                    <w:rFonts w:ascii="Times New Roman" w:eastAsia="Times New Roman" w:hAnsi="Times New Roman"/>
                    <w:spacing w:val="-1"/>
                  </w:rPr>
                </w:rPrChange>
              </w:rPr>
              <w:t>Deve ser utilizado o código EAN (código de barras) do produto.</w:t>
            </w:r>
          </w:p>
          <w:p w14:paraId="7404402E" w14:textId="77777777" w:rsidR="003F3EDE" w:rsidRPr="00C30B30" w:rsidRDefault="003F3EDE" w:rsidP="0025185C">
            <w:pPr>
              <w:rPr>
                <w:rFonts w:ascii="Arial" w:eastAsia="Times New Roman" w:hAnsi="Arial" w:cs="Arial"/>
                <w:spacing w:val="-1"/>
                <w:sz w:val="20"/>
                <w:szCs w:val="20"/>
                <w:rPrChange w:id="4308"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309" w:author="Adelino Naquarta Sepalanga Domingos" w:date="2025-03-05T09:10:00Z" w16du:dateUtc="2025-03-05T08:10:00Z">
                  <w:rPr>
                    <w:rFonts w:ascii="Times New Roman" w:eastAsia="Times New Roman" w:hAnsi="Times New Roman"/>
                    <w:spacing w:val="-1"/>
                  </w:rPr>
                </w:rPrChange>
              </w:rPr>
              <w:t>Quando este não existir, preencher com o valor do campo 2.4.2. - Identificador do produto ou serviço (</w:t>
            </w:r>
            <w:proofErr w:type="spellStart"/>
            <w:r w:rsidRPr="00C30B30">
              <w:rPr>
                <w:rFonts w:ascii="Arial" w:eastAsia="Times New Roman" w:hAnsi="Arial" w:cs="Arial"/>
                <w:spacing w:val="-1"/>
                <w:sz w:val="20"/>
                <w:szCs w:val="20"/>
                <w:rPrChange w:id="4310" w:author="Adelino Naquarta Sepalanga Domingos" w:date="2025-03-05T09:10:00Z" w16du:dateUtc="2025-03-05T08:10:00Z">
                  <w:rPr>
                    <w:rFonts w:ascii="Times New Roman" w:eastAsia="Times New Roman" w:hAnsi="Times New Roman"/>
                    <w:spacing w:val="-1"/>
                  </w:rPr>
                </w:rPrChange>
              </w:rPr>
              <w:t>Product</w:t>
            </w:r>
            <w:proofErr w:type="spellEnd"/>
            <w:r w:rsidRPr="00C30B30">
              <w:rPr>
                <w:rFonts w:ascii="Arial" w:eastAsia="Times New Roman" w:hAnsi="Arial" w:cs="Arial"/>
                <w:spacing w:val="-1"/>
                <w:sz w:val="20"/>
                <w:szCs w:val="20"/>
                <w:rPrChange w:id="4311" w:author="Adelino Naquarta Sepalanga Domingos" w:date="2025-03-05T09:10:00Z" w16du:dateUtc="2025-03-05T08:10:00Z">
                  <w:rPr>
                    <w:rFonts w:ascii="Times New Roman" w:eastAsia="Times New Roman" w:hAnsi="Times New Roman"/>
                    <w:spacing w:val="-1"/>
                  </w:rPr>
                </w:rPrChange>
              </w:rPr>
              <w:t xml:space="preserve"> </w:t>
            </w:r>
            <w:proofErr w:type="spellStart"/>
            <w:r w:rsidRPr="00C30B30">
              <w:rPr>
                <w:rFonts w:ascii="Arial" w:eastAsia="Times New Roman" w:hAnsi="Arial" w:cs="Arial"/>
                <w:spacing w:val="-1"/>
                <w:sz w:val="20"/>
                <w:szCs w:val="20"/>
                <w:rPrChange w:id="4312" w:author="Adelino Naquarta Sepalanga Domingos" w:date="2025-03-05T09:10:00Z" w16du:dateUtc="2025-03-05T08:10:00Z">
                  <w:rPr>
                    <w:rFonts w:ascii="Times New Roman" w:eastAsia="Times New Roman" w:hAnsi="Times New Roman"/>
                    <w:spacing w:val="-1"/>
                  </w:rPr>
                </w:rPrChange>
              </w:rPr>
              <w:t>Code</w:t>
            </w:r>
            <w:proofErr w:type="spellEnd"/>
            <w:r w:rsidRPr="00C30B30">
              <w:rPr>
                <w:rFonts w:ascii="Arial" w:eastAsia="Times New Roman" w:hAnsi="Arial" w:cs="Arial"/>
                <w:spacing w:val="-1"/>
                <w:sz w:val="20"/>
                <w:szCs w:val="20"/>
                <w:rPrChange w:id="4313" w:author="Adelino Naquarta Sepalanga Domingos" w:date="2025-03-05T09:10:00Z" w16du:dateUtc="2025-03-05T08:10:00Z">
                  <w:rPr>
                    <w:rFonts w:ascii="Times New Roman" w:eastAsia="Times New Roman" w:hAnsi="Times New Roman"/>
                    <w:spacing w:val="-1"/>
                  </w:rPr>
                </w:rPrChange>
              </w:rPr>
              <w:t>).</w:t>
            </w: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1F10FB" w14:textId="77777777" w:rsidR="003F3EDE" w:rsidRPr="00C30B30" w:rsidRDefault="003F3EDE" w:rsidP="0025185C">
            <w:pPr>
              <w:jc w:val="center"/>
              <w:rPr>
                <w:rFonts w:ascii="Arial" w:eastAsia="Times New Roman" w:hAnsi="Arial" w:cs="Arial"/>
                <w:spacing w:val="-1"/>
                <w:sz w:val="20"/>
                <w:szCs w:val="20"/>
                <w:rPrChange w:id="4314" w:author="Adelino Naquarta Sepalanga Domingos" w:date="2025-03-05T09:10:00Z" w16du:dateUtc="2025-03-05T08:10:00Z">
                  <w:rPr>
                    <w:rFonts w:ascii="Times New Roman" w:eastAsia="Times New Roman" w:hAnsi="Times New Roman"/>
                    <w:spacing w:val="-1"/>
                  </w:rPr>
                </w:rPrChange>
              </w:rPr>
            </w:pPr>
          </w:p>
          <w:p w14:paraId="5CDB5927" w14:textId="77777777" w:rsidR="003F3EDE" w:rsidRPr="00C30B30" w:rsidRDefault="003F3EDE" w:rsidP="0025185C">
            <w:pPr>
              <w:jc w:val="center"/>
              <w:rPr>
                <w:rFonts w:ascii="Arial" w:eastAsia="Times New Roman" w:hAnsi="Arial" w:cs="Arial"/>
                <w:spacing w:val="-1"/>
                <w:sz w:val="20"/>
                <w:szCs w:val="20"/>
                <w:rPrChange w:id="4315"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316" w:author="Adelino Naquarta Sepalanga Domingos" w:date="2025-03-05T09:10:00Z" w16du:dateUtc="2025-03-05T08:10:00Z">
                  <w:rPr>
                    <w:rFonts w:ascii="Times New Roman" w:eastAsia="Times New Roman" w:hAnsi="Times New Roman"/>
                    <w:spacing w:val="-1"/>
                  </w:rPr>
                </w:rPrChange>
              </w:rPr>
              <w:t xml:space="preserve">Texto </w:t>
            </w:r>
          </w:p>
          <w:p w14:paraId="65F8238D" w14:textId="77777777" w:rsidR="003F3EDE" w:rsidRPr="00C30B30" w:rsidRDefault="003F3EDE" w:rsidP="0025185C">
            <w:pPr>
              <w:jc w:val="center"/>
              <w:rPr>
                <w:rFonts w:ascii="Arial" w:eastAsia="Times New Roman" w:hAnsi="Arial" w:cs="Arial"/>
                <w:spacing w:val="-1"/>
                <w:sz w:val="20"/>
                <w:szCs w:val="20"/>
                <w:rPrChange w:id="4317"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318" w:author="Adelino Naquarta Sepalanga Domingos" w:date="2025-03-05T09:10:00Z" w16du:dateUtc="2025-03-05T08:10:00Z">
                  <w:rPr>
                    <w:rFonts w:ascii="Times New Roman" w:eastAsia="Times New Roman" w:hAnsi="Times New Roman"/>
                    <w:spacing w:val="-1"/>
                  </w:rPr>
                </w:rPrChange>
              </w:rPr>
              <w:t>60</w:t>
            </w:r>
          </w:p>
        </w:tc>
      </w:tr>
      <w:tr w:rsidR="003F3EDE" w:rsidRPr="00C30B30" w14:paraId="58086902" w14:textId="77777777" w:rsidTr="0025185C">
        <w:trPr>
          <w:trHeight w:val="65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081FC9" w14:textId="77777777" w:rsidR="003F3EDE" w:rsidRPr="00C30B30" w:rsidRDefault="003F3EDE" w:rsidP="0025185C">
            <w:pPr>
              <w:jc w:val="center"/>
              <w:rPr>
                <w:rFonts w:ascii="Arial" w:eastAsia="Times New Roman" w:hAnsi="Arial" w:cs="Arial"/>
                <w:spacing w:val="-1"/>
                <w:sz w:val="20"/>
                <w:szCs w:val="20"/>
                <w:rPrChange w:id="4319"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320" w:author="Adelino Naquarta Sepalanga Domingos" w:date="2025-03-05T09:10:00Z" w16du:dateUtc="2025-03-05T08:10:00Z">
                  <w:rPr>
                    <w:rFonts w:ascii="Times New Roman" w:eastAsia="Times New Roman" w:hAnsi="Times New Roman"/>
                    <w:spacing w:val="-1"/>
                  </w:rPr>
                </w:rPrChange>
              </w:rPr>
              <w:t>2.4.6.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B84C0B" w14:textId="77777777" w:rsidR="003F3EDE" w:rsidRPr="00C30B30" w:rsidRDefault="003F3EDE" w:rsidP="0025185C">
            <w:pPr>
              <w:jc w:val="center"/>
              <w:rPr>
                <w:rFonts w:ascii="Arial" w:eastAsia="Times New Roman" w:hAnsi="Arial" w:cs="Arial"/>
                <w:spacing w:val="-1"/>
                <w:sz w:val="20"/>
                <w:szCs w:val="20"/>
                <w:rPrChange w:id="4321" w:author="Adelino Naquarta Sepalanga Domingos" w:date="2025-03-05T09:10:00Z" w16du:dateUtc="2025-03-05T08:1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4A1CA9" w14:textId="77777777" w:rsidR="003F3EDE" w:rsidRPr="00C30B30" w:rsidRDefault="003F3EDE" w:rsidP="0025185C">
            <w:pPr>
              <w:rPr>
                <w:rFonts w:ascii="Arial" w:eastAsia="Times New Roman" w:hAnsi="Arial" w:cs="Arial"/>
                <w:spacing w:val="-1"/>
                <w:sz w:val="20"/>
                <w:szCs w:val="20"/>
                <w:rPrChange w:id="4322"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323" w:author="Adelino Naquarta Sepalanga Domingos" w:date="2025-03-05T09:10:00Z" w16du:dateUtc="2025-03-05T08:10:00Z">
                  <w:rPr>
                    <w:rFonts w:ascii="Times New Roman" w:eastAsia="Times New Roman" w:hAnsi="Times New Roman"/>
                    <w:spacing w:val="-1"/>
                  </w:rPr>
                </w:rPrChange>
              </w:rPr>
              <w:t>Caraterização aduaneira (</w:t>
            </w:r>
            <w:proofErr w:type="spellStart"/>
            <w:r w:rsidRPr="00C30B30">
              <w:rPr>
                <w:rFonts w:ascii="Arial" w:eastAsia="Times New Roman" w:hAnsi="Arial" w:cs="Arial"/>
                <w:spacing w:val="-1"/>
                <w:sz w:val="20"/>
                <w:szCs w:val="20"/>
                <w:rPrChange w:id="4324" w:author="Adelino Naquarta Sepalanga Domingos" w:date="2025-03-05T09:10:00Z" w16du:dateUtc="2025-03-05T08:10:00Z">
                  <w:rPr>
                    <w:rFonts w:ascii="Times New Roman" w:eastAsia="Times New Roman" w:hAnsi="Times New Roman"/>
                    <w:spacing w:val="-1"/>
                  </w:rPr>
                </w:rPrChange>
              </w:rPr>
              <w:t>CustomsDetails</w:t>
            </w:r>
            <w:proofErr w:type="spellEnd"/>
            <w:r w:rsidRPr="00C30B30">
              <w:rPr>
                <w:rFonts w:ascii="Arial" w:eastAsia="Times New Roman" w:hAnsi="Arial" w:cs="Arial"/>
                <w:spacing w:val="-1"/>
                <w:sz w:val="20"/>
                <w:szCs w:val="20"/>
                <w:rPrChange w:id="4325" w:author="Adelino Naquarta Sepalanga Domingos" w:date="2025-03-05T09:10:00Z" w16du:dateUtc="2025-03-05T08:10:00Z">
                  <w:rPr>
                    <w:rFonts w:ascii="Times New Roman" w:eastAsia="Times New Roman" w:hAnsi="Times New Roman"/>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3A50FE" w14:textId="77777777" w:rsidR="003F3EDE" w:rsidRPr="00C30B30" w:rsidRDefault="003F3EDE" w:rsidP="0025185C">
            <w:pPr>
              <w:rPr>
                <w:rFonts w:ascii="Arial" w:eastAsia="Times New Roman" w:hAnsi="Arial" w:cs="Arial"/>
                <w:spacing w:val="-1"/>
                <w:sz w:val="20"/>
                <w:szCs w:val="20"/>
                <w:rPrChange w:id="4326" w:author="Adelino Naquarta Sepalanga Domingos" w:date="2025-03-05T09:10:00Z" w16du:dateUtc="2025-03-05T08:10:00Z">
                  <w:rPr>
                    <w:rFonts w:ascii="Times New Roman" w:eastAsia="Times New Roman" w:hAnsi="Times New Roman"/>
                    <w:spacing w:val="-1"/>
                  </w:rPr>
                </w:rPrChange>
              </w:rPr>
            </w:pPr>
          </w:p>
        </w:tc>
        <w:tc>
          <w:tcPr>
            <w:tcW w:w="14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41F2B3" w14:textId="77777777" w:rsidR="003F3EDE" w:rsidRPr="00C30B30" w:rsidRDefault="003F3EDE" w:rsidP="0025185C">
            <w:pPr>
              <w:jc w:val="center"/>
              <w:rPr>
                <w:rFonts w:ascii="Arial" w:eastAsia="Times New Roman" w:hAnsi="Arial" w:cs="Arial"/>
                <w:spacing w:val="-1"/>
                <w:sz w:val="20"/>
                <w:szCs w:val="20"/>
                <w:rPrChange w:id="4327"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328" w:author="Adelino Naquarta Sepalanga Domingos" w:date="2025-03-05T09:10:00Z" w16du:dateUtc="2025-03-05T08:10:00Z">
                  <w:rPr>
                    <w:rFonts w:ascii="Times New Roman" w:eastAsia="Times New Roman" w:hAnsi="Times New Roman"/>
                    <w:spacing w:val="-1"/>
                  </w:rPr>
                </w:rPrChange>
              </w:rPr>
              <w:t>Não Aplicável</w:t>
            </w:r>
          </w:p>
        </w:tc>
      </w:tr>
      <w:tr w:rsidR="003F3EDE" w:rsidRPr="00C30B30" w14:paraId="4AF8C566" w14:textId="77777777" w:rsidTr="0025185C">
        <w:trPr>
          <w:trHeight w:val="32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B16377" w14:textId="77777777" w:rsidR="003F3EDE" w:rsidRPr="00C30B30" w:rsidRDefault="003F3EDE" w:rsidP="0025185C">
            <w:pPr>
              <w:jc w:val="center"/>
              <w:rPr>
                <w:rFonts w:ascii="Arial" w:eastAsia="Times New Roman" w:hAnsi="Arial" w:cs="Arial"/>
                <w:spacing w:val="-1"/>
                <w:sz w:val="20"/>
                <w:szCs w:val="20"/>
                <w:rPrChange w:id="4329"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330" w:author="Adelino Naquarta Sepalanga Domingos" w:date="2025-03-05T09:10:00Z" w16du:dateUtc="2025-03-05T08:10:00Z">
                  <w:rPr>
                    <w:rFonts w:ascii="Times New Roman" w:eastAsia="Times New Roman" w:hAnsi="Times New Roman"/>
                    <w:spacing w:val="-1"/>
                  </w:rPr>
                </w:rPrChange>
              </w:rPr>
              <w:t>2.4.6.1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41C219" w14:textId="77777777" w:rsidR="003F3EDE" w:rsidRPr="00C30B30" w:rsidRDefault="003F3EDE" w:rsidP="0025185C">
            <w:pPr>
              <w:jc w:val="center"/>
              <w:rPr>
                <w:rFonts w:ascii="Arial" w:eastAsia="Times New Roman" w:hAnsi="Arial" w:cs="Arial"/>
                <w:spacing w:val="-1"/>
                <w:sz w:val="20"/>
                <w:szCs w:val="20"/>
                <w:rPrChange w:id="4331" w:author="Adelino Naquarta Sepalanga Domingos" w:date="2025-03-05T09:10:00Z" w16du:dateUtc="2025-03-05T08:1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BFE1D8" w14:textId="77777777" w:rsidR="003F3EDE" w:rsidRPr="00C30B30" w:rsidRDefault="003F3EDE" w:rsidP="0025185C">
            <w:pPr>
              <w:rPr>
                <w:rFonts w:ascii="Arial" w:eastAsia="Times New Roman" w:hAnsi="Arial" w:cs="Arial"/>
                <w:spacing w:val="-1"/>
                <w:sz w:val="20"/>
                <w:szCs w:val="20"/>
                <w:rPrChange w:id="4332"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333" w:author="Adelino Naquarta Sepalanga Domingos" w:date="2025-03-05T09:10:00Z" w16du:dateUtc="2025-03-05T08:10:00Z">
                  <w:rPr>
                    <w:rFonts w:ascii="Times New Roman" w:eastAsia="Times New Roman" w:hAnsi="Times New Roman"/>
                    <w:spacing w:val="-1"/>
                  </w:rPr>
                </w:rPrChange>
              </w:rPr>
              <w:t>Número ONU (</w:t>
            </w:r>
            <w:proofErr w:type="spellStart"/>
            <w:r w:rsidRPr="00C30B30">
              <w:rPr>
                <w:rFonts w:ascii="Arial" w:eastAsia="Times New Roman" w:hAnsi="Arial" w:cs="Arial"/>
                <w:spacing w:val="-1"/>
                <w:sz w:val="20"/>
                <w:szCs w:val="20"/>
                <w:rPrChange w:id="4334" w:author="Adelino Naquarta Sepalanga Domingos" w:date="2025-03-05T09:10:00Z" w16du:dateUtc="2025-03-05T08:10:00Z">
                  <w:rPr>
                    <w:rFonts w:ascii="Times New Roman" w:eastAsia="Times New Roman" w:hAnsi="Times New Roman"/>
                    <w:spacing w:val="-1"/>
                  </w:rPr>
                </w:rPrChange>
              </w:rPr>
              <w:t>UNNumber</w:t>
            </w:r>
            <w:proofErr w:type="spellEnd"/>
            <w:r w:rsidRPr="00C30B30">
              <w:rPr>
                <w:rFonts w:ascii="Arial" w:eastAsia="Times New Roman" w:hAnsi="Arial" w:cs="Arial"/>
                <w:spacing w:val="-1"/>
                <w:sz w:val="20"/>
                <w:szCs w:val="20"/>
                <w:rPrChange w:id="4335" w:author="Adelino Naquarta Sepalanga Domingos" w:date="2025-03-05T09:10:00Z" w16du:dateUtc="2025-03-05T08:10:00Z">
                  <w:rPr>
                    <w:rFonts w:ascii="Times New Roman" w:eastAsia="Times New Roman" w:hAnsi="Times New Roman"/>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47EE1E" w14:textId="77777777" w:rsidR="003F3EDE" w:rsidRPr="00C30B30" w:rsidRDefault="003F3EDE" w:rsidP="0025185C">
            <w:pPr>
              <w:rPr>
                <w:rFonts w:ascii="Arial" w:eastAsia="Times New Roman" w:hAnsi="Arial" w:cs="Arial"/>
                <w:spacing w:val="-1"/>
                <w:sz w:val="20"/>
                <w:szCs w:val="20"/>
                <w:rPrChange w:id="4336"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337" w:author="Adelino Naquarta Sepalanga Domingos" w:date="2025-03-05T09:10:00Z" w16du:dateUtc="2025-03-05T08:10:00Z">
                  <w:rPr>
                    <w:rFonts w:ascii="Times New Roman" w:eastAsia="Times New Roman" w:hAnsi="Times New Roman"/>
                    <w:spacing w:val="-1"/>
                  </w:rPr>
                </w:rPrChange>
              </w:rPr>
              <w:t>Preencher com o nº ONU para produtos perigosos</w:t>
            </w: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86B5CA" w14:textId="77777777" w:rsidR="003F3EDE" w:rsidRPr="00C30B30" w:rsidRDefault="003F3EDE" w:rsidP="0025185C">
            <w:pPr>
              <w:jc w:val="center"/>
              <w:rPr>
                <w:rFonts w:ascii="Arial" w:eastAsia="Times New Roman" w:hAnsi="Arial" w:cs="Arial"/>
                <w:spacing w:val="-1"/>
                <w:sz w:val="20"/>
                <w:szCs w:val="20"/>
                <w:rPrChange w:id="4338"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339" w:author="Adelino Naquarta Sepalanga Domingos" w:date="2025-03-05T09:10:00Z" w16du:dateUtc="2025-03-05T08:10:00Z">
                  <w:rPr>
                    <w:rFonts w:ascii="Times New Roman" w:eastAsia="Times New Roman" w:hAnsi="Times New Roman"/>
                    <w:spacing w:val="-1"/>
                  </w:rPr>
                </w:rPrChange>
              </w:rPr>
              <w:t>Texto</w:t>
            </w:r>
          </w:p>
        </w:tc>
      </w:tr>
    </w:tbl>
    <w:p w14:paraId="44B9AAAE" w14:textId="77777777" w:rsidR="003F3EDE" w:rsidRPr="00691778" w:rsidRDefault="003F3EDE" w:rsidP="003F3EDE">
      <w:pPr>
        <w:spacing w:after="0" w:line="276" w:lineRule="auto"/>
        <w:ind w:right="228"/>
        <w:jc w:val="both"/>
        <w:rPr>
          <w:rFonts w:ascii="Arial" w:hAnsi="Arial" w:cs="Arial"/>
          <w:rPrChange w:id="4340" w:author="Adelino Naquarta Sepalanga Domingos" w:date="2025-03-05T08:49:00Z" w16du:dateUtc="2025-03-05T07:49:00Z">
            <w:rPr>
              <w:rFonts w:ascii="Garamond" w:hAnsi="Garamond" w:cstheme="minorHAnsi"/>
            </w:rPr>
          </w:rPrChange>
        </w:rPr>
      </w:pPr>
    </w:p>
    <w:p w14:paraId="21D5A53D" w14:textId="77777777" w:rsidR="003F3EDE" w:rsidRPr="00691778" w:rsidRDefault="003F3EDE" w:rsidP="003F3EDE">
      <w:pPr>
        <w:spacing w:after="0" w:line="276" w:lineRule="auto"/>
        <w:ind w:right="228"/>
        <w:jc w:val="both"/>
        <w:rPr>
          <w:rFonts w:ascii="Arial" w:hAnsi="Arial" w:cs="Arial"/>
          <w:rPrChange w:id="4341" w:author="Adelino Naquarta Sepalanga Domingos" w:date="2025-03-05T08:49:00Z" w16du:dateUtc="2025-03-05T07:49:00Z">
            <w:rPr>
              <w:rFonts w:ascii="Garamond" w:hAnsi="Garamond" w:cstheme="minorHAnsi"/>
            </w:rPr>
          </w:rPrChange>
        </w:rPr>
      </w:pPr>
    </w:p>
    <w:p w14:paraId="1C30C857" w14:textId="77777777" w:rsidR="003F3EDE" w:rsidRPr="00691778" w:rsidRDefault="003F3EDE" w:rsidP="003F3EDE">
      <w:pPr>
        <w:spacing w:after="240" w:line="276" w:lineRule="auto"/>
        <w:ind w:right="795"/>
        <w:jc w:val="both"/>
        <w:rPr>
          <w:rFonts w:ascii="Arial" w:eastAsia="Microsoft JhengHei" w:hAnsi="Arial" w:cs="Arial"/>
          <w:szCs w:val="24"/>
          <w:rPrChange w:id="4342" w:author="Adelino Naquarta Sepalanga Domingos" w:date="2025-03-05T08:49:00Z" w16du:dateUtc="2025-03-05T07:49:00Z">
            <w:rPr>
              <w:rFonts w:ascii="Microsoft JhengHei" w:eastAsia="Microsoft JhengHei" w:hAnsi="Microsoft JhengHei" w:cstheme="minorHAnsi"/>
              <w:szCs w:val="24"/>
            </w:rPr>
          </w:rPrChange>
        </w:rPr>
      </w:pPr>
      <w:r w:rsidRPr="00691778">
        <w:rPr>
          <w:rFonts w:ascii="Arial" w:eastAsia="Microsoft JhengHei" w:hAnsi="Arial" w:cs="Arial"/>
          <w:b/>
          <w:szCs w:val="24"/>
          <w:rPrChange w:id="4343" w:author="Adelino Naquarta Sepalanga Domingos" w:date="2025-03-05T08:49:00Z" w16du:dateUtc="2025-03-05T07:49:00Z">
            <w:rPr>
              <w:rFonts w:ascii="Microsoft JhengHei" w:eastAsia="Microsoft JhengHei" w:hAnsi="Microsoft JhengHei" w:cstheme="minorHAnsi"/>
              <w:b/>
              <w:szCs w:val="24"/>
            </w:rPr>
          </w:rPrChange>
        </w:rPr>
        <w:t>2.5 - Tabela de impostos (</w:t>
      </w:r>
      <w:proofErr w:type="spellStart"/>
      <w:r w:rsidRPr="00691778">
        <w:rPr>
          <w:rFonts w:ascii="Arial" w:eastAsia="Microsoft JhengHei" w:hAnsi="Arial" w:cs="Arial"/>
          <w:b/>
          <w:szCs w:val="24"/>
          <w:rPrChange w:id="4344" w:author="Adelino Naquarta Sepalanga Domingos" w:date="2025-03-05T08:49:00Z" w16du:dateUtc="2025-03-05T07:49:00Z">
            <w:rPr>
              <w:rFonts w:ascii="Microsoft JhengHei" w:eastAsia="Microsoft JhengHei" w:hAnsi="Microsoft JhengHei" w:cstheme="minorHAnsi"/>
              <w:b/>
              <w:szCs w:val="24"/>
            </w:rPr>
          </w:rPrChange>
        </w:rPr>
        <w:t>TaxTable</w:t>
      </w:r>
      <w:proofErr w:type="spellEnd"/>
      <w:r w:rsidRPr="00691778">
        <w:rPr>
          <w:rFonts w:ascii="Arial" w:eastAsia="Microsoft JhengHei" w:hAnsi="Arial" w:cs="Arial"/>
          <w:b/>
          <w:szCs w:val="24"/>
          <w:rPrChange w:id="4345" w:author="Adelino Naquarta Sepalanga Domingos" w:date="2025-03-05T08:49:00Z" w16du:dateUtc="2025-03-05T07:49:00Z">
            <w:rPr>
              <w:rFonts w:ascii="Microsoft JhengHei" w:eastAsia="Microsoft JhengHei" w:hAnsi="Microsoft JhengHei" w:cstheme="minorHAnsi"/>
              <w:b/>
              <w:szCs w:val="24"/>
            </w:rPr>
          </w:rPrChange>
        </w:rPr>
        <w:t>).</w:t>
      </w:r>
    </w:p>
    <w:p w14:paraId="16826768" w14:textId="77777777" w:rsidR="003F3EDE" w:rsidRPr="00691778" w:rsidRDefault="003F3EDE" w:rsidP="003F3EDE">
      <w:pPr>
        <w:spacing w:after="240" w:line="276" w:lineRule="auto"/>
        <w:jc w:val="both"/>
        <w:rPr>
          <w:rFonts w:ascii="Arial" w:eastAsia="Times New Roman" w:hAnsi="Arial" w:cs="Arial"/>
          <w:spacing w:val="-1"/>
          <w:sz w:val="24"/>
          <w:szCs w:val="24"/>
          <w:rPrChange w:id="4346"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4347" w:author="Adelino Naquarta Sepalanga Domingos" w:date="2025-03-05T08:49:00Z" w16du:dateUtc="2025-03-05T07:49:00Z">
            <w:rPr>
              <w:rFonts w:ascii="Times New Roman" w:eastAsia="Times New Roman" w:hAnsi="Times New Roman" w:cs="Times New Roman"/>
              <w:spacing w:val="-1"/>
              <w:sz w:val="24"/>
              <w:szCs w:val="24"/>
            </w:rPr>
          </w:rPrChange>
        </w:rPr>
        <w:t>Nesta tabela registam-se os regimes fiscais de IVA, praticados em cada espaço fiscal e as rubricas do imposto do selo a liquidar, aplicáveis nas linhas dos documentos, registados na tabela.</w:t>
      </w:r>
    </w:p>
    <w:tbl>
      <w:tblPr>
        <w:tblW w:w="11057" w:type="dxa"/>
        <w:tblInd w:w="-859"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04"/>
        <w:gridCol w:w="1504"/>
        <w:gridCol w:w="3000"/>
        <w:gridCol w:w="3602"/>
        <w:gridCol w:w="1447"/>
      </w:tblGrid>
      <w:tr w:rsidR="003F3EDE" w:rsidRPr="004866BB" w14:paraId="6662A5F9" w14:textId="77777777" w:rsidTr="0025185C">
        <w:trPr>
          <w:trHeight w:val="463"/>
          <w:tblHeader/>
        </w:trPr>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3C5C44B"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348" w:author="Adelino Naquarta Sepalanga Domingos" w:date="2025-03-05T09:12:00Z" w16du:dateUtc="2025-03-05T08:12:00Z">
                  <w:rPr>
                    <w:rFonts w:ascii="Times New Roman" w:eastAsia="Times New Roman" w:hAnsi="Times New Roman"/>
                    <w:b/>
                    <w:bCs/>
                    <w:color w:val="FFFFFF" w:themeColor="background1"/>
                    <w:spacing w:val="-1"/>
                  </w:rPr>
                </w:rPrChange>
              </w:rPr>
            </w:pPr>
            <w:bookmarkStart w:id="4349" w:name="_Hlk36417165"/>
            <w:r w:rsidRPr="004866BB">
              <w:rPr>
                <w:rFonts w:ascii="Arial" w:eastAsia="Times New Roman" w:hAnsi="Arial" w:cs="Arial"/>
                <w:b/>
                <w:bCs/>
                <w:color w:val="FFFFFF" w:themeColor="background1"/>
                <w:spacing w:val="-1"/>
                <w:sz w:val="20"/>
                <w:szCs w:val="20"/>
                <w:rPrChange w:id="4350" w:author="Adelino Naquarta Sepalanga Domingos" w:date="2025-03-05T09:12:00Z" w16du:dateUtc="2025-03-05T08:12:00Z">
                  <w:rPr>
                    <w:rFonts w:ascii="Times New Roman" w:eastAsia="Times New Roman" w:hAnsi="Times New Roman"/>
                    <w:b/>
                    <w:bCs/>
                    <w:color w:val="FFFFFF" w:themeColor="background1"/>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5083DF8"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351" w:author="Adelino Naquarta Sepalanga Domingos" w:date="2025-03-05T09:12:00Z" w16du:dateUtc="2025-03-05T08:12: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352" w:author="Adelino Naquarta Sepalanga Domingos" w:date="2025-03-05T09:12:00Z" w16du:dateUtc="2025-03-05T08:12:00Z">
                  <w:rPr>
                    <w:rFonts w:ascii="Times New Roman" w:eastAsia="Times New Roman" w:hAnsi="Times New Roman"/>
                    <w:b/>
                    <w:bCs/>
                    <w:color w:val="FFFFFF" w:themeColor="background1"/>
                    <w:spacing w:val="-1"/>
                  </w:rPr>
                </w:rPrChange>
              </w:rPr>
              <w:t>Obrigatório</w:t>
            </w:r>
          </w:p>
        </w:tc>
        <w:tc>
          <w:tcPr>
            <w:tcW w:w="300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583E534B"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353" w:author="Adelino Naquarta Sepalanga Domingos" w:date="2025-03-05T09:12:00Z" w16du:dateUtc="2025-03-05T08:12: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354" w:author="Adelino Naquarta Sepalanga Domingos" w:date="2025-03-05T09:12:00Z" w16du:dateUtc="2025-03-05T08:12:00Z">
                  <w:rPr>
                    <w:rFonts w:ascii="Times New Roman" w:eastAsia="Times New Roman" w:hAnsi="Times New Roman"/>
                    <w:b/>
                    <w:bCs/>
                    <w:color w:val="FFFFFF" w:themeColor="background1"/>
                    <w:spacing w:val="-1"/>
                  </w:rPr>
                </w:rPrChange>
              </w:rPr>
              <w:t>Nome do campo</w:t>
            </w:r>
          </w:p>
        </w:tc>
        <w:tc>
          <w:tcPr>
            <w:tcW w:w="3602"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6A0E5C5B"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355" w:author="Adelino Naquarta Sepalanga Domingos" w:date="2025-03-05T09:12:00Z" w16du:dateUtc="2025-03-05T08:12: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356" w:author="Adelino Naquarta Sepalanga Domingos" w:date="2025-03-05T09:12:00Z" w16du:dateUtc="2025-03-05T08:12:00Z">
                  <w:rPr>
                    <w:rFonts w:ascii="Times New Roman" w:eastAsia="Times New Roman" w:hAnsi="Times New Roman"/>
                    <w:b/>
                    <w:bCs/>
                    <w:color w:val="FFFFFF" w:themeColor="background1"/>
                    <w:spacing w:val="-1"/>
                  </w:rPr>
                </w:rPrChange>
              </w:rPr>
              <w:t>Notas técnicas</w:t>
            </w:r>
          </w:p>
        </w:tc>
        <w:tc>
          <w:tcPr>
            <w:tcW w:w="1447"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3F9EF6B"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357" w:author="Adelino Naquarta Sepalanga Domingos" w:date="2025-03-05T09:12:00Z" w16du:dateUtc="2025-03-05T08:12: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358" w:author="Adelino Naquarta Sepalanga Domingos" w:date="2025-03-05T09:12:00Z" w16du:dateUtc="2025-03-05T08:12:00Z">
                  <w:rPr>
                    <w:rFonts w:ascii="Times New Roman" w:eastAsia="Times New Roman" w:hAnsi="Times New Roman"/>
                    <w:b/>
                    <w:bCs/>
                    <w:color w:val="FFFFFF" w:themeColor="background1"/>
                    <w:spacing w:val="-1"/>
                  </w:rPr>
                </w:rPrChange>
              </w:rPr>
              <w:t>Formato</w:t>
            </w:r>
          </w:p>
        </w:tc>
      </w:tr>
      <w:bookmarkEnd w:id="4349"/>
      <w:tr w:rsidR="003F3EDE" w:rsidRPr="004866BB" w14:paraId="764E22DC" w14:textId="77777777" w:rsidTr="0025185C">
        <w:trPr>
          <w:trHeight w:val="719"/>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8633F2" w14:textId="77777777" w:rsidR="003F3EDE" w:rsidRPr="004866BB" w:rsidRDefault="003F3EDE" w:rsidP="0025185C">
            <w:pPr>
              <w:jc w:val="center"/>
              <w:rPr>
                <w:rFonts w:ascii="Arial" w:eastAsia="Times New Roman" w:hAnsi="Arial" w:cs="Arial"/>
                <w:spacing w:val="-1"/>
                <w:sz w:val="20"/>
                <w:szCs w:val="20"/>
                <w:rPrChange w:id="4359" w:author="Adelino Naquarta Sepalanga Domingos" w:date="2025-03-05T09:12:00Z" w16du:dateUtc="2025-03-05T08:12:00Z">
                  <w:rPr>
                    <w:rFonts w:ascii="Times New Roman" w:eastAsia="Times New Roman" w:hAnsi="Times New Roman"/>
                    <w:spacing w:val="-1"/>
                  </w:rPr>
                </w:rPrChange>
              </w:rPr>
            </w:pPr>
          </w:p>
          <w:p w14:paraId="4483B9BC" w14:textId="77777777" w:rsidR="003F3EDE" w:rsidRPr="004866BB" w:rsidRDefault="003F3EDE" w:rsidP="0025185C">
            <w:pPr>
              <w:jc w:val="center"/>
              <w:rPr>
                <w:rFonts w:ascii="Arial" w:eastAsia="Times New Roman" w:hAnsi="Arial" w:cs="Arial"/>
                <w:spacing w:val="-1"/>
                <w:sz w:val="20"/>
                <w:szCs w:val="20"/>
                <w:rPrChange w:id="4360"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361" w:author="Adelino Naquarta Sepalanga Domingos" w:date="2025-03-05T09:12:00Z" w16du:dateUtc="2025-03-05T08:12:00Z">
                  <w:rPr>
                    <w:rFonts w:ascii="Times New Roman" w:eastAsia="Times New Roman" w:hAnsi="Times New Roman"/>
                    <w:spacing w:val="-1"/>
                  </w:rPr>
                </w:rPrChange>
              </w:rPr>
              <w:t>2.5.1.</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C792DA7" w14:textId="77777777" w:rsidR="003F3EDE" w:rsidRPr="004866BB" w:rsidRDefault="003F3EDE" w:rsidP="0025185C">
            <w:pPr>
              <w:jc w:val="center"/>
              <w:rPr>
                <w:rFonts w:ascii="Arial" w:eastAsia="Times New Roman" w:hAnsi="Arial" w:cs="Arial"/>
                <w:spacing w:val="-1"/>
                <w:sz w:val="20"/>
                <w:szCs w:val="20"/>
                <w:rPrChange w:id="4362" w:author="Adelino Naquarta Sepalanga Domingos" w:date="2025-03-05T09:12:00Z" w16du:dateUtc="2025-03-05T08:12:00Z">
                  <w:rPr>
                    <w:rFonts w:ascii="Times New Roman" w:eastAsia="Times New Roman" w:hAnsi="Times New Roman"/>
                    <w:spacing w:val="-1"/>
                  </w:rPr>
                </w:rPrChange>
              </w:rPr>
            </w:pPr>
          </w:p>
          <w:p w14:paraId="1FD916AB" w14:textId="77777777" w:rsidR="003F3EDE" w:rsidRPr="004866BB" w:rsidRDefault="003F3EDE" w:rsidP="0025185C">
            <w:pPr>
              <w:jc w:val="center"/>
              <w:rPr>
                <w:rFonts w:ascii="Arial" w:eastAsia="Times New Roman" w:hAnsi="Arial" w:cs="Arial"/>
                <w:spacing w:val="-1"/>
                <w:sz w:val="20"/>
                <w:szCs w:val="20"/>
                <w:rPrChange w:id="4363"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364" w:author="Adelino Naquarta Sepalanga Domingos" w:date="2025-03-05T09:12:00Z" w16du:dateUtc="2025-03-05T08:12: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475E08" w14:textId="77777777" w:rsidR="003F3EDE" w:rsidRPr="004866BB" w:rsidRDefault="003F3EDE" w:rsidP="0025185C">
            <w:pPr>
              <w:rPr>
                <w:rFonts w:ascii="Arial" w:eastAsia="Times New Roman" w:hAnsi="Arial" w:cs="Arial"/>
                <w:spacing w:val="-1"/>
                <w:sz w:val="20"/>
                <w:szCs w:val="20"/>
                <w:rPrChange w:id="4365"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366" w:author="Adelino Naquarta Sepalanga Domingos" w:date="2025-03-05T09:12:00Z" w16du:dateUtc="2025-03-05T08:12:00Z">
                  <w:rPr>
                    <w:rFonts w:ascii="Times New Roman" w:eastAsia="Times New Roman" w:hAnsi="Times New Roman"/>
                    <w:spacing w:val="-1"/>
                  </w:rPr>
                </w:rPrChange>
              </w:rPr>
              <w:t xml:space="preserve">Registo na tabela de impostos </w:t>
            </w:r>
          </w:p>
          <w:p w14:paraId="5AEF56C9" w14:textId="77777777" w:rsidR="003F3EDE" w:rsidRPr="004866BB" w:rsidRDefault="003F3EDE" w:rsidP="0025185C">
            <w:pPr>
              <w:rPr>
                <w:rFonts w:ascii="Arial" w:eastAsia="Times New Roman" w:hAnsi="Arial" w:cs="Arial"/>
                <w:spacing w:val="-1"/>
                <w:sz w:val="20"/>
                <w:szCs w:val="20"/>
                <w:rPrChange w:id="436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368" w:author="Adelino Naquarta Sepalanga Domingos" w:date="2025-03-05T09:12:00Z" w16du:dateUtc="2025-03-05T08:12:00Z">
                  <w:rPr>
                    <w:rFonts w:ascii="Times New Roman" w:eastAsia="Times New Roman" w:hAnsi="Times New Roman"/>
                    <w:spacing w:val="-1"/>
                  </w:rPr>
                </w:rPrChange>
              </w:rPr>
              <w:t>(</w:t>
            </w:r>
            <w:proofErr w:type="spellStart"/>
            <w:r w:rsidRPr="004866BB">
              <w:rPr>
                <w:rFonts w:ascii="Arial" w:eastAsia="Times New Roman" w:hAnsi="Arial" w:cs="Arial"/>
                <w:spacing w:val="-1"/>
                <w:sz w:val="20"/>
                <w:szCs w:val="20"/>
                <w:rPrChange w:id="4369" w:author="Adelino Naquarta Sepalanga Domingos" w:date="2025-03-05T09:12:00Z" w16du:dateUtc="2025-03-05T08:12:00Z">
                  <w:rPr>
                    <w:rFonts w:ascii="Times New Roman" w:eastAsia="Times New Roman" w:hAnsi="Times New Roman"/>
                    <w:spacing w:val="-1"/>
                  </w:rPr>
                </w:rPrChange>
              </w:rPr>
              <w:t>TaxTableEntry</w:t>
            </w:r>
            <w:proofErr w:type="spellEnd"/>
            <w:r w:rsidRPr="004866BB">
              <w:rPr>
                <w:rFonts w:ascii="Arial" w:eastAsia="Times New Roman" w:hAnsi="Arial" w:cs="Arial"/>
                <w:spacing w:val="-1"/>
                <w:sz w:val="20"/>
                <w:szCs w:val="20"/>
                <w:rPrChange w:id="4370" w:author="Adelino Naquarta Sepalanga Domingos" w:date="2025-03-05T09:12:00Z" w16du:dateUtc="2025-03-05T08:12:00Z">
                  <w:rPr>
                    <w:rFonts w:ascii="Times New Roman" w:eastAsia="Times New Roman" w:hAnsi="Times New Roman"/>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E13CDB" w14:textId="77777777" w:rsidR="003F3EDE" w:rsidRPr="004866BB" w:rsidRDefault="003F3EDE" w:rsidP="0025185C">
            <w:pPr>
              <w:rPr>
                <w:rFonts w:ascii="Arial" w:eastAsia="Times New Roman" w:hAnsi="Arial" w:cs="Arial"/>
                <w:spacing w:val="-1"/>
                <w:sz w:val="20"/>
                <w:szCs w:val="20"/>
                <w:rPrChange w:id="4371" w:author="Adelino Naquarta Sepalanga Domingos" w:date="2025-03-05T09:12:00Z" w16du:dateUtc="2025-03-05T08:12:00Z">
                  <w:rPr>
                    <w:rFonts w:ascii="Times New Roman" w:eastAsia="Times New Roman" w:hAnsi="Times New Roman"/>
                    <w:spacing w:val="-1"/>
                  </w:rPr>
                </w:rPrChange>
              </w:rPr>
            </w:pPr>
          </w:p>
        </w:tc>
        <w:tc>
          <w:tcPr>
            <w:tcW w:w="14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E85D40" w14:textId="77777777" w:rsidR="003F3EDE" w:rsidRPr="004866BB" w:rsidRDefault="003F3EDE" w:rsidP="0025185C">
            <w:pPr>
              <w:jc w:val="center"/>
              <w:rPr>
                <w:rFonts w:ascii="Arial" w:eastAsia="Times New Roman" w:hAnsi="Arial" w:cs="Arial"/>
                <w:spacing w:val="-1"/>
                <w:sz w:val="20"/>
                <w:szCs w:val="20"/>
                <w:rPrChange w:id="4372"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373" w:author="Adelino Naquarta Sepalanga Domingos" w:date="2025-03-05T09:12:00Z" w16du:dateUtc="2025-03-05T08:12:00Z">
                  <w:rPr>
                    <w:rFonts w:ascii="Times New Roman" w:eastAsia="Times New Roman" w:hAnsi="Times New Roman"/>
                    <w:spacing w:val="-1"/>
                  </w:rPr>
                </w:rPrChange>
              </w:rPr>
              <w:t>Não Aplicável</w:t>
            </w:r>
          </w:p>
        </w:tc>
      </w:tr>
      <w:tr w:rsidR="003F3EDE" w:rsidRPr="004866BB" w14:paraId="0AEE75B6"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9C3E1F" w14:textId="77777777" w:rsidR="003F3EDE" w:rsidRPr="004866BB" w:rsidRDefault="003F3EDE" w:rsidP="0025185C">
            <w:pPr>
              <w:jc w:val="center"/>
              <w:rPr>
                <w:rFonts w:ascii="Arial" w:eastAsia="Times New Roman" w:hAnsi="Arial" w:cs="Arial"/>
                <w:spacing w:val="-1"/>
                <w:sz w:val="20"/>
                <w:szCs w:val="20"/>
                <w:rPrChange w:id="4374" w:author="Adelino Naquarta Sepalanga Domingos" w:date="2025-03-05T09:12:00Z" w16du:dateUtc="2025-03-05T08:12:00Z">
                  <w:rPr>
                    <w:rFonts w:ascii="Times New Roman" w:eastAsia="Times New Roman" w:hAnsi="Times New Roman"/>
                    <w:spacing w:val="-1"/>
                  </w:rPr>
                </w:rPrChange>
              </w:rPr>
            </w:pPr>
          </w:p>
          <w:p w14:paraId="3B07E9D4" w14:textId="77777777" w:rsidR="003F3EDE" w:rsidRPr="004866BB" w:rsidRDefault="003F3EDE" w:rsidP="0025185C">
            <w:pPr>
              <w:jc w:val="center"/>
              <w:rPr>
                <w:rFonts w:ascii="Arial" w:eastAsia="Times New Roman" w:hAnsi="Arial" w:cs="Arial"/>
                <w:spacing w:val="-1"/>
                <w:sz w:val="20"/>
                <w:szCs w:val="20"/>
                <w:rPrChange w:id="4375" w:author="Adelino Naquarta Sepalanga Domingos" w:date="2025-03-05T09:12:00Z" w16du:dateUtc="2025-03-05T08:12:00Z">
                  <w:rPr>
                    <w:rFonts w:ascii="Times New Roman" w:eastAsia="Times New Roman" w:hAnsi="Times New Roman"/>
                    <w:spacing w:val="-1"/>
                  </w:rPr>
                </w:rPrChange>
              </w:rPr>
            </w:pPr>
          </w:p>
          <w:p w14:paraId="39A23731" w14:textId="77777777" w:rsidR="003F3EDE" w:rsidRPr="004866BB" w:rsidRDefault="003F3EDE" w:rsidP="0025185C">
            <w:pPr>
              <w:jc w:val="center"/>
              <w:rPr>
                <w:rFonts w:ascii="Arial" w:eastAsia="Times New Roman" w:hAnsi="Arial" w:cs="Arial"/>
                <w:spacing w:val="-1"/>
                <w:sz w:val="20"/>
                <w:szCs w:val="20"/>
                <w:rPrChange w:id="4376" w:author="Adelino Naquarta Sepalanga Domingos" w:date="2025-03-05T09:12:00Z" w16du:dateUtc="2025-03-05T08:12:00Z">
                  <w:rPr>
                    <w:rFonts w:ascii="Times New Roman" w:eastAsia="Times New Roman" w:hAnsi="Times New Roman"/>
                    <w:spacing w:val="-1"/>
                  </w:rPr>
                </w:rPrChange>
              </w:rPr>
            </w:pPr>
          </w:p>
          <w:p w14:paraId="1F2C3017" w14:textId="77777777" w:rsidR="003F3EDE" w:rsidRPr="004866BB" w:rsidRDefault="003F3EDE" w:rsidP="0025185C">
            <w:pPr>
              <w:jc w:val="center"/>
              <w:rPr>
                <w:rFonts w:ascii="Arial" w:eastAsia="Times New Roman" w:hAnsi="Arial" w:cs="Arial"/>
                <w:spacing w:val="-1"/>
                <w:sz w:val="20"/>
                <w:szCs w:val="20"/>
                <w:rPrChange w:id="437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378" w:author="Adelino Naquarta Sepalanga Domingos" w:date="2025-03-05T09:12:00Z" w16du:dateUtc="2025-03-05T08:12:00Z">
                  <w:rPr>
                    <w:rFonts w:ascii="Times New Roman" w:eastAsia="Times New Roman" w:hAnsi="Times New Roman"/>
                    <w:spacing w:val="-1"/>
                  </w:rPr>
                </w:rPrChange>
              </w:rPr>
              <w:t>2.5.1.1.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3D9B4C" w14:textId="77777777" w:rsidR="003F3EDE" w:rsidRPr="004866BB" w:rsidRDefault="003F3EDE" w:rsidP="0025185C">
            <w:pPr>
              <w:jc w:val="center"/>
              <w:rPr>
                <w:rFonts w:ascii="Arial" w:eastAsia="Times New Roman" w:hAnsi="Arial" w:cs="Arial"/>
                <w:spacing w:val="-1"/>
                <w:sz w:val="20"/>
                <w:szCs w:val="20"/>
                <w:rPrChange w:id="4379" w:author="Adelino Naquarta Sepalanga Domingos" w:date="2025-03-05T09:12:00Z" w16du:dateUtc="2025-03-05T08:12:00Z">
                  <w:rPr>
                    <w:rFonts w:ascii="Times New Roman" w:eastAsia="Times New Roman" w:hAnsi="Times New Roman"/>
                    <w:spacing w:val="-1"/>
                  </w:rPr>
                </w:rPrChange>
              </w:rPr>
            </w:pPr>
          </w:p>
          <w:p w14:paraId="3F7BB49C" w14:textId="77777777" w:rsidR="003F3EDE" w:rsidRPr="004866BB" w:rsidRDefault="003F3EDE" w:rsidP="0025185C">
            <w:pPr>
              <w:jc w:val="center"/>
              <w:rPr>
                <w:rFonts w:ascii="Arial" w:eastAsia="Times New Roman" w:hAnsi="Arial" w:cs="Arial"/>
                <w:spacing w:val="-1"/>
                <w:sz w:val="20"/>
                <w:szCs w:val="20"/>
                <w:rPrChange w:id="4380" w:author="Adelino Naquarta Sepalanga Domingos" w:date="2025-03-05T09:12:00Z" w16du:dateUtc="2025-03-05T08:12:00Z">
                  <w:rPr>
                    <w:rFonts w:ascii="Times New Roman" w:eastAsia="Times New Roman" w:hAnsi="Times New Roman"/>
                    <w:spacing w:val="-1"/>
                  </w:rPr>
                </w:rPrChange>
              </w:rPr>
            </w:pPr>
          </w:p>
          <w:p w14:paraId="07CCA436" w14:textId="77777777" w:rsidR="003F3EDE" w:rsidRPr="004866BB" w:rsidRDefault="003F3EDE" w:rsidP="0025185C">
            <w:pPr>
              <w:jc w:val="center"/>
              <w:rPr>
                <w:rFonts w:ascii="Arial" w:eastAsia="Times New Roman" w:hAnsi="Arial" w:cs="Arial"/>
                <w:spacing w:val="-1"/>
                <w:sz w:val="20"/>
                <w:szCs w:val="20"/>
                <w:rPrChange w:id="4381" w:author="Adelino Naquarta Sepalanga Domingos" w:date="2025-03-05T09:12:00Z" w16du:dateUtc="2025-03-05T08:12:00Z">
                  <w:rPr>
                    <w:rFonts w:ascii="Times New Roman" w:eastAsia="Times New Roman" w:hAnsi="Times New Roman"/>
                    <w:spacing w:val="-1"/>
                  </w:rPr>
                </w:rPrChange>
              </w:rPr>
            </w:pPr>
          </w:p>
          <w:p w14:paraId="50C44F6F" w14:textId="77777777" w:rsidR="003F3EDE" w:rsidRPr="004866BB" w:rsidRDefault="003F3EDE" w:rsidP="0025185C">
            <w:pPr>
              <w:jc w:val="center"/>
              <w:rPr>
                <w:rFonts w:ascii="Arial" w:eastAsia="Times New Roman" w:hAnsi="Arial" w:cs="Arial"/>
                <w:spacing w:val="-1"/>
                <w:sz w:val="20"/>
                <w:szCs w:val="20"/>
                <w:rPrChange w:id="4382"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383" w:author="Adelino Naquarta Sepalanga Domingos" w:date="2025-03-05T09:12:00Z" w16du:dateUtc="2025-03-05T08:12: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628286C" w14:textId="77777777" w:rsidR="003F3EDE" w:rsidRPr="004866BB" w:rsidRDefault="003F3EDE" w:rsidP="0025185C">
            <w:pPr>
              <w:rPr>
                <w:rFonts w:ascii="Arial" w:eastAsia="Times New Roman" w:hAnsi="Arial" w:cs="Arial"/>
                <w:spacing w:val="-1"/>
                <w:sz w:val="20"/>
                <w:szCs w:val="20"/>
                <w:rPrChange w:id="4384" w:author="Adelino Naquarta Sepalanga Domingos" w:date="2025-03-05T09:12:00Z" w16du:dateUtc="2025-03-05T08:12:00Z">
                  <w:rPr>
                    <w:rFonts w:ascii="Times New Roman" w:eastAsia="Times New Roman" w:hAnsi="Times New Roman"/>
                    <w:spacing w:val="-1"/>
                  </w:rPr>
                </w:rPrChange>
              </w:rPr>
            </w:pPr>
          </w:p>
          <w:p w14:paraId="1DA37B92" w14:textId="77777777" w:rsidR="003F3EDE" w:rsidRPr="004866BB" w:rsidRDefault="003F3EDE" w:rsidP="0025185C">
            <w:pPr>
              <w:rPr>
                <w:rFonts w:ascii="Arial" w:eastAsia="Times New Roman" w:hAnsi="Arial" w:cs="Arial"/>
                <w:spacing w:val="-1"/>
                <w:sz w:val="20"/>
                <w:szCs w:val="20"/>
                <w:rPrChange w:id="4385" w:author="Adelino Naquarta Sepalanga Domingos" w:date="2025-03-05T09:12:00Z" w16du:dateUtc="2025-03-05T08:12:00Z">
                  <w:rPr>
                    <w:rFonts w:ascii="Times New Roman" w:eastAsia="Times New Roman" w:hAnsi="Times New Roman"/>
                    <w:spacing w:val="-1"/>
                  </w:rPr>
                </w:rPrChange>
              </w:rPr>
            </w:pPr>
          </w:p>
          <w:p w14:paraId="23C85CB1" w14:textId="77777777" w:rsidR="003F3EDE" w:rsidRPr="004866BB" w:rsidRDefault="003F3EDE" w:rsidP="0025185C">
            <w:pPr>
              <w:rPr>
                <w:rFonts w:ascii="Arial" w:eastAsia="Times New Roman" w:hAnsi="Arial" w:cs="Arial"/>
                <w:spacing w:val="-1"/>
                <w:sz w:val="20"/>
                <w:szCs w:val="20"/>
                <w:rPrChange w:id="4386"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387" w:author="Adelino Naquarta Sepalanga Domingos" w:date="2025-03-05T09:12:00Z" w16du:dateUtc="2025-03-05T08:12:00Z">
                  <w:rPr>
                    <w:rFonts w:ascii="Times New Roman" w:eastAsia="Times New Roman" w:hAnsi="Times New Roman"/>
                    <w:spacing w:val="-1"/>
                  </w:rPr>
                </w:rPrChange>
              </w:rPr>
              <w:t xml:space="preserve">Código do tipo de imposto </w:t>
            </w:r>
          </w:p>
          <w:p w14:paraId="5898C52C" w14:textId="77777777" w:rsidR="003F3EDE" w:rsidRPr="004866BB" w:rsidRDefault="003F3EDE" w:rsidP="0025185C">
            <w:pPr>
              <w:rPr>
                <w:rFonts w:ascii="Arial" w:eastAsia="Times New Roman" w:hAnsi="Arial" w:cs="Arial"/>
                <w:spacing w:val="-1"/>
                <w:sz w:val="20"/>
                <w:szCs w:val="20"/>
                <w:rPrChange w:id="4388"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389" w:author="Adelino Naquarta Sepalanga Domingos" w:date="2025-03-05T09:12:00Z" w16du:dateUtc="2025-03-05T08:12:00Z">
                  <w:rPr>
                    <w:rFonts w:ascii="Times New Roman" w:eastAsia="Times New Roman" w:hAnsi="Times New Roman"/>
                    <w:spacing w:val="-1"/>
                  </w:rPr>
                </w:rPrChange>
              </w:rPr>
              <w:t>(</w:t>
            </w:r>
            <w:proofErr w:type="spellStart"/>
            <w:r w:rsidRPr="004866BB">
              <w:rPr>
                <w:rFonts w:ascii="Arial" w:eastAsia="Times New Roman" w:hAnsi="Arial" w:cs="Arial"/>
                <w:spacing w:val="-1"/>
                <w:sz w:val="20"/>
                <w:szCs w:val="20"/>
                <w:rPrChange w:id="4390" w:author="Adelino Naquarta Sepalanga Domingos" w:date="2025-03-05T09:12:00Z" w16du:dateUtc="2025-03-05T08:12:00Z">
                  <w:rPr>
                    <w:rFonts w:ascii="Times New Roman" w:eastAsia="Times New Roman" w:hAnsi="Times New Roman"/>
                    <w:spacing w:val="-1"/>
                  </w:rPr>
                </w:rPrChange>
              </w:rPr>
              <w:t>TaxType</w:t>
            </w:r>
            <w:proofErr w:type="spellEnd"/>
            <w:r w:rsidRPr="004866BB">
              <w:rPr>
                <w:rFonts w:ascii="Arial" w:eastAsia="Times New Roman" w:hAnsi="Arial" w:cs="Arial"/>
                <w:spacing w:val="-1"/>
                <w:sz w:val="20"/>
                <w:szCs w:val="20"/>
                <w:rPrChange w:id="4391" w:author="Adelino Naquarta Sepalanga Domingos" w:date="2025-03-05T09:12:00Z" w16du:dateUtc="2025-03-05T08:12:00Z">
                  <w:rPr>
                    <w:rFonts w:ascii="Times New Roman" w:eastAsia="Times New Roman" w:hAnsi="Times New Roman"/>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7D0FEC6" w14:textId="77777777" w:rsidR="003F3EDE" w:rsidRPr="004866BB" w:rsidRDefault="003F3EDE" w:rsidP="0025185C">
            <w:pPr>
              <w:rPr>
                <w:rFonts w:ascii="Arial" w:eastAsia="Times New Roman" w:hAnsi="Arial" w:cs="Arial"/>
                <w:spacing w:val="-1"/>
                <w:sz w:val="20"/>
                <w:szCs w:val="20"/>
                <w:rPrChange w:id="4392"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393" w:author="Adelino Naquarta Sepalanga Domingos" w:date="2025-03-05T09:12:00Z" w16du:dateUtc="2025-03-05T08:12:00Z">
                  <w:rPr>
                    <w:rFonts w:ascii="Times New Roman" w:eastAsia="Times New Roman" w:hAnsi="Times New Roman"/>
                    <w:spacing w:val="-1"/>
                  </w:rPr>
                </w:rPrChange>
              </w:rPr>
              <w:t>Neste campo deve ser indicado o tipo de imposto.</w:t>
            </w:r>
          </w:p>
          <w:p w14:paraId="27CAF14F" w14:textId="77777777" w:rsidR="003F3EDE" w:rsidRPr="004866BB" w:rsidRDefault="003F3EDE" w:rsidP="0025185C">
            <w:pPr>
              <w:rPr>
                <w:rFonts w:ascii="Arial" w:eastAsia="Times New Roman" w:hAnsi="Arial" w:cs="Arial"/>
                <w:spacing w:val="-1"/>
                <w:sz w:val="20"/>
                <w:szCs w:val="20"/>
                <w:rPrChange w:id="4394"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395" w:author="Adelino Naquarta Sepalanga Domingos" w:date="2025-03-05T09:12:00Z" w16du:dateUtc="2025-03-05T08:12:00Z">
                  <w:rPr>
                    <w:rFonts w:ascii="Times New Roman" w:eastAsia="Times New Roman" w:hAnsi="Times New Roman"/>
                    <w:spacing w:val="-1"/>
                  </w:rPr>
                </w:rPrChange>
              </w:rPr>
              <w:t>Deve ser preenchido com:</w:t>
            </w:r>
          </w:p>
          <w:p w14:paraId="2F983573" w14:textId="77777777" w:rsidR="003F3EDE" w:rsidRPr="004866BB" w:rsidRDefault="003F3EDE" w:rsidP="0025185C">
            <w:pPr>
              <w:spacing w:after="0"/>
              <w:rPr>
                <w:rFonts w:ascii="Arial" w:eastAsia="Times New Roman" w:hAnsi="Arial" w:cs="Arial"/>
                <w:spacing w:val="-1"/>
                <w:sz w:val="20"/>
                <w:szCs w:val="20"/>
                <w:rPrChange w:id="4396"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397" w:author="Adelino Naquarta Sepalanga Domingos" w:date="2025-03-05T09:12:00Z" w16du:dateUtc="2025-03-05T08:12:00Z">
                  <w:rPr>
                    <w:rFonts w:ascii="Times New Roman" w:eastAsia="Times New Roman" w:hAnsi="Times New Roman"/>
                    <w:spacing w:val="-1"/>
                  </w:rPr>
                </w:rPrChange>
              </w:rPr>
              <w:t>“IVA” – Imposto sobre o valor acrescentado;</w:t>
            </w:r>
          </w:p>
          <w:p w14:paraId="7D4736C5" w14:textId="77777777" w:rsidR="003F3EDE" w:rsidRPr="004866BB" w:rsidRDefault="003F3EDE" w:rsidP="0025185C">
            <w:pPr>
              <w:spacing w:after="0"/>
              <w:rPr>
                <w:rFonts w:ascii="Arial" w:eastAsia="Times New Roman" w:hAnsi="Arial" w:cs="Arial"/>
                <w:spacing w:val="-1"/>
                <w:sz w:val="20"/>
                <w:szCs w:val="20"/>
                <w:rPrChange w:id="4398"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399" w:author="Adelino Naquarta Sepalanga Domingos" w:date="2025-03-05T09:12:00Z" w16du:dateUtc="2025-03-05T08:12:00Z">
                  <w:rPr>
                    <w:rFonts w:ascii="Times New Roman" w:eastAsia="Times New Roman" w:hAnsi="Times New Roman"/>
                    <w:spacing w:val="-1"/>
                  </w:rPr>
                </w:rPrChange>
              </w:rPr>
              <w:t>“IS” – Imposto do selo;</w:t>
            </w:r>
          </w:p>
          <w:p w14:paraId="300D1409" w14:textId="77777777" w:rsidR="003F3EDE" w:rsidRPr="004866BB" w:rsidRDefault="003F3EDE" w:rsidP="0025185C">
            <w:pPr>
              <w:spacing w:after="0"/>
              <w:rPr>
                <w:rFonts w:ascii="Arial" w:eastAsia="Times New Roman" w:hAnsi="Arial" w:cs="Arial"/>
                <w:spacing w:val="-1"/>
                <w:sz w:val="20"/>
                <w:szCs w:val="20"/>
                <w:rPrChange w:id="4400"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01" w:author="Adelino Naquarta Sepalanga Domingos" w:date="2025-03-05T09:12:00Z" w16du:dateUtc="2025-03-05T08:12:00Z">
                  <w:rPr>
                    <w:rFonts w:ascii="Times New Roman" w:eastAsia="Times New Roman" w:hAnsi="Times New Roman"/>
                    <w:spacing w:val="-1"/>
                  </w:rPr>
                </w:rPrChange>
              </w:rPr>
              <w:t>“NS” – Não sujeição a IVA ou IS.</w:t>
            </w: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C6697A" w14:textId="77777777" w:rsidR="003F3EDE" w:rsidRPr="004866BB" w:rsidRDefault="003F3EDE" w:rsidP="0025185C">
            <w:pPr>
              <w:jc w:val="center"/>
              <w:rPr>
                <w:rFonts w:ascii="Arial" w:eastAsia="Times New Roman" w:hAnsi="Arial" w:cs="Arial"/>
                <w:spacing w:val="-1"/>
                <w:sz w:val="20"/>
                <w:szCs w:val="20"/>
                <w:rPrChange w:id="4402" w:author="Adelino Naquarta Sepalanga Domingos" w:date="2025-03-05T09:12:00Z" w16du:dateUtc="2025-03-05T08:12:00Z">
                  <w:rPr>
                    <w:rFonts w:ascii="Times New Roman" w:eastAsia="Times New Roman" w:hAnsi="Times New Roman"/>
                    <w:spacing w:val="-1"/>
                  </w:rPr>
                </w:rPrChange>
              </w:rPr>
            </w:pPr>
          </w:p>
          <w:p w14:paraId="56C91661" w14:textId="77777777" w:rsidR="003F3EDE" w:rsidRPr="004866BB" w:rsidRDefault="003F3EDE" w:rsidP="0025185C">
            <w:pPr>
              <w:jc w:val="center"/>
              <w:rPr>
                <w:rFonts w:ascii="Arial" w:eastAsia="Times New Roman" w:hAnsi="Arial" w:cs="Arial"/>
                <w:spacing w:val="-1"/>
                <w:sz w:val="20"/>
                <w:szCs w:val="20"/>
                <w:rPrChange w:id="4403" w:author="Adelino Naquarta Sepalanga Domingos" w:date="2025-03-05T09:12:00Z" w16du:dateUtc="2025-03-05T08:12:00Z">
                  <w:rPr>
                    <w:rFonts w:ascii="Times New Roman" w:eastAsia="Times New Roman" w:hAnsi="Times New Roman"/>
                    <w:spacing w:val="-1"/>
                  </w:rPr>
                </w:rPrChange>
              </w:rPr>
            </w:pPr>
          </w:p>
          <w:p w14:paraId="7B6C75C1" w14:textId="77777777" w:rsidR="003F3EDE" w:rsidRPr="004866BB" w:rsidRDefault="003F3EDE" w:rsidP="0025185C">
            <w:pPr>
              <w:jc w:val="center"/>
              <w:rPr>
                <w:rFonts w:ascii="Arial" w:eastAsia="Times New Roman" w:hAnsi="Arial" w:cs="Arial"/>
                <w:spacing w:val="-1"/>
                <w:sz w:val="20"/>
                <w:szCs w:val="20"/>
                <w:rPrChange w:id="4404"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05" w:author="Adelino Naquarta Sepalanga Domingos" w:date="2025-03-05T09:12:00Z" w16du:dateUtc="2025-03-05T08:12:00Z">
                  <w:rPr>
                    <w:rFonts w:ascii="Times New Roman" w:eastAsia="Times New Roman" w:hAnsi="Times New Roman"/>
                    <w:spacing w:val="-1"/>
                  </w:rPr>
                </w:rPrChange>
              </w:rPr>
              <w:t>Texto 3</w:t>
            </w:r>
          </w:p>
        </w:tc>
      </w:tr>
      <w:tr w:rsidR="003F3EDE" w:rsidRPr="004866BB" w14:paraId="6607901D" w14:textId="77777777" w:rsidTr="0025185C">
        <w:trPr>
          <w:trHeight w:val="901"/>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9267FAF" w14:textId="77777777" w:rsidR="003F3EDE" w:rsidRPr="004866BB" w:rsidRDefault="003F3EDE" w:rsidP="0025185C">
            <w:pPr>
              <w:jc w:val="center"/>
              <w:rPr>
                <w:rFonts w:ascii="Arial" w:eastAsia="Times New Roman" w:hAnsi="Arial" w:cs="Arial"/>
                <w:spacing w:val="-1"/>
                <w:sz w:val="20"/>
                <w:szCs w:val="20"/>
                <w:rPrChange w:id="4406"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07" w:author="Adelino Naquarta Sepalanga Domingos" w:date="2025-03-05T09:12:00Z" w16du:dateUtc="2025-03-05T08:12:00Z">
                  <w:rPr>
                    <w:rFonts w:ascii="Times New Roman" w:eastAsia="Times New Roman" w:hAnsi="Times New Roman"/>
                    <w:spacing w:val="-1"/>
                  </w:rPr>
                </w:rPrChange>
              </w:rPr>
              <w:t>2.5.1.2.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FD6218" w14:textId="77777777" w:rsidR="003F3EDE" w:rsidRPr="004866BB" w:rsidRDefault="003F3EDE" w:rsidP="0025185C">
            <w:pPr>
              <w:jc w:val="center"/>
              <w:rPr>
                <w:rFonts w:ascii="Arial" w:eastAsia="Times New Roman" w:hAnsi="Arial" w:cs="Arial"/>
                <w:spacing w:val="-1"/>
                <w:sz w:val="20"/>
                <w:szCs w:val="20"/>
                <w:rPrChange w:id="4408" w:author="Adelino Naquarta Sepalanga Domingos" w:date="2025-03-05T09:12:00Z" w16du:dateUtc="2025-03-05T08:12: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A926EF" w14:textId="77777777" w:rsidR="003F3EDE" w:rsidRPr="004866BB" w:rsidRDefault="003F3EDE" w:rsidP="0025185C">
            <w:pPr>
              <w:rPr>
                <w:rFonts w:ascii="Arial" w:eastAsia="Times New Roman" w:hAnsi="Arial" w:cs="Arial"/>
                <w:spacing w:val="-1"/>
                <w:sz w:val="20"/>
                <w:szCs w:val="20"/>
                <w:rPrChange w:id="4409" w:author="Adelino Naquarta Sepalanga Domingos" w:date="2025-03-05T09:12:00Z" w16du:dateUtc="2025-03-05T08:12:00Z">
                  <w:rPr>
                    <w:rFonts w:ascii="Times New Roman" w:eastAsia="Times New Roman" w:hAnsi="Times New Roman"/>
                    <w:spacing w:val="-1"/>
                  </w:rPr>
                </w:rPrChange>
              </w:rPr>
            </w:pPr>
          </w:p>
          <w:p w14:paraId="4F476E19" w14:textId="77777777" w:rsidR="003F3EDE" w:rsidRPr="004866BB" w:rsidRDefault="003F3EDE" w:rsidP="0025185C">
            <w:pPr>
              <w:rPr>
                <w:rFonts w:ascii="Arial" w:eastAsia="Times New Roman" w:hAnsi="Arial" w:cs="Arial"/>
                <w:spacing w:val="-1"/>
                <w:sz w:val="20"/>
                <w:szCs w:val="20"/>
                <w:rPrChange w:id="4410" w:author="Adelino Naquarta Sepalanga Domingos" w:date="2025-03-05T09:12:00Z" w16du:dateUtc="2025-03-05T08:12:00Z">
                  <w:rPr>
                    <w:rFonts w:ascii="Times New Roman" w:eastAsia="Times New Roman" w:hAnsi="Times New Roman"/>
                    <w:spacing w:val="-1"/>
                  </w:rPr>
                </w:rPrChange>
              </w:rPr>
            </w:pPr>
          </w:p>
          <w:p w14:paraId="025795AB" w14:textId="77777777" w:rsidR="003F3EDE" w:rsidRPr="004866BB" w:rsidRDefault="003F3EDE" w:rsidP="0025185C">
            <w:pPr>
              <w:rPr>
                <w:rFonts w:ascii="Arial" w:eastAsia="Times New Roman" w:hAnsi="Arial" w:cs="Arial"/>
                <w:spacing w:val="-1"/>
                <w:sz w:val="20"/>
                <w:szCs w:val="20"/>
                <w:rPrChange w:id="4411"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12" w:author="Adelino Naquarta Sepalanga Domingos" w:date="2025-03-05T09:12:00Z" w16du:dateUtc="2025-03-05T08:12:00Z">
                  <w:rPr>
                    <w:rFonts w:ascii="Times New Roman" w:eastAsia="Times New Roman" w:hAnsi="Times New Roman"/>
                    <w:spacing w:val="-1"/>
                  </w:rPr>
                </w:rPrChange>
              </w:rPr>
              <w:t>País do imposto (</w:t>
            </w:r>
            <w:proofErr w:type="spellStart"/>
            <w:r w:rsidRPr="004866BB">
              <w:rPr>
                <w:rFonts w:ascii="Arial" w:eastAsia="Times New Roman" w:hAnsi="Arial" w:cs="Arial"/>
                <w:spacing w:val="-1"/>
                <w:sz w:val="20"/>
                <w:szCs w:val="20"/>
                <w:rPrChange w:id="4413" w:author="Adelino Naquarta Sepalanga Domingos" w:date="2025-03-05T09:12:00Z" w16du:dateUtc="2025-03-05T08:12:00Z">
                  <w:rPr>
                    <w:rFonts w:ascii="Times New Roman" w:eastAsia="Times New Roman" w:hAnsi="Times New Roman"/>
                    <w:spacing w:val="-1"/>
                  </w:rPr>
                </w:rPrChange>
              </w:rPr>
              <w:t>TaxCountryRegion</w:t>
            </w:r>
            <w:proofErr w:type="spellEnd"/>
            <w:r w:rsidRPr="004866BB">
              <w:rPr>
                <w:rFonts w:ascii="Arial" w:eastAsia="Times New Roman" w:hAnsi="Arial" w:cs="Arial"/>
                <w:spacing w:val="-1"/>
                <w:sz w:val="20"/>
                <w:szCs w:val="20"/>
                <w:rPrChange w:id="4414" w:author="Adelino Naquarta Sepalanga Domingos" w:date="2025-03-05T09:12:00Z" w16du:dateUtc="2025-03-05T08:12:00Z">
                  <w:rPr>
                    <w:rFonts w:ascii="Times New Roman" w:eastAsia="Times New Roman" w:hAnsi="Times New Roman"/>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51579C4" w14:textId="77777777" w:rsidR="003F3EDE" w:rsidRPr="004866BB" w:rsidRDefault="003F3EDE" w:rsidP="0025185C">
            <w:pPr>
              <w:widowControl w:val="0"/>
              <w:spacing w:after="0" w:line="240" w:lineRule="auto"/>
              <w:rPr>
                <w:rFonts w:ascii="Arial" w:eastAsia="Times New Roman" w:hAnsi="Arial" w:cs="Arial"/>
                <w:spacing w:val="-1"/>
                <w:sz w:val="20"/>
                <w:szCs w:val="20"/>
                <w:rPrChange w:id="4415"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16" w:author="Adelino Naquarta Sepalanga Domingos" w:date="2025-03-05T09:12:00Z" w16du:dateUtc="2025-03-05T08:12:00Z">
                  <w:rPr>
                    <w:rFonts w:ascii="Times New Roman" w:eastAsia="Times New Roman" w:hAnsi="Times New Roman"/>
                    <w:spacing w:val="-1"/>
                  </w:rPr>
                </w:rPrChange>
              </w:rPr>
              <w:t xml:space="preserve">Deve ser preenchido de acordo com a norma ISO 3166 - 1- alpha-2. </w:t>
            </w:r>
          </w:p>
          <w:p w14:paraId="53ED3A55" w14:textId="77777777" w:rsidR="003F3EDE" w:rsidRPr="004866BB" w:rsidRDefault="003F3EDE" w:rsidP="0025185C">
            <w:pPr>
              <w:widowControl w:val="0"/>
              <w:spacing w:after="0" w:line="240" w:lineRule="auto"/>
              <w:rPr>
                <w:rFonts w:ascii="Arial" w:eastAsia="Times New Roman" w:hAnsi="Arial" w:cs="Arial"/>
                <w:spacing w:val="-1"/>
                <w:sz w:val="20"/>
                <w:szCs w:val="20"/>
                <w:rPrChange w:id="4417" w:author="Adelino Naquarta Sepalanga Domingos" w:date="2025-03-05T09:12:00Z" w16du:dateUtc="2025-03-05T08:12:00Z">
                  <w:rPr>
                    <w:rFonts w:ascii="Times New Roman" w:eastAsia="Times New Roman" w:hAnsi="Times New Roman"/>
                    <w:spacing w:val="-1"/>
                  </w:rPr>
                </w:rPrChange>
              </w:rPr>
            </w:pPr>
          </w:p>
          <w:p w14:paraId="4EE3AF76" w14:textId="77777777" w:rsidR="003F3EDE" w:rsidRPr="004866BB" w:rsidRDefault="003F3EDE" w:rsidP="0025185C">
            <w:pPr>
              <w:widowControl w:val="0"/>
              <w:spacing w:after="0" w:line="240" w:lineRule="auto"/>
              <w:rPr>
                <w:rFonts w:ascii="Arial" w:eastAsia="Times New Roman" w:hAnsi="Arial" w:cs="Arial"/>
                <w:spacing w:val="-1"/>
                <w:sz w:val="20"/>
                <w:szCs w:val="20"/>
                <w:rPrChange w:id="4418"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19" w:author="Adelino Naquarta Sepalanga Domingos" w:date="2025-03-05T09:12:00Z" w16du:dateUtc="2025-03-05T08:12:00Z">
                  <w:rPr>
                    <w:rFonts w:ascii="Times New Roman" w:eastAsia="Times New Roman" w:hAnsi="Times New Roman"/>
                    <w:spacing w:val="-1"/>
                  </w:rPr>
                </w:rPrChange>
              </w:rPr>
              <w:t xml:space="preserve">No caso da província de Cabinda deve ser preencher com: </w:t>
            </w:r>
          </w:p>
          <w:p w14:paraId="0FCF20E1" w14:textId="77777777" w:rsidR="003F3EDE" w:rsidRPr="004866BB" w:rsidRDefault="003F3EDE" w:rsidP="0025185C">
            <w:pPr>
              <w:widowControl w:val="0"/>
              <w:spacing w:after="0" w:line="240" w:lineRule="auto"/>
              <w:rPr>
                <w:rFonts w:ascii="Arial" w:eastAsia="Times New Roman" w:hAnsi="Arial" w:cs="Arial"/>
                <w:spacing w:val="-1"/>
                <w:sz w:val="20"/>
                <w:szCs w:val="20"/>
                <w:rPrChange w:id="4420" w:author="Adelino Naquarta Sepalanga Domingos" w:date="2025-03-05T09:12:00Z" w16du:dateUtc="2025-03-05T08:12:00Z">
                  <w:rPr>
                    <w:rFonts w:ascii="Times New Roman" w:eastAsia="Times New Roman" w:hAnsi="Times New Roman"/>
                    <w:spacing w:val="-1"/>
                  </w:rPr>
                </w:rPrChange>
              </w:rPr>
            </w:pPr>
          </w:p>
          <w:p w14:paraId="182D1781" w14:textId="77777777" w:rsidR="003F3EDE" w:rsidRPr="004866BB" w:rsidRDefault="003F3EDE" w:rsidP="0025185C">
            <w:pPr>
              <w:rPr>
                <w:rFonts w:ascii="Arial" w:eastAsia="Times New Roman" w:hAnsi="Arial" w:cs="Arial"/>
                <w:spacing w:val="-1"/>
                <w:sz w:val="20"/>
                <w:szCs w:val="20"/>
                <w:rPrChange w:id="4421"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22" w:author="Adelino Naquarta Sepalanga Domingos" w:date="2025-03-05T09:12:00Z" w16du:dateUtc="2025-03-05T08:12:00Z">
                  <w:rPr>
                    <w:rFonts w:ascii="Times New Roman" w:eastAsia="Times New Roman" w:hAnsi="Times New Roman"/>
                    <w:spacing w:val="-1"/>
                  </w:rPr>
                </w:rPrChange>
              </w:rPr>
              <w:t>“AO-CAB” – Espaço Fiscal da Região de Cabinda</w:t>
            </w:r>
          </w:p>
        </w:tc>
        <w:tc>
          <w:tcPr>
            <w:tcW w:w="14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4EB7972" w14:textId="77777777" w:rsidR="003F3EDE" w:rsidRPr="004866BB" w:rsidRDefault="003F3EDE" w:rsidP="0025185C">
            <w:pPr>
              <w:jc w:val="center"/>
              <w:rPr>
                <w:rFonts w:ascii="Arial" w:eastAsia="Times New Roman" w:hAnsi="Arial" w:cs="Arial"/>
                <w:spacing w:val="-1"/>
                <w:sz w:val="20"/>
                <w:szCs w:val="20"/>
                <w:rPrChange w:id="4423" w:author="Adelino Naquarta Sepalanga Domingos" w:date="2025-03-05T09:12:00Z" w16du:dateUtc="2025-03-05T08:12:00Z">
                  <w:rPr>
                    <w:rFonts w:ascii="Times New Roman" w:eastAsia="Times New Roman" w:hAnsi="Times New Roman"/>
                    <w:spacing w:val="-1"/>
                  </w:rPr>
                </w:rPrChange>
              </w:rPr>
            </w:pPr>
          </w:p>
          <w:p w14:paraId="289ECC21" w14:textId="77777777" w:rsidR="003F3EDE" w:rsidRPr="004866BB" w:rsidRDefault="003F3EDE" w:rsidP="0025185C">
            <w:pPr>
              <w:jc w:val="center"/>
              <w:rPr>
                <w:rFonts w:ascii="Arial" w:eastAsia="Times New Roman" w:hAnsi="Arial" w:cs="Arial"/>
                <w:spacing w:val="-1"/>
                <w:sz w:val="20"/>
                <w:szCs w:val="20"/>
                <w:rPrChange w:id="4424" w:author="Adelino Naquarta Sepalanga Domingos" w:date="2025-03-05T09:12:00Z" w16du:dateUtc="2025-03-05T08:12:00Z">
                  <w:rPr>
                    <w:rFonts w:ascii="Times New Roman" w:eastAsia="Times New Roman" w:hAnsi="Times New Roman"/>
                    <w:spacing w:val="-1"/>
                  </w:rPr>
                </w:rPrChange>
              </w:rPr>
            </w:pPr>
          </w:p>
          <w:p w14:paraId="6F09CCED" w14:textId="77777777" w:rsidR="003F3EDE" w:rsidRPr="004866BB" w:rsidRDefault="003F3EDE" w:rsidP="0025185C">
            <w:pPr>
              <w:jc w:val="center"/>
              <w:rPr>
                <w:rFonts w:ascii="Arial" w:eastAsia="Times New Roman" w:hAnsi="Arial" w:cs="Arial"/>
                <w:spacing w:val="-1"/>
                <w:sz w:val="20"/>
                <w:szCs w:val="20"/>
                <w:rPrChange w:id="4425"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26" w:author="Adelino Naquarta Sepalanga Domingos" w:date="2025-03-05T09:12:00Z" w16du:dateUtc="2025-03-05T08:12:00Z">
                  <w:rPr>
                    <w:rFonts w:ascii="Times New Roman" w:eastAsia="Times New Roman" w:hAnsi="Times New Roman"/>
                    <w:spacing w:val="-1"/>
                  </w:rPr>
                </w:rPrChange>
              </w:rPr>
              <w:t>Texto 6</w:t>
            </w:r>
          </w:p>
        </w:tc>
      </w:tr>
      <w:tr w:rsidR="003F3EDE" w:rsidRPr="004866BB" w14:paraId="524E2D3B" w14:textId="77777777" w:rsidTr="0025185C">
        <w:trPr>
          <w:trHeight w:val="1047"/>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3097A7" w14:textId="77777777" w:rsidR="003F3EDE" w:rsidRPr="004866BB" w:rsidRDefault="003F3EDE" w:rsidP="0025185C">
            <w:pPr>
              <w:jc w:val="center"/>
              <w:rPr>
                <w:rFonts w:ascii="Arial" w:eastAsia="Times New Roman" w:hAnsi="Arial" w:cs="Arial"/>
                <w:spacing w:val="-1"/>
                <w:sz w:val="20"/>
                <w:szCs w:val="20"/>
                <w:rPrChange w:id="4427" w:author="Adelino Naquarta Sepalanga Domingos" w:date="2025-03-05T09:12:00Z" w16du:dateUtc="2025-03-05T08:12:00Z">
                  <w:rPr>
                    <w:rFonts w:ascii="Times New Roman" w:eastAsia="Times New Roman" w:hAnsi="Times New Roman"/>
                    <w:spacing w:val="-1"/>
                  </w:rPr>
                </w:rPrChange>
              </w:rPr>
            </w:pPr>
          </w:p>
          <w:p w14:paraId="2236C9D2" w14:textId="77777777" w:rsidR="003F3EDE" w:rsidRPr="004866BB" w:rsidRDefault="003F3EDE" w:rsidP="0025185C">
            <w:pPr>
              <w:jc w:val="center"/>
              <w:rPr>
                <w:rFonts w:ascii="Arial" w:eastAsia="Times New Roman" w:hAnsi="Arial" w:cs="Arial"/>
                <w:spacing w:val="-1"/>
                <w:sz w:val="20"/>
                <w:szCs w:val="20"/>
                <w:rPrChange w:id="4428" w:author="Adelino Naquarta Sepalanga Domingos" w:date="2025-03-05T09:12:00Z" w16du:dateUtc="2025-03-05T08:12:00Z">
                  <w:rPr>
                    <w:rFonts w:ascii="Times New Roman" w:eastAsia="Times New Roman" w:hAnsi="Times New Roman"/>
                    <w:spacing w:val="-1"/>
                  </w:rPr>
                </w:rPrChange>
              </w:rPr>
            </w:pPr>
          </w:p>
          <w:p w14:paraId="2AE94333" w14:textId="77777777" w:rsidR="003F3EDE" w:rsidRPr="004866BB" w:rsidRDefault="003F3EDE" w:rsidP="0025185C">
            <w:pPr>
              <w:jc w:val="center"/>
              <w:rPr>
                <w:rFonts w:ascii="Arial" w:eastAsia="Times New Roman" w:hAnsi="Arial" w:cs="Arial"/>
                <w:spacing w:val="-1"/>
                <w:sz w:val="20"/>
                <w:szCs w:val="20"/>
                <w:rPrChange w:id="4429" w:author="Adelino Naquarta Sepalanga Domingos" w:date="2025-03-05T09:12:00Z" w16du:dateUtc="2025-03-05T08:12:00Z">
                  <w:rPr>
                    <w:rFonts w:ascii="Times New Roman" w:eastAsia="Times New Roman" w:hAnsi="Times New Roman"/>
                    <w:spacing w:val="-1"/>
                  </w:rPr>
                </w:rPrChange>
              </w:rPr>
            </w:pPr>
          </w:p>
          <w:p w14:paraId="51C3C10F" w14:textId="77777777" w:rsidR="003F3EDE" w:rsidRPr="004866BB" w:rsidRDefault="003F3EDE" w:rsidP="0025185C">
            <w:pPr>
              <w:jc w:val="center"/>
              <w:rPr>
                <w:rFonts w:ascii="Arial" w:eastAsia="Times New Roman" w:hAnsi="Arial" w:cs="Arial"/>
                <w:spacing w:val="-1"/>
                <w:sz w:val="20"/>
                <w:szCs w:val="20"/>
                <w:rPrChange w:id="4430" w:author="Adelino Naquarta Sepalanga Domingos" w:date="2025-03-05T09:12:00Z" w16du:dateUtc="2025-03-05T08:12:00Z">
                  <w:rPr>
                    <w:rFonts w:ascii="Times New Roman" w:eastAsia="Times New Roman" w:hAnsi="Times New Roman"/>
                    <w:spacing w:val="-1"/>
                  </w:rPr>
                </w:rPrChange>
              </w:rPr>
            </w:pPr>
          </w:p>
          <w:p w14:paraId="5DD24BDE" w14:textId="77777777" w:rsidR="003F3EDE" w:rsidRPr="004866BB" w:rsidRDefault="003F3EDE" w:rsidP="0025185C">
            <w:pPr>
              <w:jc w:val="center"/>
              <w:rPr>
                <w:rFonts w:ascii="Arial" w:eastAsia="Times New Roman" w:hAnsi="Arial" w:cs="Arial"/>
                <w:spacing w:val="-1"/>
                <w:sz w:val="20"/>
                <w:szCs w:val="20"/>
                <w:rPrChange w:id="4431" w:author="Adelino Naquarta Sepalanga Domingos" w:date="2025-03-05T09:12:00Z" w16du:dateUtc="2025-03-05T08:12:00Z">
                  <w:rPr>
                    <w:rFonts w:ascii="Times New Roman" w:eastAsia="Times New Roman" w:hAnsi="Times New Roman"/>
                    <w:spacing w:val="-1"/>
                  </w:rPr>
                </w:rPrChange>
              </w:rPr>
            </w:pPr>
          </w:p>
          <w:p w14:paraId="67B5614F" w14:textId="77777777" w:rsidR="003F3EDE" w:rsidRPr="004866BB" w:rsidRDefault="003F3EDE" w:rsidP="0025185C">
            <w:pPr>
              <w:jc w:val="center"/>
              <w:rPr>
                <w:rFonts w:ascii="Arial" w:eastAsia="Times New Roman" w:hAnsi="Arial" w:cs="Arial"/>
                <w:spacing w:val="-1"/>
                <w:sz w:val="20"/>
                <w:szCs w:val="20"/>
                <w:rPrChange w:id="4432"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33" w:author="Adelino Naquarta Sepalanga Domingos" w:date="2025-03-05T09:12:00Z" w16du:dateUtc="2025-03-05T08:12:00Z">
                  <w:rPr>
                    <w:rFonts w:ascii="Times New Roman" w:eastAsia="Times New Roman" w:hAnsi="Times New Roman"/>
                    <w:spacing w:val="-1"/>
                  </w:rPr>
                </w:rPrChange>
              </w:rPr>
              <w:t>2.5.1.3.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62EF7D" w14:textId="77777777" w:rsidR="003F3EDE" w:rsidRPr="004866BB" w:rsidRDefault="003F3EDE" w:rsidP="0025185C">
            <w:pPr>
              <w:jc w:val="center"/>
              <w:rPr>
                <w:rFonts w:ascii="Arial" w:eastAsia="Times New Roman" w:hAnsi="Arial" w:cs="Arial"/>
                <w:spacing w:val="-1"/>
                <w:sz w:val="20"/>
                <w:szCs w:val="20"/>
                <w:rPrChange w:id="4434" w:author="Adelino Naquarta Sepalanga Domingos" w:date="2025-03-05T09:12:00Z" w16du:dateUtc="2025-03-05T08:12:00Z">
                  <w:rPr>
                    <w:rFonts w:ascii="Times New Roman" w:eastAsia="Times New Roman" w:hAnsi="Times New Roman"/>
                    <w:spacing w:val="-1"/>
                  </w:rPr>
                </w:rPrChange>
              </w:rPr>
            </w:pPr>
          </w:p>
          <w:p w14:paraId="528A5571" w14:textId="77777777" w:rsidR="003F3EDE" w:rsidRPr="004866BB" w:rsidRDefault="003F3EDE" w:rsidP="0025185C">
            <w:pPr>
              <w:jc w:val="center"/>
              <w:rPr>
                <w:rFonts w:ascii="Arial" w:eastAsia="Times New Roman" w:hAnsi="Arial" w:cs="Arial"/>
                <w:spacing w:val="-1"/>
                <w:sz w:val="20"/>
                <w:szCs w:val="20"/>
                <w:rPrChange w:id="4435" w:author="Adelino Naquarta Sepalanga Domingos" w:date="2025-03-05T09:12:00Z" w16du:dateUtc="2025-03-05T08:12:00Z">
                  <w:rPr>
                    <w:rFonts w:ascii="Times New Roman" w:eastAsia="Times New Roman" w:hAnsi="Times New Roman"/>
                    <w:spacing w:val="-1"/>
                  </w:rPr>
                </w:rPrChange>
              </w:rPr>
            </w:pPr>
          </w:p>
          <w:p w14:paraId="1FFCB163" w14:textId="77777777" w:rsidR="003F3EDE" w:rsidRPr="004866BB" w:rsidRDefault="003F3EDE" w:rsidP="0025185C">
            <w:pPr>
              <w:jc w:val="center"/>
              <w:rPr>
                <w:rFonts w:ascii="Arial" w:eastAsia="Times New Roman" w:hAnsi="Arial" w:cs="Arial"/>
                <w:spacing w:val="-1"/>
                <w:sz w:val="20"/>
                <w:szCs w:val="20"/>
                <w:rPrChange w:id="4436" w:author="Adelino Naquarta Sepalanga Domingos" w:date="2025-03-05T09:12:00Z" w16du:dateUtc="2025-03-05T08:12:00Z">
                  <w:rPr>
                    <w:rFonts w:ascii="Times New Roman" w:eastAsia="Times New Roman" w:hAnsi="Times New Roman"/>
                    <w:spacing w:val="-1"/>
                  </w:rPr>
                </w:rPrChange>
              </w:rPr>
            </w:pPr>
          </w:p>
          <w:p w14:paraId="3C2DD491" w14:textId="77777777" w:rsidR="003F3EDE" w:rsidRPr="004866BB" w:rsidRDefault="003F3EDE" w:rsidP="0025185C">
            <w:pPr>
              <w:jc w:val="center"/>
              <w:rPr>
                <w:rFonts w:ascii="Arial" w:eastAsia="Times New Roman" w:hAnsi="Arial" w:cs="Arial"/>
                <w:spacing w:val="-1"/>
                <w:sz w:val="20"/>
                <w:szCs w:val="20"/>
                <w:rPrChange w:id="4437" w:author="Adelino Naquarta Sepalanga Domingos" w:date="2025-03-05T09:12:00Z" w16du:dateUtc="2025-03-05T08:12:00Z">
                  <w:rPr>
                    <w:rFonts w:ascii="Times New Roman" w:eastAsia="Times New Roman" w:hAnsi="Times New Roman"/>
                    <w:spacing w:val="-1"/>
                  </w:rPr>
                </w:rPrChange>
              </w:rPr>
            </w:pPr>
          </w:p>
          <w:p w14:paraId="4540A1F5" w14:textId="77777777" w:rsidR="003F3EDE" w:rsidRPr="004866BB" w:rsidRDefault="003F3EDE" w:rsidP="0025185C">
            <w:pPr>
              <w:jc w:val="center"/>
              <w:rPr>
                <w:rFonts w:ascii="Arial" w:eastAsia="Times New Roman" w:hAnsi="Arial" w:cs="Arial"/>
                <w:spacing w:val="-1"/>
                <w:sz w:val="20"/>
                <w:szCs w:val="20"/>
                <w:rPrChange w:id="4438" w:author="Adelino Naquarta Sepalanga Domingos" w:date="2025-03-05T09:12:00Z" w16du:dateUtc="2025-03-05T08:12:00Z">
                  <w:rPr>
                    <w:rFonts w:ascii="Times New Roman" w:eastAsia="Times New Roman" w:hAnsi="Times New Roman"/>
                    <w:spacing w:val="-1"/>
                  </w:rPr>
                </w:rPrChange>
              </w:rPr>
            </w:pPr>
          </w:p>
          <w:p w14:paraId="5B920154" w14:textId="77777777" w:rsidR="003F3EDE" w:rsidRPr="004866BB" w:rsidRDefault="003F3EDE" w:rsidP="0025185C">
            <w:pPr>
              <w:jc w:val="center"/>
              <w:rPr>
                <w:rFonts w:ascii="Arial" w:eastAsia="Times New Roman" w:hAnsi="Arial" w:cs="Arial"/>
                <w:spacing w:val="-1"/>
                <w:sz w:val="20"/>
                <w:szCs w:val="20"/>
                <w:rPrChange w:id="4439"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40" w:author="Adelino Naquarta Sepalanga Domingos" w:date="2025-03-05T09:12:00Z" w16du:dateUtc="2025-03-05T08:12: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49DEBE" w14:textId="77777777" w:rsidR="003F3EDE" w:rsidRPr="004866BB" w:rsidRDefault="003F3EDE" w:rsidP="0025185C">
            <w:pPr>
              <w:rPr>
                <w:rFonts w:ascii="Arial" w:eastAsia="Times New Roman" w:hAnsi="Arial" w:cs="Arial"/>
                <w:spacing w:val="-1"/>
                <w:sz w:val="20"/>
                <w:szCs w:val="20"/>
                <w:rPrChange w:id="4441" w:author="Adelino Naquarta Sepalanga Domingos" w:date="2025-03-05T09:12:00Z" w16du:dateUtc="2025-03-05T08:12:00Z">
                  <w:rPr>
                    <w:rFonts w:ascii="Times New Roman" w:eastAsia="Times New Roman" w:hAnsi="Times New Roman"/>
                    <w:spacing w:val="-1"/>
                  </w:rPr>
                </w:rPrChange>
              </w:rPr>
            </w:pPr>
          </w:p>
          <w:p w14:paraId="2BF2CFBA" w14:textId="77777777" w:rsidR="003F3EDE" w:rsidRPr="004866BB" w:rsidRDefault="003F3EDE" w:rsidP="0025185C">
            <w:pPr>
              <w:rPr>
                <w:rFonts w:ascii="Arial" w:eastAsia="Times New Roman" w:hAnsi="Arial" w:cs="Arial"/>
                <w:spacing w:val="-1"/>
                <w:sz w:val="20"/>
                <w:szCs w:val="20"/>
                <w:rPrChange w:id="4442" w:author="Adelino Naquarta Sepalanga Domingos" w:date="2025-03-05T09:12:00Z" w16du:dateUtc="2025-03-05T08:12:00Z">
                  <w:rPr>
                    <w:rFonts w:ascii="Times New Roman" w:eastAsia="Times New Roman" w:hAnsi="Times New Roman"/>
                    <w:spacing w:val="-1"/>
                  </w:rPr>
                </w:rPrChange>
              </w:rPr>
            </w:pPr>
          </w:p>
          <w:p w14:paraId="1D17EEF6" w14:textId="77777777" w:rsidR="003F3EDE" w:rsidRPr="004866BB" w:rsidRDefault="003F3EDE" w:rsidP="0025185C">
            <w:pPr>
              <w:rPr>
                <w:rFonts w:ascii="Arial" w:eastAsia="Times New Roman" w:hAnsi="Arial" w:cs="Arial"/>
                <w:spacing w:val="-1"/>
                <w:sz w:val="20"/>
                <w:szCs w:val="20"/>
                <w:rPrChange w:id="4443" w:author="Adelino Naquarta Sepalanga Domingos" w:date="2025-03-05T09:12:00Z" w16du:dateUtc="2025-03-05T08:12:00Z">
                  <w:rPr>
                    <w:rFonts w:ascii="Times New Roman" w:eastAsia="Times New Roman" w:hAnsi="Times New Roman"/>
                    <w:spacing w:val="-1"/>
                  </w:rPr>
                </w:rPrChange>
              </w:rPr>
            </w:pPr>
          </w:p>
          <w:p w14:paraId="3A37056C" w14:textId="77777777" w:rsidR="003F3EDE" w:rsidRPr="004866BB" w:rsidRDefault="003F3EDE" w:rsidP="0025185C">
            <w:pPr>
              <w:rPr>
                <w:rFonts w:ascii="Arial" w:eastAsia="Times New Roman" w:hAnsi="Arial" w:cs="Arial"/>
                <w:spacing w:val="-1"/>
                <w:sz w:val="20"/>
                <w:szCs w:val="20"/>
                <w:rPrChange w:id="4444" w:author="Adelino Naquarta Sepalanga Domingos" w:date="2025-03-05T09:12:00Z" w16du:dateUtc="2025-03-05T08:12:00Z">
                  <w:rPr>
                    <w:rFonts w:ascii="Times New Roman" w:eastAsia="Times New Roman" w:hAnsi="Times New Roman"/>
                    <w:spacing w:val="-1"/>
                  </w:rPr>
                </w:rPrChange>
              </w:rPr>
            </w:pPr>
          </w:p>
          <w:p w14:paraId="6BD7C098" w14:textId="77777777" w:rsidR="003F3EDE" w:rsidRPr="004866BB" w:rsidRDefault="003F3EDE" w:rsidP="0025185C">
            <w:pPr>
              <w:rPr>
                <w:rFonts w:ascii="Arial" w:eastAsia="Times New Roman" w:hAnsi="Arial" w:cs="Arial"/>
                <w:spacing w:val="-1"/>
                <w:sz w:val="20"/>
                <w:szCs w:val="20"/>
                <w:rPrChange w:id="4445" w:author="Adelino Naquarta Sepalanga Domingos" w:date="2025-03-05T09:12:00Z" w16du:dateUtc="2025-03-05T08:12:00Z">
                  <w:rPr>
                    <w:rFonts w:ascii="Times New Roman" w:eastAsia="Times New Roman" w:hAnsi="Times New Roman"/>
                    <w:spacing w:val="-1"/>
                  </w:rPr>
                </w:rPrChange>
              </w:rPr>
            </w:pPr>
          </w:p>
          <w:p w14:paraId="4F04888B" w14:textId="77777777" w:rsidR="003F3EDE" w:rsidRPr="004866BB" w:rsidRDefault="003F3EDE" w:rsidP="0025185C">
            <w:pPr>
              <w:rPr>
                <w:rFonts w:ascii="Arial" w:eastAsia="Times New Roman" w:hAnsi="Arial" w:cs="Arial"/>
                <w:spacing w:val="-1"/>
                <w:sz w:val="20"/>
                <w:szCs w:val="20"/>
                <w:rPrChange w:id="4446"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47" w:author="Adelino Naquarta Sepalanga Domingos" w:date="2025-03-05T09:12:00Z" w16du:dateUtc="2025-03-05T08:12:00Z">
                  <w:rPr>
                    <w:rFonts w:ascii="Times New Roman" w:eastAsia="Times New Roman" w:hAnsi="Times New Roman"/>
                    <w:spacing w:val="-1"/>
                  </w:rPr>
                </w:rPrChange>
              </w:rPr>
              <w:t>Código do imposto (</w:t>
            </w:r>
            <w:proofErr w:type="spellStart"/>
            <w:r w:rsidRPr="004866BB">
              <w:rPr>
                <w:rFonts w:ascii="Arial" w:eastAsia="Times New Roman" w:hAnsi="Arial" w:cs="Arial"/>
                <w:spacing w:val="-1"/>
                <w:sz w:val="20"/>
                <w:szCs w:val="20"/>
                <w:rPrChange w:id="4448" w:author="Adelino Naquarta Sepalanga Domingos" w:date="2025-03-05T09:12:00Z" w16du:dateUtc="2025-03-05T08:12:00Z">
                  <w:rPr>
                    <w:rFonts w:ascii="Times New Roman" w:eastAsia="Times New Roman" w:hAnsi="Times New Roman"/>
                    <w:spacing w:val="-1"/>
                  </w:rPr>
                </w:rPrChange>
              </w:rPr>
              <w:t>TaxCode</w:t>
            </w:r>
            <w:proofErr w:type="spellEnd"/>
            <w:r w:rsidRPr="004866BB">
              <w:rPr>
                <w:rFonts w:ascii="Arial" w:eastAsia="Times New Roman" w:hAnsi="Arial" w:cs="Arial"/>
                <w:spacing w:val="-1"/>
                <w:sz w:val="20"/>
                <w:szCs w:val="20"/>
                <w:rPrChange w:id="4449" w:author="Adelino Naquarta Sepalanga Domingos" w:date="2025-03-05T09:12:00Z" w16du:dateUtc="2025-03-05T08:12:00Z">
                  <w:rPr>
                    <w:rFonts w:ascii="Times New Roman" w:eastAsia="Times New Roman" w:hAnsi="Times New Roman"/>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F72A1D" w14:textId="77777777" w:rsidR="003F3EDE" w:rsidRPr="004866BB" w:rsidRDefault="003F3EDE" w:rsidP="0025185C">
            <w:pPr>
              <w:spacing w:after="0"/>
              <w:rPr>
                <w:rFonts w:ascii="Arial" w:eastAsia="Times New Roman" w:hAnsi="Arial" w:cs="Arial"/>
                <w:spacing w:val="-1"/>
                <w:sz w:val="20"/>
                <w:szCs w:val="20"/>
                <w:rPrChange w:id="4450"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51" w:author="Adelino Naquarta Sepalanga Domingos" w:date="2025-03-05T09:12:00Z" w16du:dateUtc="2025-03-05T08:12:00Z">
                  <w:rPr>
                    <w:rFonts w:ascii="Times New Roman" w:eastAsia="Times New Roman" w:hAnsi="Times New Roman"/>
                    <w:spacing w:val="-1"/>
                  </w:rPr>
                </w:rPrChange>
              </w:rPr>
              <w:lastRenderedPageBreak/>
              <w:t>No caso do campo 2.5.1.1 - Código do tipo de imposto (</w:t>
            </w:r>
            <w:proofErr w:type="spellStart"/>
            <w:r w:rsidRPr="004866BB">
              <w:rPr>
                <w:rFonts w:ascii="Arial" w:eastAsia="Times New Roman" w:hAnsi="Arial" w:cs="Arial"/>
                <w:spacing w:val="-1"/>
                <w:sz w:val="20"/>
                <w:szCs w:val="20"/>
                <w:rPrChange w:id="4452" w:author="Adelino Naquarta Sepalanga Domingos" w:date="2025-03-05T09:12:00Z" w16du:dateUtc="2025-03-05T08:12:00Z">
                  <w:rPr>
                    <w:rFonts w:ascii="Times New Roman" w:eastAsia="Times New Roman" w:hAnsi="Times New Roman"/>
                    <w:spacing w:val="-1"/>
                  </w:rPr>
                </w:rPrChange>
              </w:rPr>
              <w:t>TaxType</w:t>
            </w:r>
            <w:proofErr w:type="spellEnd"/>
            <w:r w:rsidRPr="004866BB">
              <w:rPr>
                <w:rFonts w:ascii="Arial" w:eastAsia="Times New Roman" w:hAnsi="Arial" w:cs="Arial"/>
                <w:spacing w:val="-1"/>
                <w:sz w:val="20"/>
                <w:szCs w:val="20"/>
                <w:rPrChange w:id="4453" w:author="Adelino Naquarta Sepalanga Domingos" w:date="2025-03-05T09:12:00Z" w16du:dateUtc="2025-03-05T08:12:00Z">
                  <w:rPr>
                    <w:rFonts w:ascii="Times New Roman" w:eastAsia="Times New Roman" w:hAnsi="Times New Roman"/>
                    <w:spacing w:val="-1"/>
                  </w:rPr>
                </w:rPrChange>
              </w:rPr>
              <w:t>) = IVA, deve ser preenchido com:</w:t>
            </w:r>
          </w:p>
          <w:p w14:paraId="541790C5" w14:textId="77777777" w:rsidR="003F3EDE" w:rsidRPr="004866BB" w:rsidRDefault="003F3EDE" w:rsidP="0025185C">
            <w:pPr>
              <w:spacing w:after="0"/>
              <w:rPr>
                <w:rFonts w:ascii="Arial" w:eastAsia="Times New Roman" w:hAnsi="Arial" w:cs="Arial"/>
                <w:spacing w:val="-1"/>
                <w:sz w:val="20"/>
                <w:szCs w:val="20"/>
                <w:rPrChange w:id="4454"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55" w:author="Adelino Naquarta Sepalanga Domingos" w:date="2025-03-05T09:12:00Z" w16du:dateUtc="2025-03-05T08:12:00Z">
                  <w:rPr>
                    <w:rFonts w:ascii="Times New Roman" w:eastAsia="Times New Roman" w:hAnsi="Times New Roman"/>
                    <w:spacing w:val="-1"/>
                  </w:rPr>
                </w:rPrChange>
              </w:rPr>
              <w:t xml:space="preserve">“NOR” – Taxa normal; </w:t>
            </w:r>
          </w:p>
          <w:p w14:paraId="2719C7AF" w14:textId="77777777" w:rsidR="003F3EDE" w:rsidRPr="004866BB" w:rsidRDefault="003F3EDE" w:rsidP="0025185C">
            <w:pPr>
              <w:spacing w:after="0"/>
              <w:rPr>
                <w:rFonts w:ascii="Arial" w:eastAsia="Times New Roman" w:hAnsi="Arial" w:cs="Arial"/>
                <w:spacing w:val="-1"/>
                <w:sz w:val="20"/>
                <w:szCs w:val="20"/>
                <w:rPrChange w:id="4456"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57" w:author="Adelino Naquarta Sepalanga Domingos" w:date="2025-03-05T09:12:00Z" w16du:dateUtc="2025-03-05T08:12:00Z">
                  <w:rPr>
                    <w:rFonts w:ascii="Times New Roman" w:eastAsia="Times New Roman" w:hAnsi="Times New Roman"/>
                    <w:spacing w:val="-1"/>
                  </w:rPr>
                </w:rPrChange>
              </w:rPr>
              <w:t>“ISE” – Isenta;</w:t>
            </w:r>
          </w:p>
          <w:p w14:paraId="230E508E" w14:textId="77777777" w:rsidR="003F3EDE" w:rsidRPr="004866BB" w:rsidRDefault="003F3EDE" w:rsidP="0025185C">
            <w:pPr>
              <w:spacing w:after="0"/>
              <w:rPr>
                <w:rFonts w:ascii="Arial" w:eastAsia="Times New Roman" w:hAnsi="Arial" w:cs="Arial"/>
                <w:spacing w:val="-1"/>
                <w:sz w:val="20"/>
                <w:szCs w:val="20"/>
                <w:rPrChange w:id="4458"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59" w:author="Adelino Naquarta Sepalanga Domingos" w:date="2025-03-05T09:12:00Z" w16du:dateUtc="2025-03-05T08:12:00Z">
                  <w:rPr>
                    <w:rFonts w:ascii="Times New Roman" w:eastAsia="Times New Roman" w:hAnsi="Times New Roman"/>
                    <w:spacing w:val="-1"/>
                  </w:rPr>
                </w:rPrChange>
              </w:rPr>
              <w:t>“RED” – Taxa reduzida;</w:t>
            </w:r>
          </w:p>
          <w:p w14:paraId="7735121A" w14:textId="77777777" w:rsidR="003F3EDE" w:rsidRPr="004866BB" w:rsidRDefault="003F3EDE" w:rsidP="0025185C">
            <w:pPr>
              <w:spacing w:after="0"/>
              <w:rPr>
                <w:rFonts w:ascii="Arial" w:eastAsia="Times New Roman" w:hAnsi="Arial" w:cs="Arial"/>
                <w:spacing w:val="-1"/>
                <w:sz w:val="20"/>
                <w:szCs w:val="20"/>
                <w:rPrChange w:id="4460"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61" w:author="Adelino Naquarta Sepalanga Domingos" w:date="2025-03-05T09:12:00Z" w16du:dateUtc="2025-03-05T08:12:00Z">
                  <w:rPr>
                    <w:rFonts w:ascii="Times New Roman" w:eastAsia="Times New Roman" w:hAnsi="Times New Roman"/>
                    <w:spacing w:val="-1"/>
                  </w:rPr>
                </w:rPrChange>
              </w:rPr>
              <w:t>“INT” – Taxa intermédia;</w:t>
            </w:r>
          </w:p>
          <w:p w14:paraId="4A046A54" w14:textId="77777777" w:rsidR="003F3EDE" w:rsidRPr="004866BB" w:rsidRDefault="003F3EDE" w:rsidP="0025185C">
            <w:pPr>
              <w:spacing w:after="0"/>
              <w:rPr>
                <w:rFonts w:ascii="Arial" w:eastAsia="Times New Roman" w:hAnsi="Arial" w:cs="Arial"/>
                <w:spacing w:val="-1"/>
                <w:sz w:val="20"/>
                <w:szCs w:val="20"/>
                <w:rPrChange w:id="4462"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63" w:author="Adelino Naquarta Sepalanga Domingos" w:date="2025-03-05T09:12:00Z" w16du:dateUtc="2025-03-05T08:12:00Z">
                  <w:rPr>
                    <w:rFonts w:ascii="Times New Roman" w:eastAsia="Times New Roman" w:hAnsi="Times New Roman"/>
                    <w:spacing w:val="-1"/>
                  </w:rPr>
                </w:rPrChange>
              </w:rPr>
              <w:lastRenderedPageBreak/>
              <w:t>“OUT” – Outros, aplicável para os regimes especiais de IVA.</w:t>
            </w:r>
          </w:p>
          <w:p w14:paraId="266FEE29" w14:textId="77777777" w:rsidR="003F3EDE" w:rsidRPr="004866BB" w:rsidRDefault="003F3EDE" w:rsidP="0025185C">
            <w:pPr>
              <w:spacing w:after="0"/>
              <w:rPr>
                <w:rFonts w:ascii="Arial" w:eastAsia="Times New Roman" w:hAnsi="Arial" w:cs="Arial"/>
                <w:spacing w:val="-1"/>
                <w:sz w:val="20"/>
                <w:szCs w:val="20"/>
                <w:rPrChange w:id="4464"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65" w:author="Adelino Naquarta Sepalanga Domingos" w:date="2025-03-05T09:12:00Z" w16du:dateUtc="2025-03-05T08:12:00Z">
                  <w:rPr>
                    <w:rFonts w:ascii="Times New Roman" w:eastAsia="Times New Roman" w:hAnsi="Times New Roman"/>
                    <w:spacing w:val="-1"/>
                  </w:rPr>
                </w:rPrChange>
              </w:rPr>
              <w:t xml:space="preserve">No caso do campo 2.5.1.1 - Código do tipo de imposto (Tax </w:t>
            </w:r>
            <w:proofErr w:type="spellStart"/>
            <w:r w:rsidRPr="004866BB">
              <w:rPr>
                <w:rFonts w:ascii="Arial" w:eastAsia="Times New Roman" w:hAnsi="Arial" w:cs="Arial"/>
                <w:spacing w:val="-1"/>
                <w:sz w:val="20"/>
                <w:szCs w:val="20"/>
                <w:rPrChange w:id="4466" w:author="Adelino Naquarta Sepalanga Domingos" w:date="2025-03-05T09:12:00Z" w16du:dateUtc="2025-03-05T08:12:00Z">
                  <w:rPr>
                    <w:rFonts w:ascii="Times New Roman" w:eastAsia="Times New Roman" w:hAnsi="Times New Roman"/>
                    <w:spacing w:val="-1"/>
                  </w:rPr>
                </w:rPrChange>
              </w:rPr>
              <w:t>Type</w:t>
            </w:r>
            <w:proofErr w:type="spellEnd"/>
            <w:r w:rsidRPr="004866BB">
              <w:rPr>
                <w:rFonts w:ascii="Arial" w:eastAsia="Times New Roman" w:hAnsi="Arial" w:cs="Arial"/>
                <w:spacing w:val="-1"/>
                <w:sz w:val="20"/>
                <w:szCs w:val="20"/>
                <w:rPrChange w:id="4467" w:author="Adelino Naquarta Sepalanga Domingos" w:date="2025-03-05T09:12:00Z" w16du:dateUtc="2025-03-05T08:12:00Z">
                  <w:rPr>
                    <w:rFonts w:ascii="Times New Roman" w:eastAsia="Times New Roman" w:hAnsi="Times New Roman"/>
                    <w:spacing w:val="-1"/>
                  </w:rPr>
                </w:rPrChange>
              </w:rPr>
              <w:t>) = IS, deve ser preenchido com:</w:t>
            </w:r>
          </w:p>
          <w:p w14:paraId="2F1065F9" w14:textId="77777777" w:rsidR="003F3EDE" w:rsidRPr="004866BB" w:rsidRDefault="003F3EDE" w:rsidP="0025185C">
            <w:pPr>
              <w:spacing w:after="0"/>
              <w:rPr>
                <w:rFonts w:ascii="Arial" w:eastAsia="Times New Roman" w:hAnsi="Arial" w:cs="Arial"/>
                <w:spacing w:val="-1"/>
                <w:sz w:val="20"/>
                <w:szCs w:val="20"/>
                <w:rPrChange w:id="4468"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69" w:author="Adelino Naquarta Sepalanga Domingos" w:date="2025-03-05T09:12:00Z" w16du:dateUtc="2025-03-05T08:12:00Z">
                  <w:rPr>
                    <w:rFonts w:ascii="Times New Roman" w:eastAsia="Times New Roman" w:hAnsi="Times New Roman"/>
                    <w:spacing w:val="-1"/>
                  </w:rPr>
                </w:rPrChange>
              </w:rPr>
              <w:t>O código da verba respectiva;</w:t>
            </w:r>
          </w:p>
          <w:p w14:paraId="2324DB73" w14:textId="77777777" w:rsidR="003F3EDE" w:rsidRPr="004866BB" w:rsidRDefault="003F3EDE" w:rsidP="0025185C">
            <w:pPr>
              <w:spacing w:after="0"/>
              <w:rPr>
                <w:rFonts w:ascii="Arial" w:eastAsia="Times New Roman" w:hAnsi="Arial" w:cs="Arial"/>
                <w:spacing w:val="-1"/>
                <w:sz w:val="20"/>
                <w:szCs w:val="20"/>
                <w:rPrChange w:id="4470"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71" w:author="Adelino Naquarta Sepalanga Domingos" w:date="2025-03-05T09:12:00Z" w16du:dateUtc="2025-03-05T08:12:00Z">
                  <w:rPr>
                    <w:rFonts w:ascii="Times New Roman" w:eastAsia="Times New Roman" w:hAnsi="Times New Roman"/>
                    <w:spacing w:val="-1"/>
                  </w:rPr>
                </w:rPrChange>
              </w:rPr>
              <w:t>“ISE” – Isenta.</w:t>
            </w:r>
          </w:p>
          <w:p w14:paraId="58038405" w14:textId="77777777" w:rsidR="003F3EDE" w:rsidRPr="004866BB" w:rsidRDefault="003F3EDE" w:rsidP="0025185C">
            <w:pPr>
              <w:spacing w:after="0"/>
              <w:rPr>
                <w:rFonts w:ascii="Arial" w:eastAsia="Times New Roman" w:hAnsi="Arial" w:cs="Arial"/>
                <w:spacing w:val="-1"/>
                <w:sz w:val="20"/>
                <w:szCs w:val="20"/>
                <w:rPrChange w:id="4472"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73" w:author="Adelino Naquarta Sepalanga Domingos" w:date="2025-03-05T09:12:00Z" w16du:dateUtc="2025-03-05T08:12:00Z">
                  <w:rPr>
                    <w:rFonts w:ascii="Times New Roman" w:eastAsia="Times New Roman" w:hAnsi="Times New Roman"/>
                    <w:spacing w:val="-1"/>
                  </w:rPr>
                </w:rPrChange>
              </w:rPr>
              <w:t>No caso de não sujeição deve ser preenchido com “NS”.</w:t>
            </w:r>
          </w:p>
          <w:p w14:paraId="19ECAB54" w14:textId="77777777" w:rsidR="003F3EDE" w:rsidRPr="004866BB" w:rsidRDefault="003F3EDE" w:rsidP="0025185C">
            <w:pPr>
              <w:spacing w:after="0"/>
              <w:rPr>
                <w:rFonts w:ascii="Arial" w:eastAsia="Times New Roman" w:hAnsi="Arial" w:cs="Arial"/>
                <w:spacing w:val="-1"/>
                <w:sz w:val="20"/>
                <w:szCs w:val="20"/>
                <w:rPrChange w:id="4474"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75" w:author="Adelino Naquarta Sepalanga Domingos" w:date="2025-03-05T09:12:00Z" w16du:dateUtc="2025-03-05T08:12:00Z">
                  <w:rPr>
                    <w:rFonts w:ascii="Times New Roman" w:eastAsia="Times New Roman" w:hAnsi="Times New Roman"/>
                    <w:spacing w:val="-1"/>
                  </w:rPr>
                </w:rPrChange>
              </w:rPr>
              <w:t>Nos recibos emitidos sem imposto discriminado deve ser preenchido com “NA”.</w:t>
            </w: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75847E" w14:textId="77777777" w:rsidR="003F3EDE" w:rsidRPr="004866BB" w:rsidRDefault="003F3EDE" w:rsidP="0025185C">
            <w:pPr>
              <w:jc w:val="center"/>
              <w:rPr>
                <w:rFonts w:ascii="Arial" w:eastAsia="Times New Roman" w:hAnsi="Arial" w:cs="Arial"/>
                <w:spacing w:val="-1"/>
                <w:sz w:val="20"/>
                <w:szCs w:val="20"/>
                <w:rPrChange w:id="4476" w:author="Adelino Naquarta Sepalanga Domingos" w:date="2025-03-05T09:12:00Z" w16du:dateUtc="2025-03-05T08:12:00Z">
                  <w:rPr>
                    <w:rFonts w:ascii="Times New Roman" w:eastAsia="Times New Roman" w:hAnsi="Times New Roman"/>
                    <w:spacing w:val="-1"/>
                  </w:rPr>
                </w:rPrChange>
              </w:rPr>
            </w:pPr>
          </w:p>
          <w:p w14:paraId="62689A7B" w14:textId="77777777" w:rsidR="003F3EDE" w:rsidRPr="004866BB" w:rsidRDefault="003F3EDE" w:rsidP="0025185C">
            <w:pPr>
              <w:jc w:val="center"/>
              <w:rPr>
                <w:rFonts w:ascii="Arial" w:eastAsia="Times New Roman" w:hAnsi="Arial" w:cs="Arial"/>
                <w:spacing w:val="-1"/>
                <w:sz w:val="20"/>
                <w:szCs w:val="20"/>
                <w:rPrChange w:id="4477" w:author="Adelino Naquarta Sepalanga Domingos" w:date="2025-03-05T09:12:00Z" w16du:dateUtc="2025-03-05T08:12:00Z">
                  <w:rPr>
                    <w:rFonts w:ascii="Times New Roman" w:eastAsia="Times New Roman" w:hAnsi="Times New Roman"/>
                    <w:spacing w:val="-1"/>
                  </w:rPr>
                </w:rPrChange>
              </w:rPr>
            </w:pPr>
          </w:p>
          <w:p w14:paraId="61FB502D" w14:textId="77777777" w:rsidR="003F3EDE" w:rsidRPr="004866BB" w:rsidRDefault="003F3EDE" w:rsidP="0025185C">
            <w:pPr>
              <w:jc w:val="center"/>
              <w:rPr>
                <w:rFonts w:ascii="Arial" w:eastAsia="Times New Roman" w:hAnsi="Arial" w:cs="Arial"/>
                <w:spacing w:val="-1"/>
                <w:sz w:val="20"/>
                <w:szCs w:val="20"/>
                <w:rPrChange w:id="4478" w:author="Adelino Naquarta Sepalanga Domingos" w:date="2025-03-05T09:12:00Z" w16du:dateUtc="2025-03-05T08:12:00Z">
                  <w:rPr>
                    <w:rFonts w:ascii="Times New Roman" w:eastAsia="Times New Roman" w:hAnsi="Times New Roman"/>
                    <w:spacing w:val="-1"/>
                  </w:rPr>
                </w:rPrChange>
              </w:rPr>
            </w:pPr>
          </w:p>
          <w:p w14:paraId="013FB2FB" w14:textId="77777777" w:rsidR="003F3EDE" w:rsidRPr="004866BB" w:rsidRDefault="003F3EDE" w:rsidP="0025185C">
            <w:pPr>
              <w:jc w:val="center"/>
              <w:rPr>
                <w:rFonts w:ascii="Arial" w:eastAsia="Times New Roman" w:hAnsi="Arial" w:cs="Arial"/>
                <w:spacing w:val="-1"/>
                <w:sz w:val="20"/>
                <w:szCs w:val="20"/>
                <w:rPrChange w:id="4479" w:author="Adelino Naquarta Sepalanga Domingos" w:date="2025-03-05T09:12:00Z" w16du:dateUtc="2025-03-05T08:12:00Z">
                  <w:rPr>
                    <w:rFonts w:ascii="Times New Roman" w:eastAsia="Times New Roman" w:hAnsi="Times New Roman"/>
                    <w:spacing w:val="-1"/>
                  </w:rPr>
                </w:rPrChange>
              </w:rPr>
            </w:pPr>
          </w:p>
          <w:p w14:paraId="03C1F87E" w14:textId="77777777" w:rsidR="003F3EDE" w:rsidRPr="004866BB" w:rsidRDefault="003F3EDE" w:rsidP="0025185C">
            <w:pPr>
              <w:jc w:val="center"/>
              <w:rPr>
                <w:rFonts w:ascii="Arial" w:eastAsia="Times New Roman" w:hAnsi="Arial" w:cs="Arial"/>
                <w:spacing w:val="-1"/>
                <w:sz w:val="20"/>
                <w:szCs w:val="20"/>
                <w:rPrChange w:id="4480" w:author="Adelino Naquarta Sepalanga Domingos" w:date="2025-03-05T09:12:00Z" w16du:dateUtc="2025-03-05T08:12:00Z">
                  <w:rPr>
                    <w:rFonts w:ascii="Times New Roman" w:eastAsia="Times New Roman" w:hAnsi="Times New Roman"/>
                    <w:spacing w:val="-1"/>
                  </w:rPr>
                </w:rPrChange>
              </w:rPr>
            </w:pPr>
          </w:p>
          <w:p w14:paraId="43669AD1" w14:textId="77777777" w:rsidR="003F3EDE" w:rsidRPr="004866BB" w:rsidRDefault="003F3EDE" w:rsidP="0025185C">
            <w:pPr>
              <w:jc w:val="center"/>
              <w:rPr>
                <w:rFonts w:ascii="Arial" w:eastAsia="Times New Roman" w:hAnsi="Arial" w:cs="Arial"/>
                <w:spacing w:val="-1"/>
                <w:sz w:val="20"/>
                <w:szCs w:val="20"/>
                <w:rPrChange w:id="4481"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82" w:author="Adelino Naquarta Sepalanga Domingos" w:date="2025-03-05T09:12:00Z" w16du:dateUtc="2025-03-05T08:12:00Z">
                  <w:rPr>
                    <w:rFonts w:ascii="Times New Roman" w:eastAsia="Times New Roman" w:hAnsi="Times New Roman"/>
                    <w:spacing w:val="-1"/>
                  </w:rPr>
                </w:rPrChange>
              </w:rPr>
              <w:t>Texto 10</w:t>
            </w:r>
          </w:p>
        </w:tc>
      </w:tr>
      <w:tr w:rsidR="003F3EDE" w:rsidRPr="004866BB" w14:paraId="3A19B2AD" w14:textId="77777777" w:rsidTr="0025185C">
        <w:trPr>
          <w:trHeight w:val="1162"/>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2A2134" w14:textId="77777777" w:rsidR="003F3EDE" w:rsidRPr="004866BB" w:rsidRDefault="003F3EDE" w:rsidP="0025185C">
            <w:pPr>
              <w:jc w:val="center"/>
              <w:rPr>
                <w:rFonts w:ascii="Arial" w:eastAsia="Times New Roman" w:hAnsi="Arial" w:cs="Arial"/>
                <w:spacing w:val="-1"/>
                <w:sz w:val="20"/>
                <w:szCs w:val="20"/>
                <w:rPrChange w:id="4483"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84" w:author="Adelino Naquarta Sepalanga Domingos" w:date="2025-03-05T09:12:00Z" w16du:dateUtc="2025-03-05T08:12:00Z">
                  <w:rPr>
                    <w:rFonts w:ascii="Times New Roman" w:eastAsia="Times New Roman" w:hAnsi="Times New Roman"/>
                    <w:spacing w:val="-1"/>
                  </w:rPr>
                </w:rPrChange>
              </w:rPr>
              <w:lastRenderedPageBreak/>
              <w:t>2.5.1.4.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488988" w14:textId="77777777" w:rsidR="003F3EDE" w:rsidRPr="004866BB" w:rsidRDefault="003F3EDE" w:rsidP="0025185C">
            <w:pPr>
              <w:jc w:val="center"/>
              <w:rPr>
                <w:rFonts w:ascii="Arial" w:eastAsia="Times New Roman" w:hAnsi="Arial" w:cs="Arial"/>
                <w:spacing w:val="-1"/>
                <w:sz w:val="20"/>
                <w:szCs w:val="20"/>
                <w:rPrChange w:id="4485"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86" w:author="Adelino Naquarta Sepalanga Domingos" w:date="2025-03-05T09:12:00Z" w16du:dateUtc="2025-03-05T08:12: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D0DE60" w14:textId="77777777" w:rsidR="003F3EDE" w:rsidRPr="004866BB" w:rsidRDefault="003F3EDE" w:rsidP="0025185C">
            <w:pPr>
              <w:rPr>
                <w:rFonts w:ascii="Arial" w:eastAsia="Times New Roman" w:hAnsi="Arial" w:cs="Arial"/>
                <w:spacing w:val="-1"/>
                <w:sz w:val="20"/>
                <w:szCs w:val="20"/>
                <w:rPrChange w:id="448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88" w:author="Adelino Naquarta Sepalanga Domingos" w:date="2025-03-05T09:12:00Z" w16du:dateUtc="2025-03-05T08:12:00Z">
                  <w:rPr>
                    <w:rFonts w:ascii="Times New Roman" w:eastAsia="Times New Roman" w:hAnsi="Times New Roman"/>
                    <w:spacing w:val="-1"/>
                  </w:rPr>
                </w:rPrChange>
              </w:rPr>
              <w:t xml:space="preserve">Descrição do imposto </w:t>
            </w:r>
          </w:p>
          <w:p w14:paraId="6BEFFD03" w14:textId="77777777" w:rsidR="003F3EDE" w:rsidRPr="004866BB" w:rsidRDefault="003F3EDE" w:rsidP="0025185C">
            <w:pPr>
              <w:rPr>
                <w:rFonts w:ascii="Arial" w:eastAsia="Times New Roman" w:hAnsi="Arial" w:cs="Arial"/>
                <w:spacing w:val="-1"/>
                <w:sz w:val="20"/>
                <w:szCs w:val="20"/>
                <w:rPrChange w:id="4489"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90" w:author="Adelino Naquarta Sepalanga Domingos" w:date="2025-03-05T09:12:00Z" w16du:dateUtc="2025-03-05T08:12:00Z">
                  <w:rPr>
                    <w:rFonts w:ascii="Times New Roman" w:eastAsia="Times New Roman" w:hAnsi="Times New Roman"/>
                    <w:spacing w:val="-1"/>
                  </w:rPr>
                </w:rPrChange>
              </w:rPr>
              <w:t>(</w:t>
            </w:r>
            <w:proofErr w:type="spellStart"/>
            <w:r w:rsidRPr="004866BB">
              <w:rPr>
                <w:rFonts w:ascii="Arial" w:eastAsia="Times New Roman" w:hAnsi="Arial" w:cs="Arial"/>
                <w:spacing w:val="-1"/>
                <w:sz w:val="20"/>
                <w:szCs w:val="20"/>
                <w:rPrChange w:id="4491" w:author="Adelino Naquarta Sepalanga Domingos" w:date="2025-03-05T09:12:00Z" w16du:dateUtc="2025-03-05T08:12:00Z">
                  <w:rPr>
                    <w:rFonts w:ascii="Times New Roman" w:eastAsia="Times New Roman" w:hAnsi="Times New Roman"/>
                    <w:spacing w:val="-1"/>
                  </w:rPr>
                </w:rPrChange>
              </w:rPr>
              <w:t>Description</w:t>
            </w:r>
            <w:proofErr w:type="spellEnd"/>
            <w:r w:rsidRPr="004866BB">
              <w:rPr>
                <w:rFonts w:ascii="Arial" w:eastAsia="Times New Roman" w:hAnsi="Arial" w:cs="Arial"/>
                <w:spacing w:val="-1"/>
                <w:sz w:val="20"/>
                <w:szCs w:val="20"/>
                <w:rPrChange w:id="4492" w:author="Adelino Naquarta Sepalanga Domingos" w:date="2025-03-05T09:12:00Z" w16du:dateUtc="2025-03-05T08:12:00Z">
                  <w:rPr>
                    <w:rFonts w:ascii="Times New Roman" w:eastAsia="Times New Roman" w:hAnsi="Times New Roman"/>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0CA4AC2" w14:textId="77777777" w:rsidR="003F3EDE" w:rsidRPr="004866BB" w:rsidRDefault="003F3EDE" w:rsidP="0025185C">
            <w:pPr>
              <w:rPr>
                <w:rFonts w:ascii="Arial" w:eastAsia="Times New Roman" w:hAnsi="Arial" w:cs="Arial"/>
                <w:spacing w:val="-1"/>
                <w:sz w:val="20"/>
                <w:szCs w:val="20"/>
                <w:rPrChange w:id="4493"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94" w:author="Adelino Naquarta Sepalanga Domingos" w:date="2025-03-05T09:12:00Z" w16du:dateUtc="2025-03-05T08:12:00Z">
                  <w:rPr>
                    <w:rFonts w:ascii="Times New Roman" w:eastAsia="Times New Roman" w:hAnsi="Times New Roman"/>
                    <w:spacing w:val="-1"/>
                  </w:rPr>
                </w:rPrChange>
              </w:rPr>
              <w:t>No caso do imposto do selo deve ser</w:t>
            </w:r>
          </w:p>
          <w:p w14:paraId="1BA2D942" w14:textId="77777777" w:rsidR="003F3EDE" w:rsidRPr="004866BB" w:rsidRDefault="003F3EDE" w:rsidP="0025185C">
            <w:pPr>
              <w:rPr>
                <w:rFonts w:ascii="Arial" w:eastAsia="Times New Roman" w:hAnsi="Arial" w:cs="Arial"/>
                <w:spacing w:val="-1"/>
                <w:sz w:val="20"/>
                <w:szCs w:val="20"/>
                <w:rPrChange w:id="4495"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96" w:author="Adelino Naquarta Sepalanga Domingos" w:date="2025-03-05T09:12:00Z" w16du:dateUtc="2025-03-05T08:12:00Z">
                  <w:rPr>
                    <w:rFonts w:ascii="Times New Roman" w:eastAsia="Times New Roman" w:hAnsi="Times New Roman"/>
                    <w:spacing w:val="-1"/>
                  </w:rPr>
                </w:rPrChange>
              </w:rPr>
              <w:t xml:space="preserve">preenchido com a descrição   da verba respectiva. </w:t>
            </w:r>
          </w:p>
        </w:tc>
        <w:tc>
          <w:tcPr>
            <w:tcW w:w="14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175784A" w14:textId="77777777" w:rsidR="003F3EDE" w:rsidRPr="004866BB" w:rsidRDefault="003F3EDE" w:rsidP="0025185C">
            <w:pPr>
              <w:jc w:val="center"/>
              <w:rPr>
                <w:rFonts w:ascii="Arial" w:eastAsia="Times New Roman" w:hAnsi="Arial" w:cs="Arial"/>
                <w:spacing w:val="-1"/>
                <w:sz w:val="20"/>
                <w:szCs w:val="20"/>
                <w:rPrChange w:id="449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498" w:author="Adelino Naquarta Sepalanga Domingos" w:date="2025-03-05T09:12:00Z" w16du:dateUtc="2025-03-05T08:12:00Z">
                  <w:rPr>
                    <w:rFonts w:ascii="Times New Roman" w:eastAsia="Times New Roman" w:hAnsi="Times New Roman"/>
                    <w:spacing w:val="-1"/>
                  </w:rPr>
                </w:rPrChange>
              </w:rPr>
              <w:t>Texto</w:t>
            </w:r>
          </w:p>
          <w:p w14:paraId="22949B62" w14:textId="77777777" w:rsidR="003F3EDE" w:rsidRPr="004866BB" w:rsidRDefault="003F3EDE" w:rsidP="0025185C">
            <w:pPr>
              <w:jc w:val="center"/>
              <w:rPr>
                <w:rFonts w:ascii="Arial" w:eastAsia="Times New Roman" w:hAnsi="Arial" w:cs="Arial"/>
                <w:spacing w:val="-1"/>
                <w:sz w:val="20"/>
                <w:szCs w:val="20"/>
                <w:rPrChange w:id="4499"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00" w:author="Adelino Naquarta Sepalanga Domingos" w:date="2025-03-05T09:12:00Z" w16du:dateUtc="2025-03-05T08:12:00Z">
                  <w:rPr>
                    <w:rFonts w:ascii="Times New Roman" w:eastAsia="Times New Roman" w:hAnsi="Times New Roman"/>
                    <w:spacing w:val="-1"/>
                  </w:rPr>
                </w:rPrChange>
              </w:rPr>
              <w:t>255</w:t>
            </w:r>
          </w:p>
        </w:tc>
      </w:tr>
      <w:tr w:rsidR="003F3EDE" w:rsidRPr="004866BB" w14:paraId="3E4FD163" w14:textId="77777777" w:rsidTr="0025185C">
        <w:trPr>
          <w:trHeight w:val="1284"/>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E879E8" w14:textId="77777777" w:rsidR="003F3EDE" w:rsidRPr="004866BB" w:rsidRDefault="003F3EDE" w:rsidP="0025185C">
            <w:pPr>
              <w:jc w:val="center"/>
              <w:rPr>
                <w:rFonts w:ascii="Arial" w:eastAsia="Times New Roman" w:hAnsi="Arial" w:cs="Arial"/>
                <w:spacing w:val="-1"/>
                <w:sz w:val="20"/>
                <w:szCs w:val="20"/>
                <w:rPrChange w:id="4501"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02" w:author="Adelino Naquarta Sepalanga Domingos" w:date="2025-03-05T09:12:00Z" w16du:dateUtc="2025-03-05T08:12:00Z">
                  <w:rPr>
                    <w:rFonts w:ascii="Times New Roman" w:eastAsia="Times New Roman" w:hAnsi="Times New Roman"/>
                    <w:spacing w:val="-1"/>
                  </w:rPr>
                </w:rPrChange>
              </w:rPr>
              <w:t>2.5.1.5.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9971B4" w14:textId="77777777" w:rsidR="003F3EDE" w:rsidRPr="004866BB" w:rsidRDefault="003F3EDE" w:rsidP="0025185C">
            <w:pPr>
              <w:jc w:val="center"/>
              <w:rPr>
                <w:rFonts w:ascii="Arial" w:eastAsia="Times New Roman" w:hAnsi="Arial" w:cs="Arial"/>
                <w:spacing w:val="-1"/>
                <w:sz w:val="20"/>
                <w:szCs w:val="20"/>
                <w:rPrChange w:id="4503" w:author="Adelino Naquarta Sepalanga Domingos" w:date="2025-03-05T09:12:00Z" w16du:dateUtc="2025-03-05T08:12: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ABD79D" w14:textId="77777777" w:rsidR="003F3EDE" w:rsidRPr="004866BB" w:rsidRDefault="003F3EDE" w:rsidP="0025185C">
            <w:pPr>
              <w:rPr>
                <w:rFonts w:ascii="Arial" w:eastAsia="Times New Roman" w:hAnsi="Arial" w:cs="Arial"/>
                <w:spacing w:val="-1"/>
                <w:sz w:val="20"/>
                <w:szCs w:val="20"/>
                <w:rPrChange w:id="4504"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05" w:author="Adelino Naquarta Sepalanga Domingos" w:date="2025-03-05T09:12:00Z" w16du:dateUtc="2025-03-05T08:12:00Z">
                  <w:rPr>
                    <w:rFonts w:ascii="Times New Roman" w:eastAsia="Times New Roman" w:hAnsi="Times New Roman"/>
                    <w:spacing w:val="-1"/>
                  </w:rPr>
                </w:rPrChange>
              </w:rPr>
              <w:t xml:space="preserve">Data de fim de vigência </w:t>
            </w:r>
          </w:p>
          <w:p w14:paraId="477B77FA" w14:textId="77777777" w:rsidR="003F3EDE" w:rsidRPr="004866BB" w:rsidRDefault="003F3EDE" w:rsidP="0025185C">
            <w:pPr>
              <w:rPr>
                <w:rFonts w:ascii="Arial" w:eastAsia="Times New Roman" w:hAnsi="Arial" w:cs="Arial"/>
                <w:spacing w:val="-1"/>
                <w:sz w:val="20"/>
                <w:szCs w:val="20"/>
                <w:rPrChange w:id="4506"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07" w:author="Adelino Naquarta Sepalanga Domingos" w:date="2025-03-05T09:12:00Z" w16du:dateUtc="2025-03-05T08:12:00Z">
                  <w:rPr>
                    <w:rFonts w:ascii="Times New Roman" w:eastAsia="Times New Roman" w:hAnsi="Times New Roman"/>
                    <w:spacing w:val="-1"/>
                  </w:rPr>
                </w:rPrChange>
              </w:rPr>
              <w:t>(</w:t>
            </w:r>
            <w:proofErr w:type="spellStart"/>
            <w:r w:rsidRPr="004866BB">
              <w:rPr>
                <w:rFonts w:ascii="Arial" w:eastAsia="Times New Roman" w:hAnsi="Arial" w:cs="Arial"/>
                <w:spacing w:val="-1"/>
                <w:sz w:val="20"/>
                <w:szCs w:val="20"/>
                <w:rPrChange w:id="4508" w:author="Adelino Naquarta Sepalanga Domingos" w:date="2025-03-05T09:12:00Z" w16du:dateUtc="2025-03-05T08:12:00Z">
                  <w:rPr>
                    <w:rFonts w:ascii="Times New Roman" w:eastAsia="Times New Roman" w:hAnsi="Times New Roman"/>
                    <w:spacing w:val="-1"/>
                  </w:rPr>
                </w:rPrChange>
              </w:rPr>
              <w:t>TaxExpirationDate</w:t>
            </w:r>
            <w:proofErr w:type="spellEnd"/>
            <w:r w:rsidRPr="004866BB">
              <w:rPr>
                <w:rFonts w:ascii="Arial" w:eastAsia="Times New Roman" w:hAnsi="Arial" w:cs="Arial"/>
                <w:spacing w:val="-1"/>
                <w:sz w:val="20"/>
                <w:szCs w:val="20"/>
                <w:rPrChange w:id="4509" w:author="Adelino Naquarta Sepalanga Domingos" w:date="2025-03-05T09:12:00Z" w16du:dateUtc="2025-03-05T08:12:00Z">
                  <w:rPr>
                    <w:rFonts w:ascii="Times New Roman" w:eastAsia="Times New Roman" w:hAnsi="Times New Roman"/>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B698C5" w14:textId="77777777" w:rsidR="003F3EDE" w:rsidRPr="004866BB" w:rsidRDefault="003F3EDE" w:rsidP="0025185C">
            <w:pPr>
              <w:rPr>
                <w:rFonts w:ascii="Arial" w:eastAsia="Times New Roman" w:hAnsi="Arial" w:cs="Arial"/>
                <w:spacing w:val="-1"/>
                <w:sz w:val="20"/>
                <w:szCs w:val="20"/>
                <w:rPrChange w:id="4510"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11" w:author="Adelino Naquarta Sepalanga Domingos" w:date="2025-03-05T09:12:00Z" w16du:dateUtc="2025-03-05T08:12:00Z">
                  <w:rPr>
                    <w:rFonts w:ascii="Times New Roman" w:eastAsia="Times New Roman" w:hAnsi="Times New Roman"/>
                    <w:spacing w:val="-1"/>
                  </w:rPr>
                </w:rPrChange>
              </w:rPr>
              <w:t>Última data legal de aplicação da taxa de imposto, no caso de alteração da mesma, na vigência do período de tributação.</w:t>
            </w: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0FAD70" w14:textId="77777777" w:rsidR="003F3EDE" w:rsidRPr="004866BB" w:rsidRDefault="003F3EDE" w:rsidP="0025185C">
            <w:pPr>
              <w:jc w:val="center"/>
              <w:rPr>
                <w:rFonts w:ascii="Arial" w:eastAsia="Times New Roman" w:hAnsi="Arial" w:cs="Arial"/>
                <w:spacing w:val="-1"/>
                <w:sz w:val="20"/>
                <w:szCs w:val="20"/>
                <w:rPrChange w:id="4512" w:author="Adelino Naquarta Sepalanga Domingos" w:date="2025-03-05T09:12:00Z" w16du:dateUtc="2025-03-05T08:12:00Z">
                  <w:rPr>
                    <w:rFonts w:ascii="Times New Roman" w:eastAsia="Times New Roman" w:hAnsi="Times New Roman"/>
                    <w:spacing w:val="-1"/>
                  </w:rPr>
                </w:rPrChange>
              </w:rPr>
            </w:pPr>
          </w:p>
          <w:p w14:paraId="227D5C6F" w14:textId="77777777" w:rsidR="003F3EDE" w:rsidRPr="004866BB" w:rsidRDefault="003F3EDE" w:rsidP="0025185C">
            <w:pPr>
              <w:jc w:val="center"/>
              <w:rPr>
                <w:rFonts w:ascii="Arial" w:eastAsia="Times New Roman" w:hAnsi="Arial" w:cs="Arial"/>
                <w:spacing w:val="-1"/>
                <w:sz w:val="20"/>
                <w:szCs w:val="20"/>
                <w:rPrChange w:id="4513"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14" w:author="Adelino Naquarta Sepalanga Domingos" w:date="2025-03-05T09:12:00Z" w16du:dateUtc="2025-03-05T08:12:00Z">
                  <w:rPr>
                    <w:rFonts w:ascii="Times New Roman" w:eastAsia="Times New Roman" w:hAnsi="Times New Roman"/>
                    <w:spacing w:val="-1"/>
                  </w:rPr>
                </w:rPrChange>
              </w:rPr>
              <w:t>Data</w:t>
            </w:r>
          </w:p>
        </w:tc>
      </w:tr>
      <w:tr w:rsidR="003F3EDE" w:rsidRPr="004866BB" w14:paraId="67BD9333" w14:textId="77777777" w:rsidTr="0025185C">
        <w:trPr>
          <w:trHeight w:val="1993"/>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208C3F" w14:textId="77777777" w:rsidR="003F3EDE" w:rsidRPr="004866BB" w:rsidRDefault="003F3EDE" w:rsidP="0025185C">
            <w:pPr>
              <w:jc w:val="center"/>
              <w:rPr>
                <w:rFonts w:ascii="Arial" w:eastAsia="Times New Roman" w:hAnsi="Arial" w:cs="Arial"/>
                <w:spacing w:val="-1"/>
                <w:sz w:val="20"/>
                <w:szCs w:val="20"/>
                <w:rPrChange w:id="4515" w:author="Adelino Naquarta Sepalanga Domingos" w:date="2025-03-05T09:12:00Z" w16du:dateUtc="2025-03-05T08:12:00Z">
                  <w:rPr>
                    <w:rFonts w:ascii="Times New Roman" w:eastAsia="Times New Roman" w:hAnsi="Times New Roman"/>
                    <w:spacing w:val="-1"/>
                  </w:rPr>
                </w:rPrChange>
              </w:rPr>
            </w:pPr>
          </w:p>
          <w:p w14:paraId="56B11916" w14:textId="77777777" w:rsidR="003F3EDE" w:rsidRPr="004866BB" w:rsidRDefault="003F3EDE" w:rsidP="0025185C">
            <w:pPr>
              <w:jc w:val="center"/>
              <w:rPr>
                <w:rFonts w:ascii="Arial" w:eastAsia="Times New Roman" w:hAnsi="Arial" w:cs="Arial"/>
                <w:spacing w:val="-1"/>
                <w:sz w:val="20"/>
                <w:szCs w:val="20"/>
                <w:rPrChange w:id="4516" w:author="Adelino Naquarta Sepalanga Domingos" w:date="2025-03-05T09:12:00Z" w16du:dateUtc="2025-03-05T08:12:00Z">
                  <w:rPr>
                    <w:rFonts w:ascii="Times New Roman" w:eastAsia="Times New Roman" w:hAnsi="Times New Roman"/>
                    <w:spacing w:val="-1"/>
                  </w:rPr>
                </w:rPrChange>
              </w:rPr>
            </w:pPr>
          </w:p>
          <w:p w14:paraId="631C56C7" w14:textId="77777777" w:rsidR="003F3EDE" w:rsidRPr="004866BB" w:rsidRDefault="003F3EDE" w:rsidP="0025185C">
            <w:pPr>
              <w:jc w:val="center"/>
              <w:rPr>
                <w:rFonts w:ascii="Arial" w:eastAsia="Times New Roman" w:hAnsi="Arial" w:cs="Arial"/>
                <w:spacing w:val="-1"/>
                <w:sz w:val="20"/>
                <w:szCs w:val="20"/>
                <w:rPrChange w:id="451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18" w:author="Adelino Naquarta Sepalanga Domingos" w:date="2025-03-05T09:12:00Z" w16du:dateUtc="2025-03-05T08:12:00Z">
                  <w:rPr>
                    <w:rFonts w:ascii="Times New Roman" w:eastAsia="Times New Roman" w:hAnsi="Times New Roman"/>
                    <w:spacing w:val="-1"/>
                  </w:rPr>
                </w:rPrChange>
              </w:rPr>
              <w:t>2.5.1.6.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139FED0" w14:textId="77777777" w:rsidR="003F3EDE" w:rsidRPr="004866BB" w:rsidRDefault="003F3EDE" w:rsidP="0025185C">
            <w:pPr>
              <w:jc w:val="center"/>
              <w:rPr>
                <w:rFonts w:ascii="Arial" w:eastAsia="Times New Roman" w:hAnsi="Arial" w:cs="Arial"/>
                <w:spacing w:val="-1"/>
                <w:sz w:val="20"/>
                <w:szCs w:val="20"/>
                <w:rPrChange w:id="4519" w:author="Adelino Naquarta Sepalanga Domingos" w:date="2025-03-05T09:12:00Z" w16du:dateUtc="2025-03-05T08:12:00Z">
                  <w:rPr>
                    <w:rFonts w:ascii="Times New Roman" w:eastAsia="Times New Roman" w:hAnsi="Times New Roman"/>
                    <w:spacing w:val="-1"/>
                  </w:rPr>
                </w:rPrChange>
              </w:rPr>
            </w:pPr>
          </w:p>
          <w:p w14:paraId="38F14855" w14:textId="77777777" w:rsidR="003F3EDE" w:rsidRPr="004866BB" w:rsidRDefault="003F3EDE" w:rsidP="0025185C">
            <w:pPr>
              <w:jc w:val="center"/>
              <w:rPr>
                <w:rFonts w:ascii="Arial" w:eastAsia="Times New Roman" w:hAnsi="Arial" w:cs="Arial"/>
                <w:spacing w:val="-1"/>
                <w:sz w:val="20"/>
                <w:szCs w:val="20"/>
                <w:rPrChange w:id="4520" w:author="Adelino Naquarta Sepalanga Domingos" w:date="2025-03-05T09:12:00Z" w16du:dateUtc="2025-03-05T08:12:00Z">
                  <w:rPr>
                    <w:rFonts w:ascii="Times New Roman" w:eastAsia="Times New Roman" w:hAnsi="Times New Roman"/>
                    <w:spacing w:val="-1"/>
                  </w:rPr>
                </w:rPrChange>
              </w:rPr>
            </w:pPr>
          </w:p>
          <w:p w14:paraId="1B70A565" w14:textId="77777777" w:rsidR="003F3EDE" w:rsidRPr="004866BB" w:rsidRDefault="003F3EDE" w:rsidP="0025185C">
            <w:pPr>
              <w:jc w:val="center"/>
              <w:rPr>
                <w:rFonts w:ascii="Arial" w:eastAsia="Times New Roman" w:hAnsi="Arial" w:cs="Arial"/>
                <w:spacing w:val="-1"/>
                <w:sz w:val="20"/>
                <w:szCs w:val="20"/>
                <w:rPrChange w:id="4521"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22" w:author="Adelino Naquarta Sepalanga Domingos" w:date="2025-03-05T09:12:00Z" w16du:dateUtc="2025-03-05T08:12: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85D63A" w14:textId="77777777" w:rsidR="003F3EDE" w:rsidRPr="004866BB" w:rsidRDefault="003F3EDE" w:rsidP="0025185C">
            <w:pPr>
              <w:rPr>
                <w:rFonts w:ascii="Arial" w:eastAsia="Times New Roman" w:hAnsi="Arial" w:cs="Arial"/>
                <w:spacing w:val="-1"/>
                <w:sz w:val="20"/>
                <w:szCs w:val="20"/>
                <w:rPrChange w:id="4523" w:author="Adelino Naquarta Sepalanga Domingos" w:date="2025-03-05T09:12:00Z" w16du:dateUtc="2025-03-05T08:12:00Z">
                  <w:rPr>
                    <w:rFonts w:ascii="Times New Roman" w:eastAsia="Times New Roman" w:hAnsi="Times New Roman"/>
                    <w:spacing w:val="-1"/>
                  </w:rPr>
                </w:rPrChange>
              </w:rPr>
            </w:pPr>
          </w:p>
          <w:p w14:paraId="6878544C" w14:textId="77777777" w:rsidR="003F3EDE" w:rsidRPr="004866BB" w:rsidRDefault="003F3EDE" w:rsidP="0025185C">
            <w:pPr>
              <w:rPr>
                <w:rFonts w:ascii="Arial" w:eastAsia="Times New Roman" w:hAnsi="Arial" w:cs="Arial"/>
                <w:spacing w:val="-1"/>
                <w:sz w:val="20"/>
                <w:szCs w:val="20"/>
                <w:rPrChange w:id="4524" w:author="Adelino Naquarta Sepalanga Domingos" w:date="2025-03-05T09:12:00Z" w16du:dateUtc="2025-03-05T08:12:00Z">
                  <w:rPr>
                    <w:rFonts w:ascii="Times New Roman" w:eastAsia="Times New Roman" w:hAnsi="Times New Roman"/>
                    <w:spacing w:val="-1"/>
                  </w:rPr>
                </w:rPrChange>
              </w:rPr>
            </w:pPr>
          </w:p>
          <w:p w14:paraId="6B46D0A8" w14:textId="77777777" w:rsidR="003F3EDE" w:rsidRPr="004866BB" w:rsidRDefault="003F3EDE" w:rsidP="0025185C">
            <w:pPr>
              <w:rPr>
                <w:rFonts w:ascii="Arial" w:eastAsia="Times New Roman" w:hAnsi="Arial" w:cs="Arial"/>
                <w:spacing w:val="-1"/>
                <w:sz w:val="20"/>
                <w:szCs w:val="20"/>
                <w:rPrChange w:id="4525"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26" w:author="Adelino Naquarta Sepalanga Domingos" w:date="2025-03-05T09:12:00Z" w16du:dateUtc="2025-03-05T08:12:00Z">
                  <w:rPr>
                    <w:rFonts w:ascii="Times New Roman" w:eastAsia="Times New Roman" w:hAnsi="Times New Roman"/>
                    <w:spacing w:val="-1"/>
                  </w:rPr>
                </w:rPrChange>
              </w:rPr>
              <w:t>Percentagem da taxa do imposto (</w:t>
            </w:r>
            <w:proofErr w:type="spellStart"/>
            <w:r w:rsidRPr="004866BB">
              <w:rPr>
                <w:rFonts w:ascii="Arial" w:eastAsia="Times New Roman" w:hAnsi="Arial" w:cs="Arial"/>
                <w:spacing w:val="-1"/>
                <w:sz w:val="20"/>
                <w:szCs w:val="20"/>
                <w:rPrChange w:id="4527" w:author="Adelino Naquarta Sepalanga Domingos" w:date="2025-03-05T09:12:00Z" w16du:dateUtc="2025-03-05T08:12:00Z">
                  <w:rPr>
                    <w:rFonts w:ascii="Times New Roman" w:eastAsia="Times New Roman" w:hAnsi="Times New Roman"/>
                    <w:spacing w:val="-1"/>
                  </w:rPr>
                </w:rPrChange>
              </w:rPr>
              <w:t>TaxPercentage</w:t>
            </w:r>
            <w:proofErr w:type="spellEnd"/>
            <w:r w:rsidRPr="004866BB">
              <w:rPr>
                <w:rFonts w:ascii="Arial" w:eastAsia="Times New Roman" w:hAnsi="Arial" w:cs="Arial"/>
                <w:spacing w:val="-1"/>
                <w:sz w:val="20"/>
                <w:szCs w:val="20"/>
                <w:rPrChange w:id="4528" w:author="Adelino Naquarta Sepalanga Domingos" w:date="2025-03-05T09:12:00Z" w16du:dateUtc="2025-03-05T08:12:00Z">
                  <w:rPr>
                    <w:rFonts w:ascii="Times New Roman" w:eastAsia="Times New Roman" w:hAnsi="Times New Roman"/>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BFB033" w14:textId="77777777" w:rsidR="003F3EDE" w:rsidRPr="004866BB" w:rsidRDefault="003F3EDE" w:rsidP="0025185C">
            <w:pPr>
              <w:rPr>
                <w:rFonts w:ascii="Arial" w:eastAsia="Times New Roman" w:hAnsi="Arial" w:cs="Arial"/>
                <w:spacing w:val="-1"/>
                <w:sz w:val="20"/>
                <w:szCs w:val="20"/>
                <w:rPrChange w:id="4529"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30" w:author="Adelino Naquarta Sepalanga Domingos" w:date="2025-03-05T09:12:00Z" w16du:dateUtc="2025-03-05T08:12:00Z">
                  <w:rPr>
                    <w:rFonts w:ascii="Times New Roman" w:eastAsia="Times New Roman" w:hAnsi="Times New Roman"/>
                    <w:spacing w:val="-1"/>
                  </w:rPr>
                </w:rPrChange>
              </w:rPr>
              <w:t>O preenchimento é obrigatório, no caso de se tratar de uma percentagem do imposto.</w:t>
            </w:r>
          </w:p>
          <w:p w14:paraId="52D74F0C" w14:textId="77777777" w:rsidR="003F3EDE" w:rsidRPr="004866BB" w:rsidRDefault="003F3EDE" w:rsidP="0025185C">
            <w:pPr>
              <w:rPr>
                <w:rFonts w:ascii="Arial" w:eastAsia="Times New Roman" w:hAnsi="Arial" w:cs="Arial"/>
                <w:spacing w:val="-1"/>
                <w:sz w:val="20"/>
                <w:szCs w:val="20"/>
                <w:rPrChange w:id="4531"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32" w:author="Adelino Naquarta Sepalanga Domingos" w:date="2025-03-05T09:12:00Z" w16du:dateUtc="2025-03-05T08:12:00Z">
                  <w:rPr>
                    <w:rFonts w:ascii="Times New Roman" w:eastAsia="Times New Roman" w:hAnsi="Times New Roman"/>
                    <w:spacing w:val="-1"/>
                  </w:rPr>
                </w:rPrChange>
              </w:rPr>
              <w:t>No caso de isenção ou não sujeição a imposto, utilizar este campo com o valor “0” (zero).</w:t>
            </w:r>
          </w:p>
        </w:tc>
        <w:tc>
          <w:tcPr>
            <w:tcW w:w="14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90053E1" w14:textId="77777777" w:rsidR="003F3EDE" w:rsidRPr="004866BB" w:rsidRDefault="003F3EDE" w:rsidP="0025185C">
            <w:pPr>
              <w:jc w:val="center"/>
              <w:rPr>
                <w:rFonts w:ascii="Arial" w:eastAsia="Times New Roman" w:hAnsi="Arial" w:cs="Arial"/>
                <w:spacing w:val="-1"/>
                <w:sz w:val="20"/>
                <w:szCs w:val="20"/>
                <w:rPrChange w:id="4533" w:author="Adelino Naquarta Sepalanga Domingos" w:date="2025-03-05T09:12:00Z" w16du:dateUtc="2025-03-05T08:12:00Z">
                  <w:rPr>
                    <w:rFonts w:ascii="Times New Roman" w:eastAsia="Times New Roman" w:hAnsi="Times New Roman"/>
                    <w:spacing w:val="-1"/>
                  </w:rPr>
                </w:rPrChange>
              </w:rPr>
            </w:pPr>
          </w:p>
          <w:p w14:paraId="0C9EB463" w14:textId="77777777" w:rsidR="003F3EDE" w:rsidRPr="004866BB" w:rsidRDefault="003F3EDE" w:rsidP="0025185C">
            <w:pPr>
              <w:jc w:val="center"/>
              <w:rPr>
                <w:rFonts w:ascii="Arial" w:eastAsia="Times New Roman" w:hAnsi="Arial" w:cs="Arial"/>
                <w:spacing w:val="-1"/>
                <w:sz w:val="20"/>
                <w:szCs w:val="20"/>
                <w:rPrChange w:id="4534" w:author="Adelino Naquarta Sepalanga Domingos" w:date="2025-03-05T09:12:00Z" w16du:dateUtc="2025-03-05T08:12:00Z">
                  <w:rPr>
                    <w:rFonts w:ascii="Times New Roman" w:eastAsia="Times New Roman" w:hAnsi="Times New Roman"/>
                    <w:spacing w:val="-1"/>
                  </w:rPr>
                </w:rPrChange>
              </w:rPr>
            </w:pPr>
          </w:p>
          <w:p w14:paraId="3F7ADEAE" w14:textId="77777777" w:rsidR="003F3EDE" w:rsidRPr="004866BB" w:rsidRDefault="003F3EDE" w:rsidP="0025185C">
            <w:pPr>
              <w:jc w:val="center"/>
              <w:rPr>
                <w:rFonts w:ascii="Arial" w:eastAsia="Times New Roman" w:hAnsi="Arial" w:cs="Arial"/>
                <w:spacing w:val="-1"/>
                <w:sz w:val="20"/>
                <w:szCs w:val="20"/>
                <w:rPrChange w:id="4535"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36" w:author="Adelino Naquarta Sepalanga Domingos" w:date="2025-03-05T09:12:00Z" w16du:dateUtc="2025-03-05T08:12:00Z">
                  <w:rPr>
                    <w:rFonts w:ascii="Times New Roman" w:eastAsia="Times New Roman" w:hAnsi="Times New Roman"/>
                    <w:spacing w:val="-1"/>
                  </w:rPr>
                </w:rPrChange>
              </w:rPr>
              <w:t>Decimal</w:t>
            </w:r>
          </w:p>
        </w:tc>
      </w:tr>
      <w:tr w:rsidR="003F3EDE" w:rsidRPr="004866BB" w14:paraId="4BFC461A" w14:textId="77777777" w:rsidTr="0025185C">
        <w:trPr>
          <w:trHeight w:val="1026"/>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C4EB22" w14:textId="77777777" w:rsidR="003F3EDE" w:rsidRPr="004866BB" w:rsidRDefault="003F3EDE" w:rsidP="0025185C">
            <w:pPr>
              <w:jc w:val="center"/>
              <w:rPr>
                <w:rFonts w:ascii="Arial" w:eastAsia="Times New Roman" w:hAnsi="Arial" w:cs="Arial"/>
                <w:spacing w:val="-1"/>
                <w:sz w:val="20"/>
                <w:szCs w:val="20"/>
                <w:rPrChange w:id="453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38" w:author="Adelino Naquarta Sepalanga Domingos" w:date="2025-03-05T09:12:00Z" w16du:dateUtc="2025-03-05T08:12:00Z">
                  <w:rPr>
                    <w:rFonts w:ascii="Times New Roman" w:eastAsia="Times New Roman" w:hAnsi="Times New Roman"/>
                    <w:spacing w:val="-1"/>
                  </w:rPr>
                </w:rPrChange>
              </w:rPr>
              <w:t>2.5.1.7.</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37D6EDE" w14:textId="77777777" w:rsidR="003F3EDE" w:rsidRPr="004866BB" w:rsidRDefault="003F3EDE" w:rsidP="0025185C">
            <w:pPr>
              <w:jc w:val="center"/>
              <w:rPr>
                <w:rFonts w:ascii="Arial" w:eastAsia="Times New Roman" w:hAnsi="Arial" w:cs="Arial"/>
                <w:spacing w:val="-1"/>
                <w:sz w:val="20"/>
                <w:szCs w:val="20"/>
                <w:rPrChange w:id="4539"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40" w:author="Adelino Naquarta Sepalanga Domingos" w:date="2025-03-05T09:12:00Z" w16du:dateUtc="2025-03-05T08:12: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12E355" w14:textId="77777777" w:rsidR="003F3EDE" w:rsidRPr="004866BB" w:rsidRDefault="003F3EDE" w:rsidP="0025185C">
            <w:pPr>
              <w:rPr>
                <w:rFonts w:ascii="Arial" w:eastAsia="Times New Roman" w:hAnsi="Arial" w:cs="Arial"/>
                <w:spacing w:val="-1"/>
                <w:sz w:val="20"/>
                <w:szCs w:val="20"/>
                <w:rPrChange w:id="4541"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42" w:author="Adelino Naquarta Sepalanga Domingos" w:date="2025-03-05T09:12:00Z" w16du:dateUtc="2025-03-05T08:12:00Z">
                  <w:rPr>
                    <w:rFonts w:ascii="Times New Roman" w:eastAsia="Times New Roman" w:hAnsi="Times New Roman"/>
                    <w:spacing w:val="-1"/>
                  </w:rPr>
                </w:rPrChange>
              </w:rPr>
              <w:t xml:space="preserve">Montante do imposto </w:t>
            </w:r>
          </w:p>
          <w:p w14:paraId="45A825EB" w14:textId="77777777" w:rsidR="003F3EDE" w:rsidRPr="004866BB" w:rsidRDefault="003F3EDE" w:rsidP="0025185C">
            <w:pPr>
              <w:rPr>
                <w:rFonts w:ascii="Arial" w:eastAsia="Times New Roman" w:hAnsi="Arial" w:cs="Arial"/>
                <w:spacing w:val="-1"/>
                <w:sz w:val="20"/>
                <w:szCs w:val="20"/>
                <w:rPrChange w:id="4543"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44" w:author="Adelino Naquarta Sepalanga Domingos" w:date="2025-03-05T09:12:00Z" w16du:dateUtc="2025-03-05T08:12:00Z">
                  <w:rPr>
                    <w:rFonts w:ascii="Times New Roman" w:eastAsia="Times New Roman" w:hAnsi="Times New Roman"/>
                    <w:spacing w:val="-1"/>
                  </w:rPr>
                </w:rPrChange>
              </w:rPr>
              <w:t>(</w:t>
            </w:r>
            <w:proofErr w:type="spellStart"/>
            <w:r w:rsidRPr="004866BB">
              <w:rPr>
                <w:rFonts w:ascii="Arial" w:eastAsia="Times New Roman" w:hAnsi="Arial" w:cs="Arial"/>
                <w:spacing w:val="-1"/>
                <w:sz w:val="20"/>
                <w:szCs w:val="20"/>
                <w:rPrChange w:id="4545" w:author="Adelino Naquarta Sepalanga Domingos" w:date="2025-03-05T09:12:00Z" w16du:dateUtc="2025-03-05T08:12:00Z">
                  <w:rPr>
                    <w:rFonts w:ascii="Times New Roman" w:eastAsia="Times New Roman" w:hAnsi="Times New Roman"/>
                    <w:spacing w:val="-1"/>
                  </w:rPr>
                </w:rPrChange>
              </w:rPr>
              <w:t>TaxAmount</w:t>
            </w:r>
            <w:proofErr w:type="spellEnd"/>
            <w:r w:rsidRPr="004866BB">
              <w:rPr>
                <w:rFonts w:ascii="Arial" w:eastAsia="Times New Roman" w:hAnsi="Arial" w:cs="Arial"/>
                <w:spacing w:val="-1"/>
                <w:sz w:val="20"/>
                <w:szCs w:val="20"/>
                <w:rPrChange w:id="4546" w:author="Adelino Naquarta Sepalanga Domingos" w:date="2025-03-05T09:12:00Z" w16du:dateUtc="2025-03-05T08:12:00Z">
                  <w:rPr>
                    <w:rFonts w:ascii="Times New Roman" w:eastAsia="Times New Roman" w:hAnsi="Times New Roman"/>
                    <w:spacing w:val="-1"/>
                  </w:rPr>
                </w:rPrChange>
              </w:rPr>
              <w:t>)</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EC393BE" w14:textId="77777777" w:rsidR="003F3EDE" w:rsidRPr="004866BB" w:rsidRDefault="003F3EDE" w:rsidP="0025185C">
            <w:pPr>
              <w:rPr>
                <w:rFonts w:ascii="Arial" w:eastAsia="Times New Roman" w:hAnsi="Arial" w:cs="Arial"/>
                <w:spacing w:val="-1"/>
                <w:sz w:val="20"/>
                <w:szCs w:val="20"/>
                <w:rPrChange w:id="454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548" w:author="Adelino Naquarta Sepalanga Domingos" w:date="2025-03-05T09:12:00Z" w16du:dateUtc="2025-03-05T08:12:00Z">
                  <w:rPr>
                    <w:rFonts w:ascii="Times New Roman" w:eastAsia="Times New Roman" w:hAnsi="Times New Roman"/>
                    <w:spacing w:val="-1"/>
                  </w:rPr>
                </w:rPrChange>
              </w:rPr>
              <w:t>O preenchimento é obrigatório, no caso de se tratar de uma verba fixa de imposto do selo.</w:t>
            </w: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07C508" w14:textId="77777777" w:rsidR="003F3EDE" w:rsidRPr="004866BB" w:rsidRDefault="003F3EDE" w:rsidP="0025185C">
            <w:pPr>
              <w:jc w:val="center"/>
              <w:rPr>
                <w:rFonts w:ascii="Arial" w:eastAsia="Times New Roman" w:hAnsi="Arial" w:cs="Arial"/>
                <w:spacing w:val="-1"/>
                <w:sz w:val="20"/>
                <w:szCs w:val="20"/>
                <w:rPrChange w:id="4549" w:author="Adelino Naquarta Sepalanga Domingos" w:date="2025-03-05T09:12:00Z" w16du:dateUtc="2025-03-05T08:12:00Z">
                  <w:rPr>
                    <w:rFonts w:ascii="Times New Roman" w:eastAsia="Times New Roman" w:hAnsi="Times New Roman"/>
                    <w:spacing w:val="-1"/>
                  </w:rPr>
                </w:rPrChange>
              </w:rPr>
            </w:pPr>
          </w:p>
          <w:p w14:paraId="151E71B1" w14:textId="77777777" w:rsidR="003F3EDE" w:rsidRPr="004866BB" w:rsidRDefault="003F3EDE" w:rsidP="0025185C">
            <w:pPr>
              <w:jc w:val="center"/>
              <w:rPr>
                <w:rFonts w:ascii="Arial" w:eastAsia="Times New Roman" w:hAnsi="Arial" w:cs="Arial"/>
                <w:spacing w:val="-1"/>
                <w:sz w:val="20"/>
                <w:szCs w:val="20"/>
                <w:rPrChange w:id="4550" w:author="Adelino Naquarta Sepalanga Domingos" w:date="2025-03-05T09:12:00Z" w16du:dateUtc="2025-03-05T08:12:00Z">
                  <w:rPr>
                    <w:rFonts w:ascii="Times New Roman" w:eastAsia="Times New Roman" w:hAnsi="Times New Roman"/>
                    <w:spacing w:val="-1"/>
                  </w:rPr>
                </w:rPrChange>
              </w:rPr>
            </w:pPr>
            <w:proofErr w:type="spellStart"/>
            <w:r w:rsidRPr="004866BB">
              <w:rPr>
                <w:rFonts w:ascii="Arial" w:eastAsia="Times New Roman" w:hAnsi="Arial" w:cs="Arial"/>
                <w:spacing w:val="-1"/>
                <w:sz w:val="20"/>
                <w:szCs w:val="20"/>
                <w:rPrChange w:id="4551" w:author="Adelino Naquarta Sepalanga Domingos" w:date="2025-03-05T09:12:00Z" w16du:dateUtc="2025-03-05T08:12:00Z">
                  <w:rPr>
                    <w:rFonts w:ascii="Times New Roman" w:eastAsia="Times New Roman" w:hAnsi="Times New Roman"/>
                    <w:spacing w:val="-1"/>
                  </w:rPr>
                </w:rPrChange>
              </w:rPr>
              <w:t>Monetario</w:t>
            </w:r>
            <w:proofErr w:type="spellEnd"/>
          </w:p>
        </w:tc>
      </w:tr>
    </w:tbl>
    <w:p w14:paraId="281A3321" w14:textId="77777777" w:rsidR="003F3EDE" w:rsidRPr="00691778" w:rsidRDefault="003F3EDE" w:rsidP="003F3EDE">
      <w:pPr>
        <w:rPr>
          <w:rFonts w:ascii="Arial" w:hAnsi="Arial" w:cs="Arial"/>
          <w:rPrChange w:id="4552" w:author="Adelino Naquarta Sepalanga Domingos" w:date="2025-03-05T08:49:00Z" w16du:dateUtc="2025-03-05T07:49:00Z">
            <w:rPr>
              <w:rFonts w:cstheme="minorHAnsi"/>
            </w:rPr>
          </w:rPrChange>
        </w:rPr>
      </w:pPr>
    </w:p>
    <w:p w14:paraId="1028511B" w14:textId="77777777" w:rsidR="003F3EDE" w:rsidRPr="00691778" w:rsidRDefault="003F3EDE" w:rsidP="003F3EDE">
      <w:pPr>
        <w:spacing w:after="240" w:line="276" w:lineRule="auto"/>
        <w:ind w:right="795"/>
        <w:jc w:val="both"/>
        <w:rPr>
          <w:rFonts w:ascii="Arial" w:eastAsia="Microsoft JhengHei" w:hAnsi="Arial" w:cs="Arial"/>
          <w:b/>
          <w:szCs w:val="24"/>
          <w:rPrChange w:id="4553" w:author="Adelino Naquarta Sepalanga Domingos" w:date="2025-03-05T08:49:00Z" w16du:dateUtc="2025-03-05T07:49:00Z">
            <w:rPr>
              <w:rFonts w:ascii="Microsoft JhengHei" w:eastAsia="Microsoft JhengHei" w:hAnsi="Microsoft JhengHei" w:cstheme="minorHAnsi"/>
              <w:b/>
              <w:szCs w:val="24"/>
            </w:rPr>
          </w:rPrChange>
        </w:rPr>
      </w:pPr>
    </w:p>
    <w:p w14:paraId="75BC43A9" w14:textId="77777777" w:rsidR="003F3EDE" w:rsidRPr="00691778" w:rsidRDefault="003F3EDE" w:rsidP="003F3EDE">
      <w:pPr>
        <w:spacing w:after="240" w:line="276" w:lineRule="auto"/>
        <w:ind w:right="795"/>
        <w:jc w:val="both"/>
        <w:rPr>
          <w:rFonts w:ascii="Arial" w:eastAsia="Microsoft JhengHei" w:hAnsi="Arial" w:cs="Arial"/>
          <w:b/>
          <w:szCs w:val="24"/>
          <w:rPrChange w:id="4554" w:author="Adelino Naquarta Sepalanga Domingos" w:date="2025-03-05T08:49:00Z" w16du:dateUtc="2025-03-05T07:49:00Z">
            <w:rPr>
              <w:rFonts w:ascii="Microsoft JhengHei" w:eastAsia="Microsoft JhengHei" w:hAnsi="Microsoft JhengHei" w:cstheme="minorHAnsi"/>
              <w:b/>
              <w:szCs w:val="24"/>
            </w:rPr>
          </w:rPrChange>
        </w:rPr>
      </w:pPr>
      <w:r w:rsidRPr="00691778">
        <w:rPr>
          <w:rFonts w:ascii="Arial" w:eastAsia="Microsoft JhengHei" w:hAnsi="Arial" w:cs="Arial"/>
          <w:b/>
          <w:szCs w:val="24"/>
          <w:rPrChange w:id="4555" w:author="Adelino Naquarta Sepalanga Domingos" w:date="2025-03-05T08:49:00Z" w16du:dateUtc="2025-03-05T07:49:00Z">
            <w:rPr>
              <w:rFonts w:ascii="Microsoft JhengHei" w:eastAsia="Microsoft JhengHei" w:hAnsi="Microsoft JhengHei" w:cstheme="minorHAnsi"/>
              <w:b/>
              <w:szCs w:val="24"/>
            </w:rPr>
          </w:rPrChange>
        </w:rPr>
        <w:t xml:space="preserve">3 - </w:t>
      </w:r>
      <w:r w:rsidRPr="00691778">
        <w:rPr>
          <w:rFonts w:ascii="Arial" w:eastAsia="Microsoft JhengHei" w:hAnsi="Arial" w:cs="Arial"/>
          <w:b/>
          <w:sz w:val="24"/>
          <w:szCs w:val="24"/>
          <w:rPrChange w:id="4556" w:author="Adelino Naquarta Sepalanga Domingos" w:date="2025-03-05T08:49:00Z" w16du:dateUtc="2025-03-05T07:49:00Z">
            <w:rPr>
              <w:rFonts w:ascii="Times New Roman" w:eastAsia="Microsoft JhengHei" w:hAnsi="Times New Roman" w:cs="Times New Roman"/>
              <w:b/>
              <w:sz w:val="24"/>
              <w:szCs w:val="24"/>
            </w:rPr>
          </w:rPrChange>
        </w:rPr>
        <w:t>Movimentos contabilísticos (</w:t>
      </w:r>
      <w:proofErr w:type="spellStart"/>
      <w:r w:rsidRPr="00691778">
        <w:rPr>
          <w:rFonts w:ascii="Arial" w:eastAsia="Microsoft JhengHei" w:hAnsi="Arial" w:cs="Arial"/>
          <w:b/>
          <w:sz w:val="24"/>
          <w:szCs w:val="24"/>
          <w:rPrChange w:id="4557" w:author="Adelino Naquarta Sepalanga Domingos" w:date="2025-03-05T08:49:00Z" w16du:dateUtc="2025-03-05T07:49:00Z">
            <w:rPr>
              <w:rFonts w:ascii="Times New Roman" w:eastAsia="Microsoft JhengHei" w:hAnsi="Times New Roman" w:cs="Times New Roman"/>
              <w:b/>
              <w:sz w:val="24"/>
              <w:szCs w:val="24"/>
            </w:rPr>
          </w:rPrChange>
        </w:rPr>
        <w:t>GeneralLedgerEntries</w:t>
      </w:r>
      <w:proofErr w:type="spellEnd"/>
      <w:r w:rsidRPr="00691778">
        <w:rPr>
          <w:rFonts w:ascii="Arial" w:eastAsia="Microsoft JhengHei" w:hAnsi="Arial" w:cs="Arial"/>
          <w:b/>
          <w:sz w:val="24"/>
          <w:szCs w:val="24"/>
          <w:rPrChange w:id="4558" w:author="Adelino Naquarta Sepalanga Domingos" w:date="2025-03-05T08:49:00Z" w16du:dateUtc="2025-03-05T07:49:00Z">
            <w:rPr>
              <w:rFonts w:ascii="Times New Roman" w:eastAsia="Microsoft JhengHei" w:hAnsi="Times New Roman" w:cs="Times New Roman"/>
              <w:b/>
              <w:sz w:val="24"/>
              <w:szCs w:val="24"/>
            </w:rPr>
          </w:rPrChange>
        </w:rPr>
        <w:t>).</w:t>
      </w:r>
    </w:p>
    <w:p w14:paraId="527C95D7" w14:textId="77777777" w:rsidR="003F3EDE" w:rsidRPr="00691778" w:rsidRDefault="003F3EDE" w:rsidP="003F3EDE">
      <w:pPr>
        <w:spacing w:after="240" w:line="276" w:lineRule="auto"/>
        <w:jc w:val="both"/>
        <w:rPr>
          <w:rFonts w:ascii="Arial" w:eastAsia="Times New Roman" w:hAnsi="Arial" w:cs="Arial"/>
          <w:spacing w:val="-1"/>
          <w:sz w:val="24"/>
          <w:szCs w:val="24"/>
          <w:rPrChange w:id="4559"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4560" w:author="Adelino Naquarta Sepalanga Domingos" w:date="2025-03-05T08:49:00Z" w16du:dateUtc="2025-03-05T07:49:00Z">
            <w:rPr>
              <w:rFonts w:ascii="Times New Roman" w:eastAsia="Times New Roman" w:hAnsi="Times New Roman" w:cs="Times New Roman"/>
              <w:spacing w:val="-1"/>
              <w:sz w:val="24"/>
              <w:szCs w:val="24"/>
            </w:rPr>
          </w:rPrChange>
        </w:rPr>
        <w:t>Nesta tabela registam-se os movimentos contabilísticos correspondentes ao período de exportação a que diz respeito o SAFT (AO), não devendo os movimentos de abertura ser objecto de exportação, na medida em que estes são apenas reflectidos ao nível da tabela 2.1. – Tabela de código de contas (</w:t>
      </w:r>
      <w:proofErr w:type="spellStart"/>
      <w:r w:rsidRPr="00691778">
        <w:rPr>
          <w:rFonts w:ascii="Arial" w:eastAsia="Times New Roman" w:hAnsi="Arial" w:cs="Arial"/>
          <w:spacing w:val="-1"/>
          <w:sz w:val="24"/>
          <w:szCs w:val="24"/>
          <w:rPrChange w:id="4561" w:author="Adelino Naquarta Sepalanga Domingos" w:date="2025-03-05T08:49:00Z" w16du:dateUtc="2025-03-05T07:49:00Z">
            <w:rPr>
              <w:rFonts w:ascii="Times New Roman" w:eastAsia="Times New Roman" w:hAnsi="Times New Roman" w:cs="Times New Roman"/>
              <w:spacing w:val="-1"/>
              <w:sz w:val="24"/>
              <w:szCs w:val="24"/>
            </w:rPr>
          </w:rPrChange>
        </w:rPr>
        <w:t>GeneralLedgerAccounts</w:t>
      </w:r>
      <w:proofErr w:type="spellEnd"/>
      <w:r w:rsidRPr="00691778">
        <w:rPr>
          <w:rFonts w:ascii="Arial" w:eastAsia="Times New Roman" w:hAnsi="Arial" w:cs="Arial"/>
          <w:spacing w:val="-1"/>
          <w:sz w:val="24"/>
          <w:szCs w:val="24"/>
          <w:rPrChange w:id="4562" w:author="Adelino Naquarta Sepalanga Domingos" w:date="2025-03-05T08:49:00Z" w16du:dateUtc="2025-03-05T07:49:00Z">
            <w:rPr>
              <w:rFonts w:ascii="Times New Roman" w:eastAsia="Times New Roman" w:hAnsi="Times New Roman" w:cs="Times New Roman"/>
              <w:spacing w:val="-1"/>
              <w:sz w:val="24"/>
              <w:szCs w:val="24"/>
            </w:rPr>
          </w:rPrChange>
        </w:rPr>
        <w:t>) nos campos 2.1.2.3. - Saldo de abertura a débito da conta do plano de contas (</w:t>
      </w:r>
      <w:proofErr w:type="spellStart"/>
      <w:r w:rsidRPr="00691778">
        <w:rPr>
          <w:rFonts w:ascii="Arial" w:eastAsia="Times New Roman" w:hAnsi="Arial" w:cs="Arial"/>
          <w:spacing w:val="-1"/>
          <w:sz w:val="24"/>
          <w:szCs w:val="24"/>
          <w:rPrChange w:id="4563" w:author="Adelino Naquarta Sepalanga Domingos" w:date="2025-03-05T08:49:00Z" w16du:dateUtc="2025-03-05T07:49:00Z">
            <w:rPr>
              <w:rFonts w:ascii="Times New Roman" w:eastAsia="Times New Roman" w:hAnsi="Times New Roman" w:cs="Times New Roman"/>
              <w:spacing w:val="-1"/>
              <w:sz w:val="24"/>
              <w:szCs w:val="24"/>
            </w:rPr>
          </w:rPrChange>
        </w:rPr>
        <w:t>OpeningDebitBalance</w:t>
      </w:r>
      <w:proofErr w:type="spellEnd"/>
      <w:r w:rsidRPr="00691778">
        <w:rPr>
          <w:rFonts w:ascii="Arial" w:eastAsia="Times New Roman" w:hAnsi="Arial" w:cs="Arial"/>
          <w:spacing w:val="-1"/>
          <w:sz w:val="24"/>
          <w:szCs w:val="24"/>
          <w:rPrChange w:id="4564" w:author="Adelino Naquarta Sepalanga Domingos" w:date="2025-03-05T08:49:00Z" w16du:dateUtc="2025-03-05T07:49:00Z">
            <w:rPr>
              <w:rFonts w:ascii="Times New Roman" w:eastAsia="Times New Roman" w:hAnsi="Times New Roman" w:cs="Times New Roman"/>
              <w:spacing w:val="-1"/>
              <w:sz w:val="24"/>
              <w:szCs w:val="24"/>
            </w:rPr>
          </w:rPrChange>
        </w:rPr>
        <w:t>) e 2.1.2.4. - Saldo de abertura a crédito da conta do plano de contas (</w:t>
      </w:r>
      <w:proofErr w:type="spellStart"/>
      <w:r w:rsidRPr="00691778">
        <w:rPr>
          <w:rFonts w:ascii="Arial" w:eastAsia="Times New Roman" w:hAnsi="Arial" w:cs="Arial"/>
          <w:spacing w:val="-1"/>
          <w:sz w:val="24"/>
          <w:szCs w:val="24"/>
          <w:rPrChange w:id="4565" w:author="Adelino Naquarta Sepalanga Domingos" w:date="2025-03-05T08:49:00Z" w16du:dateUtc="2025-03-05T07:49:00Z">
            <w:rPr>
              <w:rFonts w:ascii="Times New Roman" w:eastAsia="Times New Roman" w:hAnsi="Times New Roman" w:cs="Times New Roman"/>
              <w:spacing w:val="-1"/>
              <w:sz w:val="24"/>
              <w:szCs w:val="24"/>
            </w:rPr>
          </w:rPrChange>
        </w:rPr>
        <w:t>OpeningCreditBalance</w:t>
      </w:r>
      <w:proofErr w:type="spellEnd"/>
      <w:r w:rsidRPr="00691778">
        <w:rPr>
          <w:rFonts w:ascii="Arial" w:eastAsia="Times New Roman" w:hAnsi="Arial" w:cs="Arial"/>
          <w:spacing w:val="-1"/>
          <w:sz w:val="24"/>
          <w:szCs w:val="24"/>
          <w:rPrChange w:id="4566" w:author="Adelino Naquarta Sepalanga Domingos" w:date="2025-03-05T08:49:00Z" w16du:dateUtc="2025-03-05T07:49:00Z">
            <w:rPr>
              <w:rFonts w:ascii="Times New Roman" w:eastAsia="Times New Roman" w:hAnsi="Times New Roman" w:cs="Times New Roman"/>
              <w:spacing w:val="-1"/>
              <w:sz w:val="24"/>
              <w:szCs w:val="24"/>
            </w:rPr>
          </w:rPrChange>
        </w:rPr>
        <w:t>).</w:t>
      </w:r>
    </w:p>
    <w:p w14:paraId="108D453B" w14:textId="3F43D568" w:rsidR="003F3EDE" w:rsidRPr="00691778" w:rsidDel="004866BB" w:rsidRDefault="003F3EDE" w:rsidP="003F3EDE">
      <w:pPr>
        <w:spacing w:after="240" w:line="276" w:lineRule="auto"/>
        <w:jc w:val="both"/>
        <w:rPr>
          <w:del w:id="4567" w:author="Adelino Naquarta Sepalanga Domingos" w:date="2025-03-05T09:13:00Z" w16du:dateUtc="2025-03-05T08:13:00Z"/>
          <w:rFonts w:ascii="Arial" w:eastAsia="Times New Roman" w:hAnsi="Arial" w:cs="Arial"/>
          <w:spacing w:val="-1"/>
          <w:sz w:val="24"/>
          <w:szCs w:val="24"/>
          <w:rPrChange w:id="4568" w:author="Adelino Naquarta Sepalanga Domingos" w:date="2025-03-05T08:49:00Z" w16du:dateUtc="2025-03-05T07:49:00Z">
            <w:rPr>
              <w:del w:id="4569" w:author="Adelino Naquarta Sepalanga Domingos" w:date="2025-03-05T09:13:00Z" w16du:dateUtc="2025-03-05T08:13:00Z"/>
              <w:rFonts w:ascii="Times New Roman" w:eastAsia="Times New Roman" w:hAnsi="Times New Roman" w:cs="Times New Roman"/>
              <w:spacing w:val="-1"/>
              <w:sz w:val="24"/>
              <w:szCs w:val="24"/>
            </w:rPr>
          </w:rPrChange>
        </w:rPr>
      </w:pPr>
    </w:p>
    <w:p w14:paraId="16A5A009" w14:textId="77777777" w:rsidR="003F3EDE" w:rsidRPr="00691778" w:rsidRDefault="003F3EDE" w:rsidP="003F3EDE">
      <w:pPr>
        <w:spacing w:after="240" w:line="276" w:lineRule="auto"/>
        <w:jc w:val="both"/>
        <w:rPr>
          <w:rFonts w:ascii="Arial" w:eastAsia="Times New Roman" w:hAnsi="Arial" w:cs="Arial"/>
          <w:spacing w:val="-1"/>
          <w:sz w:val="24"/>
          <w:szCs w:val="24"/>
          <w:rPrChange w:id="4570" w:author="Adelino Naquarta Sepalanga Domingos" w:date="2025-03-05T08:49:00Z" w16du:dateUtc="2025-03-05T07:49:00Z">
            <w:rPr>
              <w:rFonts w:ascii="Times New Roman" w:eastAsia="Times New Roman" w:hAnsi="Times New Roman" w:cs="Times New Roman"/>
              <w:spacing w:val="-1"/>
              <w:sz w:val="24"/>
              <w:szCs w:val="24"/>
            </w:rPr>
          </w:rPrChange>
        </w:rPr>
      </w:pPr>
    </w:p>
    <w:tbl>
      <w:tblPr>
        <w:tblW w:w="11199" w:type="dxa"/>
        <w:tblInd w:w="-100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04"/>
        <w:gridCol w:w="1331"/>
        <w:gridCol w:w="3544"/>
        <w:gridCol w:w="3402"/>
        <w:gridCol w:w="1418"/>
      </w:tblGrid>
      <w:tr w:rsidR="003F3EDE" w:rsidRPr="004866BB" w14:paraId="7C754488" w14:textId="77777777" w:rsidTr="0025185C">
        <w:trPr>
          <w:trHeight w:val="463"/>
          <w:tblHeader/>
        </w:trPr>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6AF92433"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571" w:author="Adelino Naquarta Sepalanga Domingos" w:date="2025-03-05T09:13:00Z" w16du:dateUtc="2025-03-05T08:13: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572" w:author="Adelino Naquarta Sepalanga Domingos" w:date="2025-03-05T09:13:00Z" w16du:dateUtc="2025-03-05T08:13:00Z">
                  <w:rPr>
                    <w:rFonts w:ascii="Times New Roman" w:eastAsia="Times New Roman" w:hAnsi="Times New Roman"/>
                    <w:b/>
                    <w:bCs/>
                    <w:color w:val="FFFFFF" w:themeColor="background1"/>
                    <w:spacing w:val="-1"/>
                  </w:rPr>
                </w:rPrChange>
              </w:rPr>
              <w:lastRenderedPageBreak/>
              <w:t>Índice do campo</w:t>
            </w:r>
          </w:p>
        </w:tc>
        <w:tc>
          <w:tcPr>
            <w:tcW w:w="1331"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2EEBBCD"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573" w:author="Adelino Naquarta Sepalanga Domingos" w:date="2025-03-05T09:13:00Z" w16du:dateUtc="2025-03-05T08:13: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574" w:author="Adelino Naquarta Sepalanga Domingos" w:date="2025-03-05T09:13:00Z" w16du:dateUtc="2025-03-05T08:13:00Z">
                  <w:rPr>
                    <w:rFonts w:ascii="Times New Roman" w:eastAsia="Times New Roman" w:hAnsi="Times New Roman"/>
                    <w:b/>
                    <w:bCs/>
                    <w:color w:val="FFFFFF" w:themeColor="background1"/>
                    <w:spacing w:val="-1"/>
                  </w:rPr>
                </w:rPrChange>
              </w:rPr>
              <w:t>Obrigatório</w:t>
            </w:r>
          </w:p>
        </w:tc>
        <w:tc>
          <w:tcPr>
            <w:tcW w:w="354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BA78A4D"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575" w:author="Adelino Naquarta Sepalanga Domingos" w:date="2025-03-05T09:13:00Z" w16du:dateUtc="2025-03-05T08:13: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576" w:author="Adelino Naquarta Sepalanga Domingos" w:date="2025-03-05T09:13:00Z" w16du:dateUtc="2025-03-05T08:13:00Z">
                  <w:rPr>
                    <w:rFonts w:ascii="Times New Roman" w:eastAsia="Times New Roman" w:hAnsi="Times New Roman"/>
                    <w:b/>
                    <w:bCs/>
                    <w:color w:val="FFFFFF" w:themeColor="background1"/>
                    <w:spacing w:val="-1"/>
                  </w:rPr>
                </w:rPrChange>
              </w:rPr>
              <w:t>Nome do campo</w:t>
            </w:r>
          </w:p>
        </w:tc>
        <w:tc>
          <w:tcPr>
            <w:tcW w:w="3402"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5719C4A"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577" w:author="Adelino Naquarta Sepalanga Domingos" w:date="2025-03-05T09:13:00Z" w16du:dateUtc="2025-03-05T08:13: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578" w:author="Adelino Naquarta Sepalanga Domingos" w:date="2025-03-05T09:13:00Z" w16du:dateUtc="2025-03-05T08:13:00Z">
                  <w:rPr>
                    <w:rFonts w:ascii="Times New Roman" w:eastAsia="Times New Roman" w:hAnsi="Times New Roman"/>
                    <w:b/>
                    <w:bCs/>
                    <w:color w:val="FFFFFF" w:themeColor="background1"/>
                    <w:spacing w:val="-1"/>
                  </w:rPr>
                </w:rPrChange>
              </w:rPr>
              <w:t>Notas técnicas</w:t>
            </w:r>
          </w:p>
        </w:tc>
        <w:tc>
          <w:tcPr>
            <w:tcW w:w="141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285A770"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579" w:author="Adelino Naquarta Sepalanga Domingos" w:date="2025-03-05T09:13:00Z" w16du:dateUtc="2025-03-05T08:13: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580" w:author="Adelino Naquarta Sepalanga Domingos" w:date="2025-03-05T09:13:00Z" w16du:dateUtc="2025-03-05T08:13:00Z">
                  <w:rPr>
                    <w:rFonts w:ascii="Times New Roman" w:eastAsia="Times New Roman" w:hAnsi="Times New Roman"/>
                    <w:b/>
                    <w:bCs/>
                    <w:color w:val="FFFFFF" w:themeColor="background1"/>
                    <w:spacing w:val="-1"/>
                  </w:rPr>
                </w:rPrChange>
              </w:rPr>
              <w:t>Formato</w:t>
            </w:r>
          </w:p>
        </w:tc>
      </w:tr>
      <w:tr w:rsidR="003F3EDE" w:rsidRPr="004866BB" w14:paraId="357CBA6A" w14:textId="77777777" w:rsidTr="0025185C">
        <w:trPr>
          <w:trHeight w:val="607"/>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D3153C" w14:textId="77777777" w:rsidR="003F3EDE" w:rsidRPr="004866BB" w:rsidRDefault="003F3EDE" w:rsidP="0025185C">
            <w:pPr>
              <w:jc w:val="center"/>
              <w:rPr>
                <w:rFonts w:ascii="Arial" w:eastAsia="Times New Roman" w:hAnsi="Arial" w:cs="Arial"/>
                <w:spacing w:val="-1"/>
                <w:sz w:val="20"/>
                <w:szCs w:val="20"/>
                <w:rPrChange w:id="458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82" w:author="Adelino Naquarta Sepalanga Domingos" w:date="2025-03-05T09:13:00Z" w16du:dateUtc="2025-03-05T08:13:00Z">
                  <w:rPr>
                    <w:rFonts w:ascii="Times New Roman" w:eastAsia="Times New Roman" w:hAnsi="Times New Roman"/>
                    <w:spacing w:val="-1"/>
                  </w:rPr>
                </w:rPrChange>
              </w:rPr>
              <w:t>3.1.</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E27423" w14:textId="77777777" w:rsidR="003F3EDE" w:rsidRPr="004866BB" w:rsidRDefault="003F3EDE" w:rsidP="0025185C">
            <w:pPr>
              <w:jc w:val="center"/>
              <w:rPr>
                <w:rFonts w:ascii="Arial" w:eastAsia="Times New Roman" w:hAnsi="Arial" w:cs="Arial"/>
                <w:spacing w:val="-1"/>
                <w:sz w:val="20"/>
                <w:szCs w:val="20"/>
                <w:rPrChange w:id="458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84"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8E5EA6" w14:textId="77777777" w:rsidR="003F3EDE" w:rsidRPr="004866BB" w:rsidRDefault="003F3EDE" w:rsidP="0025185C">
            <w:pPr>
              <w:rPr>
                <w:rFonts w:ascii="Arial" w:eastAsia="Times New Roman" w:hAnsi="Arial" w:cs="Arial"/>
                <w:spacing w:val="-1"/>
                <w:sz w:val="20"/>
                <w:szCs w:val="20"/>
                <w:rPrChange w:id="458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86" w:author="Adelino Naquarta Sepalanga Domingos" w:date="2025-03-05T09:13:00Z" w16du:dateUtc="2025-03-05T08:13:00Z">
                  <w:rPr>
                    <w:rFonts w:ascii="Times New Roman" w:eastAsia="Times New Roman" w:hAnsi="Times New Roman"/>
                    <w:spacing w:val="-1"/>
                  </w:rPr>
                </w:rPrChange>
              </w:rPr>
              <w:t>Número de registo de movimentos contabilísticos (</w:t>
            </w:r>
            <w:proofErr w:type="spellStart"/>
            <w:r w:rsidRPr="004866BB">
              <w:rPr>
                <w:rFonts w:ascii="Arial" w:eastAsia="Times New Roman" w:hAnsi="Arial" w:cs="Arial"/>
                <w:spacing w:val="-1"/>
                <w:sz w:val="20"/>
                <w:szCs w:val="20"/>
                <w:rPrChange w:id="4587" w:author="Adelino Naquarta Sepalanga Domingos" w:date="2025-03-05T09:13:00Z" w16du:dateUtc="2025-03-05T08:13:00Z">
                  <w:rPr>
                    <w:rFonts w:ascii="Times New Roman" w:eastAsia="Times New Roman" w:hAnsi="Times New Roman"/>
                    <w:spacing w:val="-1"/>
                  </w:rPr>
                </w:rPrChange>
              </w:rPr>
              <w:t>NumberOfEntries</w:t>
            </w:r>
            <w:proofErr w:type="spellEnd"/>
            <w:r w:rsidRPr="004866BB">
              <w:rPr>
                <w:rFonts w:ascii="Arial" w:eastAsia="Times New Roman" w:hAnsi="Arial" w:cs="Arial"/>
                <w:spacing w:val="-1"/>
                <w:sz w:val="20"/>
                <w:szCs w:val="20"/>
                <w:rPrChange w:id="4588"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D1CA90" w14:textId="77777777" w:rsidR="003F3EDE" w:rsidRPr="004866BB" w:rsidRDefault="003F3EDE" w:rsidP="0025185C">
            <w:pPr>
              <w:rPr>
                <w:rFonts w:ascii="Arial" w:eastAsia="Times New Roman" w:hAnsi="Arial" w:cs="Arial"/>
                <w:spacing w:val="-1"/>
                <w:sz w:val="20"/>
                <w:szCs w:val="20"/>
                <w:rPrChange w:id="4589"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54E25C" w14:textId="77777777" w:rsidR="003F3EDE" w:rsidRPr="004866BB" w:rsidRDefault="003F3EDE" w:rsidP="0025185C">
            <w:pPr>
              <w:jc w:val="center"/>
              <w:rPr>
                <w:rFonts w:ascii="Arial" w:eastAsia="Times New Roman" w:hAnsi="Arial" w:cs="Arial"/>
                <w:spacing w:val="-1"/>
                <w:sz w:val="20"/>
                <w:szCs w:val="20"/>
                <w:rPrChange w:id="459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91" w:author="Adelino Naquarta Sepalanga Domingos" w:date="2025-03-05T09:13:00Z" w16du:dateUtc="2025-03-05T08:13:00Z">
                  <w:rPr>
                    <w:rFonts w:ascii="Times New Roman" w:eastAsia="Times New Roman" w:hAnsi="Times New Roman"/>
                    <w:spacing w:val="-1"/>
                  </w:rPr>
                </w:rPrChange>
              </w:rPr>
              <w:t>Inteiro</w:t>
            </w:r>
          </w:p>
        </w:tc>
      </w:tr>
      <w:tr w:rsidR="003F3EDE" w:rsidRPr="004866BB" w14:paraId="43CFB748" w14:textId="77777777" w:rsidTr="0025185C">
        <w:trPr>
          <w:trHeight w:val="1614"/>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0849EE" w14:textId="77777777" w:rsidR="003F3EDE" w:rsidRPr="004866BB" w:rsidRDefault="003F3EDE" w:rsidP="0025185C">
            <w:pPr>
              <w:jc w:val="center"/>
              <w:rPr>
                <w:rFonts w:ascii="Arial" w:eastAsia="Times New Roman" w:hAnsi="Arial" w:cs="Arial"/>
                <w:spacing w:val="-1"/>
                <w:sz w:val="20"/>
                <w:szCs w:val="20"/>
                <w:rPrChange w:id="4592" w:author="Adelino Naquarta Sepalanga Domingos" w:date="2025-03-05T09:13:00Z" w16du:dateUtc="2025-03-05T08:13:00Z">
                  <w:rPr>
                    <w:rFonts w:ascii="Times New Roman" w:eastAsia="Times New Roman" w:hAnsi="Times New Roman"/>
                    <w:spacing w:val="-1"/>
                  </w:rPr>
                </w:rPrChange>
              </w:rPr>
            </w:pPr>
          </w:p>
          <w:p w14:paraId="1208E5A3" w14:textId="77777777" w:rsidR="003F3EDE" w:rsidRPr="004866BB" w:rsidRDefault="003F3EDE" w:rsidP="0025185C">
            <w:pPr>
              <w:jc w:val="center"/>
              <w:rPr>
                <w:rFonts w:ascii="Arial" w:eastAsia="Times New Roman" w:hAnsi="Arial" w:cs="Arial"/>
                <w:spacing w:val="-1"/>
                <w:sz w:val="20"/>
                <w:szCs w:val="20"/>
                <w:rPrChange w:id="4593" w:author="Adelino Naquarta Sepalanga Domingos" w:date="2025-03-05T09:13:00Z" w16du:dateUtc="2025-03-05T08:13:00Z">
                  <w:rPr>
                    <w:rFonts w:ascii="Times New Roman" w:eastAsia="Times New Roman" w:hAnsi="Times New Roman"/>
                    <w:spacing w:val="-1"/>
                  </w:rPr>
                </w:rPrChange>
              </w:rPr>
            </w:pPr>
          </w:p>
          <w:p w14:paraId="7A5E5E33" w14:textId="77777777" w:rsidR="003F3EDE" w:rsidRPr="004866BB" w:rsidRDefault="003F3EDE" w:rsidP="0025185C">
            <w:pPr>
              <w:jc w:val="center"/>
              <w:rPr>
                <w:rFonts w:ascii="Arial" w:eastAsia="Times New Roman" w:hAnsi="Arial" w:cs="Arial"/>
                <w:spacing w:val="-1"/>
                <w:sz w:val="20"/>
                <w:szCs w:val="20"/>
                <w:rPrChange w:id="459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95" w:author="Adelino Naquarta Sepalanga Domingos" w:date="2025-03-05T09:13:00Z" w16du:dateUtc="2025-03-05T08:13:00Z">
                  <w:rPr>
                    <w:rFonts w:ascii="Times New Roman" w:eastAsia="Times New Roman" w:hAnsi="Times New Roman"/>
                    <w:spacing w:val="-1"/>
                  </w:rPr>
                </w:rPrChange>
              </w:rPr>
              <w:t>3.2.</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50CF61" w14:textId="77777777" w:rsidR="003F3EDE" w:rsidRPr="004866BB" w:rsidRDefault="003F3EDE" w:rsidP="0025185C">
            <w:pPr>
              <w:jc w:val="center"/>
              <w:rPr>
                <w:rFonts w:ascii="Arial" w:eastAsia="Times New Roman" w:hAnsi="Arial" w:cs="Arial"/>
                <w:spacing w:val="-1"/>
                <w:sz w:val="20"/>
                <w:szCs w:val="20"/>
                <w:rPrChange w:id="4596" w:author="Adelino Naquarta Sepalanga Domingos" w:date="2025-03-05T09:13:00Z" w16du:dateUtc="2025-03-05T08:13:00Z">
                  <w:rPr>
                    <w:rFonts w:ascii="Times New Roman" w:eastAsia="Times New Roman" w:hAnsi="Times New Roman"/>
                    <w:spacing w:val="-1"/>
                  </w:rPr>
                </w:rPrChange>
              </w:rPr>
            </w:pPr>
          </w:p>
          <w:p w14:paraId="643071A9" w14:textId="77777777" w:rsidR="003F3EDE" w:rsidRPr="004866BB" w:rsidRDefault="003F3EDE" w:rsidP="0025185C">
            <w:pPr>
              <w:jc w:val="center"/>
              <w:rPr>
                <w:rFonts w:ascii="Arial" w:eastAsia="Times New Roman" w:hAnsi="Arial" w:cs="Arial"/>
                <w:spacing w:val="-1"/>
                <w:sz w:val="20"/>
                <w:szCs w:val="20"/>
                <w:rPrChange w:id="4597" w:author="Adelino Naquarta Sepalanga Domingos" w:date="2025-03-05T09:13:00Z" w16du:dateUtc="2025-03-05T08:13:00Z">
                  <w:rPr>
                    <w:rFonts w:ascii="Times New Roman" w:eastAsia="Times New Roman" w:hAnsi="Times New Roman"/>
                    <w:spacing w:val="-1"/>
                  </w:rPr>
                </w:rPrChange>
              </w:rPr>
            </w:pPr>
          </w:p>
          <w:p w14:paraId="31854DCB" w14:textId="77777777" w:rsidR="003F3EDE" w:rsidRPr="004866BB" w:rsidRDefault="003F3EDE" w:rsidP="0025185C">
            <w:pPr>
              <w:jc w:val="center"/>
              <w:rPr>
                <w:rFonts w:ascii="Arial" w:eastAsia="Times New Roman" w:hAnsi="Arial" w:cs="Arial"/>
                <w:spacing w:val="-1"/>
                <w:sz w:val="20"/>
                <w:szCs w:val="20"/>
                <w:rPrChange w:id="459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99"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061FB7" w14:textId="77777777" w:rsidR="003F3EDE" w:rsidRPr="004866BB" w:rsidRDefault="003F3EDE" w:rsidP="0025185C">
            <w:pPr>
              <w:rPr>
                <w:rFonts w:ascii="Arial" w:eastAsia="Times New Roman" w:hAnsi="Arial" w:cs="Arial"/>
                <w:spacing w:val="-1"/>
                <w:sz w:val="20"/>
                <w:szCs w:val="20"/>
                <w:rPrChange w:id="4600" w:author="Adelino Naquarta Sepalanga Domingos" w:date="2025-03-05T09:13:00Z" w16du:dateUtc="2025-03-05T08:13:00Z">
                  <w:rPr>
                    <w:rFonts w:ascii="Times New Roman" w:eastAsia="Times New Roman" w:hAnsi="Times New Roman"/>
                    <w:spacing w:val="-1"/>
                  </w:rPr>
                </w:rPrChange>
              </w:rPr>
            </w:pPr>
          </w:p>
          <w:p w14:paraId="1FFB8773" w14:textId="77777777" w:rsidR="003F3EDE" w:rsidRPr="004866BB" w:rsidRDefault="003F3EDE" w:rsidP="0025185C">
            <w:pPr>
              <w:rPr>
                <w:rFonts w:ascii="Arial" w:eastAsia="Times New Roman" w:hAnsi="Arial" w:cs="Arial"/>
                <w:spacing w:val="-1"/>
                <w:sz w:val="20"/>
                <w:szCs w:val="20"/>
                <w:rPrChange w:id="4601" w:author="Adelino Naquarta Sepalanga Domingos" w:date="2025-03-05T09:13:00Z" w16du:dateUtc="2025-03-05T08:13:00Z">
                  <w:rPr>
                    <w:rFonts w:ascii="Times New Roman" w:eastAsia="Times New Roman" w:hAnsi="Times New Roman"/>
                    <w:spacing w:val="-1"/>
                  </w:rPr>
                </w:rPrChange>
              </w:rPr>
            </w:pPr>
          </w:p>
          <w:p w14:paraId="0F8803B3" w14:textId="77777777" w:rsidR="003F3EDE" w:rsidRPr="004866BB" w:rsidRDefault="003F3EDE" w:rsidP="0025185C">
            <w:pPr>
              <w:rPr>
                <w:rFonts w:ascii="Arial" w:eastAsia="Times New Roman" w:hAnsi="Arial" w:cs="Arial"/>
                <w:spacing w:val="-1"/>
                <w:sz w:val="20"/>
                <w:szCs w:val="20"/>
                <w:rPrChange w:id="460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03" w:author="Adelino Naquarta Sepalanga Domingos" w:date="2025-03-05T09:13:00Z" w16du:dateUtc="2025-03-05T08:13:00Z">
                  <w:rPr>
                    <w:rFonts w:ascii="Times New Roman" w:eastAsia="Times New Roman" w:hAnsi="Times New Roman"/>
                    <w:spacing w:val="-1"/>
                  </w:rPr>
                </w:rPrChange>
              </w:rPr>
              <w:t>Total dos débitos (</w:t>
            </w:r>
            <w:proofErr w:type="spellStart"/>
            <w:r w:rsidRPr="004866BB">
              <w:rPr>
                <w:rFonts w:ascii="Arial" w:eastAsia="Times New Roman" w:hAnsi="Arial" w:cs="Arial"/>
                <w:spacing w:val="-1"/>
                <w:sz w:val="20"/>
                <w:szCs w:val="20"/>
                <w:rPrChange w:id="4604" w:author="Adelino Naquarta Sepalanga Domingos" w:date="2025-03-05T09:13:00Z" w16du:dateUtc="2025-03-05T08:13:00Z">
                  <w:rPr>
                    <w:rFonts w:ascii="Times New Roman" w:eastAsia="Times New Roman" w:hAnsi="Times New Roman"/>
                    <w:spacing w:val="-1"/>
                  </w:rPr>
                </w:rPrChange>
              </w:rPr>
              <w:t>TotalDebit</w:t>
            </w:r>
            <w:proofErr w:type="spellEnd"/>
            <w:r w:rsidRPr="004866BB">
              <w:rPr>
                <w:rFonts w:ascii="Arial" w:eastAsia="Times New Roman" w:hAnsi="Arial" w:cs="Arial"/>
                <w:spacing w:val="-1"/>
                <w:sz w:val="20"/>
                <w:szCs w:val="20"/>
                <w:rPrChange w:id="4605"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00290FD" w14:textId="77777777" w:rsidR="003F3EDE" w:rsidRPr="004866BB" w:rsidRDefault="003F3EDE" w:rsidP="0025185C">
            <w:pPr>
              <w:rPr>
                <w:rFonts w:ascii="Arial" w:eastAsia="Times New Roman" w:hAnsi="Arial" w:cs="Arial"/>
                <w:spacing w:val="-1"/>
                <w:sz w:val="20"/>
                <w:szCs w:val="20"/>
                <w:rPrChange w:id="460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07" w:author="Adelino Naquarta Sepalanga Domingos" w:date="2025-03-05T09:13:00Z" w16du:dateUtc="2025-03-05T08:13:00Z">
                  <w:rPr>
                    <w:rFonts w:ascii="Times New Roman" w:eastAsia="Times New Roman" w:hAnsi="Times New Roman"/>
                    <w:spacing w:val="-1"/>
                  </w:rPr>
                </w:rPrChange>
              </w:rPr>
              <w:t>Soma a débito de todos os movimentos do período seleccionado, registados no campo 3.4.3.11.1.6. – Valor a débito (</w:t>
            </w:r>
            <w:proofErr w:type="spellStart"/>
            <w:r w:rsidRPr="004866BB">
              <w:rPr>
                <w:rFonts w:ascii="Arial" w:eastAsia="Times New Roman" w:hAnsi="Arial" w:cs="Arial"/>
                <w:spacing w:val="-1"/>
                <w:sz w:val="20"/>
                <w:szCs w:val="20"/>
                <w:rPrChange w:id="4608" w:author="Adelino Naquarta Sepalanga Domingos" w:date="2025-03-05T09:13:00Z" w16du:dateUtc="2025-03-05T08:13:00Z">
                  <w:rPr>
                    <w:rFonts w:ascii="Times New Roman" w:eastAsia="Times New Roman" w:hAnsi="Times New Roman"/>
                    <w:spacing w:val="-1"/>
                  </w:rPr>
                </w:rPrChange>
              </w:rPr>
              <w:t>Debit</w:t>
            </w:r>
            <w:proofErr w:type="spellEnd"/>
            <w:r w:rsidRPr="004866BB">
              <w:rPr>
                <w:rFonts w:ascii="Arial" w:eastAsia="Times New Roman" w:hAnsi="Arial" w:cs="Arial"/>
                <w:spacing w:val="-1"/>
                <w:sz w:val="20"/>
                <w:szCs w:val="20"/>
                <w:rPrChange w:id="4609" w:author="Adelino Naquarta Sepalanga Domingos" w:date="2025-03-05T09:13:00Z" w16du:dateUtc="2025-03-05T08:13:00Z">
                  <w:rPr>
                    <w:rFonts w:ascii="Times New Roman" w:eastAsia="Times New Roman" w:hAnsi="Times New Roman"/>
                    <w:spacing w:val="-1"/>
                  </w:rPr>
                </w:rPrChange>
              </w:rPr>
              <w:t xml:space="preserve"> </w:t>
            </w:r>
            <w:proofErr w:type="spellStart"/>
            <w:r w:rsidRPr="004866BB">
              <w:rPr>
                <w:rFonts w:ascii="Arial" w:eastAsia="Times New Roman" w:hAnsi="Arial" w:cs="Arial"/>
                <w:spacing w:val="-1"/>
                <w:sz w:val="20"/>
                <w:szCs w:val="20"/>
                <w:rPrChange w:id="4610" w:author="Adelino Naquarta Sepalanga Domingos" w:date="2025-03-05T09:13:00Z" w16du:dateUtc="2025-03-05T08:13:00Z">
                  <w:rPr>
                    <w:rFonts w:ascii="Times New Roman" w:eastAsia="Times New Roman" w:hAnsi="Times New Roman"/>
                    <w:spacing w:val="-1"/>
                  </w:rPr>
                </w:rPrChange>
              </w:rPr>
              <w:t>Amount</w:t>
            </w:r>
            <w:proofErr w:type="spellEnd"/>
            <w:r w:rsidRPr="004866BB">
              <w:rPr>
                <w:rFonts w:ascii="Arial" w:eastAsia="Times New Roman" w:hAnsi="Arial" w:cs="Arial"/>
                <w:spacing w:val="-1"/>
                <w:sz w:val="20"/>
                <w:szCs w:val="20"/>
                <w:rPrChange w:id="4611" w:author="Adelino Naquarta Sepalanga Domingos" w:date="2025-03-05T09:13:00Z" w16du:dateUtc="2025-03-05T08:13: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D812522" w14:textId="77777777" w:rsidR="003F3EDE" w:rsidRPr="004866BB" w:rsidRDefault="003F3EDE" w:rsidP="0025185C">
            <w:pPr>
              <w:jc w:val="center"/>
              <w:rPr>
                <w:rFonts w:ascii="Arial" w:eastAsia="Times New Roman" w:hAnsi="Arial" w:cs="Arial"/>
                <w:spacing w:val="-1"/>
                <w:sz w:val="20"/>
                <w:szCs w:val="20"/>
                <w:rPrChange w:id="4612" w:author="Adelino Naquarta Sepalanga Domingos" w:date="2025-03-05T09:13:00Z" w16du:dateUtc="2025-03-05T08:13:00Z">
                  <w:rPr>
                    <w:rFonts w:ascii="Times New Roman" w:eastAsia="Times New Roman" w:hAnsi="Times New Roman"/>
                    <w:spacing w:val="-1"/>
                  </w:rPr>
                </w:rPrChange>
              </w:rPr>
            </w:pPr>
          </w:p>
          <w:p w14:paraId="4E7A607E" w14:textId="77777777" w:rsidR="003F3EDE" w:rsidRPr="004866BB" w:rsidRDefault="003F3EDE" w:rsidP="0025185C">
            <w:pPr>
              <w:jc w:val="center"/>
              <w:rPr>
                <w:rFonts w:ascii="Arial" w:eastAsia="Times New Roman" w:hAnsi="Arial" w:cs="Arial"/>
                <w:spacing w:val="-1"/>
                <w:sz w:val="20"/>
                <w:szCs w:val="20"/>
                <w:rPrChange w:id="4613" w:author="Adelino Naquarta Sepalanga Domingos" w:date="2025-03-05T09:13:00Z" w16du:dateUtc="2025-03-05T08:13:00Z">
                  <w:rPr>
                    <w:rFonts w:ascii="Times New Roman" w:eastAsia="Times New Roman" w:hAnsi="Times New Roman"/>
                    <w:spacing w:val="-1"/>
                  </w:rPr>
                </w:rPrChange>
              </w:rPr>
            </w:pPr>
          </w:p>
          <w:p w14:paraId="47D4A521" w14:textId="77777777" w:rsidR="003F3EDE" w:rsidRPr="004866BB" w:rsidRDefault="003F3EDE" w:rsidP="0025185C">
            <w:pPr>
              <w:jc w:val="center"/>
              <w:rPr>
                <w:rFonts w:ascii="Arial" w:eastAsia="Times New Roman" w:hAnsi="Arial" w:cs="Arial"/>
                <w:spacing w:val="-1"/>
                <w:sz w:val="20"/>
                <w:szCs w:val="20"/>
                <w:rPrChange w:id="461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15" w:author="Adelino Naquarta Sepalanga Domingos" w:date="2025-03-05T09:13:00Z" w16du:dateUtc="2025-03-05T08:13:00Z">
                  <w:rPr>
                    <w:rFonts w:ascii="Times New Roman" w:eastAsia="Times New Roman" w:hAnsi="Times New Roman"/>
                    <w:spacing w:val="-1"/>
                  </w:rPr>
                </w:rPrChange>
              </w:rPr>
              <w:t>Monetário</w:t>
            </w:r>
          </w:p>
        </w:tc>
      </w:tr>
      <w:tr w:rsidR="003F3EDE" w:rsidRPr="004866BB" w14:paraId="59E2CC87" w14:textId="77777777" w:rsidTr="0025185C">
        <w:trPr>
          <w:trHeight w:val="1656"/>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B72C43" w14:textId="77777777" w:rsidR="003F3EDE" w:rsidRPr="004866BB" w:rsidRDefault="003F3EDE" w:rsidP="0025185C">
            <w:pPr>
              <w:jc w:val="center"/>
              <w:rPr>
                <w:rFonts w:ascii="Arial" w:eastAsia="Times New Roman" w:hAnsi="Arial" w:cs="Arial"/>
                <w:spacing w:val="-1"/>
                <w:sz w:val="20"/>
                <w:szCs w:val="20"/>
                <w:rPrChange w:id="4616" w:author="Adelino Naquarta Sepalanga Domingos" w:date="2025-03-05T09:13:00Z" w16du:dateUtc="2025-03-05T08:13:00Z">
                  <w:rPr>
                    <w:rFonts w:ascii="Times New Roman" w:eastAsia="Times New Roman" w:hAnsi="Times New Roman"/>
                    <w:spacing w:val="-1"/>
                  </w:rPr>
                </w:rPrChange>
              </w:rPr>
            </w:pPr>
          </w:p>
          <w:p w14:paraId="1829B76C" w14:textId="77777777" w:rsidR="003F3EDE" w:rsidRPr="004866BB" w:rsidRDefault="003F3EDE" w:rsidP="0025185C">
            <w:pPr>
              <w:jc w:val="center"/>
              <w:rPr>
                <w:rFonts w:ascii="Arial" w:eastAsia="Times New Roman" w:hAnsi="Arial" w:cs="Arial"/>
                <w:spacing w:val="-1"/>
                <w:sz w:val="20"/>
                <w:szCs w:val="20"/>
                <w:rPrChange w:id="4617" w:author="Adelino Naquarta Sepalanga Domingos" w:date="2025-03-05T09:13:00Z" w16du:dateUtc="2025-03-05T08:13:00Z">
                  <w:rPr>
                    <w:rFonts w:ascii="Times New Roman" w:eastAsia="Times New Roman" w:hAnsi="Times New Roman"/>
                    <w:spacing w:val="-1"/>
                  </w:rPr>
                </w:rPrChange>
              </w:rPr>
            </w:pPr>
          </w:p>
          <w:p w14:paraId="136E5CBD" w14:textId="77777777" w:rsidR="003F3EDE" w:rsidRPr="004866BB" w:rsidRDefault="003F3EDE" w:rsidP="0025185C">
            <w:pPr>
              <w:jc w:val="center"/>
              <w:rPr>
                <w:rFonts w:ascii="Arial" w:eastAsia="Times New Roman" w:hAnsi="Arial" w:cs="Arial"/>
                <w:spacing w:val="-1"/>
                <w:sz w:val="20"/>
                <w:szCs w:val="20"/>
                <w:rPrChange w:id="461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19" w:author="Adelino Naquarta Sepalanga Domingos" w:date="2025-03-05T09:13:00Z" w16du:dateUtc="2025-03-05T08:13:00Z">
                  <w:rPr>
                    <w:rFonts w:ascii="Times New Roman" w:eastAsia="Times New Roman" w:hAnsi="Times New Roman"/>
                    <w:spacing w:val="-1"/>
                  </w:rPr>
                </w:rPrChange>
              </w:rPr>
              <w:t>3.3.</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E88279" w14:textId="77777777" w:rsidR="003F3EDE" w:rsidRPr="004866BB" w:rsidRDefault="003F3EDE" w:rsidP="0025185C">
            <w:pPr>
              <w:jc w:val="center"/>
              <w:rPr>
                <w:rFonts w:ascii="Arial" w:eastAsia="Times New Roman" w:hAnsi="Arial" w:cs="Arial"/>
                <w:spacing w:val="-1"/>
                <w:sz w:val="20"/>
                <w:szCs w:val="20"/>
                <w:rPrChange w:id="4620" w:author="Adelino Naquarta Sepalanga Domingos" w:date="2025-03-05T09:13:00Z" w16du:dateUtc="2025-03-05T08:13:00Z">
                  <w:rPr>
                    <w:rFonts w:ascii="Times New Roman" w:eastAsia="Times New Roman" w:hAnsi="Times New Roman"/>
                    <w:spacing w:val="-1"/>
                  </w:rPr>
                </w:rPrChange>
              </w:rPr>
            </w:pPr>
          </w:p>
          <w:p w14:paraId="71E21E31" w14:textId="77777777" w:rsidR="003F3EDE" w:rsidRPr="004866BB" w:rsidRDefault="003F3EDE" w:rsidP="0025185C">
            <w:pPr>
              <w:jc w:val="center"/>
              <w:rPr>
                <w:rFonts w:ascii="Arial" w:eastAsia="Times New Roman" w:hAnsi="Arial" w:cs="Arial"/>
                <w:spacing w:val="-1"/>
                <w:sz w:val="20"/>
                <w:szCs w:val="20"/>
                <w:rPrChange w:id="4621" w:author="Adelino Naquarta Sepalanga Domingos" w:date="2025-03-05T09:13:00Z" w16du:dateUtc="2025-03-05T08:13:00Z">
                  <w:rPr>
                    <w:rFonts w:ascii="Times New Roman" w:eastAsia="Times New Roman" w:hAnsi="Times New Roman"/>
                    <w:spacing w:val="-1"/>
                  </w:rPr>
                </w:rPrChange>
              </w:rPr>
            </w:pPr>
          </w:p>
          <w:p w14:paraId="0AAD2D86" w14:textId="77777777" w:rsidR="003F3EDE" w:rsidRPr="004866BB" w:rsidRDefault="003F3EDE" w:rsidP="0025185C">
            <w:pPr>
              <w:jc w:val="center"/>
              <w:rPr>
                <w:rFonts w:ascii="Arial" w:eastAsia="Times New Roman" w:hAnsi="Arial" w:cs="Arial"/>
                <w:spacing w:val="-1"/>
                <w:sz w:val="20"/>
                <w:szCs w:val="20"/>
                <w:rPrChange w:id="462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23"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B81A90" w14:textId="77777777" w:rsidR="003F3EDE" w:rsidRPr="004866BB" w:rsidRDefault="003F3EDE" w:rsidP="0025185C">
            <w:pPr>
              <w:rPr>
                <w:rFonts w:ascii="Arial" w:eastAsia="Times New Roman" w:hAnsi="Arial" w:cs="Arial"/>
                <w:spacing w:val="-1"/>
                <w:sz w:val="20"/>
                <w:szCs w:val="20"/>
                <w:rPrChange w:id="4624" w:author="Adelino Naquarta Sepalanga Domingos" w:date="2025-03-05T09:13:00Z" w16du:dateUtc="2025-03-05T08:13:00Z">
                  <w:rPr>
                    <w:rFonts w:ascii="Times New Roman" w:eastAsia="Times New Roman" w:hAnsi="Times New Roman"/>
                    <w:spacing w:val="-1"/>
                  </w:rPr>
                </w:rPrChange>
              </w:rPr>
            </w:pPr>
          </w:p>
          <w:p w14:paraId="21DFD896" w14:textId="77777777" w:rsidR="003F3EDE" w:rsidRPr="004866BB" w:rsidRDefault="003F3EDE" w:rsidP="0025185C">
            <w:pPr>
              <w:rPr>
                <w:rFonts w:ascii="Arial" w:eastAsia="Times New Roman" w:hAnsi="Arial" w:cs="Arial"/>
                <w:spacing w:val="-1"/>
                <w:sz w:val="20"/>
                <w:szCs w:val="20"/>
                <w:rPrChange w:id="4625" w:author="Adelino Naquarta Sepalanga Domingos" w:date="2025-03-05T09:13:00Z" w16du:dateUtc="2025-03-05T08:13:00Z">
                  <w:rPr>
                    <w:rFonts w:ascii="Times New Roman" w:eastAsia="Times New Roman" w:hAnsi="Times New Roman"/>
                    <w:spacing w:val="-1"/>
                  </w:rPr>
                </w:rPrChange>
              </w:rPr>
            </w:pPr>
          </w:p>
          <w:p w14:paraId="2384B6E7" w14:textId="77777777" w:rsidR="003F3EDE" w:rsidRPr="004866BB" w:rsidRDefault="003F3EDE" w:rsidP="0025185C">
            <w:pPr>
              <w:rPr>
                <w:rFonts w:ascii="Arial" w:eastAsia="Times New Roman" w:hAnsi="Arial" w:cs="Arial"/>
                <w:spacing w:val="-1"/>
                <w:sz w:val="20"/>
                <w:szCs w:val="20"/>
                <w:rPrChange w:id="462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27" w:author="Adelino Naquarta Sepalanga Domingos" w:date="2025-03-05T09:13:00Z" w16du:dateUtc="2025-03-05T08:13:00Z">
                  <w:rPr>
                    <w:rFonts w:ascii="Times New Roman" w:eastAsia="Times New Roman" w:hAnsi="Times New Roman"/>
                    <w:spacing w:val="-1"/>
                  </w:rPr>
                </w:rPrChange>
              </w:rPr>
              <w:t>Total dos créditos (</w:t>
            </w:r>
            <w:proofErr w:type="spellStart"/>
            <w:r w:rsidRPr="004866BB">
              <w:rPr>
                <w:rFonts w:ascii="Arial" w:eastAsia="Times New Roman" w:hAnsi="Arial" w:cs="Arial"/>
                <w:spacing w:val="-1"/>
                <w:sz w:val="20"/>
                <w:szCs w:val="20"/>
                <w:rPrChange w:id="4628" w:author="Adelino Naquarta Sepalanga Domingos" w:date="2025-03-05T09:13:00Z" w16du:dateUtc="2025-03-05T08:13:00Z">
                  <w:rPr>
                    <w:rFonts w:ascii="Times New Roman" w:eastAsia="Times New Roman" w:hAnsi="Times New Roman"/>
                    <w:spacing w:val="-1"/>
                  </w:rPr>
                </w:rPrChange>
              </w:rPr>
              <w:t>TotalCredit</w:t>
            </w:r>
            <w:proofErr w:type="spellEnd"/>
            <w:r w:rsidRPr="004866BB">
              <w:rPr>
                <w:rFonts w:ascii="Arial" w:eastAsia="Times New Roman" w:hAnsi="Arial" w:cs="Arial"/>
                <w:spacing w:val="-1"/>
                <w:sz w:val="20"/>
                <w:szCs w:val="20"/>
                <w:rPrChange w:id="4629"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698F8A" w14:textId="77777777" w:rsidR="003F3EDE" w:rsidRPr="004866BB" w:rsidRDefault="003F3EDE" w:rsidP="0025185C">
            <w:pPr>
              <w:rPr>
                <w:rFonts w:ascii="Arial" w:eastAsia="Times New Roman" w:hAnsi="Arial" w:cs="Arial"/>
                <w:spacing w:val="-1"/>
                <w:sz w:val="20"/>
                <w:szCs w:val="20"/>
                <w:rPrChange w:id="463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31" w:author="Adelino Naquarta Sepalanga Domingos" w:date="2025-03-05T09:13:00Z" w16du:dateUtc="2025-03-05T08:13:00Z">
                  <w:rPr>
                    <w:rFonts w:ascii="Times New Roman" w:eastAsia="Times New Roman" w:hAnsi="Times New Roman"/>
                    <w:spacing w:val="-1"/>
                  </w:rPr>
                </w:rPrChange>
              </w:rPr>
              <w:t>Soma a crédito de todos os movimentos do período seleccionado, registados no campo 3.4.3.11.2.6. – Valor a crédito (</w:t>
            </w:r>
            <w:proofErr w:type="spellStart"/>
            <w:r w:rsidRPr="004866BB">
              <w:rPr>
                <w:rFonts w:ascii="Arial" w:eastAsia="Times New Roman" w:hAnsi="Arial" w:cs="Arial"/>
                <w:spacing w:val="-1"/>
                <w:sz w:val="20"/>
                <w:szCs w:val="20"/>
                <w:rPrChange w:id="4632" w:author="Adelino Naquarta Sepalanga Domingos" w:date="2025-03-05T09:13:00Z" w16du:dateUtc="2025-03-05T08:13:00Z">
                  <w:rPr>
                    <w:rFonts w:ascii="Times New Roman" w:eastAsia="Times New Roman" w:hAnsi="Times New Roman"/>
                    <w:spacing w:val="-1"/>
                  </w:rPr>
                </w:rPrChange>
              </w:rPr>
              <w:t>Credit</w:t>
            </w:r>
            <w:proofErr w:type="spellEnd"/>
            <w:r w:rsidRPr="004866BB">
              <w:rPr>
                <w:rFonts w:ascii="Arial" w:eastAsia="Times New Roman" w:hAnsi="Arial" w:cs="Arial"/>
                <w:spacing w:val="-1"/>
                <w:sz w:val="20"/>
                <w:szCs w:val="20"/>
                <w:rPrChange w:id="4633" w:author="Adelino Naquarta Sepalanga Domingos" w:date="2025-03-05T09:13:00Z" w16du:dateUtc="2025-03-05T08:13:00Z">
                  <w:rPr>
                    <w:rFonts w:ascii="Times New Roman" w:eastAsia="Times New Roman" w:hAnsi="Times New Roman"/>
                    <w:spacing w:val="-1"/>
                  </w:rPr>
                </w:rPrChange>
              </w:rPr>
              <w:t xml:space="preserve"> </w:t>
            </w:r>
            <w:proofErr w:type="spellStart"/>
            <w:r w:rsidRPr="004866BB">
              <w:rPr>
                <w:rFonts w:ascii="Arial" w:eastAsia="Times New Roman" w:hAnsi="Arial" w:cs="Arial"/>
                <w:spacing w:val="-1"/>
                <w:sz w:val="20"/>
                <w:szCs w:val="20"/>
                <w:rPrChange w:id="4634" w:author="Adelino Naquarta Sepalanga Domingos" w:date="2025-03-05T09:13:00Z" w16du:dateUtc="2025-03-05T08:13:00Z">
                  <w:rPr>
                    <w:rFonts w:ascii="Times New Roman" w:eastAsia="Times New Roman" w:hAnsi="Times New Roman"/>
                    <w:spacing w:val="-1"/>
                  </w:rPr>
                </w:rPrChange>
              </w:rPr>
              <w:t>Amount</w:t>
            </w:r>
            <w:proofErr w:type="spellEnd"/>
            <w:r w:rsidRPr="004866BB">
              <w:rPr>
                <w:rFonts w:ascii="Arial" w:eastAsia="Times New Roman" w:hAnsi="Arial" w:cs="Arial"/>
                <w:spacing w:val="-1"/>
                <w:sz w:val="20"/>
                <w:szCs w:val="20"/>
                <w:rPrChange w:id="4635" w:author="Adelino Naquarta Sepalanga Domingos" w:date="2025-03-05T09:13:00Z" w16du:dateUtc="2025-03-05T08:13: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B46FE2" w14:textId="77777777" w:rsidR="003F3EDE" w:rsidRPr="004866BB" w:rsidRDefault="003F3EDE" w:rsidP="0025185C">
            <w:pPr>
              <w:jc w:val="center"/>
              <w:rPr>
                <w:rFonts w:ascii="Arial" w:eastAsia="Times New Roman" w:hAnsi="Arial" w:cs="Arial"/>
                <w:spacing w:val="-1"/>
                <w:sz w:val="20"/>
                <w:szCs w:val="20"/>
                <w:rPrChange w:id="4636" w:author="Adelino Naquarta Sepalanga Domingos" w:date="2025-03-05T09:13:00Z" w16du:dateUtc="2025-03-05T08:13:00Z">
                  <w:rPr>
                    <w:rFonts w:ascii="Times New Roman" w:eastAsia="Times New Roman" w:hAnsi="Times New Roman"/>
                    <w:spacing w:val="-1"/>
                  </w:rPr>
                </w:rPrChange>
              </w:rPr>
            </w:pPr>
          </w:p>
          <w:p w14:paraId="7E350744" w14:textId="77777777" w:rsidR="003F3EDE" w:rsidRPr="004866BB" w:rsidRDefault="003F3EDE" w:rsidP="0025185C">
            <w:pPr>
              <w:jc w:val="center"/>
              <w:rPr>
                <w:rFonts w:ascii="Arial" w:eastAsia="Times New Roman" w:hAnsi="Arial" w:cs="Arial"/>
                <w:spacing w:val="-1"/>
                <w:sz w:val="20"/>
                <w:szCs w:val="20"/>
                <w:rPrChange w:id="4637" w:author="Adelino Naquarta Sepalanga Domingos" w:date="2025-03-05T09:13:00Z" w16du:dateUtc="2025-03-05T08:13:00Z">
                  <w:rPr>
                    <w:rFonts w:ascii="Times New Roman" w:eastAsia="Times New Roman" w:hAnsi="Times New Roman"/>
                    <w:spacing w:val="-1"/>
                  </w:rPr>
                </w:rPrChange>
              </w:rPr>
            </w:pPr>
          </w:p>
          <w:p w14:paraId="5364B78F" w14:textId="77777777" w:rsidR="003F3EDE" w:rsidRPr="004866BB" w:rsidRDefault="003F3EDE" w:rsidP="0025185C">
            <w:pPr>
              <w:jc w:val="center"/>
              <w:rPr>
                <w:rFonts w:ascii="Arial" w:eastAsia="Times New Roman" w:hAnsi="Arial" w:cs="Arial"/>
                <w:spacing w:val="-1"/>
                <w:sz w:val="20"/>
                <w:szCs w:val="20"/>
                <w:rPrChange w:id="463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39" w:author="Adelino Naquarta Sepalanga Domingos" w:date="2025-03-05T09:13:00Z" w16du:dateUtc="2025-03-05T08:13:00Z">
                  <w:rPr>
                    <w:rFonts w:ascii="Times New Roman" w:eastAsia="Times New Roman" w:hAnsi="Times New Roman"/>
                    <w:spacing w:val="-1"/>
                  </w:rPr>
                </w:rPrChange>
              </w:rPr>
              <w:t>Monetário</w:t>
            </w:r>
          </w:p>
        </w:tc>
      </w:tr>
      <w:tr w:rsidR="003F3EDE" w:rsidRPr="004866BB" w14:paraId="6009D1FE" w14:textId="77777777" w:rsidTr="0025185C">
        <w:trPr>
          <w:trHeight w:val="700"/>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CD403D" w14:textId="77777777" w:rsidR="003F3EDE" w:rsidRPr="004866BB" w:rsidRDefault="003F3EDE" w:rsidP="0025185C">
            <w:pPr>
              <w:jc w:val="center"/>
              <w:rPr>
                <w:rFonts w:ascii="Arial" w:eastAsia="Times New Roman" w:hAnsi="Arial" w:cs="Arial"/>
                <w:spacing w:val="-1"/>
                <w:sz w:val="20"/>
                <w:szCs w:val="20"/>
                <w:rPrChange w:id="464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41" w:author="Adelino Naquarta Sepalanga Domingos" w:date="2025-03-05T09:13:00Z" w16du:dateUtc="2025-03-05T08:13:00Z">
                  <w:rPr>
                    <w:rFonts w:ascii="Times New Roman" w:eastAsia="Times New Roman" w:hAnsi="Times New Roman"/>
                    <w:spacing w:val="-1"/>
                  </w:rPr>
                </w:rPrChange>
              </w:rPr>
              <w:t>3.4.</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266544" w14:textId="77777777" w:rsidR="003F3EDE" w:rsidRPr="004866BB" w:rsidRDefault="003F3EDE" w:rsidP="0025185C">
            <w:pPr>
              <w:jc w:val="center"/>
              <w:rPr>
                <w:rFonts w:ascii="Arial" w:eastAsia="Times New Roman" w:hAnsi="Arial" w:cs="Arial"/>
                <w:spacing w:val="-1"/>
                <w:sz w:val="20"/>
                <w:szCs w:val="20"/>
                <w:rPrChange w:id="4642" w:author="Adelino Naquarta Sepalanga Domingos" w:date="2025-03-05T09:13:00Z" w16du:dateUtc="2025-03-05T08:13:00Z">
                  <w:rPr>
                    <w:rFonts w:ascii="Times New Roman" w:eastAsia="Times New Roman" w:hAnsi="Times New Roman"/>
                    <w:spacing w:val="-1"/>
                  </w:rPr>
                </w:rPrChange>
              </w:rPr>
            </w:pP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0793FA" w14:textId="77777777" w:rsidR="003F3EDE" w:rsidRPr="004866BB" w:rsidRDefault="003F3EDE" w:rsidP="0025185C">
            <w:pPr>
              <w:rPr>
                <w:rFonts w:ascii="Arial" w:eastAsia="Times New Roman" w:hAnsi="Arial" w:cs="Arial"/>
                <w:spacing w:val="-1"/>
                <w:sz w:val="20"/>
                <w:szCs w:val="20"/>
                <w:rPrChange w:id="464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44" w:author="Adelino Naquarta Sepalanga Domingos" w:date="2025-03-05T09:13:00Z" w16du:dateUtc="2025-03-05T08:13:00Z">
                  <w:rPr>
                    <w:rFonts w:ascii="Times New Roman" w:eastAsia="Times New Roman" w:hAnsi="Times New Roman"/>
                    <w:spacing w:val="-1"/>
                  </w:rPr>
                </w:rPrChange>
              </w:rPr>
              <w:t>Diários (</w:t>
            </w:r>
            <w:proofErr w:type="spellStart"/>
            <w:r w:rsidRPr="004866BB">
              <w:rPr>
                <w:rFonts w:ascii="Arial" w:eastAsia="Times New Roman" w:hAnsi="Arial" w:cs="Arial"/>
                <w:spacing w:val="-1"/>
                <w:sz w:val="20"/>
                <w:szCs w:val="20"/>
                <w:rPrChange w:id="4645" w:author="Adelino Naquarta Sepalanga Domingos" w:date="2025-03-05T09:13:00Z" w16du:dateUtc="2025-03-05T08:13:00Z">
                  <w:rPr>
                    <w:rFonts w:ascii="Times New Roman" w:eastAsia="Times New Roman" w:hAnsi="Times New Roman"/>
                    <w:spacing w:val="-1"/>
                  </w:rPr>
                </w:rPrChange>
              </w:rPr>
              <w:t>Journal</w:t>
            </w:r>
            <w:proofErr w:type="spellEnd"/>
            <w:r w:rsidRPr="004866BB">
              <w:rPr>
                <w:rFonts w:ascii="Arial" w:eastAsia="Times New Roman" w:hAnsi="Arial" w:cs="Arial"/>
                <w:spacing w:val="-1"/>
                <w:sz w:val="20"/>
                <w:szCs w:val="20"/>
                <w:rPrChange w:id="4646"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C4D974" w14:textId="77777777" w:rsidR="003F3EDE" w:rsidRPr="004866BB" w:rsidRDefault="003F3EDE" w:rsidP="0025185C">
            <w:pPr>
              <w:rPr>
                <w:rFonts w:ascii="Arial" w:eastAsia="Times New Roman" w:hAnsi="Arial" w:cs="Arial"/>
                <w:spacing w:val="-1"/>
                <w:sz w:val="20"/>
                <w:szCs w:val="20"/>
                <w:rPrChange w:id="4647"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D705E3" w14:textId="77777777" w:rsidR="003F3EDE" w:rsidRPr="004866BB" w:rsidRDefault="003F3EDE" w:rsidP="0025185C">
            <w:pPr>
              <w:jc w:val="center"/>
              <w:rPr>
                <w:rFonts w:ascii="Arial" w:eastAsia="Times New Roman" w:hAnsi="Arial" w:cs="Arial"/>
                <w:spacing w:val="-1"/>
                <w:sz w:val="20"/>
                <w:szCs w:val="20"/>
                <w:rPrChange w:id="464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49" w:author="Adelino Naquarta Sepalanga Domingos" w:date="2025-03-05T09:13:00Z" w16du:dateUtc="2025-03-05T08:13:00Z">
                  <w:rPr>
                    <w:rFonts w:ascii="Times New Roman" w:eastAsia="Times New Roman" w:hAnsi="Times New Roman"/>
                    <w:spacing w:val="-1"/>
                  </w:rPr>
                </w:rPrChange>
              </w:rPr>
              <w:t>Não Aplicável</w:t>
            </w:r>
          </w:p>
        </w:tc>
      </w:tr>
      <w:tr w:rsidR="003F3EDE" w:rsidRPr="004866BB" w14:paraId="58A73498" w14:textId="77777777" w:rsidTr="0025185C">
        <w:trPr>
          <w:trHeight w:val="531"/>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C9F947" w14:textId="77777777" w:rsidR="003F3EDE" w:rsidRPr="004866BB" w:rsidRDefault="003F3EDE" w:rsidP="0025185C">
            <w:pPr>
              <w:jc w:val="center"/>
              <w:rPr>
                <w:rFonts w:ascii="Arial" w:eastAsia="Times New Roman" w:hAnsi="Arial" w:cs="Arial"/>
                <w:spacing w:val="-1"/>
                <w:sz w:val="20"/>
                <w:szCs w:val="20"/>
                <w:rPrChange w:id="465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51" w:author="Adelino Naquarta Sepalanga Domingos" w:date="2025-03-05T09:13:00Z" w16du:dateUtc="2025-03-05T08:13:00Z">
                  <w:rPr>
                    <w:rFonts w:ascii="Times New Roman" w:eastAsia="Times New Roman" w:hAnsi="Times New Roman"/>
                    <w:spacing w:val="-1"/>
                  </w:rPr>
                </w:rPrChange>
              </w:rPr>
              <w:t>3.4.1.</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6D0A3C" w14:textId="77777777" w:rsidR="003F3EDE" w:rsidRPr="004866BB" w:rsidRDefault="003F3EDE" w:rsidP="0025185C">
            <w:pPr>
              <w:jc w:val="center"/>
              <w:rPr>
                <w:rFonts w:ascii="Arial" w:eastAsia="Times New Roman" w:hAnsi="Arial" w:cs="Arial"/>
                <w:spacing w:val="-1"/>
                <w:sz w:val="20"/>
                <w:szCs w:val="20"/>
                <w:rPrChange w:id="465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53"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02E79F0" w14:textId="77777777" w:rsidR="003F3EDE" w:rsidRPr="004866BB" w:rsidRDefault="003F3EDE" w:rsidP="0025185C">
            <w:pPr>
              <w:rPr>
                <w:rFonts w:ascii="Arial" w:eastAsia="Times New Roman" w:hAnsi="Arial" w:cs="Arial"/>
                <w:spacing w:val="-1"/>
                <w:sz w:val="20"/>
                <w:szCs w:val="20"/>
                <w:rPrChange w:id="465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55" w:author="Adelino Naquarta Sepalanga Domingos" w:date="2025-03-05T09:13:00Z" w16du:dateUtc="2025-03-05T08:13:00Z">
                  <w:rPr>
                    <w:rFonts w:ascii="Times New Roman" w:eastAsia="Times New Roman" w:hAnsi="Times New Roman"/>
                    <w:spacing w:val="-1"/>
                  </w:rPr>
                </w:rPrChange>
              </w:rPr>
              <w:t>Identificador do diário (</w:t>
            </w:r>
            <w:proofErr w:type="spellStart"/>
            <w:r w:rsidRPr="004866BB">
              <w:rPr>
                <w:rFonts w:ascii="Arial" w:eastAsia="Times New Roman" w:hAnsi="Arial" w:cs="Arial"/>
                <w:spacing w:val="-1"/>
                <w:sz w:val="20"/>
                <w:szCs w:val="20"/>
                <w:rPrChange w:id="4656" w:author="Adelino Naquarta Sepalanga Domingos" w:date="2025-03-05T09:13:00Z" w16du:dateUtc="2025-03-05T08:13:00Z">
                  <w:rPr>
                    <w:rFonts w:ascii="Times New Roman" w:eastAsia="Times New Roman" w:hAnsi="Times New Roman"/>
                    <w:spacing w:val="-1"/>
                  </w:rPr>
                </w:rPrChange>
              </w:rPr>
              <w:t>JournalID</w:t>
            </w:r>
            <w:proofErr w:type="spellEnd"/>
            <w:r w:rsidRPr="004866BB">
              <w:rPr>
                <w:rFonts w:ascii="Arial" w:eastAsia="Times New Roman" w:hAnsi="Arial" w:cs="Arial"/>
                <w:spacing w:val="-1"/>
                <w:sz w:val="20"/>
                <w:szCs w:val="20"/>
                <w:rPrChange w:id="4657"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08B35E" w14:textId="77777777" w:rsidR="003F3EDE" w:rsidRPr="004866BB" w:rsidRDefault="003F3EDE" w:rsidP="0025185C">
            <w:pPr>
              <w:rPr>
                <w:rFonts w:ascii="Arial" w:eastAsia="Times New Roman" w:hAnsi="Arial" w:cs="Arial"/>
                <w:spacing w:val="-1"/>
                <w:sz w:val="20"/>
                <w:szCs w:val="20"/>
                <w:rPrChange w:id="4658"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2D60C6B" w14:textId="77777777" w:rsidR="003F3EDE" w:rsidRPr="004866BB" w:rsidRDefault="003F3EDE" w:rsidP="0025185C">
            <w:pPr>
              <w:jc w:val="center"/>
              <w:rPr>
                <w:rFonts w:ascii="Arial" w:eastAsia="Times New Roman" w:hAnsi="Arial" w:cs="Arial"/>
                <w:spacing w:val="-1"/>
                <w:sz w:val="20"/>
                <w:szCs w:val="20"/>
                <w:rPrChange w:id="465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60"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6BB8B32A" w14:textId="77777777" w:rsidTr="0025185C">
        <w:trPr>
          <w:trHeight w:val="512"/>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998F40" w14:textId="77777777" w:rsidR="003F3EDE" w:rsidRPr="004866BB" w:rsidRDefault="003F3EDE" w:rsidP="0025185C">
            <w:pPr>
              <w:jc w:val="center"/>
              <w:rPr>
                <w:rFonts w:ascii="Arial" w:eastAsia="Times New Roman" w:hAnsi="Arial" w:cs="Arial"/>
                <w:spacing w:val="-1"/>
                <w:sz w:val="20"/>
                <w:szCs w:val="20"/>
                <w:rPrChange w:id="466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62" w:author="Adelino Naquarta Sepalanga Domingos" w:date="2025-03-05T09:13:00Z" w16du:dateUtc="2025-03-05T08:13:00Z">
                  <w:rPr>
                    <w:rFonts w:ascii="Times New Roman" w:eastAsia="Times New Roman" w:hAnsi="Times New Roman"/>
                    <w:spacing w:val="-1"/>
                  </w:rPr>
                </w:rPrChange>
              </w:rPr>
              <w:t>3.4.2.</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B195089" w14:textId="77777777" w:rsidR="003F3EDE" w:rsidRPr="004866BB" w:rsidRDefault="003F3EDE" w:rsidP="0025185C">
            <w:pPr>
              <w:jc w:val="center"/>
              <w:rPr>
                <w:rFonts w:ascii="Arial" w:eastAsia="Times New Roman" w:hAnsi="Arial" w:cs="Arial"/>
                <w:spacing w:val="-1"/>
                <w:sz w:val="20"/>
                <w:szCs w:val="20"/>
                <w:rPrChange w:id="466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64"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3359C8" w14:textId="77777777" w:rsidR="003F3EDE" w:rsidRPr="004866BB" w:rsidRDefault="003F3EDE" w:rsidP="0025185C">
            <w:pPr>
              <w:rPr>
                <w:rFonts w:ascii="Arial" w:eastAsia="Times New Roman" w:hAnsi="Arial" w:cs="Arial"/>
                <w:spacing w:val="-1"/>
                <w:sz w:val="20"/>
                <w:szCs w:val="20"/>
                <w:rPrChange w:id="466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66" w:author="Adelino Naquarta Sepalanga Domingos" w:date="2025-03-05T09:13:00Z" w16du:dateUtc="2025-03-05T08:13:00Z">
                  <w:rPr>
                    <w:rFonts w:ascii="Times New Roman" w:eastAsia="Times New Roman" w:hAnsi="Times New Roman"/>
                    <w:spacing w:val="-1"/>
                  </w:rPr>
                </w:rPrChange>
              </w:rPr>
              <w:t>Descrição do diário (</w:t>
            </w:r>
            <w:proofErr w:type="spellStart"/>
            <w:r w:rsidRPr="004866BB">
              <w:rPr>
                <w:rFonts w:ascii="Arial" w:eastAsia="Times New Roman" w:hAnsi="Arial" w:cs="Arial"/>
                <w:spacing w:val="-1"/>
                <w:sz w:val="20"/>
                <w:szCs w:val="20"/>
                <w:rPrChange w:id="4667" w:author="Adelino Naquarta Sepalanga Domingos" w:date="2025-03-05T09:13:00Z" w16du:dateUtc="2025-03-05T08:13:00Z">
                  <w:rPr>
                    <w:rFonts w:ascii="Times New Roman" w:eastAsia="Times New Roman" w:hAnsi="Times New Roman"/>
                    <w:spacing w:val="-1"/>
                  </w:rPr>
                </w:rPrChange>
              </w:rPr>
              <w:t>Description</w:t>
            </w:r>
            <w:proofErr w:type="spellEnd"/>
            <w:r w:rsidRPr="004866BB">
              <w:rPr>
                <w:rFonts w:ascii="Arial" w:eastAsia="Times New Roman" w:hAnsi="Arial" w:cs="Arial"/>
                <w:spacing w:val="-1"/>
                <w:sz w:val="20"/>
                <w:szCs w:val="20"/>
                <w:rPrChange w:id="4668"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E082879" w14:textId="77777777" w:rsidR="003F3EDE" w:rsidRPr="004866BB" w:rsidRDefault="003F3EDE" w:rsidP="0025185C">
            <w:pPr>
              <w:rPr>
                <w:rFonts w:ascii="Arial" w:eastAsia="Times New Roman" w:hAnsi="Arial" w:cs="Arial"/>
                <w:spacing w:val="-1"/>
                <w:sz w:val="20"/>
                <w:szCs w:val="20"/>
                <w:rPrChange w:id="4669"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056320" w14:textId="77777777" w:rsidR="003F3EDE" w:rsidRPr="004866BB" w:rsidRDefault="003F3EDE" w:rsidP="0025185C">
            <w:pPr>
              <w:jc w:val="center"/>
              <w:rPr>
                <w:rFonts w:ascii="Arial" w:eastAsia="Times New Roman" w:hAnsi="Arial" w:cs="Arial"/>
                <w:spacing w:val="-1"/>
                <w:sz w:val="20"/>
                <w:szCs w:val="20"/>
                <w:rPrChange w:id="467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71" w:author="Adelino Naquarta Sepalanga Domingos" w:date="2025-03-05T09:13:00Z" w16du:dateUtc="2025-03-05T08:13:00Z">
                  <w:rPr>
                    <w:rFonts w:ascii="Times New Roman" w:eastAsia="Times New Roman" w:hAnsi="Times New Roman"/>
                    <w:spacing w:val="-1"/>
                  </w:rPr>
                </w:rPrChange>
              </w:rPr>
              <w:t>Texto 60</w:t>
            </w:r>
          </w:p>
        </w:tc>
      </w:tr>
      <w:tr w:rsidR="003F3EDE" w:rsidRPr="004866BB" w14:paraId="01FE460A" w14:textId="77777777" w:rsidTr="0025185C">
        <w:trPr>
          <w:trHeight w:val="664"/>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BE4BB8" w14:textId="77777777" w:rsidR="003F3EDE" w:rsidRPr="004866BB" w:rsidRDefault="003F3EDE" w:rsidP="0025185C">
            <w:pPr>
              <w:jc w:val="center"/>
              <w:rPr>
                <w:rFonts w:ascii="Arial" w:eastAsia="Times New Roman" w:hAnsi="Arial" w:cs="Arial"/>
                <w:spacing w:val="-1"/>
                <w:sz w:val="20"/>
                <w:szCs w:val="20"/>
                <w:rPrChange w:id="467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73" w:author="Adelino Naquarta Sepalanga Domingos" w:date="2025-03-05T09:13:00Z" w16du:dateUtc="2025-03-05T08:13:00Z">
                  <w:rPr>
                    <w:rFonts w:ascii="Times New Roman" w:eastAsia="Times New Roman" w:hAnsi="Times New Roman"/>
                    <w:spacing w:val="-1"/>
                  </w:rPr>
                </w:rPrChange>
              </w:rPr>
              <w:t>3.4.3.</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6B9641" w14:textId="77777777" w:rsidR="003F3EDE" w:rsidRPr="004866BB" w:rsidRDefault="003F3EDE" w:rsidP="0025185C">
            <w:pPr>
              <w:jc w:val="center"/>
              <w:rPr>
                <w:rFonts w:ascii="Arial" w:eastAsia="Times New Roman" w:hAnsi="Arial" w:cs="Arial"/>
                <w:spacing w:val="-1"/>
                <w:sz w:val="20"/>
                <w:szCs w:val="20"/>
                <w:rPrChange w:id="4674" w:author="Adelino Naquarta Sepalanga Domingos" w:date="2025-03-05T09:13:00Z" w16du:dateUtc="2025-03-05T08:13:00Z">
                  <w:rPr>
                    <w:rFonts w:ascii="Times New Roman" w:eastAsia="Times New Roman" w:hAnsi="Times New Roman"/>
                    <w:spacing w:val="-1"/>
                  </w:rPr>
                </w:rPrChange>
              </w:rPr>
            </w:pP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700F3C" w14:textId="77777777" w:rsidR="003F3EDE" w:rsidRPr="004866BB" w:rsidRDefault="003F3EDE" w:rsidP="0025185C">
            <w:pPr>
              <w:rPr>
                <w:rFonts w:ascii="Arial" w:eastAsia="Times New Roman" w:hAnsi="Arial" w:cs="Arial"/>
                <w:spacing w:val="-1"/>
                <w:sz w:val="20"/>
                <w:szCs w:val="20"/>
                <w:rPrChange w:id="467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76" w:author="Adelino Naquarta Sepalanga Domingos" w:date="2025-03-05T09:13:00Z" w16du:dateUtc="2025-03-05T08:13:00Z">
                  <w:rPr>
                    <w:rFonts w:ascii="Times New Roman" w:eastAsia="Times New Roman" w:hAnsi="Times New Roman"/>
                    <w:spacing w:val="-1"/>
                  </w:rPr>
                </w:rPrChange>
              </w:rPr>
              <w:t>Identificador da transação (</w:t>
            </w:r>
            <w:proofErr w:type="spellStart"/>
            <w:r w:rsidRPr="004866BB">
              <w:rPr>
                <w:rFonts w:ascii="Arial" w:eastAsia="Times New Roman" w:hAnsi="Arial" w:cs="Arial"/>
                <w:spacing w:val="-1"/>
                <w:sz w:val="20"/>
                <w:szCs w:val="20"/>
                <w:rPrChange w:id="4677" w:author="Adelino Naquarta Sepalanga Domingos" w:date="2025-03-05T09:13:00Z" w16du:dateUtc="2025-03-05T08:13:00Z">
                  <w:rPr>
                    <w:rFonts w:ascii="Times New Roman" w:eastAsia="Times New Roman" w:hAnsi="Times New Roman"/>
                    <w:spacing w:val="-1"/>
                  </w:rPr>
                </w:rPrChange>
              </w:rPr>
              <w:t>Transaction</w:t>
            </w:r>
            <w:proofErr w:type="spellEnd"/>
            <w:r w:rsidRPr="004866BB">
              <w:rPr>
                <w:rFonts w:ascii="Arial" w:eastAsia="Times New Roman" w:hAnsi="Arial" w:cs="Arial"/>
                <w:spacing w:val="-1"/>
                <w:sz w:val="20"/>
                <w:szCs w:val="20"/>
                <w:rPrChange w:id="4678"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053F8D" w14:textId="77777777" w:rsidR="003F3EDE" w:rsidRPr="004866BB" w:rsidRDefault="003F3EDE" w:rsidP="0025185C">
            <w:pPr>
              <w:rPr>
                <w:rFonts w:ascii="Arial" w:eastAsia="Times New Roman" w:hAnsi="Arial" w:cs="Arial"/>
                <w:spacing w:val="-1"/>
                <w:sz w:val="20"/>
                <w:szCs w:val="20"/>
                <w:rPrChange w:id="4679"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63B406" w14:textId="77777777" w:rsidR="003F3EDE" w:rsidRPr="004866BB" w:rsidRDefault="003F3EDE" w:rsidP="0025185C">
            <w:pPr>
              <w:jc w:val="center"/>
              <w:rPr>
                <w:rFonts w:ascii="Arial" w:eastAsia="Times New Roman" w:hAnsi="Arial" w:cs="Arial"/>
                <w:spacing w:val="-1"/>
                <w:sz w:val="20"/>
                <w:szCs w:val="20"/>
                <w:rPrChange w:id="468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81" w:author="Adelino Naquarta Sepalanga Domingos" w:date="2025-03-05T09:13:00Z" w16du:dateUtc="2025-03-05T08:13:00Z">
                  <w:rPr>
                    <w:rFonts w:ascii="Times New Roman" w:eastAsia="Times New Roman" w:hAnsi="Times New Roman"/>
                    <w:spacing w:val="-1"/>
                  </w:rPr>
                </w:rPrChange>
              </w:rPr>
              <w:t>Não Aplicável</w:t>
            </w:r>
          </w:p>
        </w:tc>
      </w:tr>
      <w:tr w:rsidR="003F3EDE" w:rsidRPr="004866BB" w14:paraId="54E83108" w14:textId="77777777" w:rsidTr="0025185C">
        <w:trPr>
          <w:trHeight w:val="764"/>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2D1AADA" w14:textId="77777777" w:rsidR="003F3EDE" w:rsidRPr="004866BB" w:rsidRDefault="003F3EDE" w:rsidP="0025185C">
            <w:pPr>
              <w:jc w:val="center"/>
              <w:rPr>
                <w:rFonts w:ascii="Arial" w:eastAsia="Times New Roman" w:hAnsi="Arial" w:cs="Arial"/>
                <w:spacing w:val="-1"/>
                <w:sz w:val="20"/>
                <w:szCs w:val="20"/>
                <w:rPrChange w:id="4682" w:author="Adelino Naquarta Sepalanga Domingos" w:date="2025-03-05T09:13:00Z" w16du:dateUtc="2025-03-05T08:13:00Z">
                  <w:rPr>
                    <w:rFonts w:ascii="Times New Roman" w:eastAsia="Times New Roman" w:hAnsi="Times New Roman"/>
                    <w:spacing w:val="-1"/>
                  </w:rPr>
                </w:rPrChange>
              </w:rPr>
            </w:pPr>
          </w:p>
          <w:p w14:paraId="10943009" w14:textId="77777777" w:rsidR="003F3EDE" w:rsidRPr="004866BB" w:rsidRDefault="003F3EDE" w:rsidP="0025185C">
            <w:pPr>
              <w:jc w:val="center"/>
              <w:rPr>
                <w:rFonts w:ascii="Arial" w:eastAsia="Times New Roman" w:hAnsi="Arial" w:cs="Arial"/>
                <w:spacing w:val="-1"/>
                <w:sz w:val="20"/>
                <w:szCs w:val="20"/>
                <w:rPrChange w:id="4683" w:author="Adelino Naquarta Sepalanga Domingos" w:date="2025-03-05T09:13:00Z" w16du:dateUtc="2025-03-05T08:13:00Z">
                  <w:rPr>
                    <w:rFonts w:ascii="Times New Roman" w:eastAsia="Times New Roman" w:hAnsi="Times New Roman"/>
                    <w:spacing w:val="-1"/>
                  </w:rPr>
                </w:rPrChange>
              </w:rPr>
            </w:pPr>
          </w:p>
          <w:p w14:paraId="200394A6" w14:textId="77777777" w:rsidR="003F3EDE" w:rsidRPr="004866BB" w:rsidRDefault="003F3EDE" w:rsidP="0025185C">
            <w:pPr>
              <w:jc w:val="center"/>
              <w:rPr>
                <w:rFonts w:ascii="Arial" w:eastAsia="Times New Roman" w:hAnsi="Arial" w:cs="Arial"/>
                <w:spacing w:val="-1"/>
                <w:sz w:val="20"/>
                <w:szCs w:val="20"/>
                <w:rPrChange w:id="4684" w:author="Adelino Naquarta Sepalanga Domingos" w:date="2025-03-05T09:13:00Z" w16du:dateUtc="2025-03-05T08:13:00Z">
                  <w:rPr>
                    <w:rFonts w:ascii="Times New Roman" w:eastAsia="Times New Roman" w:hAnsi="Times New Roman"/>
                    <w:spacing w:val="-1"/>
                  </w:rPr>
                </w:rPrChange>
              </w:rPr>
            </w:pPr>
          </w:p>
          <w:p w14:paraId="446A73CE" w14:textId="77777777" w:rsidR="003F3EDE" w:rsidRPr="004866BB" w:rsidRDefault="003F3EDE" w:rsidP="0025185C">
            <w:pPr>
              <w:jc w:val="center"/>
              <w:rPr>
                <w:rFonts w:ascii="Arial" w:eastAsia="Times New Roman" w:hAnsi="Arial" w:cs="Arial"/>
                <w:spacing w:val="-1"/>
                <w:sz w:val="20"/>
                <w:szCs w:val="20"/>
                <w:rPrChange w:id="4685" w:author="Adelino Naquarta Sepalanga Domingos" w:date="2025-03-05T09:13:00Z" w16du:dateUtc="2025-03-05T08:13:00Z">
                  <w:rPr>
                    <w:rFonts w:ascii="Times New Roman" w:eastAsia="Times New Roman" w:hAnsi="Times New Roman"/>
                    <w:spacing w:val="-1"/>
                  </w:rPr>
                </w:rPrChange>
              </w:rPr>
            </w:pPr>
          </w:p>
          <w:p w14:paraId="42E974F6" w14:textId="77777777" w:rsidR="003F3EDE" w:rsidRPr="004866BB" w:rsidRDefault="003F3EDE" w:rsidP="0025185C">
            <w:pPr>
              <w:jc w:val="center"/>
              <w:rPr>
                <w:rFonts w:ascii="Arial" w:eastAsia="Times New Roman" w:hAnsi="Arial" w:cs="Arial"/>
                <w:spacing w:val="-1"/>
                <w:sz w:val="20"/>
                <w:szCs w:val="20"/>
                <w:rPrChange w:id="468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87" w:author="Adelino Naquarta Sepalanga Domingos" w:date="2025-03-05T09:13:00Z" w16du:dateUtc="2025-03-05T08:13:00Z">
                  <w:rPr>
                    <w:rFonts w:ascii="Times New Roman" w:eastAsia="Times New Roman" w:hAnsi="Times New Roman"/>
                    <w:spacing w:val="-1"/>
                  </w:rPr>
                </w:rPrChange>
              </w:rPr>
              <w:t>3.4.3.1.</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38D404" w14:textId="77777777" w:rsidR="003F3EDE" w:rsidRPr="004866BB" w:rsidRDefault="003F3EDE" w:rsidP="0025185C">
            <w:pPr>
              <w:jc w:val="center"/>
              <w:rPr>
                <w:rFonts w:ascii="Arial" w:eastAsia="Times New Roman" w:hAnsi="Arial" w:cs="Arial"/>
                <w:spacing w:val="-1"/>
                <w:sz w:val="20"/>
                <w:szCs w:val="20"/>
                <w:rPrChange w:id="4688" w:author="Adelino Naquarta Sepalanga Domingos" w:date="2025-03-05T09:13:00Z" w16du:dateUtc="2025-03-05T08:13:00Z">
                  <w:rPr>
                    <w:rFonts w:ascii="Times New Roman" w:eastAsia="Times New Roman" w:hAnsi="Times New Roman"/>
                    <w:spacing w:val="-1"/>
                  </w:rPr>
                </w:rPrChange>
              </w:rPr>
            </w:pPr>
          </w:p>
          <w:p w14:paraId="4C2A5E57" w14:textId="77777777" w:rsidR="003F3EDE" w:rsidRPr="004866BB" w:rsidRDefault="003F3EDE" w:rsidP="0025185C">
            <w:pPr>
              <w:jc w:val="center"/>
              <w:rPr>
                <w:rFonts w:ascii="Arial" w:eastAsia="Times New Roman" w:hAnsi="Arial" w:cs="Arial"/>
                <w:spacing w:val="-1"/>
                <w:sz w:val="20"/>
                <w:szCs w:val="20"/>
                <w:rPrChange w:id="4689" w:author="Adelino Naquarta Sepalanga Domingos" w:date="2025-03-05T09:13:00Z" w16du:dateUtc="2025-03-05T08:13:00Z">
                  <w:rPr>
                    <w:rFonts w:ascii="Times New Roman" w:eastAsia="Times New Roman" w:hAnsi="Times New Roman"/>
                    <w:spacing w:val="-1"/>
                  </w:rPr>
                </w:rPrChange>
              </w:rPr>
            </w:pPr>
          </w:p>
          <w:p w14:paraId="107214FD" w14:textId="77777777" w:rsidR="003F3EDE" w:rsidRPr="004866BB" w:rsidRDefault="003F3EDE" w:rsidP="0025185C">
            <w:pPr>
              <w:jc w:val="center"/>
              <w:rPr>
                <w:rFonts w:ascii="Arial" w:eastAsia="Times New Roman" w:hAnsi="Arial" w:cs="Arial"/>
                <w:spacing w:val="-1"/>
                <w:sz w:val="20"/>
                <w:szCs w:val="20"/>
                <w:rPrChange w:id="4690" w:author="Adelino Naquarta Sepalanga Domingos" w:date="2025-03-05T09:13:00Z" w16du:dateUtc="2025-03-05T08:13:00Z">
                  <w:rPr>
                    <w:rFonts w:ascii="Times New Roman" w:eastAsia="Times New Roman" w:hAnsi="Times New Roman"/>
                    <w:spacing w:val="-1"/>
                  </w:rPr>
                </w:rPrChange>
              </w:rPr>
            </w:pPr>
          </w:p>
          <w:p w14:paraId="039BD82C" w14:textId="77777777" w:rsidR="003F3EDE" w:rsidRPr="004866BB" w:rsidRDefault="003F3EDE" w:rsidP="0025185C">
            <w:pPr>
              <w:jc w:val="center"/>
              <w:rPr>
                <w:rFonts w:ascii="Arial" w:eastAsia="Times New Roman" w:hAnsi="Arial" w:cs="Arial"/>
                <w:spacing w:val="-1"/>
                <w:sz w:val="20"/>
                <w:szCs w:val="20"/>
                <w:rPrChange w:id="4691" w:author="Adelino Naquarta Sepalanga Domingos" w:date="2025-03-05T09:13:00Z" w16du:dateUtc="2025-03-05T08:13:00Z">
                  <w:rPr>
                    <w:rFonts w:ascii="Times New Roman" w:eastAsia="Times New Roman" w:hAnsi="Times New Roman"/>
                    <w:spacing w:val="-1"/>
                  </w:rPr>
                </w:rPrChange>
              </w:rPr>
            </w:pPr>
          </w:p>
          <w:p w14:paraId="0CC0D48C" w14:textId="77777777" w:rsidR="003F3EDE" w:rsidRPr="004866BB" w:rsidRDefault="003F3EDE" w:rsidP="0025185C">
            <w:pPr>
              <w:jc w:val="center"/>
              <w:rPr>
                <w:rFonts w:ascii="Arial" w:eastAsia="Times New Roman" w:hAnsi="Arial" w:cs="Arial"/>
                <w:spacing w:val="-1"/>
                <w:sz w:val="20"/>
                <w:szCs w:val="20"/>
                <w:rPrChange w:id="469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93"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A6BA0D" w14:textId="77777777" w:rsidR="003F3EDE" w:rsidRPr="004866BB" w:rsidRDefault="003F3EDE" w:rsidP="0025185C">
            <w:pPr>
              <w:rPr>
                <w:rFonts w:ascii="Arial" w:eastAsia="Times New Roman" w:hAnsi="Arial" w:cs="Arial"/>
                <w:spacing w:val="-1"/>
                <w:sz w:val="20"/>
                <w:szCs w:val="20"/>
                <w:rPrChange w:id="4694" w:author="Adelino Naquarta Sepalanga Domingos" w:date="2025-03-05T09:13:00Z" w16du:dateUtc="2025-03-05T08:13:00Z">
                  <w:rPr>
                    <w:rFonts w:ascii="Times New Roman" w:eastAsia="Times New Roman" w:hAnsi="Times New Roman"/>
                    <w:spacing w:val="-1"/>
                  </w:rPr>
                </w:rPrChange>
              </w:rPr>
            </w:pPr>
          </w:p>
          <w:p w14:paraId="033C7199" w14:textId="77777777" w:rsidR="003F3EDE" w:rsidRPr="004866BB" w:rsidRDefault="003F3EDE" w:rsidP="0025185C">
            <w:pPr>
              <w:rPr>
                <w:rFonts w:ascii="Arial" w:eastAsia="Times New Roman" w:hAnsi="Arial" w:cs="Arial"/>
                <w:spacing w:val="-1"/>
                <w:sz w:val="20"/>
                <w:szCs w:val="20"/>
                <w:rPrChange w:id="4695" w:author="Adelino Naquarta Sepalanga Domingos" w:date="2025-03-05T09:13:00Z" w16du:dateUtc="2025-03-05T08:13:00Z">
                  <w:rPr>
                    <w:rFonts w:ascii="Times New Roman" w:eastAsia="Times New Roman" w:hAnsi="Times New Roman"/>
                    <w:spacing w:val="-1"/>
                  </w:rPr>
                </w:rPrChange>
              </w:rPr>
            </w:pPr>
          </w:p>
          <w:p w14:paraId="40DEAB23" w14:textId="77777777" w:rsidR="003F3EDE" w:rsidRPr="004866BB" w:rsidRDefault="003F3EDE" w:rsidP="0025185C">
            <w:pPr>
              <w:rPr>
                <w:rFonts w:ascii="Arial" w:eastAsia="Times New Roman" w:hAnsi="Arial" w:cs="Arial"/>
                <w:spacing w:val="-1"/>
                <w:sz w:val="20"/>
                <w:szCs w:val="20"/>
                <w:rPrChange w:id="4696" w:author="Adelino Naquarta Sepalanga Domingos" w:date="2025-03-05T09:13:00Z" w16du:dateUtc="2025-03-05T08:13:00Z">
                  <w:rPr>
                    <w:rFonts w:ascii="Times New Roman" w:eastAsia="Times New Roman" w:hAnsi="Times New Roman"/>
                    <w:spacing w:val="-1"/>
                  </w:rPr>
                </w:rPrChange>
              </w:rPr>
            </w:pPr>
          </w:p>
          <w:p w14:paraId="39582C2B" w14:textId="77777777" w:rsidR="003F3EDE" w:rsidRPr="004866BB" w:rsidRDefault="003F3EDE" w:rsidP="0025185C">
            <w:pPr>
              <w:rPr>
                <w:rFonts w:ascii="Arial" w:eastAsia="Times New Roman" w:hAnsi="Arial" w:cs="Arial"/>
                <w:spacing w:val="-1"/>
                <w:sz w:val="20"/>
                <w:szCs w:val="20"/>
                <w:rPrChange w:id="4697" w:author="Adelino Naquarta Sepalanga Domingos" w:date="2025-03-05T09:13:00Z" w16du:dateUtc="2025-03-05T08:13:00Z">
                  <w:rPr>
                    <w:rFonts w:ascii="Times New Roman" w:eastAsia="Times New Roman" w:hAnsi="Times New Roman"/>
                    <w:spacing w:val="-1"/>
                  </w:rPr>
                </w:rPrChange>
              </w:rPr>
            </w:pPr>
          </w:p>
          <w:p w14:paraId="06A33EEC" w14:textId="77777777" w:rsidR="003F3EDE" w:rsidRPr="004866BB" w:rsidRDefault="003F3EDE" w:rsidP="0025185C">
            <w:pPr>
              <w:rPr>
                <w:rFonts w:ascii="Arial" w:eastAsia="Times New Roman" w:hAnsi="Arial" w:cs="Arial"/>
                <w:spacing w:val="-1"/>
                <w:sz w:val="20"/>
                <w:szCs w:val="20"/>
                <w:rPrChange w:id="469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99" w:author="Adelino Naquarta Sepalanga Domingos" w:date="2025-03-05T09:13:00Z" w16du:dateUtc="2025-03-05T08:13:00Z">
                  <w:rPr>
                    <w:rFonts w:ascii="Times New Roman" w:eastAsia="Times New Roman" w:hAnsi="Times New Roman"/>
                    <w:spacing w:val="-1"/>
                  </w:rPr>
                </w:rPrChange>
              </w:rPr>
              <w:t>Chave única do movimento contabilístico (</w:t>
            </w:r>
            <w:proofErr w:type="spellStart"/>
            <w:r w:rsidRPr="004866BB">
              <w:rPr>
                <w:rFonts w:ascii="Arial" w:eastAsia="Times New Roman" w:hAnsi="Arial" w:cs="Arial"/>
                <w:spacing w:val="-1"/>
                <w:sz w:val="20"/>
                <w:szCs w:val="20"/>
                <w:rPrChange w:id="4700" w:author="Adelino Naquarta Sepalanga Domingos" w:date="2025-03-05T09:13:00Z" w16du:dateUtc="2025-03-05T08:13:00Z">
                  <w:rPr>
                    <w:rFonts w:ascii="Times New Roman" w:eastAsia="Times New Roman" w:hAnsi="Times New Roman"/>
                    <w:spacing w:val="-1"/>
                  </w:rPr>
                </w:rPrChange>
              </w:rPr>
              <w:t>TransactionID</w:t>
            </w:r>
            <w:proofErr w:type="spellEnd"/>
            <w:r w:rsidRPr="004866BB">
              <w:rPr>
                <w:rFonts w:ascii="Arial" w:eastAsia="Times New Roman" w:hAnsi="Arial" w:cs="Arial"/>
                <w:spacing w:val="-1"/>
                <w:sz w:val="20"/>
                <w:szCs w:val="20"/>
                <w:rPrChange w:id="4701"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B19A48" w14:textId="77777777" w:rsidR="003F3EDE" w:rsidRPr="004866BB" w:rsidRDefault="003F3EDE" w:rsidP="0025185C">
            <w:pPr>
              <w:rPr>
                <w:rFonts w:ascii="Arial" w:eastAsia="Times New Roman" w:hAnsi="Arial" w:cs="Arial"/>
                <w:spacing w:val="-1"/>
                <w:sz w:val="20"/>
                <w:szCs w:val="20"/>
                <w:rPrChange w:id="470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03" w:author="Adelino Naquarta Sepalanga Domingos" w:date="2025-03-05T09:13:00Z" w16du:dateUtc="2025-03-05T08:13:00Z">
                  <w:rPr>
                    <w:rFonts w:ascii="Times New Roman" w:eastAsia="Times New Roman" w:hAnsi="Times New Roman"/>
                    <w:spacing w:val="-1"/>
                  </w:rPr>
                </w:rPrChange>
              </w:rPr>
              <w:t>Deve ser construída de forma a ser única e a corresponder ao número de documento contabilístico, que é utilizado para detectar o documento físico no arquivo, pelo que, deve resultar de uma relação, separada por espaços, entre os seguintes valores: data do documento, identificador do diário e número de arquivo do documento (</w:t>
            </w:r>
            <w:proofErr w:type="spellStart"/>
            <w:r w:rsidRPr="004866BB">
              <w:rPr>
                <w:rFonts w:ascii="Arial" w:eastAsia="Times New Roman" w:hAnsi="Arial" w:cs="Arial"/>
                <w:spacing w:val="-1"/>
                <w:sz w:val="20"/>
                <w:szCs w:val="20"/>
                <w:rPrChange w:id="4704" w:author="Adelino Naquarta Sepalanga Domingos" w:date="2025-03-05T09:13:00Z" w16du:dateUtc="2025-03-05T08:13:00Z">
                  <w:rPr>
                    <w:rFonts w:ascii="Times New Roman" w:eastAsia="Times New Roman" w:hAnsi="Times New Roman"/>
                    <w:spacing w:val="-1"/>
                  </w:rPr>
                </w:rPrChange>
              </w:rPr>
              <w:t>Transaction</w:t>
            </w:r>
            <w:proofErr w:type="spellEnd"/>
            <w:r w:rsidRPr="004866BB">
              <w:rPr>
                <w:rFonts w:ascii="Arial" w:eastAsia="Times New Roman" w:hAnsi="Arial" w:cs="Arial"/>
                <w:spacing w:val="-1"/>
                <w:sz w:val="20"/>
                <w:szCs w:val="20"/>
                <w:rPrChange w:id="4705" w:author="Adelino Naquarta Sepalanga Domingos" w:date="2025-03-05T09:13:00Z" w16du:dateUtc="2025-03-05T08:13:00Z">
                  <w:rPr>
                    <w:rFonts w:ascii="Times New Roman" w:eastAsia="Times New Roman" w:hAnsi="Times New Roman"/>
                    <w:spacing w:val="-1"/>
                  </w:rPr>
                </w:rPrChange>
              </w:rPr>
              <w:t xml:space="preserve"> Date, </w:t>
            </w:r>
            <w:proofErr w:type="spellStart"/>
            <w:r w:rsidRPr="004866BB">
              <w:rPr>
                <w:rFonts w:ascii="Arial" w:eastAsia="Times New Roman" w:hAnsi="Arial" w:cs="Arial"/>
                <w:spacing w:val="-1"/>
                <w:sz w:val="20"/>
                <w:szCs w:val="20"/>
                <w:rPrChange w:id="4706" w:author="Adelino Naquarta Sepalanga Domingos" w:date="2025-03-05T09:13:00Z" w16du:dateUtc="2025-03-05T08:13:00Z">
                  <w:rPr>
                    <w:rFonts w:ascii="Times New Roman" w:eastAsia="Times New Roman" w:hAnsi="Times New Roman"/>
                    <w:spacing w:val="-1"/>
                  </w:rPr>
                </w:rPrChange>
              </w:rPr>
              <w:t>Journal</w:t>
            </w:r>
            <w:proofErr w:type="spellEnd"/>
            <w:r w:rsidRPr="004866BB">
              <w:rPr>
                <w:rFonts w:ascii="Arial" w:eastAsia="Times New Roman" w:hAnsi="Arial" w:cs="Arial"/>
                <w:spacing w:val="-1"/>
                <w:sz w:val="20"/>
                <w:szCs w:val="20"/>
                <w:rPrChange w:id="4707" w:author="Adelino Naquarta Sepalanga Domingos" w:date="2025-03-05T09:13:00Z" w16du:dateUtc="2025-03-05T08:13:00Z">
                  <w:rPr>
                    <w:rFonts w:ascii="Times New Roman" w:eastAsia="Times New Roman" w:hAnsi="Times New Roman"/>
                    <w:spacing w:val="-1"/>
                  </w:rPr>
                </w:rPrChange>
              </w:rPr>
              <w:t xml:space="preserve"> ID e </w:t>
            </w:r>
            <w:proofErr w:type="spellStart"/>
            <w:r w:rsidRPr="004866BB">
              <w:rPr>
                <w:rFonts w:ascii="Arial" w:eastAsia="Times New Roman" w:hAnsi="Arial" w:cs="Arial"/>
                <w:spacing w:val="-1"/>
                <w:sz w:val="20"/>
                <w:szCs w:val="20"/>
                <w:rPrChange w:id="4708" w:author="Adelino Naquarta Sepalanga Domingos" w:date="2025-03-05T09:13:00Z" w16du:dateUtc="2025-03-05T08:13:00Z">
                  <w:rPr>
                    <w:rFonts w:ascii="Times New Roman" w:eastAsia="Times New Roman" w:hAnsi="Times New Roman"/>
                    <w:spacing w:val="-1"/>
                  </w:rPr>
                </w:rPrChange>
              </w:rPr>
              <w:t>Doc</w:t>
            </w:r>
            <w:proofErr w:type="spellEnd"/>
            <w:r w:rsidRPr="004866BB">
              <w:rPr>
                <w:rFonts w:ascii="Arial" w:eastAsia="Times New Roman" w:hAnsi="Arial" w:cs="Arial"/>
                <w:spacing w:val="-1"/>
                <w:sz w:val="20"/>
                <w:szCs w:val="20"/>
                <w:rPrChange w:id="4709" w:author="Adelino Naquarta Sepalanga Domingos" w:date="2025-03-05T09:13:00Z" w16du:dateUtc="2025-03-05T08:13:00Z">
                  <w:rPr>
                    <w:rFonts w:ascii="Times New Roman" w:eastAsia="Times New Roman" w:hAnsi="Times New Roman"/>
                    <w:spacing w:val="-1"/>
                  </w:rPr>
                </w:rPrChange>
              </w:rPr>
              <w:t xml:space="preserve"> </w:t>
            </w:r>
            <w:proofErr w:type="spellStart"/>
            <w:r w:rsidRPr="004866BB">
              <w:rPr>
                <w:rFonts w:ascii="Arial" w:eastAsia="Times New Roman" w:hAnsi="Arial" w:cs="Arial"/>
                <w:spacing w:val="-1"/>
                <w:sz w:val="20"/>
                <w:szCs w:val="20"/>
                <w:rPrChange w:id="4710" w:author="Adelino Naquarta Sepalanga Domingos" w:date="2025-03-05T09:13:00Z" w16du:dateUtc="2025-03-05T08:13:00Z">
                  <w:rPr>
                    <w:rFonts w:ascii="Times New Roman" w:eastAsia="Times New Roman" w:hAnsi="Times New Roman"/>
                    <w:spacing w:val="-1"/>
                  </w:rPr>
                </w:rPrChange>
              </w:rPr>
              <w:t>Archival</w:t>
            </w:r>
            <w:proofErr w:type="spellEnd"/>
            <w:r w:rsidRPr="004866BB">
              <w:rPr>
                <w:rFonts w:ascii="Arial" w:eastAsia="Times New Roman" w:hAnsi="Arial" w:cs="Arial"/>
                <w:spacing w:val="-1"/>
                <w:sz w:val="20"/>
                <w:szCs w:val="20"/>
                <w:rPrChange w:id="4711" w:author="Adelino Naquarta Sepalanga Domingos" w:date="2025-03-05T09:13:00Z" w16du:dateUtc="2025-03-05T08:13:00Z">
                  <w:rPr>
                    <w:rFonts w:ascii="Times New Roman" w:eastAsia="Times New Roman" w:hAnsi="Times New Roman"/>
                    <w:spacing w:val="-1"/>
                  </w:rPr>
                </w:rPrChange>
              </w:rPr>
              <w:t xml:space="preserve"> </w:t>
            </w:r>
            <w:proofErr w:type="spellStart"/>
            <w:r w:rsidRPr="004866BB">
              <w:rPr>
                <w:rFonts w:ascii="Arial" w:eastAsia="Times New Roman" w:hAnsi="Arial" w:cs="Arial"/>
                <w:spacing w:val="-1"/>
                <w:sz w:val="20"/>
                <w:szCs w:val="20"/>
                <w:rPrChange w:id="4712" w:author="Adelino Naquarta Sepalanga Domingos" w:date="2025-03-05T09:13:00Z" w16du:dateUtc="2025-03-05T08:13:00Z">
                  <w:rPr>
                    <w:rFonts w:ascii="Times New Roman" w:eastAsia="Times New Roman" w:hAnsi="Times New Roman"/>
                    <w:spacing w:val="-1"/>
                  </w:rPr>
                </w:rPrChange>
              </w:rPr>
              <w:t>Number</w:t>
            </w:r>
            <w:proofErr w:type="spellEnd"/>
            <w:r w:rsidRPr="004866BB">
              <w:rPr>
                <w:rFonts w:ascii="Arial" w:eastAsia="Times New Roman" w:hAnsi="Arial" w:cs="Arial"/>
                <w:spacing w:val="-1"/>
                <w:sz w:val="20"/>
                <w:szCs w:val="20"/>
                <w:rPrChange w:id="4713" w:author="Adelino Naquarta Sepalanga Domingos" w:date="2025-03-05T09:13:00Z" w16du:dateUtc="2025-03-05T08:13: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B789EFD" w14:textId="77777777" w:rsidR="003F3EDE" w:rsidRPr="004866BB" w:rsidRDefault="003F3EDE" w:rsidP="0025185C">
            <w:pPr>
              <w:jc w:val="center"/>
              <w:rPr>
                <w:rFonts w:ascii="Arial" w:eastAsia="Times New Roman" w:hAnsi="Arial" w:cs="Arial"/>
                <w:spacing w:val="-1"/>
                <w:sz w:val="20"/>
                <w:szCs w:val="20"/>
                <w:rPrChange w:id="4714" w:author="Adelino Naquarta Sepalanga Domingos" w:date="2025-03-05T09:13:00Z" w16du:dateUtc="2025-03-05T08:13:00Z">
                  <w:rPr>
                    <w:rFonts w:ascii="Times New Roman" w:eastAsia="Times New Roman" w:hAnsi="Times New Roman"/>
                    <w:spacing w:val="-1"/>
                  </w:rPr>
                </w:rPrChange>
              </w:rPr>
            </w:pPr>
          </w:p>
          <w:p w14:paraId="7D7819C9" w14:textId="77777777" w:rsidR="003F3EDE" w:rsidRPr="004866BB" w:rsidRDefault="003F3EDE" w:rsidP="0025185C">
            <w:pPr>
              <w:jc w:val="center"/>
              <w:rPr>
                <w:rFonts w:ascii="Arial" w:eastAsia="Times New Roman" w:hAnsi="Arial" w:cs="Arial"/>
                <w:spacing w:val="-1"/>
                <w:sz w:val="20"/>
                <w:szCs w:val="20"/>
                <w:rPrChange w:id="4715" w:author="Adelino Naquarta Sepalanga Domingos" w:date="2025-03-05T09:13:00Z" w16du:dateUtc="2025-03-05T08:13:00Z">
                  <w:rPr>
                    <w:rFonts w:ascii="Times New Roman" w:eastAsia="Times New Roman" w:hAnsi="Times New Roman"/>
                    <w:spacing w:val="-1"/>
                  </w:rPr>
                </w:rPrChange>
              </w:rPr>
            </w:pPr>
          </w:p>
          <w:p w14:paraId="038237F9" w14:textId="77777777" w:rsidR="003F3EDE" w:rsidRPr="004866BB" w:rsidRDefault="003F3EDE" w:rsidP="0025185C">
            <w:pPr>
              <w:jc w:val="center"/>
              <w:rPr>
                <w:rFonts w:ascii="Arial" w:eastAsia="Times New Roman" w:hAnsi="Arial" w:cs="Arial"/>
                <w:spacing w:val="-1"/>
                <w:sz w:val="20"/>
                <w:szCs w:val="20"/>
                <w:rPrChange w:id="4716" w:author="Adelino Naquarta Sepalanga Domingos" w:date="2025-03-05T09:13:00Z" w16du:dateUtc="2025-03-05T08:13:00Z">
                  <w:rPr>
                    <w:rFonts w:ascii="Times New Roman" w:eastAsia="Times New Roman" w:hAnsi="Times New Roman"/>
                    <w:spacing w:val="-1"/>
                  </w:rPr>
                </w:rPrChange>
              </w:rPr>
            </w:pPr>
          </w:p>
          <w:p w14:paraId="35A9F9FD" w14:textId="77777777" w:rsidR="003F3EDE" w:rsidRPr="004866BB" w:rsidRDefault="003F3EDE" w:rsidP="0025185C">
            <w:pPr>
              <w:jc w:val="center"/>
              <w:rPr>
                <w:rFonts w:ascii="Arial" w:eastAsia="Times New Roman" w:hAnsi="Arial" w:cs="Arial"/>
                <w:spacing w:val="-1"/>
                <w:sz w:val="20"/>
                <w:szCs w:val="20"/>
                <w:rPrChange w:id="471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18" w:author="Adelino Naquarta Sepalanga Domingos" w:date="2025-03-05T09:13:00Z" w16du:dateUtc="2025-03-05T08:13:00Z">
                  <w:rPr>
                    <w:rFonts w:ascii="Times New Roman" w:eastAsia="Times New Roman" w:hAnsi="Times New Roman"/>
                    <w:spacing w:val="-1"/>
                  </w:rPr>
                </w:rPrChange>
              </w:rPr>
              <w:t>Texto 70</w:t>
            </w:r>
          </w:p>
        </w:tc>
      </w:tr>
      <w:tr w:rsidR="003F3EDE" w:rsidRPr="004866BB" w14:paraId="286D1DA7"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ADDCBD" w14:textId="77777777" w:rsidR="003F3EDE" w:rsidRPr="004866BB" w:rsidRDefault="003F3EDE" w:rsidP="0025185C">
            <w:pPr>
              <w:jc w:val="center"/>
              <w:rPr>
                <w:rFonts w:ascii="Arial" w:eastAsia="Times New Roman" w:hAnsi="Arial" w:cs="Arial"/>
                <w:spacing w:val="-1"/>
                <w:sz w:val="20"/>
                <w:szCs w:val="20"/>
                <w:rPrChange w:id="4719" w:author="Adelino Naquarta Sepalanga Domingos" w:date="2025-03-05T09:13:00Z" w16du:dateUtc="2025-03-05T08:13:00Z">
                  <w:rPr>
                    <w:rFonts w:ascii="Times New Roman" w:eastAsia="Times New Roman" w:hAnsi="Times New Roman"/>
                    <w:spacing w:val="-1"/>
                  </w:rPr>
                </w:rPrChange>
              </w:rPr>
            </w:pPr>
          </w:p>
          <w:p w14:paraId="2AFA40E3" w14:textId="77777777" w:rsidR="003F3EDE" w:rsidRPr="004866BB" w:rsidRDefault="003F3EDE" w:rsidP="0025185C">
            <w:pPr>
              <w:jc w:val="center"/>
              <w:rPr>
                <w:rFonts w:ascii="Arial" w:eastAsia="Times New Roman" w:hAnsi="Arial" w:cs="Arial"/>
                <w:spacing w:val="-1"/>
                <w:sz w:val="20"/>
                <w:szCs w:val="20"/>
                <w:rPrChange w:id="4720" w:author="Adelino Naquarta Sepalanga Domingos" w:date="2025-03-05T09:13:00Z" w16du:dateUtc="2025-03-05T08:13:00Z">
                  <w:rPr>
                    <w:rFonts w:ascii="Times New Roman" w:eastAsia="Times New Roman" w:hAnsi="Times New Roman"/>
                    <w:spacing w:val="-1"/>
                  </w:rPr>
                </w:rPrChange>
              </w:rPr>
            </w:pPr>
          </w:p>
          <w:p w14:paraId="5D981277" w14:textId="77777777" w:rsidR="003F3EDE" w:rsidRPr="004866BB" w:rsidRDefault="003F3EDE" w:rsidP="0025185C">
            <w:pPr>
              <w:jc w:val="center"/>
              <w:rPr>
                <w:rFonts w:ascii="Arial" w:eastAsia="Times New Roman" w:hAnsi="Arial" w:cs="Arial"/>
                <w:spacing w:val="-1"/>
                <w:sz w:val="20"/>
                <w:szCs w:val="20"/>
                <w:rPrChange w:id="4721" w:author="Adelino Naquarta Sepalanga Domingos" w:date="2025-03-05T09:13:00Z" w16du:dateUtc="2025-03-05T08:13:00Z">
                  <w:rPr>
                    <w:rFonts w:ascii="Times New Roman" w:eastAsia="Times New Roman" w:hAnsi="Times New Roman"/>
                    <w:spacing w:val="-1"/>
                  </w:rPr>
                </w:rPrChange>
              </w:rPr>
            </w:pPr>
          </w:p>
          <w:p w14:paraId="2E093C71" w14:textId="77777777" w:rsidR="003F3EDE" w:rsidRPr="004866BB" w:rsidRDefault="003F3EDE" w:rsidP="0025185C">
            <w:pPr>
              <w:jc w:val="center"/>
              <w:rPr>
                <w:rFonts w:ascii="Arial" w:eastAsia="Times New Roman" w:hAnsi="Arial" w:cs="Arial"/>
                <w:spacing w:val="-1"/>
                <w:sz w:val="20"/>
                <w:szCs w:val="20"/>
                <w:rPrChange w:id="4722" w:author="Adelino Naquarta Sepalanga Domingos" w:date="2025-03-05T09:13:00Z" w16du:dateUtc="2025-03-05T08:13:00Z">
                  <w:rPr>
                    <w:rFonts w:ascii="Times New Roman" w:eastAsia="Times New Roman" w:hAnsi="Times New Roman"/>
                    <w:spacing w:val="-1"/>
                  </w:rPr>
                </w:rPrChange>
              </w:rPr>
            </w:pPr>
          </w:p>
          <w:p w14:paraId="33609364" w14:textId="77777777" w:rsidR="003F3EDE" w:rsidRPr="004866BB" w:rsidRDefault="003F3EDE" w:rsidP="0025185C">
            <w:pPr>
              <w:jc w:val="center"/>
              <w:rPr>
                <w:rFonts w:ascii="Arial" w:eastAsia="Times New Roman" w:hAnsi="Arial" w:cs="Arial"/>
                <w:spacing w:val="-1"/>
                <w:sz w:val="20"/>
                <w:szCs w:val="20"/>
                <w:rPrChange w:id="472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24" w:author="Adelino Naquarta Sepalanga Domingos" w:date="2025-03-05T09:13:00Z" w16du:dateUtc="2025-03-05T08:13:00Z">
                  <w:rPr>
                    <w:rFonts w:ascii="Times New Roman" w:eastAsia="Times New Roman" w:hAnsi="Times New Roman"/>
                    <w:spacing w:val="-1"/>
                  </w:rPr>
                </w:rPrChange>
              </w:rPr>
              <w:t>3.4.3.2.</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034317" w14:textId="77777777" w:rsidR="003F3EDE" w:rsidRPr="004866BB" w:rsidRDefault="003F3EDE" w:rsidP="0025185C">
            <w:pPr>
              <w:jc w:val="center"/>
              <w:rPr>
                <w:rFonts w:ascii="Arial" w:eastAsia="Times New Roman" w:hAnsi="Arial" w:cs="Arial"/>
                <w:spacing w:val="-1"/>
                <w:sz w:val="20"/>
                <w:szCs w:val="20"/>
                <w:rPrChange w:id="4725" w:author="Adelino Naquarta Sepalanga Domingos" w:date="2025-03-05T09:13:00Z" w16du:dateUtc="2025-03-05T08:13:00Z">
                  <w:rPr>
                    <w:rFonts w:ascii="Times New Roman" w:eastAsia="Times New Roman" w:hAnsi="Times New Roman"/>
                    <w:spacing w:val="-1"/>
                  </w:rPr>
                </w:rPrChange>
              </w:rPr>
            </w:pPr>
          </w:p>
          <w:p w14:paraId="67318213" w14:textId="77777777" w:rsidR="003F3EDE" w:rsidRPr="004866BB" w:rsidRDefault="003F3EDE" w:rsidP="0025185C">
            <w:pPr>
              <w:jc w:val="center"/>
              <w:rPr>
                <w:rFonts w:ascii="Arial" w:eastAsia="Times New Roman" w:hAnsi="Arial" w:cs="Arial"/>
                <w:spacing w:val="-1"/>
                <w:sz w:val="20"/>
                <w:szCs w:val="20"/>
                <w:rPrChange w:id="4726" w:author="Adelino Naquarta Sepalanga Domingos" w:date="2025-03-05T09:13:00Z" w16du:dateUtc="2025-03-05T08:13:00Z">
                  <w:rPr>
                    <w:rFonts w:ascii="Times New Roman" w:eastAsia="Times New Roman" w:hAnsi="Times New Roman"/>
                    <w:spacing w:val="-1"/>
                  </w:rPr>
                </w:rPrChange>
              </w:rPr>
            </w:pPr>
          </w:p>
          <w:p w14:paraId="7157FFFF" w14:textId="77777777" w:rsidR="003F3EDE" w:rsidRPr="004866BB" w:rsidRDefault="003F3EDE" w:rsidP="0025185C">
            <w:pPr>
              <w:jc w:val="center"/>
              <w:rPr>
                <w:rFonts w:ascii="Arial" w:eastAsia="Times New Roman" w:hAnsi="Arial" w:cs="Arial"/>
                <w:spacing w:val="-1"/>
                <w:sz w:val="20"/>
                <w:szCs w:val="20"/>
                <w:rPrChange w:id="4727" w:author="Adelino Naquarta Sepalanga Domingos" w:date="2025-03-05T09:13:00Z" w16du:dateUtc="2025-03-05T08:13:00Z">
                  <w:rPr>
                    <w:rFonts w:ascii="Times New Roman" w:eastAsia="Times New Roman" w:hAnsi="Times New Roman"/>
                    <w:spacing w:val="-1"/>
                  </w:rPr>
                </w:rPrChange>
              </w:rPr>
            </w:pPr>
          </w:p>
          <w:p w14:paraId="5804C575" w14:textId="77777777" w:rsidR="003F3EDE" w:rsidRPr="004866BB" w:rsidRDefault="003F3EDE" w:rsidP="0025185C">
            <w:pPr>
              <w:jc w:val="center"/>
              <w:rPr>
                <w:rFonts w:ascii="Arial" w:eastAsia="Times New Roman" w:hAnsi="Arial" w:cs="Arial"/>
                <w:spacing w:val="-1"/>
                <w:sz w:val="20"/>
                <w:szCs w:val="20"/>
                <w:rPrChange w:id="4728" w:author="Adelino Naquarta Sepalanga Domingos" w:date="2025-03-05T09:13:00Z" w16du:dateUtc="2025-03-05T08:13:00Z">
                  <w:rPr>
                    <w:rFonts w:ascii="Times New Roman" w:eastAsia="Times New Roman" w:hAnsi="Times New Roman"/>
                    <w:spacing w:val="-1"/>
                  </w:rPr>
                </w:rPrChange>
              </w:rPr>
            </w:pPr>
          </w:p>
          <w:p w14:paraId="4A180207" w14:textId="77777777" w:rsidR="003F3EDE" w:rsidRPr="004866BB" w:rsidRDefault="003F3EDE" w:rsidP="0025185C">
            <w:pPr>
              <w:jc w:val="center"/>
              <w:rPr>
                <w:rFonts w:ascii="Arial" w:eastAsia="Times New Roman" w:hAnsi="Arial" w:cs="Arial"/>
                <w:spacing w:val="-1"/>
                <w:sz w:val="20"/>
                <w:szCs w:val="20"/>
                <w:rPrChange w:id="472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30"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612AF4C" w14:textId="77777777" w:rsidR="003F3EDE" w:rsidRPr="004866BB" w:rsidRDefault="003F3EDE" w:rsidP="0025185C">
            <w:pPr>
              <w:rPr>
                <w:rFonts w:ascii="Arial" w:eastAsia="Times New Roman" w:hAnsi="Arial" w:cs="Arial"/>
                <w:spacing w:val="-1"/>
                <w:sz w:val="20"/>
                <w:szCs w:val="20"/>
                <w:rPrChange w:id="4731" w:author="Adelino Naquarta Sepalanga Domingos" w:date="2025-03-05T09:13:00Z" w16du:dateUtc="2025-03-05T08:13:00Z">
                  <w:rPr>
                    <w:rFonts w:ascii="Times New Roman" w:eastAsia="Times New Roman" w:hAnsi="Times New Roman"/>
                    <w:spacing w:val="-1"/>
                  </w:rPr>
                </w:rPrChange>
              </w:rPr>
            </w:pPr>
          </w:p>
          <w:p w14:paraId="65DBA789" w14:textId="77777777" w:rsidR="003F3EDE" w:rsidRPr="004866BB" w:rsidRDefault="003F3EDE" w:rsidP="0025185C">
            <w:pPr>
              <w:rPr>
                <w:rFonts w:ascii="Arial" w:eastAsia="Times New Roman" w:hAnsi="Arial" w:cs="Arial"/>
                <w:spacing w:val="-1"/>
                <w:sz w:val="20"/>
                <w:szCs w:val="20"/>
                <w:rPrChange w:id="4732" w:author="Adelino Naquarta Sepalanga Domingos" w:date="2025-03-05T09:13:00Z" w16du:dateUtc="2025-03-05T08:13:00Z">
                  <w:rPr>
                    <w:rFonts w:ascii="Times New Roman" w:eastAsia="Times New Roman" w:hAnsi="Times New Roman"/>
                    <w:spacing w:val="-1"/>
                  </w:rPr>
                </w:rPrChange>
              </w:rPr>
            </w:pPr>
          </w:p>
          <w:p w14:paraId="36B72410" w14:textId="77777777" w:rsidR="003F3EDE" w:rsidRPr="004866BB" w:rsidRDefault="003F3EDE" w:rsidP="0025185C">
            <w:pPr>
              <w:rPr>
                <w:rFonts w:ascii="Arial" w:eastAsia="Times New Roman" w:hAnsi="Arial" w:cs="Arial"/>
                <w:spacing w:val="-1"/>
                <w:sz w:val="20"/>
                <w:szCs w:val="20"/>
                <w:rPrChange w:id="4733" w:author="Adelino Naquarta Sepalanga Domingos" w:date="2025-03-05T09:13:00Z" w16du:dateUtc="2025-03-05T08:13:00Z">
                  <w:rPr>
                    <w:rFonts w:ascii="Times New Roman" w:eastAsia="Times New Roman" w:hAnsi="Times New Roman"/>
                    <w:spacing w:val="-1"/>
                  </w:rPr>
                </w:rPrChange>
              </w:rPr>
            </w:pPr>
          </w:p>
          <w:p w14:paraId="2AEF45DE" w14:textId="77777777" w:rsidR="003F3EDE" w:rsidRPr="004866BB" w:rsidRDefault="003F3EDE" w:rsidP="0025185C">
            <w:pPr>
              <w:rPr>
                <w:rFonts w:ascii="Arial" w:eastAsia="Times New Roman" w:hAnsi="Arial" w:cs="Arial"/>
                <w:spacing w:val="-1"/>
                <w:sz w:val="20"/>
                <w:szCs w:val="20"/>
                <w:rPrChange w:id="4734" w:author="Adelino Naquarta Sepalanga Domingos" w:date="2025-03-05T09:13:00Z" w16du:dateUtc="2025-03-05T08:13:00Z">
                  <w:rPr>
                    <w:rFonts w:ascii="Times New Roman" w:eastAsia="Times New Roman" w:hAnsi="Times New Roman"/>
                    <w:spacing w:val="-1"/>
                  </w:rPr>
                </w:rPrChange>
              </w:rPr>
            </w:pPr>
          </w:p>
          <w:p w14:paraId="38581723" w14:textId="77777777" w:rsidR="003F3EDE" w:rsidRPr="004866BB" w:rsidRDefault="003F3EDE" w:rsidP="0025185C">
            <w:pPr>
              <w:rPr>
                <w:rFonts w:ascii="Arial" w:eastAsia="Times New Roman" w:hAnsi="Arial" w:cs="Arial"/>
                <w:spacing w:val="-1"/>
                <w:sz w:val="20"/>
                <w:szCs w:val="20"/>
                <w:rPrChange w:id="473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36" w:author="Adelino Naquarta Sepalanga Domingos" w:date="2025-03-05T09:13:00Z" w16du:dateUtc="2025-03-05T08:13:00Z">
                  <w:rPr>
                    <w:rFonts w:ascii="Times New Roman" w:eastAsia="Times New Roman" w:hAnsi="Times New Roman"/>
                    <w:spacing w:val="-1"/>
                  </w:rPr>
                </w:rPrChange>
              </w:rPr>
              <w:t>Período contabilístico (</w:t>
            </w:r>
            <w:proofErr w:type="spellStart"/>
            <w:r w:rsidRPr="004866BB">
              <w:rPr>
                <w:rFonts w:ascii="Arial" w:eastAsia="Times New Roman" w:hAnsi="Arial" w:cs="Arial"/>
                <w:spacing w:val="-1"/>
                <w:sz w:val="20"/>
                <w:szCs w:val="20"/>
                <w:rPrChange w:id="4737" w:author="Adelino Naquarta Sepalanga Domingos" w:date="2025-03-05T09:13:00Z" w16du:dateUtc="2025-03-05T08:13:00Z">
                  <w:rPr>
                    <w:rFonts w:ascii="Times New Roman" w:eastAsia="Times New Roman" w:hAnsi="Times New Roman"/>
                    <w:spacing w:val="-1"/>
                  </w:rPr>
                </w:rPrChange>
              </w:rPr>
              <w:t>Period</w:t>
            </w:r>
            <w:proofErr w:type="spellEnd"/>
            <w:r w:rsidRPr="004866BB">
              <w:rPr>
                <w:rFonts w:ascii="Arial" w:eastAsia="Times New Roman" w:hAnsi="Arial" w:cs="Arial"/>
                <w:spacing w:val="-1"/>
                <w:sz w:val="20"/>
                <w:szCs w:val="20"/>
                <w:rPrChange w:id="4738"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7C6A1D" w14:textId="77777777" w:rsidR="003F3EDE" w:rsidRPr="004866BB" w:rsidRDefault="003F3EDE" w:rsidP="0025185C">
            <w:pPr>
              <w:rPr>
                <w:rFonts w:ascii="Arial" w:eastAsia="Times New Roman" w:hAnsi="Arial" w:cs="Arial"/>
                <w:spacing w:val="-1"/>
                <w:sz w:val="20"/>
                <w:szCs w:val="20"/>
                <w:rPrChange w:id="473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40" w:author="Adelino Naquarta Sepalanga Domingos" w:date="2025-03-05T09:13:00Z" w16du:dateUtc="2025-03-05T08:13:00Z">
                  <w:rPr>
                    <w:rFonts w:ascii="Times New Roman" w:eastAsia="Times New Roman" w:hAnsi="Times New Roman"/>
                    <w:spacing w:val="-1"/>
                  </w:rPr>
                </w:rPrChange>
              </w:rPr>
              <w:t xml:space="preserve">Deve ser indicado o número do mês do período de tributação, de “1” a “12”, contado desde o seu início. Pode ainda ser preenchido com “13”, “14”, “15” ou “16” para movimentos efectuados no último mês do período de tributação, relacionados com o apuramento do resultado. Exemplo: movimentos de apuramentos de inventários, depreciações, </w:t>
            </w:r>
            <w:r w:rsidRPr="004866BB">
              <w:rPr>
                <w:rFonts w:ascii="Arial" w:eastAsia="Times New Roman" w:hAnsi="Arial" w:cs="Arial"/>
                <w:spacing w:val="-1"/>
                <w:sz w:val="20"/>
                <w:szCs w:val="20"/>
                <w:rPrChange w:id="4741" w:author="Adelino Naquarta Sepalanga Domingos" w:date="2025-03-05T09:13:00Z" w16du:dateUtc="2025-03-05T08:13:00Z">
                  <w:rPr>
                    <w:rFonts w:ascii="Times New Roman" w:eastAsia="Times New Roman" w:hAnsi="Times New Roman"/>
                    <w:spacing w:val="-1"/>
                  </w:rPr>
                </w:rPrChange>
              </w:rPr>
              <w:lastRenderedPageBreak/>
              <w:t>ajustamentos ou apuramentos de resultados.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DFFB08E" w14:textId="77777777" w:rsidR="003F3EDE" w:rsidRPr="004866BB" w:rsidRDefault="003F3EDE" w:rsidP="0025185C">
            <w:pPr>
              <w:jc w:val="center"/>
              <w:rPr>
                <w:rFonts w:ascii="Arial" w:eastAsia="Times New Roman" w:hAnsi="Arial" w:cs="Arial"/>
                <w:spacing w:val="-1"/>
                <w:sz w:val="20"/>
                <w:szCs w:val="20"/>
                <w:rPrChange w:id="4742" w:author="Adelino Naquarta Sepalanga Domingos" w:date="2025-03-05T09:13:00Z" w16du:dateUtc="2025-03-05T08:13:00Z">
                  <w:rPr>
                    <w:rFonts w:ascii="Times New Roman" w:eastAsia="Times New Roman" w:hAnsi="Times New Roman"/>
                    <w:spacing w:val="-1"/>
                  </w:rPr>
                </w:rPrChange>
              </w:rPr>
            </w:pPr>
          </w:p>
          <w:p w14:paraId="2524FF25" w14:textId="77777777" w:rsidR="003F3EDE" w:rsidRPr="004866BB" w:rsidRDefault="003F3EDE" w:rsidP="0025185C">
            <w:pPr>
              <w:jc w:val="center"/>
              <w:rPr>
                <w:rFonts w:ascii="Arial" w:eastAsia="Times New Roman" w:hAnsi="Arial" w:cs="Arial"/>
                <w:spacing w:val="-1"/>
                <w:sz w:val="20"/>
                <w:szCs w:val="20"/>
                <w:rPrChange w:id="4743" w:author="Adelino Naquarta Sepalanga Domingos" w:date="2025-03-05T09:13:00Z" w16du:dateUtc="2025-03-05T08:13:00Z">
                  <w:rPr>
                    <w:rFonts w:ascii="Times New Roman" w:eastAsia="Times New Roman" w:hAnsi="Times New Roman"/>
                    <w:spacing w:val="-1"/>
                  </w:rPr>
                </w:rPrChange>
              </w:rPr>
            </w:pPr>
          </w:p>
          <w:p w14:paraId="175CF3D4" w14:textId="77777777" w:rsidR="003F3EDE" w:rsidRPr="004866BB" w:rsidRDefault="003F3EDE" w:rsidP="0025185C">
            <w:pPr>
              <w:jc w:val="center"/>
              <w:rPr>
                <w:rFonts w:ascii="Arial" w:eastAsia="Times New Roman" w:hAnsi="Arial" w:cs="Arial"/>
                <w:spacing w:val="-1"/>
                <w:sz w:val="20"/>
                <w:szCs w:val="20"/>
                <w:rPrChange w:id="4744" w:author="Adelino Naquarta Sepalanga Domingos" w:date="2025-03-05T09:13:00Z" w16du:dateUtc="2025-03-05T08:13:00Z">
                  <w:rPr>
                    <w:rFonts w:ascii="Times New Roman" w:eastAsia="Times New Roman" w:hAnsi="Times New Roman"/>
                    <w:spacing w:val="-1"/>
                  </w:rPr>
                </w:rPrChange>
              </w:rPr>
            </w:pPr>
          </w:p>
          <w:p w14:paraId="6402C722" w14:textId="77777777" w:rsidR="003F3EDE" w:rsidRPr="004866BB" w:rsidRDefault="003F3EDE" w:rsidP="0025185C">
            <w:pPr>
              <w:jc w:val="center"/>
              <w:rPr>
                <w:rFonts w:ascii="Arial" w:eastAsia="Times New Roman" w:hAnsi="Arial" w:cs="Arial"/>
                <w:spacing w:val="-1"/>
                <w:sz w:val="20"/>
                <w:szCs w:val="20"/>
                <w:rPrChange w:id="4745" w:author="Adelino Naquarta Sepalanga Domingos" w:date="2025-03-05T09:13:00Z" w16du:dateUtc="2025-03-05T08:13:00Z">
                  <w:rPr>
                    <w:rFonts w:ascii="Times New Roman" w:eastAsia="Times New Roman" w:hAnsi="Times New Roman"/>
                    <w:spacing w:val="-1"/>
                  </w:rPr>
                </w:rPrChange>
              </w:rPr>
            </w:pPr>
          </w:p>
          <w:p w14:paraId="599E4941" w14:textId="77777777" w:rsidR="003F3EDE" w:rsidRPr="004866BB" w:rsidRDefault="003F3EDE" w:rsidP="0025185C">
            <w:pPr>
              <w:jc w:val="center"/>
              <w:rPr>
                <w:rFonts w:ascii="Arial" w:eastAsia="Times New Roman" w:hAnsi="Arial" w:cs="Arial"/>
                <w:spacing w:val="-1"/>
                <w:sz w:val="20"/>
                <w:szCs w:val="20"/>
                <w:rPrChange w:id="474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47" w:author="Adelino Naquarta Sepalanga Domingos" w:date="2025-03-05T09:13:00Z" w16du:dateUtc="2025-03-05T08:13:00Z">
                  <w:rPr>
                    <w:rFonts w:ascii="Times New Roman" w:eastAsia="Times New Roman" w:hAnsi="Times New Roman"/>
                    <w:spacing w:val="-1"/>
                  </w:rPr>
                </w:rPrChange>
              </w:rPr>
              <w:t>Inteiro</w:t>
            </w:r>
          </w:p>
        </w:tc>
      </w:tr>
      <w:tr w:rsidR="003F3EDE" w:rsidRPr="004866BB" w14:paraId="5C46F50F" w14:textId="77777777" w:rsidTr="0025185C">
        <w:trPr>
          <w:trHeight w:val="861"/>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D175DBD" w14:textId="77777777" w:rsidR="003F3EDE" w:rsidRPr="004866BB" w:rsidRDefault="003F3EDE" w:rsidP="0025185C">
            <w:pPr>
              <w:jc w:val="center"/>
              <w:rPr>
                <w:rFonts w:ascii="Arial" w:eastAsia="Times New Roman" w:hAnsi="Arial" w:cs="Arial"/>
                <w:spacing w:val="-1"/>
                <w:sz w:val="20"/>
                <w:szCs w:val="20"/>
                <w:rPrChange w:id="474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49" w:author="Adelino Naquarta Sepalanga Domingos" w:date="2025-03-05T09:13:00Z" w16du:dateUtc="2025-03-05T08:13:00Z">
                  <w:rPr>
                    <w:rFonts w:ascii="Times New Roman" w:eastAsia="Times New Roman" w:hAnsi="Times New Roman"/>
                    <w:spacing w:val="-1"/>
                  </w:rPr>
                </w:rPrChange>
              </w:rPr>
              <w:t>3.4.3.3.</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742635" w14:textId="77777777" w:rsidR="003F3EDE" w:rsidRPr="004866BB" w:rsidRDefault="003F3EDE" w:rsidP="0025185C">
            <w:pPr>
              <w:jc w:val="center"/>
              <w:rPr>
                <w:rFonts w:ascii="Arial" w:eastAsia="Times New Roman" w:hAnsi="Arial" w:cs="Arial"/>
                <w:spacing w:val="-1"/>
                <w:sz w:val="20"/>
                <w:szCs w:val="20"/>
                <w:rPrChange w:id="475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51"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6EA6D2F" w14:textId="77777777" w:rsidR="003F3EDE" w:rsidRPr="004866BB" w:rsidRDefault="003F3EDE" w:rsidP="0025185C">
            <w:pPr>
              <w:rPr>
                <w:rFonts w:ascii="Arial" w:eastAsia="Times New Roman" w:hAnsi="Arial" w:cs="Arial"/>
                <w:spacing w:val="-1"/>
                <w:sz w:val="20"/>
                <w:szCs w:val="20"/>
                <w:rPrChange w:id="475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53" w:author="Adelino Naquarta Sepalanga Domingos" w:date="2025-03-05T09:13:00Z" w16du:dateUtc="2025-03-05T08:13:00Z">
                  <w:rPr>
                    <w:rFonts w:ascii="Times New Roman" w:eastAsia="Times New Roman" w:hAnsi="Times New Roman"/>
                    <w:spacing w:val="-1"/>
                  </w:rPr>
                </w:rPrChange>
              </w:rPr>
              <w:t>Data do documento (</w:t>
            </w:r>
            <w:proofErr w:type="spellStart"/>
            <w:r w:rsidRPr="004866BB">
              <w:rPr>
                <w:rFonts w:ascii="Arial" w:eastAsia="Times New Roman" w:hAnsi="Arial" w:cs="Arial"/>
                <w:spacing w:val="-1"/>
                <w:sz w:val="20"/>
                <w:szCs w:val="20"/>
                <w:rPrChange w:id="4754" w:author="Adelino Naquarta Sepalanga Domingos" w:date="2025-03-05T09:13:00Z" w16du:dateUtc="2025-03-05T08:13:00Z">
                  <w:rPr>
                    <w:rFonts w:ascii="Times New Roman" w:eastAsia="Times New Roman" w:hAnsi="Times New Roman"/>
                    <w:spacing w:val="-1"/>
                  </w:rPr>
                </w:rPrChange>
              </w:rPr>
              <w:t>TransactionDate</w:t>
            </w:r>
            <w:proofErr w:type="spellEnd"/>
            <w:r w:rsidRPr="004866BB">
              <w:rPr>
                <w:rFonts w:ascii="Arial" w:eastAsia="Times New Roman" w:hAnsi="Arial" w:cs="Arial"/>
                <w:spacing w:val="-1"/>
                <w:sz w:val="20"/>
                <w:szCs w:val="20"/>
                <w:rPrChange w:id="4755"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6B8B2E" w14:textId="77777777" w:rsidR="003F3EDE" w:rsidRPr="004866BB" w:rsidRDefault="003F3EDE" w:rsidP="0025185C">
            <w:pPr>
              <w:rPr>
                <w:rFonts w:ascii="Arial" w:eastAsia="Times New Roman" w:hAnsi="Arial" w:cs="Arial"/>
                <w:spacing w:val="-1"/>
                <w:sz w:val="20"/>
                <w:szCs w:val="20"/>
                <w:rPrChange w:id="475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57" w:author="Adelino Naquarta Sepalanga Domingos" w:date="2025-03-05T09:13:00Z" w16du:dateUtc="2025-03-05T08:13:00Z">
                  <w:rPr>
                    <w:rFonts w:ascii="Times New Roman" w:eastAsia="Times New Roman" w:hAnsi="Times New Roman"/>
                    <w:spacing w:val="-1"/>
                  </w:rPr>
                </w:rPrChange>
              </w:rPr>
              <w:t>Deve ser indicada a data impressa no documento que serve de suporte ao registo.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C714CA" w14:textId="77777777" w:rsidR="003F3EDE" w:rsidRPr="004866BB" w:rsidRDefault="003F3EDE" w:rsidP="0025185C">
            <w:pPr>
              <w:jc w:val="center"/>
              <w:rPr>
                <w:rFonts w:ascii="Arial" w:eastAsia="Times New Roman" w:hAnsi="Arial" w:cs="Arial"/>
                <w:spacing w:val="-1"/>
                <w:sz w:val="20"/>
                <w:szCs w:val="20"/>
                <w:rPrChange w:id="4758" w:author="Adelino Naquarta Sepalanga Domingos" w:date="2025-03-05T09:13:00Z" w16du:dateUtc="2025-03-05T08:13:00Z">
                  <w:rPr>
                    <w:rFonts w:ascii="Times New Roman" w:eastAsia="Times New Roman" w:hAnsi="Times New Roman"/>
                    <w:spacing w:val="-1"/>
                  </w:rPr>
                </w:rPrChange>
              </w:rPr>
            </w:pPr>
          </w:p>
          <w:p w14:paraId="32756240" w14:textId="77777777" w:rsidR="003F3EDE" w:rsidRPr="004866BB" w:rsidRDefault="003F3EDE" w:rsidP="0025185C">
            <w:pPr>
              <w:jc w:val="center"/>
              <w:rPr>
                <w:rFonts w:ascii="Arial" w:eastAsia="Times New Roman" w:hAnsi="Arial" w:cs="Arial"/>
                <w:spacing w:val="-1"/>
                <w:sz w:val="20"/>
                <w:szCs w:val="20"/>
                <w:rPrChange w:id="475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60" w:author="Adelino Naquarta Sepalanga Domingos" w:date="2025-03-05T09:13:00Z" w16du:dateUtc="2025-03-05T08:13:00Z">
                  <w:rPr>
                    <w:rFonts w:ascii="Times New Roman" w:eastAsia="Times New Roman" w:hAnsi="Times New Roman"/>
                    <w:spacing w:val="-1"/>
                  </w:rPr>
                </w:rPrChange>
              </w:rPr>
              <w:t>Data</w:t>
            </w:r>
          </w:p>
        </w:tc>
      </w:tr>
      <w:tr w:rsidR="003F3EDE" w:rsidRPr="004866BB" w14:paraId="24E42015" w14:textId="77777777" w:rsidTr="0025185C">
        <w:trPr>
          <w:trHeight w:val="585"/>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934290D" w14:textId="77777777" w:rsidR="003F3EDE" w:rsidRPr="004866BB" w:rsidRDefault="003F3EDE" w:rsidP="0025185C">
            <w:pPr>
              <w:jc w:val="center"/>
              <w:rPr>
                <w:rFonts w:ascii="Arial" w:eastAsia="Times New Roman" w:hAnsi="Arial" w:cs="Arial"/>
                <w:spacing w:val="-1"/>
                <w:sz w:val="20"/>
                <w:szCs w:val="20"/>
                <w:rPrChange w:id="476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62" w:author="Adelino Naquarta Sepalanga Domingos" w:date="2025-03-05T09:13:00Z" w16du:dateUtc="2025-03-05T08:13:00Z">
                  <w:rPr>
                    <w:rFonts w:ascii="Times New Roman" w:eastAsia="Times New Roman" w:hAnsi="Times New Roman"/>
                    <w:spacing w:val="-1"/>
                  </w:rPr>
                </w:rPrChange>
              </w:rPr>
              <w:t>3.4.3.4.</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17A114" w14:textId="77777777" w:rsidR="003F3EDE" w:rsidRPr="004866BB" w:rsidRDefault="003F3EDE" w:rsidP="0025185C">
            <w:pPr>
              <w:jc w:val="center"/>
              <w:rPr>
                <w:rFonts w:ascii="Arial" w:eastAsia="Times New Roman" w:hAnsi="Arial" w:cs="Arial"/>
                <w:spacing w:val="-1"/>
                <w:sz w:val="20"/>
                <w:szCs w:val="20"/>
                <w:rPrChange w:id="476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64"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8B4F70" w14:textId="77777777" w:rsidR="003F3EDE" w:rsidRPr="004866BB" w:rsidRDefault="003F3EDE" w:rsidP="0025185C">
            <w:pPr>
              <w:rPr>
                <w:rFonts w:ascii="Arial" w:eastAsia="Times New Roman" w:hAnsi="Arial" w:cs="Arial"/>
                <w:spacing w:val="-1"/>
                <w:sz w:val="20"/>
                <w:szCs w:val="20"/>
                <w:rPrChange w:id="476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66" w:author="Adelino Naquarta Sepalanga Domingos" w:date="2025-03-05T09:13:00Z" w16du:dateUtc="2025-03-05T08:13:00Z">
                  <w:rPr>
                    <w:rFonts w:ascii="Times New Roman" w:eastAsia="Times New Roman" w:hAnsi="Times New Roman"/>
                    <w:spacing w:val="-1"/>
                  </w:rPr>
                </w:rPrChange>
              </w:rPr>
              <w:t>Código do utilizador que registou o movimento (</w:t>
            </w:r>
            <w:proofErr w:type="spellStart"/>
            <w:r w:rsidRPr="004866BB">
              <w:rPr>
                <w:rFonts w:ascii="Arial" w:eastAsia="Times New Roman" w:hAnsi="Arial" w:cs="Arial"/>
                <w:spacing w:val="-1"/>
                <w:sz w:val="20"/>
                <w:szCs w:val="20"/>
                <w:rPrChange w:id="4767" w:author="Adelino Naquarta Sepalanga Domingos" w:date="2025-03-05T09:13:00Z" w16du:dateUtc="2025-03-05T08:13:00Z">
                  <w:rPr>
                    <w:rFonts w:ascii="Times New Roman" w:eastAsia="Times New Roman" w:hAnsi="Times New Roman"/>
                    <w:spacing w:val="-1"/>
                  </w:rPr>
                </w:rPrChange>
              </w:rPr>
              <w:t>SourceID</w:t>
            </w:r>
            <w:proofErr w:type="spellEnd"/>
            <w:r w:rsidRPr="004866BB">
              <w:rPr>
                <w:rFonts w:ascii="Arial" w:eastAsia="Times New Roman" w:hAnsi="Arial" w:cs="Arial"/>
                <w:spacing w:val="-1"/>
                <w:sz w:val="20"/>
                <w:szCs w:val="20"/>
                <w:rPrChange w:id="4768"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7346FF" w14:textId="77777777" w:rsidR="003F3EDE" w:rsidRPr="004866BB" w:rsidRDefault="003F3EDE" w:rsidP="0025185C">
            <w:pPr>
              <w:rPr>
                <w:rFonts w:ascii="Arial" w:eastAsia="Times New Roman" w:hAnsi="Arial" w:cs="Arial"/>
                <w:spacing w:val="-1"/>
                <w:sz w:val="20"/>
                <w:szCs w:val="20"/>
                <w:rPrChange w:id="4769"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27746CE" w14:textId="77777777" w:rsidR="003F3EDE" w:rsidRPr="004866BB" w:rsidRDefault="003F3EDE" w:rsidP="0025185C">
            <w:pPr>
              <w:jc w:val="center"/>
              <w:rPr>
                <w:rFonts w:ascii="Arial" w:eastAsia="Times New Roman" w:hAnsi="Arial" w:cs="Arial"/>
                <w:spacing w:val="-1"/>
                <w:sz w:val="20"/>
                <w:szCs w:val="20"/>
                <w:rPrChange w:id="477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71"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06B34B5E" w14:textId="77777777" w:rsidTr="0025185C">
        <w:trPr>
          <w:trHeight w:val="659"/>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AF97E6" w14:textId="77777777" w:rsidR="003F3EDE" w:rsidRPr="004866BB" w:rsidRDefault="003F3EDE" w:rsidP="0025185C">
            <w:pPr>
              <w:jc w:val="center"/>
              <w:rPr>
                <w:rFonts w:ascii="Arial" w:eastAsia="Times New Roman" w:hAnsi="Arial" w:cs="Arial"/>
                <w:spacing w:val="-1"/>
                <w:sz w:val="20"/>
                <w:szCs w:val="20"/>
                <w:rPrChange w:id="477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73" w:author="Adelino Naquarta Sepalanga Domingos" w:date="2025-03-05T09:13:00Z" w16du:dateUtc="2025-03-05T08:13:00Z">
                  <w:rPr>
                    <w:rFonts w:ascii="Times New Roman" w:eastAsia="Times New Roman" w:hAnsi="Times New Roman"/>
                    <w:spacing w:val="-1"/>
                  </w:rPr>
                </w:rPrChange>
              </w:rPr>
              <w:t>3.4.3.5.</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633D55" w14:textId="77777777" w:rsidR="003F3EDE" w:rsidRPr="004866BB" w:rsidRDefault="003F3EDE" w:rsidP="0025185C">
            <w:pPr>
              <w:jc w:val="center"/>
              <w:rPr>
                <w:rFonts w:ascii="Arial" w:eastAsia="Times New Roman" w:hAnsi="Arial" w:cs="Arial"/>
                <w:spacing w:val="-1"/>
                <w:sz w:val="20"/>
                <w:szCs w:val="20"/>
                <w:rPrChange w:id="477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75"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7349323" w14:textId="77777777" w:rsidR="003F3EDE" w:rsidRPr="004866BB" w:rsidRDefault="003F3EDE" w:rsidP="0025185C">
            <w:pPr>
              <w:rPr>
                <w:rFonts w:ascii="Arial" w:eastAsia="Times New Roman" w:hAnsi="Arial" w:cs="Arial"/>
                <w:spacing w:val="-1"/>
                <w:sz w:val="20"/>
                <w:szCs w:val="20"/>
                <w:rPrChange w:id="477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77" w:author="Adelino Naquarta Sepalanga Domingos" w:date="2025-03-05T09:13:00Z" w16du:dateUtc="2025-03-05T08:13:00Z">
                  <w:rPr>
                    <w:rFonts w:ascii="Times New Roman" w:eastAsia="Times New Roman" w:hAnsi="Times New Roman"/>
                    <w:spacing w:val="-1"/>
                  </w:rPr>
                </w:rPrChange>
              </w:rPr>
              <w:t>Descrição do movimento (</w:t>
            </w:r>
            <w:proofErr w:type="spellStart"/>
            <w:r w:rsidRPr="004866BB">
              <w:rPr>
                <w:rFonts w:ascii="Arial" w:eastAsia="Times New Roman" w:hAnsi="Arial" w:cs="Arial"/>
                <w:spacing w:val="-1"/>
                <w:sz w:val="20"/>
                <w:szCs w:val="20"/>
                <w:rPrChange w:id="4778" w:author="Adelino Naquarta Sepalanga Domingos" w:date="2025-03-05T09:13:00Z" w16du:dateUtc="2025-03-05T08:13:00Z">
                  <w:rPr>
                    <w:rFonts w:ascii="Times New Roman" w:eastAsia="Times New Roman" w:hAnsi="Times New Roman"/>
                    <w:spacing w:val="-1"/>
                  </w:rPr>
                </w:rPrChange>
              </w:rPr>
              <w:t>Description</w:t>
            </w:r>
            <w:proofErr w:type="spellEnd"/>
            <w:r w:rsidRPr="004866BB">
              <w:rPr>
                <w:rFonts w:ascii="Arial" w:eastAsia="Times New Roman" w:hAnsi="Arial" w:cs="Arial"/>
                <w:spacing w:val="-1"/>
                <w:sz w:val="20"/>
                <w:szCs w:val="20"/>
                <w:rPrChange w:id="4779"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6FD7477" w14:textId="77777777" w:rsidR="003F3EDE" w:rsidRPr="004866BB" w:rsidRDefault="003F3EDE" w:rsidP="0025185C">
            <w:pPr>
              <w:rPr>
                <w:rFonts w:ascii="Arial" w:eastAsia="Times New Roman" w:hAnsi="Arial" w:cs="Arial"/>
                <w:spacing w:val="-1"/>
                <w:sz w:val="20"/>
                <w:szCs w:val="20"/>
                <w:rPrChange w:id="4780"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469CF65" w14:textId="77777777" w:rsidR="003F3EDE" w:rsidRPr="004866BB" w:rsidRDefault="003F3EDE" w:rsidP="0025185C">
            <w:pPr>
              <w:jc w:val="center"/>
              <w:rPr>
                <w:rFonts w:ascii="Arial" w:eastAsia="Times New Roman" w:hAnsi="Arial" w:cs="Arial"/>
                <w:spacing w:val="-1"/>
                <w:sz w:val="20"/>
                <w:szCs w:val="20"/>
                <w:rPrChange w:id="478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82" w:author="Adelino Naquarta Sepalanga Domingos" w:date="2025-03-05T09:13:00Z" w16du:dateUtc="2025-03-05T08:13:00Z">
                  <w:rPr>
                    <w:rFonts w:ascii="Times New Roman" w:eastAsia="Times New Roman" w:hAnsi="Times New Roman"/>
                    <w:spacing w:val="-1"/>
                  </w:rPr>
                </w:rPrChange>
              </w:rPr>
              <w:t xml:space="preserve">Texto </w:t>
            </w:r>
          </w:p>
          <w:p w14:paraId="4A46518C" w14:textId="77777777" w:rsidR="003F3EDE" w:rsidRPr="004866BB" w:rsidRDefault="003F3EDE" w:rsidP="0025185C">
            <w:pPr>
              <w:jc w:val="center"/>
              <w:rPr>
                <w:rFonts w:ascii="Arial" w:eastAsia="Times New Roman" w:hAnsi="Arial" w:cs="Arial"/>
                <w:spacing w:val="-1"/>
                <w:sz w:val="20"/>
                <w:szCs w:val="20"/>
                <w:rPrChange w:id="478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84" w:author="Adelino Naquarta Sepalanga Domingos" w:date="2025-03-05T09:13:00Z" w16du:dateUtc="2025-03-05T08:13:00Z">
                  <w:rPr>
                    <w:rFonts w:ascii="Times New Roman" w:eastAsia="Times New Roman" w:hAnsi="Times New Roman"/>
                    <w:spacing w:val="-1"/>
                  </w:rPr>
                </w:rPrChange>
              </w:rPr>
              <w:t>200</w:t>
            </w:r>
          </w:p>
        </w:tc>
      </w:tr>
      <w:tr w:rsidR="003F3EDE" w:rsidRPr="004866BB" w14:paraId="0F50F12C" w14:textId="77777777" w:rsidTr="0025185C">
        <w:trPr>
          <w:trHeight w:val="1261"/>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5F1105" w14:textId="77777777" w:rsidR="003F3EDE" w:rsidRPr="004866BB" w:rsidRDefault="003F3EDE" w:rsidP="0025185C">
            <w:pPr>
              <w:jc w:val="center"/>
              <w:rPr>
                <w:rFonts w:ascii="Arial" w:eastAsia="Times New Roman" w:hAnsi="Arial" w:cs="Arial"/>
                <w:spacing w:val="-1"/>
                <w:sz w:val="20"/>
                <w:szCs w:val="20"/>
                <w:rPrChange w:id="478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86" w:author="Adelino Naquarta Sepalanga Domingos" w:date="2025-03-05T09:13:00Z" w16du:dateUtc="2025-03-05T08:13:00Z">
                  <w:rPr>
                    <w:rFonts w:ascii="Times New Roman" w:eastAsia="Times New Roman" w:hAnsi="Times New Roman"/>
                    <w:spacing w:val="-1"/>
                  </w:rPr>
                </w:rPrChange>
              </w:rPr>
              <w:t>3.4.3.6.</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1CA551" w14:textId="77777777" w:rsidR="003F3EDE" w:rsidRPr="004866BB" w:rsidRDefault="003F3EDE" w:rsidP="0025185C">
            <w:pPr>
              <w:jc w:val="center"/>
              <w:rPr>
                <w:rFonts w:ascii="Arial" w:eastAsia="Times New Roman" w:hAnsi="Arial" w:cs="Arial"/>
                <w:spacing w:val="-1"/>
                <w:sz w:val="20"/>
                <w:szCs w:val="20"/>
                <w:rPrChange w:id="478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88"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FEC641" w14:textId="77777777" w:rsidR="003F3EDE" w:rsidRPr="004866BB" w:rsidRDefault="003F3EDE" w:rsidP="0025185C">
            <w:pPr>
              <w:rPr>
                <w:rFonts w:ascii="Arial" w:eastAsia="Times New Roman" w:hAnsi="Arial" w:cs="Arial"/>
                <w:spacing w:val="-1"/>
                <w:sz w:val="20"/>
                <w:szCs w:val="20"/>
                <w:rPrChange w:id="478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90" w:author="Adelino Naquarta Sepalanga Domingos" w:date="2025-03-05T09:13:00Z" w16du:dateUtc="2025-03-05T08:13:00Z">
                  <w:rPr>
                    <w:rFonts w:ascii="Times New Roman" w:eastAsia="Times New Roman" w:hAnsi="Times New Roman"/>
                    <w:spacing w:val="-1"/>
                  </w:rPr>
                </w:rPrChange>
              </w:rPr>
              <w:t>Número de arquivo do documento (</w:t>
            </w:r>
            <w:proofErr w:type="spellStart"/>
            <w:r w:rsidRPr="004866BB">
              <w:rPr>
                <w:rFonts w:ascii="Arial" w:eastAsia="Times New Roman" w:hAnsi="Arial" w:cs="Arial"/>
                <w:spacing w:val="-1"/>
                <w:sz w:val="20"/>
                <w:szCs w:val="20"/>
                <w:rPrChange w:id="4791" w:author="Adelino Naquarta Sepalanga Domingos" w:date="2025-03-05T09:13:00Z" w16du:dateUtc="2025-03-05T08:13:00Z">
                  <w:rPr>
                    <w:rFonts w:ascii="Times New Roman" w:eastAsia="Times New Roman" w:hAnsi="Times New Roman"/>
                    <w:spacing w:val="-1"/>
                  </w:rPr>
                </w:rPrChange>
              </w:rPr>
              <w:t>DocArchivalNumber</w:t>
            </w:r>
            <w:proofErr w:type="spellEnd"/>
            <w:r w:rsidRPr="004866BB">
              <w:rPr>
                <w:rFonts w:ascii="Arial" w:eastAsia="Times New Roman" w:hAnsi="Arial" w:cs="Arial"/>
                <w:spacing w:val="-1"/>
                <w:sz w:val="20"/>
                <w:szCs w:val="20"/>
                <w:rPrChange w:id="4792"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087D6F" w14:textId="77777777" w:rsidR="003F3EDE" w:rsidRPr="004866BB" w:rsidRDefault="003F3EDE" w:rsidP="0025185C">
            <w:pPr>
              <w:rPr>
                <w:rFonts w:ascii="Arial" w:eastAsia="Times New Roman" w:hAnsi="Arial" w:cs="Arial"/>
                <w:spacing w:val="-1"/>
                <w:sz w:val="20"/>
                <w:szCs w:val="20"/>
                <w:rPrChange w:id="479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94" w:author="Adelino Naquarta Sepalanga Domingos" w:date="2025-03-05T09:13:00Z" w16du:dateUtc="2025-03-05T08:13:00Z">
                  <w:rPr>
                    <w:rFonts w:ascii="Times New Roman" w:eastAsia="Times New Roman" w:hAnsi="Times New Roman"/>
                    <w:spacing w:val="-1"/>
                  </w:rPr>
                </w:rPrChange>
              </w:rPr>
              <w:t>Deve ser indicado o número do documento dentro do diário, que possibilite o acesso ao documento originário do registo.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C0F2A6" w14:textId="77777777" w:rsidR="003F3EDE" w:rsidRPr="004866BB" w:rsidRDefault="003F3EDE" w:rsidP="0025185C">
            <w:pPr>
              <w:jc w:val="center"/>
              <w:rPr>
                <w:rFonts w:ascii="Arial" w:eastAsia="Times New Roman" w:hAnsi="Arial" w:cs="Arial"/>
                <w:spacing w:val="-1"/>
                <w:sz w:val="20"/>
                <w:szCs w:val="20"/>
                <w:rPrChange w:id="4795" w:author="Adelino Naquarta Sepalanga Domingos" w:date="2025-03-05T09:13:00Z" w16du:dateUtc="2025-03-05T08:13:00Z">
                  <w:rPr>
                    <w:rFonts w:ascii="Times New Roman" w:eastAsia="Times New Roman" w:hAnsi="Times New Roman"/>
                    <w:spacing w:val="-1"/>
                  </w:rPr>
                </w:rPrChange>
              </w:rPr>
            </w:pPr>
          </w:p>
          <w:p w14:paraId="4429B6A7" w14:textId="77777777" w:rsidR="003F3EDE" w:rsidRPr="004866BB" w:rsidRDefault="003F3EDE" w:rsidP="0025185C">
            <w:pPr>
              <w:jc w:val="center"/>
              <w:rPr>
                <w:rFonts w:ascii="Arial" w:eastAsia="Times New Roman" w:hAnsi="Arial" w:cs="Arial"/>
                <w:spacing w:val="-1"/>
                <w:sz w:val="20"/>
                <w:szCs w:val="20"/>
                <w:rPrChange w:id="479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797" w:author="Adelino Naquarta Sepalanga Domingos" w:date="2025-03-05T09:13:00Z" w16du:dateUtc="2025-03-05T08:13:00Z">
                  <w:rPr>
                    <w:rFonts w:ascii="Times New Roman" w:eastAsia="Times New Roman" w:hAnsi="Times New Roman"/>
                    <w:spacing w:val="-1"/>
                  </w:rPr>
                </w:rPrChange>
              </w:rPr>
              <w:t>Texto 20</w:t>
            </w:r>
          </w:p>
        </w:tc>
      </w:tr>
      <w:tr w:rsidR="003F3EDE" w:rsidRPr="004866BB" w14:paraId="686D9A27"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40E9EB" w14:textId="77777777" w:rsidR="003F3EDE" w:rsidRPr="004866BB" w:rsidRDefault="003F3EDE" w:rsidP="0025185C">
            <w:pPr>
              <w:jc w:val="center"/>
              <w:rPr>
                <w:rFonts w:ascii="Arial" w:eastAsia="Times New Roman" w:hAnsi="Arial" w:cs="Arial"/>
                <w:spacing w:val="-1"/>
                <w:sz w:val="20"/>
                <w:szCs w:val="20"/>
                <w:rPrChange w:id="4798" w:author="Adelino Naquarta Sepalanga Domingos" w:date="2025-03-05T09:13:00Z" w16du:dateUtc="2025-03-05T08:13:00Z">
                  <w:rPr>
                    <w:rFonts w:ascii="Times New Roman" w:eastAsia="Times New Roman" w:hAnsi="Times New Roman"/>
                    <w:spacing w:val="-1"/>
                  </w:rPr>
                </w:rPrChange>
              </w:rPr>
            </w:pPr>
          </w:p>
          <w:p w14:paraId="685ABA67" w14:textId="77777777" w:rsidR="003F3EDE" w:rsidRPr="004866BB" w:rsidRDefault="003F3EDE" w:rsidP="0025185C">
            <w:pPr>
              <w:jc w:val="center"/>
              <w:rPr>
                <w:rFonts w:ascii="Arial" w:eastAsia="Times New Roman" w:hAnsi="Arial" w:cs="Arial"/>
                <w:spacing w:val="-1"/>
                <w:sz w:val="20"/>
                <w:szCs w:val="20"/>
                <w:rPrChange w:id="4799" w:author="Adelino Naquarta Sepalanga Domingos" w:date="2025-03-05T09:13:00Z" w16du:dateUtc="2025-03-05T08:13:00Z">
                  <w:rPr>
                    <w:rFonts w:ascii="Times New Roman" w:eastAsia="Times New Roman" w:hAnsi="Times New Roman"/>
                    <w:spacing w:val="-1"/>
                  </w:rPr>
                </w:rPrChange>
              </w:rPr>
            </w:pPr>
          </w:p>
          <w:p w14:paraId="7BAE000B" w14:textId="77777777" w:rsidR="003F3EDE" w:rsidRPr="004866BB" w:rsidRDefault="003F3EDE" w:rsidP="0025185C">
            <w:pPr>
              <w:jc w:val="center"/>
              <w:rPr>
                <w:rFonts w:ascii="Arial" w:eastAsia="Times New Roman" w:hAnsi="Arial" w:cs="Arial"/>
                <w:spacing w:val="-1"/>
                <w:sz w:val="20"/>
                <w:szCs w:val="20"/>
                <w:rPrChange w:id="480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01" w:author="Adelino Naquarta Sepalanga Domingos" w:date="2025-03-05T09:13:00Z" w16du:dateUtc="2025-03-05T08:13:00Z">
                  <w:rPr>
                    <w:rFonts w:ascii="Times New Roman" w:eastAsia="Times New Roman" w:hAnsi="Times New Roman"/>
                    <w:spacing w:val="-1"/>
                  </w:rPr>
                </w:rPrChange>
              </w:rPr>
              <w:t>3.4.3.7.</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44A526" w14:textId="77777777" w:rsidR="003F3EDE" w:rsidRPr="004866BB" w:rsidRDefault="003F3EDE" w:rsidP="0025185C">
            <w:pPr>
              <w:jc w:val="center"/>
              <w:rPr>
                <w:rFonts w:ascii="Arial" w:eastAsia="Times New Roman" w:hAnsi="Arial" w:cs="Arial"/>
                <w:spacing w:val="-1"/>
                <w:sz w:val="20"/>
                <w:szCs w:val="20"/>
                <w:rPrChange w:id="4802" w:author="Adelino Naquarta Sepalanga Domingos" w:date="2025-03-05T09:13:00Z" w16du:dateUtc="2025-03-05T08:13:00Z">
                  <w:rPr>
                    <w:rFonts w:ascii="Times New Roman" w:eastAsia="Times New Roman" w:hAnsi="Times New Roman"/>
                    <w:spacing w:val="-1"/>
                  </w:rPr>
                </w:rPrChange>
              </w:rPr>
            </w:pPr>
          </w:p>
          <w:p w14:paraId="2D808616" w14:textId="77777777" w:rsidR="003F3EDE" w:rsidRPr="004866BB" w:rsidRDefault="003F3EDE" w:rsidP="0025185C">
            <w:pPr>
              <w:jc w:val="center"/>
              <w:rPr>
                <w:rFonts w:ascii="Arial" w:eastAsia="Times New Roman" w:hAnsi="Arial" w:cs="Arial"/>
                <w:spacing w:val="-1"/>
                <w:sz w:val="20"/>
                <w:szCs w:val="20"/>
                <w:rPrChange w:id="4803" w:author="Adelino Naquarta Sepalanga Domingos" w:date="2025-03-05T09:13:00Z" w16du:dateUtc="2025-03-05T08:13:00Z">
                  <w:rPr>
                    <w:rFonts w:ascii="Times New Roman" w:eastAsia="Times New Roman" w:hAnsi="Times New Roman"/>
                    <w:spacing w:val="-1"/>
                  </w:rPr>
                </w:rPrChange>
              </w:rPr>
            </w:pPr>
          </w:p>
          <w:p w14:paraId="36A4C752" w14:textId="77777777" w:rsidR="003F3EDE" w:rsidRPr="004866BB" w:rsidRDefault="003F3EDE" w:rsidP="0025185C">
            <w:pPr>
              <w:jc w:val="center"/>
              <w:rPr>
                <w:rFonts w:ascii="Arial" w:eastAsia="Times New Roman" w:hAnsi="Arial" w:cs="Arial"/>
                <w:spacing w:val="-1"/>
                <w:sz w:val="20"/>
                <w:szCs w:val="20"/>
                <w:rPrChange w:id="480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05"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7F59A5" w14:textId="77777777" w:rsidR="003F3EDE" w:rsidRPr="004866BB" w:rsidRDefault="003F3EDE" w:rsidP="0025185C">
            <w:pPr>
              <w:rPr>
                <w:rFonts w:ascii="Arial" w:eastAsia="Times New Roman" w:hAnsi="Arial" w:cs="Arial"/>
                <w:spacing w:val="-1"/>
                <w:sz w:val="20"/>
                <w:szCs w:val="20"/>
                <w:rPrChange w:id="4806" w:author="Adelino Naquarta Sepalanga Domingos" w:date="2025-03-05T09:13:00Z" w16du:dateUtc="2025-03-05T08:13:00Z">
                  <w:rPr>
                    <w:rFonts w:ascii="Times New Roman" w:eastAsia="Times New Roman" w:hAnsi="Times New Roman"/>
                    <w:spacing w:val="-1"/>
                  </w:rPr>
                </w:rPrChange>
              </w:rPr>
            </w:pPr>
          </w:p>
          <w:p w14:paraId="329F0C5F" w14:textId="77777777" w:rsidR="003F3EDE" w:rsidRPr="004866BB" w:rsidRDefault="003F3EDE" w:rsidP="0025185C">
            <w:pPr>
              <w:rPr>
                <w:rFonts w:ascii="Arial" w:eastAsia="Times New Roman" w:hAnsi="Arial" w:cs="Arial"/>
                <w:spacing w:val="-1"/>
                <w:sz w:val="20"/>
                <w:szCs w:val="20"/>
                <w:rPrChange w:id="4807" w:author="Adelino Naquarta Sepalanga Domingos" w:date="2025-03-05T09:13:00Z" w16du:dateUtc="2025-03-05T08:13:00Z">
                  <w:rPr>
                    <w:rFonts w:ascii="Times New Roman" w:eastAsia="Times New Roman" w:hAnsi="Times New Roman"/>
                    <w:spacing w:val="-1"/>
                  </w:rPr>
                </w:rPrChange>
              </w:rPr>
            </w:pPr>
          </w:p>
          <w:p w14:paraId="1AAA74E7" w14:textId="77777777" w:rsidR="003F3EDE" w:rsidRPr="004866BB" w:rsidRDefault="003F3EDE" w:rsidP="0025185C">
            <w:pPr>
              <w:rPr>
                <w:rFonts w:ascii="Arial" w:eastAsia="Times New Roman" w:hAnsi="Arial" w:cs="Arial"/>
                <w:spacing w:val="-1"/>
                <w:sz w:val="20"/>
                <w:szCs w:val="20"/>
                <w:rPrChange w:id="480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09" w:author="Adelino Naquarta Sepalanga Domingos" w:date="2025-03-05T09:13:00Z" w16du:dateUtc="2025-03-05T08:13:00Z">
                  <w:rPr>
                    <w:rFonts w:ascii="Times New Roman" w:eastAsia="Times New Roman" w:hAnsi="Times New Roman"/>
                    <w:spacing w:val="-1"/>
                  </w:rPr>
                </w:rPrChange>
              </w:rPr>
              <w:t>Tipificação do movimento contabilístico (</w:t>
            </w:r>
            <w:proofErr w:type="spellStart"/>
            <w:r w:rsidRPr="004866BB">
              <w:rPr>
                <w:rFonts w:ascii="Arial" w:eastAsia="Times New Roman" w:hAnsi="Arial" w:cs="Arial"/>
                <w:spacing w:val="-1"/>
                <w:sz w:val="20"/>
                <w:szCs w:val="20"/>
                <w:rPrChange w:id="4810" w:author="Adelino Naquarta Sepalanga Domingos" w:date="2025-03-05T09:13:00Z" w16du:dateUtc="2025-03-05T08:13:00Z">
                  <w:rPr>
                    <w:rFonts w:ascii="Times New Roman" w:eastAsia="Times New Roman" w:hAnsi="Times New Roman"/>
                    <w:spacing w:val="-1"/>
                  </w:rPr>
                </w:rPrChange>
              </w:rPr>
              <w:t>TransactionType</w:t>
            </w:r>
            <w:proofErr w:type="spellEnd"/>
            <w:r w:rsidRPr="004866BB">
              <w:rPr>
                <w:rFonts w:ascii="Arial" w:eastAsia="Times New Roman" w:hAnsi="Arial" w:cs="Arial"/>
                <w:spacing w:val="-1"/>
                <w:sz w:val="20"/>
                <w:szCs w:val="20"/>
                <w:rPrChange w:id="4811"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85373F9" w14:textId="77777777" w:rsidR="003F3EDE" w:rsidRPr="004866BB" w:rsidRDefault="003F3EDE" w:rsidP="0025185C">
            <w:pPr>
              <w:rPr>
                <w:rFonts w:ascii="Arial" w:eastAsia="Times New Roman" w:hAnsi="Arial" w:cs="Arial"/>
                <w:spacing w:val="-1"/>
                <w:sz w:val="20"/>
                <w:szCs w:val="20"/>
                <w:rPrChange w:id="481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13" w:author="Adelino Naquarta Sepalanga Domingos" w:date="2025-03-05T09:13:00Z" w16du:dateUtc="2025-03-05T08:13:00Z">
                  <w:rPr>
                    <w:rFonts w:ascii="Times New Roman" w:eastAsia="Times New Roman" w:hAnsi="Times New Roman"/>
                    <w:spacing w:val="-1"/>
                  </w:rPr>
                </w:rPrChange>
              </w:rPr>
              <w:t>Deve ser preenchido com:</w:t>
            </w:r>
          </w:p>
          <w:p w14:paraId="5494D7D2" w14:textId="77777777" w:rsidR="003F3EDE" w:rsidRPr="004866BB" w:rsidRDefault="003F3EDE" w:rsidP="0025185C">
            <w:pPr>
              <w:spacing w:after="0"/>
              <w:rPr>
                <w:rFonts w:ascii="Arial" w:eastAsia="Times New Roman" w:hAnsi="Arial" w:cs="Arial"/>
                <w:spacing w:val="-1"/>
                <w:sz w:val="20"/>
                <w:szCs w:val="20"/>
                <w:rPrChange w:id="481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15" w:author="Adelino Naquarta Sepalanga Domingos" w:date="2025-03-05T09:13:00Z" w16du:dateUtc="2025-03-05T08:13:00Z">
                  <w:rPr>
                    <w:rFonts w:ascii="Times New Roman" w:eastAsia="Times New Roman" w:hAnsi="Times New Roman"/>
                    <w:spacing w:val="-1"/>
                  </w:rPr>
                </w:rPrChange>
              </w:rPr>
              <w:t>“N” – Normal;</w:t>
            </w:r>
          </w:p>
          <w:p w14:paraId="6D286E40" w14:textId="77777777" w:rsidR="003F3EDE" w:rsidRPr="004866BB" w:rsidRDefault="003F3EDE" w:rsidP="0025185C">
            <w:pPr>
              <w:spacing w:after="0"/>
              <w:rPr>
                <w:rFonts w:ascii="Arial" w:eastAsia="Times New Roman" w:hAnsi="Arial" w:cs="Arial"/>
                <w:spacing w:val="-1"/>
                <w:sz w:val="20"/>
                <w:szCs w:val="20"/>
                <w:rPrChange w:id="481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17" w:author="Adelino Naquarta Sepalanga Domingos" w:date="2025-03-05T09:13:00Z" w16du:dateUtc="2025-03-05T08:13:00Z">
                  <w:rPr>
                    <w:rFonts w:ascii="Times New Roman" w:eastAsia="Times New Roman" w:hAnsi="Times New Roman"/>
                    <w:spacing w:val="-1"/>
                  </w:rPr>
                </w:rPrChange>
              </w:rPr>
              <w:t>“R” – Regularizações do período de tributação;</w:t>
            </w:r>
          </w:p>
          <w:p w14:paraId="431A7AB8" w14:textId="77777777" w:rsidR="003F3EDE" w:rsidRPr="004866BB" w:rsidRDefault="003F3EDE" w:rsidP="0025185C">
            <w:pPr>
              <w:spacing w:after="0"/>
              <w:rPr>
                <w:rFonts w:ascii="Arial" w:eastAsia="Times New Roman" w:hAnsi="Arial" w:cs="Arial"/>
                <w:spacing w:val="-1"/>
                <w:sz w:val="20"/>
                <w:szCs w:val="20"/>
                <w:rPrChange w:id="481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19" w:author="Adelino Naquarta Sepalanga Domingos" w:date="2025-03-05T09:13:00Z" w16du:dateUtc="2025-03-05T08:13:00Z">
                  <w:rPr>
                    <w:rFonts w:ascii="Times New Roman" w:eastAsia="Times New Roman" w:hAnsi="Times New Roman"/>
                    <w:spacing w:val="-1"/>
                  </w:rPr>
                </w:rPrChange>
              </w:rPr>
              <w:t>“A” – Apuramento de resultados;</w:t>
            </w:r>
          </w:p>
          <w:p w14:paraId="69E2CD37" w14:textId="77777777" w:rsidR="003F3EDE" w:rsidRPr="004866BB" w:rsidRDefault="003F3EDE" w:rsidP="0025185C">
            <w:pPr>
              <w:spacing w:after="0"/>
              <w:rPr>
                <w:rFonts w:ascii="Arial" w:eastAsia="Times New Roman" w:hAnsi="Arial" w:cs="Arial"/>
                <w:spacing w:val="-1"/>
                <w:sz w:val="20"/>
                <w:szCs w:val="20"/>
                <w:rPrChange w:id="482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21" w:author="Adelino Naquarta Sepalanga Domingos" w:date="2025-03-05T09:13:00Z" w16du:dateUtc="2025-03-05T08:13:00Z">
                  <w:rPr>
                    <w:rFonts w:ascii="Times New Roman" w:eastAsia="Times New Roman" w:hAnsi="Times New Roman"/>
                    <w:spacing w:val="-1"/>
                  </w:rPr>
                </w:rPrChange>
              </w:rPr>
              <w:t>“J” – Movimentos de ajustamento.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CE7B828" w14:textId="77777777" w:rsidR="003F3EDE" w:rsidRPr="004866BB" w:rsidRDefault="003F3EDE" w:rsidP="0025185C">
            <w:pPr>
              <w:jc w:val="center"/>
              <w:rPr>
                <w:rFonts w:ascii="Arial" w:eastAsia="Times New Roman" w:hAnsi="Arial" w:cs="Arial"/>
                <w:spacing w:val="-1"/>
                <w:sz w:val="20"/>
                <w:szCs w:val="20"/>
                <w:rPrChange w:id="4822" w:author="Adelino Naquarta Sepalanga Domingos" w:date="2025-03-05T09:13:00Z" w16du:dateUtc="2025-03-05T08:13:00Z">
                  <w:rPr>
                    <w:rFonts w:ascii="Times New Roman" w:eastAsia="Times New Roman" w:hAnsi="Times New Roman"/>
                    <w:spacing w:val="-1"/>
                  </w:rPr>
                </w:rPrChange>
              </w:rPr>
            </w:pPr>
          </w:p>
          <w:p w14:paraId="2090B611" w14:textId="77777777" w:rsidR="003F3EDE" w:rsidRPr="004866BB" w:rsidRDefault="003F3EDE" w:rsidP="0025185C">
            <w:pPr>
              <w:jc w:val="center"/>
              <w:rPr>
                <w:rFonts w:ascii="Arial" w:eastAsia="Times New Roman" w:hAnsi="Arial" w:cs="Arial"/>
                <w:spacing w:val="-1"/>
                <w:sz w:val="20"/>
                <w:szCs w:val="20"/>
                <w:rPrChange w:id="4823" w:author="Adelino Naquarta Sepalanga Domingos" w:date="2025-03-05T09:13:00Z" w16du:dateUtc="2025-03-05T08:13:00Z">
                  <w:rPr>
                    <w:rFonts w:ascii="Times New Roman" w:eastAsia="Times New Roman" w:hAnsi="Times New Roman"/>
                    <w:spacing w:val="-1"/>
                  </w:rPr>
                </w:rPrChange>
              </w:rPr>
            </w:pPr>
          </w:p>
          <w:p w14:paraId="6AA5745A" w14:textId="77777777" w:rsidR="003F3EDE" w:rsidRPr="004866BB" w:rsidRDefault="003F3EDE" w:rsidP="0025185C">
            <w:pPr>
              <w:jc w:val="center"/>
              <w:rPr>
                <w:rFonts w:ascii="Arial" w:eastAsia="Times New Roman" w:hAnsi="Arial" w:cs="Arial"/>
                <w:spacing w:val="-1"/>
                <w:sz w:val="20"/>
                <w:szCs w:val="20"/>
                <w:rPrChange w:id="482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25" w:author="Adelino Naquarta Sepalanga Domingos" w:date="2025-03-05T09:13:00Z" w16du:dateUtc="2025-03-05T08:13:00Z">
                  <w:rPr>
                    <w:rFonts w:ascii="Times New Roman" w:eastAsia="Times New Roman" w:hAnsi="Times New Roman"/>
                    <w:spacing w:val="-1"/>
                  </w:rPr>
                </w:rPrChange>
              </w:rPr>
              <w:t>Texto 1</w:t>
            </w:r>
          </w:p>
        </w:tc>
      </w:tr>
      <w:tr w:rsidR="003F3EDE" w:rsidRPr="004866BB" w14:paraId="25128F32" w14:textId="77777777" w:rsidTr="0025185C">
        <w:trPr>
          <w:trHeight w:val="975"/>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FBFB4DD" w14:textId="77777777" w:rsidR="003F3EDE" w:rsidRPr="004866BB" w:rsidRDefault="003F3EDE" w:rsidP="0025185C">
            <w:pPr>
              <w:jc w:val="center"/>
              <w:rPr>
                <w:rFonts w:ascii="Arial" w:eastAsia="Times New Roman" w:hAnsi="Arial" w:cs="Arial"/>
                <w:spacing w:val="-1"/>
                <w:sz w:val="20"/>
                <w:szCs w:val="20"/>
                <w:rPrChange w:id="482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27" w:author="Adelino Naquarta Sepalanga Domingos" w:date="2025-03-05T09:13:00Z" w16du:dateUtc="2025-03-05T08:13:00Z">
                  <w:rPr>
                    <w:rFonts w:ascii="Times New Roman" w:eastAsia="Times New Roman" w:hAnsi="Times New Roman"/>
                    <w:spacing w:val="-1"/>
                  </w:rPr>
                </w:rPrChange>
              </w:rPr>
              <w:t>3.4.3.8.</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88A754E" w14:textId="77777777" w:rsidR="003F3EDE" w:rsidRPr="004866BB" w:rsidRDefault="003F3EDE" w:rsidP="0025185C">
            <w:pPr>
              <w:jc w:val="center"/>
              <w:rPr>
                <w:rFonts w:ascii="Arial" w:eastAsia="Times New Roman" w:hAnsi="Arial" w:cs="Arial"/>
                <w:spacing w:val="-1"/>
                <w:sz w:val="20"/>
                <w:szCs w:val="20"/>
                <w:rPrChange w:id="482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29"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C2DDD8" w14:textId="77777777" w:rsidR="003F3EDE" w:rsidRPr="004866BB" w:rsidRDefault="003F3EDE" w:rsidP="0025185C">
            <w:pPr>
              <w:rPr>
                <w:rFonts w:ascii="Arial" w:eastAsia="Times New Roman" w:hAnsi="Arial" w:cs="Arial"/>
                <w:spacing w:val="-1"/>
                <w:sz w:val="20"/>
                <w:szCs w:val="20"/>
                <w:rPrChange w:id="483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31" w:author="Adelino Naquarta Sepalanga Domingos" w:date="2025-03-05T09:13:00Z" w16du:dateUtc="2025-03-05T08:13:00Z">
                  <w:rPr>
                    <w:rFonts w:ascii="Times New Roman" w:eastAsia="Times New Roman" w:hAnsi="Times New Roman"/>
                    <w:spacing w:val="-1"/>
                  </w:rPr>
                </w:rPrChange>
              </w:rPr>
              <w:t>Data do movimento contabilístico</w:t>
            </w:r>
          </w:p>
          <w:p w14:paraId="48C57D43" w14:textId="77777777" w:rsidR="003F3EDE" w:rsidRPr="004866BB" w:rsidRDefault="003F3EDE" w:rsidP="0025185C">
            <w:pPr>
              <w:rPr>
                <w:rFonts w:ascii="Arial" w:eastAsia="Times New Roman" w:hAnsi="Arial" w:cs="Arial"/>
                <w:spacing w:val="-1"/>
                <w:sz w:val="20"/>
                <w:szCs w:val="20"/>
                <w:rPrChange w:id="483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33" w:author="Adelino Naquarta Sepalanga Domingos" w:date="2025-03-05T09:13:00Z" w16du:dateUtc="2025-03-05T08:13:00Z">
                  <w:rPr>
                    <w:rFonts w:ascii="Times New Roman" w:eastAsia="Times New Roman" w:hAnsi="Times New Roman"/>
                    <w:spacing w:val="-1"/>
                  </w:rPr>
                </w:rPrChange>
              </w:rPr>
              <w:t>(</w:t>
            </w:r>
            <w:proofErr w:type="spellStart"/>
            <w:r w:rsidRPr="004866BB">
              <w:rPr>
                <w:rFonts w:ascii="Arial" w:eastAsia="Times New Roman" w:hAnsi="Arial" w:cs="Arial"/>
                <w:spacing w:val="-1"/>
                <w:sz w:val="20"/>
                <w:szCs w:val="20"/>
                <w:rPrChange w:id="4834" w:author="Adelino Naquarta Sepalanga Domingos" w:date="2025-03-05T09:13:00Z" w16du:dateUtc="2025-03-05T08:13:00Z">
                  <w:rPr>
                    <w:rFonts w:ascii="Times New Roman" w:eastAsia="Times New Roman" w:hAnsi="Times New Roman"/>
                    <w:spacing w:val="-1"/>
                  </w:rPr>
                </w:rPrChange>
              </w:rPr>
              <w:t>GLPostingDate</w:t>
            </w:r>
            <w:proofErr w:type="spellEnd"/>
            <w:r w:rsidRPr="004866BB">
              <w:rPr>
                <w:rFonts w:ascii="Arial" w:eastAsia="Times New Roman" w:hAnsi="Arial" w:cs="Arial"/>
                <w:spacing w:val="-1"/>
                <w:sz w:val="20"/>
                <w:szCs w:val="20"/>
                <w:rPrChange w:id="4835"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634C5A" w14:textId="77777777" w:rsidR="003F3EDE" w:rsidRPr="004866BB" w:rsidRDefault="003F3EDE" w:rsidP="0025185C">
            <w:pPr>
              <w:rPr>
                <w:rFonts w:ascii="Arial" w:eastAsia="Times New Roman" w:hAnsi="Arial" w:cs="Arial"/>
                <w:spacing w:val="-1"/>
                <w:sz w:val="20"/>
                <w:szCs w:val="20"/>
                <w:rPrChange w:id="483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37" w:author="Adelino Naquarta Sepalanga Domingos" w:date="2025-03-05T09:13:00Z" w16du:dateUtc="2025-03-05T08:13:00Z">
                  <w:rPr>
                    <w:rFonts w:ascii="Times New Roman" w:eastAsia="Times New Roman" w:hAnsi="Times New Roman"/>
                    <w:spacing w:val="-1"/>
                  </w:rPr>
                </w:rPrChange>
              </w:rPr>
              <w:t>Este campo deve ser preenchido com a data relevante para efeitos contabilísticos.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7510CF" w14:textId="77777777" w:rsidR="003F3EDE" w:rsidRPr="004866BB" w:rsidRDefault="003F3EDE" w:rsidP="0025185C">
            <w:pPr>
              <w:jc w:val="center"/>
              <w:rPr>
                <w:rFonts w:ascii="Arial" w:eastAsia="Times New Roman" w:hAnsi="Arial" w:cs="Arial"/>
                <w:spacing w:val="-1"/>
                <w:sz w:val="20"/>
                <w:szCs w:val="20"/>
                <w:rPrChange w:id="483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39" w:author="Adelino Naquarta Sepalanga Domingos" w:date="2025-03-05T09:13:00Z" w16du:dateUtc="2025-03-05T08:13:00Z">
                  <w:rPr>
                    <w:rFonts w:ascii="Times New Roman" w:eastAsia="Times New Roman" w:hAnsi="Times New Roman"/>
                    <w:spacing w:val="-1"/>
                  </w:rPr>
                </w:rPrChange>
              </w:rPr>
              <w:t>Data</w:t>
            </w:r>
          </w:p>
        </w:tc>
      </w:tr>
      <w:tr w:rsidR="003F3EDE" w:rsidRPr="004866BB" w14:paraId="3790523F"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0C3B44" w14:textId="77777777" w:rsidR="003F3EDE" w:rsidRPr="004866BB" w:rsidRDefault="003F3EDE" w:rsidP="0025185C">
            <w:pPr>
              <w:jc w:val="center"/>
              <w:rPr>
                <w:rFonts w:ascii="Arial" w:eastAsia="Times New Roman" w:hAnsi="Arial" w:cs="Arial"/>
                <w:spacing w:val="-1"/>
                <w:sz w:val="20"/>
                <w:szCs w:val="20"/>
                <w:rPrChange w:id="4840" w:author="Adelino Naquarta Sepalanga Domingos" w:date="2025-03-05T09:13:00Z" w16du:dateUtc="2025-03-05T08:13:00Z">
                  <w:rPr>
                    <w:rFonts w:ascii="Times New Roman" w:eastAsia="Times New Roman" w:hAnsi="Times New Roman"/>
                    <w:spacing w:val="-1"/>
                  </w:rPr>
                </w:rPrChange>
              </w:rPr>
            </w:pPr>
          </w:p>
          <w:p w14:paraId="744A9231" w14:textId="77777777" w:rsidR="003F3EDE" w:rsidRPr="004866BB" w:rsidRDefault="003F3EDE" w:rsidP="0025185C">
            <w:pPr>
              <w:jc w:val="center"/>
              <w:rPr>
                <w:rFonts w:ascii="Arial" w:eastAsia="Times New Roman" w:hAnsi="Arial" w:cs="Arial"/>
                <w:spacing w:val="-1"/>
                <w:sz w:val="20"/>
                <w:szCs w:val="20"/>
                <w:rPrChange w:id="4841" w:author="Adelino Naquarta Sepalanga Domingos" w:date="2025-03-05T09:13:00Z" w16du:dateUtc="2025-03-05T08:13:00Z">
                  <w:rPr>
                    <w:rFonts w:ascii="Times New Roman" w:eastAsia="Times New Roman" w:hAnsi="Times New Roman"/>
                    <w:spacing w:val="-1"/>
                  </w:rPr>
                </w:rPrChange>
              </w:rPr>
            </w:pPr>
          </w:p>
          <w:p w14:paraId="6BD7509E" w14:textId="77777777" w:rsidR="003F3EDE" w:rsidRPr="004866BB" w:rsidRDefault="003F3EDE" w:rsidP="0025185C">
            <w:pPr>
              <w:jc w:val="center"/>
              <w:rPr>
                <w:rFonts w:ascii="Arial" w:eastAsia="Times New Roman" w:hAnsi="Arial" w:cs="Arial"/>
                <w:spacing w:val="-1"/>
                <w:sz w:val="20"/>
                <w:szCs w:val="20"/>
                <w:rPrChange w:id="4842" w:author="Adelino Naquarta Sepalanga Domingos" w:date="2025-03-05T09:13:00Z" w16du:dateUtc="2025-03-05T08:13:00Z">
                  <w:rPr>
                    <w:rFonts w:ascii="Times New Roman" w:eastAsia="Times New Roman" w:hAnsi="Times New Roman"/>
                    <w:spacing w:val="-1"/>
                  </w:rPr>
                </w:rPrChange>
              </w:rPr>
            </w:pPr>
          </w:p>
          <w:p w14:paraId="3E3CB01D" w14:textId="77777777" w:rsidR="003F3EDE" w:rsidRPr="004866BB" w:rsidRDefault="003F3EDE" w:rsidP="0025185C">
            <w:pPr>
              <w:jc w:val="center"/>
              <w:rPr>
                <w:rFonts w:ascii="Arial" w:eastAsia="Times New Roman" w:hAnsi="Arial" w:cs="Arial"/>
                <w:spacing w:val="-1"/>
                <w:sz w:val="20"/>
                <w:szCs w:val="20"/>
                <w:rPrChange w:id="484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44" w:author="Adelino Naquarta Sepalanga Domingos" w:date="2025-03-05T09:13:00Z" w16du:dateUtc="2025-03-05T08:13:00Z">
                  <w:rPr>
                    <w:rFonts w:ascii="Times New Roman" w:eastAsia="Times New Roman" w:hAnsi="Times New Roman"/>
                    <w:spacing w:val="-1"/>
                  </w:rPr>
                </w:rPrChange>
              </w:rPr>
              <w:t>3.4.3.9.</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3D25F9" w14:textId="77777777" w:rsidR="003F3EDE" w:rsidRPr="004866BB" w:rsidRDefault="003F3EDE" w:rsidP="0025185C">
            <w:pPr>
              <w:jc w:val="center"/>
              <w:rPr>
                <w:rFonts w:ascii="Arial" w:eastAsia="Times New Roman" w:hAnsi="Arial" w:cs="Arial"/>
                <w:spacing w:val="-1"/>
                <w:sz w:val="20"/>
                <w:szCs w:val="20"/>
                <w:rPrChange w:id="4845" w:author="Adelino Naquarta Sepalanga Domingos" w:date="2025-03-05T09:13:00Z" w16du:dateUtc="2025-03-05T08:13:00Z">
                  <w:rPr>
                    <w:rFonts w:ascii="Times New Roman" w:eastAsia="Times New Roman" w:hAnsi="Times New Roman"/>
                    <w:spacing w:val="-1"/>
                  </w:rPr>
                </w:rPrChange>
              </w:rPr>
            </w:pPr>
          </w:p>
          <w:p w14:paraId="79E68856" w14:textId="77777777" w:rsidR="003F3EDE" w:rsidRPr="004866BB" w:rsidRDefault="003F3EDE" w:rsidP="0025185C">
            <w:pPr>
              <w:jc w:val="center"/>
              <w:rPr>
                <w:rFonts w:ascii="Arial" w:eastAsia="Times New Roman" w:hAnsi="Arial" w:cs="Arial"/>
                <w:spacing w:val="-1"/>
                <w:sz w:val="20"/>
                <w:szCs w:val="20"/>
                <w:rPrChange w:id="4846" w:author="Adelino Naquarta Sepalanga Domingos" w:date="2025-03-05T09:13:00Z" w16du:dateUtc="2025-03-05T08:13:00Z">
                  <w:rPr>
                    <w:rFonts w:ascii="Times New Roman" w:eastAsia="Times New Roman" w:hAnsi="Times New Roman"/>
                    <w:spacing w:val="-1"/>
                  </w:rPr>
                </w:rPrChange>
              </w:rPr>
            </w:pPr>
          </w:p>
          <w:p w14:paraId="1C094501" w14:textId="77777777" w:rsidR="003F3EDE" w:rsidRPr="004866BB" w:rsidRDefault="003F3EDE" w:rsidP="0025185C">
            <w:pPr>
              <w:jc w:val="center"/>
              <w:rPr>
                <w:rFonts w:ascii="Arial" w:eastAsia="Times New Roman" w:hAnsi="Arial" w:cs="Arial"/>
                <w:spacing w:val="-1"/>
                <w:sz w:val="20"/>
                <w:szCs w:val="20"/>
                <w:rPrChange w:id="4847" w:author="Adelino Naquarta Sepalanga Domingos" w:date="2025-03-05T09:13:00Z" w16du:dateUtc="2025-03-05T08:13:00Z">
                  <w:rPr>
                    <w:rFonts w:ascii="Times New Roman" w:eastAsia="Times New Roman" w:hAnsi="Times New Roman"/>
                    <w:spacing w:val="-1"/>
                  </w:rPr>
                </w:rPrChange>
              </w:rPr>
            </w:pPr>
          </w:p>
          <w:p w14:paraId="2AA8F149" w14:textId="77777777" w:rsidR="003F3EDE" w:rsidRPr="004866BB" w:rsidRDefault="003F3EDE" w:rsidP="0025185C">
            <w:pPr>
              <w:jc w:val="center"/>
              <w:rPr>
                <w:rFonts w:ascii="Arial" w:eastAsia="Times New Roman" w:hAnsi="Arial" w:cs="Arial"/>
                <w:spacing w:val="-1"/>
                <w:sz w:val="20"/>
                <w:szCs w:val="20"/>
                <w:rPrChange w:id="4848" w:author="Adelino Naquarta Sepalanga Domingos" w:date="2025-03-05T09:13:00Z" w16du:dateUtc="2025-03-05T08:13:00Z">
                  <w:rPr>
                    <w:rFonts w:ascii="Times New Roman" w:eastAsia="Times New Roman" w:hAnsi="Times New Roman"/>
                    <w:spacing w:val="-1"/>
                  </w:rPr>
                </w:rPrChange>
              </w:rPr>
            </w:pPr>
          </w:p>
          <w:p w14:paraId="2E3D40A8" w14:textId="77777777" w:rsidR="003F3EDE" w:rsidRPr="004866BB" w:rsidRDefault="003F3EDE" w:rsidP="0025185C">
            <w:pPr>
              <w:jc w:val="center"/>
              <w:rPr>
                <w:rFonts w:ascii="Arial" w:eastAsia="Times New Roman" w:hAnsi="Arial" w:cs="Arial"/>
                <w:spacing w:val="-1"/>
                <w:sz w:val="20"/>
                <w:szCs w:val="20"/>
                <w:rPrChange w:id="484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50" w:author="Adelino Naquarta Sepalanga Domingos" w:date="2025-03-05T09:13:00Z" w16du:dateUtc="2025-03-05T08:13:00Z">
                  <w:rPr>
                    <w:rFonts w:ascii="Times New Roman" w:eastAsia="Times New Roman" w:hAnsi="Times New Roman"/>
                    <w:spacing w:val="-1"/>
                  </w:rPr>
                </w:rPrChange>
              </w:rPr>
              <w:t>#</w:t>
            </w:r>
          </w:p>
          <w:p w14:paraId="7EE63D47" w14:textId="77777777" w:rsidR="003F3EDE" w:rsidRPr="004866BB" w:rsidRDefault="003F3EDE" w:rsidP="0025185C">
            <w:pPr>
              <w:jc w:val="center"/>
              <w:rPr>
                <w:rFonts w:ascii="Arial" w:eastAsia="Times New Roman" w:hAnsi="Arial" w:cs="Arial"/>
                <w:spacing w:val="-1"/>
                <w:sz w:val="20"/>
                <w:szCs w:val="20"/>
                <w:rPrChange w:id="4851" w:author="Adelino Naquarta Sepalanga Domingos" w:date="2025-03-05T09:13:00Z" w16du:dateUtc="2025-03-05T08:13:00Z">
                  <w:rPr>
                    <w:rFonts w:ascii="Times New Roman" w:eastAsia="Times New Roman" w:hAnsi="Times New Roman"/>
                    <w:spacing w:val="-1"/>
                  </w:rPr>
                </w:rPrChange>
              </w:rPr>
            </w:pPr>
          </w:p>
          <w:p w14:paraId="61C9BB3C" w14:textId="77777777" w:rsidR="003F3EDE" w:rsidRPr="004866BB" w:rsidRDefault="003F3EDE" w:rsidP="0025185C">
            <w:pPr>
              <w:jc w:val="center"/>
              <w:rPr>
                <w:rFonts w:ascii="Arial" w:eastAsia="Times New Roman" w:hAnsi="Arial" w:cs="Arial"/>
                <w:spacing w:val="-1"/>
                <w:sz w:val="20"/>
                <w:szCs w:val="20"/>
                <w:rPrChange w:id="4852" w:author="Adelino Naquarta Sepalanga Domingos" w:date="2025-03-05T09:13:00Z" w16du:dateUtc="2025-03-05T08:13:00Z">
                  <w:rPr>
                    <w:rFonts w:ascii="Times New Roman" w:eastAsia="Times New Roman" w:hAnsi="Times New Roman"/>
                    <w:spacing w:val="-1"/>
                  </w:rPr>
                </w:rPrChange>
              </w:rPr>
            </w:pP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20E31D" w14:textId="77777777" w:rsidR="003F3EDE" w:rsidRPr="004866BB" w:rsidRDefault="003F3EDE" w:rsidP="0025185C">
            <w:pPr>
              <w:rPr>
                <w:rFonts w:ascii="Arial" w:eastAsia="Times New Roman" w:hAnsi="Arial" w:cs="Arial"/>
                <w:spacing w:val="-1"/>
                <w:sz w:val="20"/>
                <w:szCs w:val="20"/>
                <w:rPrChange w:id="4853" w:author="Adelino Naquarta Sepalanga Domingos" w:date="2025-03-05T09:13:00Z" w16du:dateUtc="2025-03-05T08:13:00Z">
                  <w:rPr>
                    <w:rFonts w:ascii="Times New Roman" w:eastAsia="Times New Roman" w:hAnsi="Times New Roman"/>
                    <w:spacing w:val="-1"/>
                  </w:rPr>
                </w:rPrChange>
              </w:rPr>
            </w:pPr>
          </w:p>
          <w:p w14:paraId="6FB57BBE" w14:textId="77777777" w:rsidR="003F3EDE" w:rsidRPr="004866BB" w:rsidRDefault="003F3EDE" w:rsidP="0025185C">
            <w:pPr>
              <w:rPr>
                <w:rFonts w:ascii="Arial" w:eastAsia="Times New Roman" w:hAnsi="Arial" w:cs="Arial"/>
                <w:spacing w:val="-1"/>
                <w:sz w:val="20"/>
                <w:szCs w:val="20"/>
                <w:rPrChange w:id="4854" w:author="Adelino Naquarta Sepalanga Domingos" w:date="2025-03-05T09:13:00Z" w16du:dateUtc="2025-03-05T08:13:00Z">
                  <w:rPr>
                    <w:rFonts w:ascii="Times New Roman" w:eastAsia="Times New Roman" w:hAnsi="Times New Roman"/>
                    <w:spacing w:val="-1"/>
                  </w:rPr>
                </w:rPrChange>
              </w:rPr>
            </w:pPr>
          </w:p>
          <w:p w14:paraId="2059084F" w14:textId="77777777" w:rsidR="003F3EDE" w:rsidRPr="004866BB" w:rsidRDefault="003F3EDE" w:rsidP="0025185C">
            <w:pPr>
              <w:rPr>
                <w:rFonts w:ascii="Arial" w:eastAsia="Times New Roman" w:hAnsi="Arial" w:cs="Arial"/>
                <w:spacing w:val="-1"/>
                <w:sz w:val="20"/>
                <w:szCs w:val="20"/>
                <w:rPrChange w:id="4855" w:author="Adelino Naquarta Sepalanga Domingos" w:date="2025-03-05T09:13:00Z" w16du:dateUtc="2025-03-05T08:13:00Z">
                  <w:rPr>
                    <w:rFonts w:ascii="Times New Roman" w:eastAsia="Times New Roman" w:hAnsi="Times New Roman"/>
                    <w:spacing w:val="-1"/>
                  </w:rPr>
                </w:rPrChange>
              </w:rPr>
            </w:pPr>
          </w:p>
          <w:p w14:paraId="12A081EA" w14:textId="77777777" w:rsidR="003F3EDE" w:rsidRPr="004866BB" w:rsidRDefault="003F3EDE" w:rsidP="0025185C">
            <w:pPr>
              <w:rPr>
                <w:rFonts w:ascii="Arial" w:eastAsia="Times New Roman" w:hAnsi="Arial" w:cs="Arial"/>
                <w:spacing w:val="-1"/>
                <w:sz w:val="20"/>
                <w:szCs w:val="20"/>
                <w:rPrChange w:id="485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57" w:author="Adelino Naquarta Sepalanga Domingos" w:date="2025-03-05T09:13:00Z" w16du:dateUtc="2025-03-05T08:13:00Z">
                  <w:rPr>
                    <w:rFonts w:ascii="Times New Roman" w:eastAsia="Times New Roman" w:hAnsi="Times New Roman"/>
                    <w:spacing w:val="-1"/>
                  </w:rPr>
                </w:rPrChange>
              </w:rPr>
              <w:t>Identificador do cliente (</w:t>
            </w:r>
            <w:proofErr w:type="spellStart"/>
            <w:proofErr w:type="gramStart"/>
            <w:r w:rsidRPr="004866BB">
              <w:rPr>
                <w:rFonts w:ascii="Arial" w:eastAsia="Times New Roman" w:hAnsi="Arial" w:cs="Arial"/>
                <w:spacing w:val="-1"/>
                <w:sz w:val="20"/>
                <w:szCs w:val="20"/>
                <w:rPrChange w:id="4858" w:author="Adelino Naquarta Sepalanga Domingos" w:date="2025-03-05T09:13:00Z" w16du:dateUtc="2025-03-05T08:13:00Z">
                  <w:rPr>
                    <w:rFonts w:ascii="Times New Roman" w:eastAsia="Times New Roman" w:hAnsi="Times New Roman"/>
                    <w:spacing w:val="-1"/>
                  </w:rPr>
                </w:rPrChange>
              </w:rPr>
              <w:t>CustomerID</w:t>
            </w:r>
            <w:proofErr w:type="spellEnd"/>
            <w:r w:rsidRPr="004866BB">
              <w:rPr>
                <w:rFonts w:ascii="Arial" w:eastAsia="Times New Roman" w:hAnsi="Arial" w:cs="Arial"/>
                <w:spacing w:val="-1"/>
                <w:sz w:val="20"/>
                <w:szCs w:val="20"/>
                <w:rPrChange w:id="4859" w:author="Adelino Naquarta Sepalanga Domingos" w:date="2025-03-05T09:13:00Z" w16du:dateUtc="2025-03-05T08:13:00Z">
                  <w:rPr>
                    <w:rFonts w:ascii="Times New Roman" w:eastAsia="Times New Roman" w:hAnsi="Times New Roman"/>
                    <w:spacing w:val="-1"/>
                  </w:rPr>
                </w:rPrChange>
              </w:rPr>
              <w:t xml:space="preserve">)   </w:t>
            </w:r>
            <w:proofErr w:type="gramEnd"/>
            <w:r w:rsidRPr="004866BB">
              <w:rPr>
                <w:rFonts w:ascii="Arial" w:eastAsia="Times New Roman" w:hAnsi="Arial" w:cs="Arial"/>
                <w:spacing w:val="-1"/>
                <w:sz w:val="20"/>
                <w:szCs w:val="20"/>
                <w:rPrChange w:id="4860" w:author="Adelino Naquarta Sepalanga Domingos" w:date="2025-03-05T09:13:00Z" w16du:dateUtc="2025-03-05T08:13:00Z">
                  <w:rPr>
                    <w:rFonts w:ascii="Times New Roman" w:eastAsia="Times New Roman" w:hAnsi="Times New Roman"/>
                    <w:spacing w:val="-1"/>
                  </w:rPr>
                </w:rPrChange>
              </w:rPr>
              <w:t xml:space="preserve"> </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2A49EDD" w14:textId="77777777" w:rsidR="003F3EDE" w:rsidRPr="004866BB" w:rsidRDefault="003F3EDE" w:rsidP="0025185C">
            <w:pPr>
              <w:rPr>
                <w:rFonts w:ascii="Arial" w:eastAsia="Times New Roman" w:hAnsi="Arial" w:cs="Arial"/>
                <w:spacing w:val="-1"/>
                <w:sz w:val="20"/>
                <w:szCs w:val="20"/>
                <w:rPrChange w:id="486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62" w:author="Adelino Naquarta Sepalanga Domingos" w:date="2025-03-05T09:13:00Z" w16du:dateUtc="2025-03-05T08:13:00Z">
                  <w:rPr>
                    <w:rFonts w:ascii="Times New Roman" w:eastAsia="Times New Roman" w:hAnsi="Times New Roman"/>
                    <w:spacing w:val="-1"/>
                  </w:rPr>
                </w:rPrChange>
              </w:rPr>
              <w:t>O preenchimento é obrigatório, no caso de o cliente ser não residente ou a transacção consubstanciar uma venda que deva figurar no anexo / declaração anual ou que deva figurar no anexo I da declaração periódica de IVA.</w:t>
            </w:r>
          </w:p>
          <w:p w14:paraId="706F483E" w14:textId="77777777" w:rsidR="003F3EDE" w:rsidRPr="004866BB" w:rsidRDefault="003F3EDE" w:rsidP="0025185C">
            <w:pPr>
              <w:rPr>
                <w:rFonts w:ascii="Arial" w:eastAsia="Times New Roman" w:hAnsi="Arial" w:cs="Arial"/>
                <w:spacing w:val="-1"/>
                <w:sz w:val="20"/>
                <w:szCs w:val="20"/>
                <w:rPrChange w:id="486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64" w:author="Adelino Naquarta Sepalanga Domingos" w:date="2025-03-05T09:13:00Z" w16du:dateUtc="2025-03-05T08:13:00Z">
                  <w:rPr>
                    <w:rFonts w:ascii="Times New Roman" w:eastAsia="Times New Roman" w:hAnsi="Times New Roman"/>
                    <w:spacing w:val="-1"/>
                  </w:rPr>
                </w:rPrChange>
              </w:rPr>
              <w:t>Deve ser indicada a chave do registo na tabela 2.2 – Tabela de clientes (</w:t>
            </w:r>
            <w:proofErr w:type="spellStart"/>
            <w:r w:rsidRPr="004866BB">
              <w:rPr>
                <w:rFonts w:ascii="Arial" w:eastAsia="Times New Roman" w:hAnsi="Arial" w:cs="Arial"/>
                <w:spacing w:val="-1"/>
                <w:sz w:val="20"/>
                <w:szCs w:val="20"/>
                <w:rPrChange w:id="4865" w:author="Adelino Naquarta Sepalanga Domingos" w:date="2025-03-05T09:13:00Z" w16du:dateUtc="2025-03-05T08:13:00Z">
                  <w:rPr>
                    <w:rFonts w:ascii="Times New Roman" w:eastAsia="Times New Roman" w:hAnsi="Times New Roman"/>
                    <w:spacing w:val="-1"/>
                  </w:rPr>
                </w:rPrChange>
              </w:rPr>
              <w:t>Customer</w:t>
            </w:r>
            <w:proofErr w:type="spellEnd"/>
            <w:r w:rsidRPr="004866BB">
              <w:rPr>
                <w:rFonts w:ascii="Arial" w:eastAsia="Times New Roman" w:hAnsi="Arial" w:cs="Arial"/>
                <w:spacing w:val="-1"/>
                <w:sz w:val="20"/>
                <w:szCs w:val="20"/>
                <w:rPrChange w:id="4866" w:author="Adelino Naquarta Sepalanga Domingos" w:date="2025-03-05T09:13:00Z" w16du:dateUtc="2025-03-05T08:13:00Z">
                  <w:rPr>
                    <w:rFonts w:ascii="Times New Roman" w:eastAsia="Times New Roman" w:hAnsi="Times New Roman"/>
                    <w:spacing w:val="-1"/>
                  </w:rPr>
                </w:rPrChange>
              </w:rPr>
              <w:t>), constante do campo</w:t>
            </w:r>
          </w:p>
          <w:p w14:paraId="7833690F" w14:textId="77777777" w:rsidR="003F3EDE" w:rsidRPr="004866BB" w:rsidRDefault="003F3EDE" w:rsidP="0025185C">
            <w:pPr>
              <w:rPr>
                <w:rFonts w:ascii="Arial" w:eastAsia="Times New Roman" w:hAnsi="Arial" w:cs="Arial"/>
                <w:spacing w:val="-1"/>
                <w:sz w:val="20"/>
                <w:szCs w:val="20"/>
                <w:rPrChange w:id="486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68" w:author="Adelino Naquarta Sepalanga Domingos" w:date="2025-03-05T09:13:00Z" w16du:dateUtc="2025-03-05T08:13:00Z">
                  <w:rPr>
                    <w:rFonts w:ascii="Times New Roman" w:eastAsia="Times New Roman" w:hAnsi="Times New Roman"/>
                    <w:spacing w:val="-1"/>
                  </w:rPr>
                </w:rPrChange>
              </w:rPr>
              <w:lastRenderedPageBreak/>
              <w:t>2.2.1–Identificador único do cliente (</w:t>
            </w:r>
            <w:proofErr w:type="spellStart"/>
            <w:r w:rsidRPr="004866BB">
              <w:rPr>
                <w:rFonts w:ascii="Arial" w:eastAsia="Times New Roman" w:hAnsi="Arial" w:cs="Arial"/>
                <w:spacing w:val="-1"/>
                <w:sz w:val="20"/>
                <w:szCs w:val="20"/>
                <w:rPrChange w:id="4869" w:author="Adelino Naquarta Sepalanga Domingos" w:date="2025-03-05T09:13:00Z" w16du:dateUtc="2025-03-05T08:13:00Z">
                  <w:rPr>
                    <w:rFonts w:ascii="Times New Roman" w:eastAsia="Times New Roman" w:hAnsi="Times New Roman"/>
                    <w:spacing w:val="-1"/>
                  </w:rPr>
                </w:rPrChange>
              </w:rPr>
              <w:t>CustomerID</w:t>
            </w:r>
            <w:proofErr w:type="spellEnd"/>
            <w:r w:rsidRPr="004866BB">
              <w:rPr>
                <w:rFonts w:ascii="Arial" w:eastAsia="Times New Roman" w:hAnsi="Arial" w:cs="Arial"/>
                <w:spacing w:val="-1"/>
                <w:sz w:val="20"/>
                <w:szCs w:val="20"/>
                <w:rPrChange w:id="4870" w:author="Adelino Naquarta Sepalanga Domingos" w:date="2025-03-05T09:13:00Z" w16du:dateUtc="2025-03-05T08:13: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524C13" w14:textId="77777777" w:rsidR="003F3EDE" w:rsidRPr="004866BB" w:rsidRDefault="003F3EDE" w:rsidP="0025185C">
            <w:pPr>
              <w:jc w:val="center"/>
              <w:rPr>
                <w:rFonts w:ascii="Arial" w:eastAsia="Times New Roman" w:hAnsi="Arial" w:cs="Arial"/>
                <w:spacing w:val="-1"/>
                <w:sz w:val="20"/>
                <w:szCs w:val="20"/>
                <w:rPrChange w:id="4871" w:author="Adelino Naquarta Sepalanga Domingos" w:date="2025-03-05T09:13:00Z" w16du:dateUtc="2025-03-05T08:13:00Z">
                  <w:rPr>
                    <w:rFonts w:ascii="Times New Roman" w:eastAsia="Times New Roman" w:hAnsi="Times New Roman"/>
                    <w:spacing w:val="-1"/>
                  </w:rPr>
                </w:rPrChange>
              </w:rPr>
            </w:pPr>
          </w:p>
          <w:p w14:paraId="5B3D56D5" w14:textId="77777777" w:rsidR="003F3EDE" w:rsidRPr="004866BB" w:rsidRDefault="003F3EDE" w:rsidP="0025185C">
            <w:pPr>
              <w:jc w:val="center"/>
              <w:rPr>
                <w:rFonts w:ascii="Arial" w:eastAsia="Times New Roman" w:hAnsi="Arial" w:cs="Arial"/>
                <w:spacing w:val="-1"/>
                <w:sz w:val="20"/>
                <w:szCs w:val="20"/>
                <w:rPrChange w:id="4872" w:author="Adelino Naquarta Sepalanga Domingos" w:date="2025-03-05T09:13:00Z" w16du:dateUtc="2025-03-05T08:13:00Z">
                  <w:rPr>
                    <w:rFonts w:ascii="Times New Roman" w:eastAsia="Times New Roman" w:hAnsi="Times New Roman"/>
                    <w:spacing w:val="-1"/>
                  </w:rPr>
                </w:rPrChange>
              </w:rPr>
            </w:pPr>
          </w:p>
          <w:p w14:paraId="5B3912BA" w14:textId="77777777" w:rsidR="003F3EDE" w:rsidRPr="004866BB" w:rsidRDefault="003F3EDE" w:rsidP="0025185C">
            <w:pPr>
              <w:jc w:val="center"/>
              <w:rPr>
                <w:rFonts w:ascii="Arial" w:eastAsia="Times New Roman" w:hAnsi="Arial" w:cs="Arial"/>
                <w:spacing w:val="-1"/>
                <w:sz w:val="20"/>
                <w:szCs w:val="20"/>
                <w:rPrChange w:id="487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74"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5F251106" w14:textId="77777777" w:rsidTr="0025185C">
        <w:trPr>
          <w:trHeight w:val="1034"/>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B00B36" w14:textId="77777777" w:rsidR="003F3EDE" w:rsidRPr="004866BB" w:rsidRDefault="003F3EDE" w:rsidP="0025185C">
            <w:pPr>
              <w:jc w:val="center"/>
              <w:rPr>
                <w:rFonts w:ascii="Arial" w:eastAsia="Times New Roman" w:hAnsi="Arial" w:cs="Arial"/>
                <w:spacing w:val="-1"/>
                <w:sz w:val="20"/>
                <w:szCs w:val="20"/>
                <w:rPrChange w:id="4875" w:author="Adelino Naquarta Sepalanga Domingos" w:date="2025-03-05T09:13:00Z" w16du:dateUtc="2025-03-05T08:13:00Z">
                  <w:rPr>
                    <w:rFonts w:ascii="Times New Roman" w:eastAsia="Times New Roman" w:hAnsi="Times New Roman"/>
                    <w:spacing w:val="-1"/>
                  </w:rPr>
                </w:rPrChange>
              </w:rPr>
            </w:pPr>
          </w:p>
          <w:p w14:paraId="1AAAE5AB" w14:textId="77777777" w:rsidR="003F3EDE" w:rsidRPr="004866BB" w:rsidRDefault="003F3EDE" w:rsidP="0025185C">
            <w:pPr>
              <w:jc w:val="center"/>
              <w:rPr>
                <w:rFonts w:ascii="Arial" w:eastAsia="Times New Roman" w:hAnsi="Arial" w:cs="Arial"/>
                <w:spacing w:val="-1"/>
                <w:sz w:val="20"/>
                <w:szCs w:val="20"/>
                <w:rPrChange w:id="4876" w:author="Adelino Naquarta Sepalanga Domingos" w:date="2025-03-05T09:13:00Z" w16du:dateUtc="2025-03-05T08:13:00Z">
                  <w:rPr>
                    <w:rFonts w:ascii="Times New Roman" w:eastAsia="Times New Roman" w:hAnsi="Times New Roman"/>
                    <w:spacing w:val="-1"/>
                  </w:rPr>
                </w:rPrChange>
              </w:rPr>
            </w:pPr>
          </w:p>
          <w:p w14:paraId="29399CCD" w14:textId="77777777" w:rsidR="003F3EDE" w:rsidRPr="004866BB" w:rsidRDefault="003F3EDE" w:rsidP="0025185C">
            <w:pPr>
              <w:jc w:val="center"/>
              <w:rPr>
                <w:rFonts w:ascii="Arial" w:eastAsia="Times New Roman" w:hAnsi="Arial" w:cs="Arial"/>
                <w:spacing w:val="-1"/>
                <w:sz w:val="20"/>
                <w:szCs w:val="20"/>
                <w:rPrChange w:id="4877" w:author="Adelino Naquarta Sepalanga Domingos" w:date="2025-03-05T09:13:00Z" w16du:dateUtc="2025-03-05T08:13:00Z">
                  <w:rPr>
                    <w:rFonts w:ascii="Times New Roman" w:eastAsia="Times New Roman" w:hAnsi="Times New Roman"/>
                    <w:spacing w:val="-1"/>
                  </w:rPr>
                </w:rPrChange>
              </w:rPr>
            </w:pPr>
          </w:p>
          <w:p w14:paraId="2241297C" w14:textId="77777777" w:rsidR="003F3EDE" w:rsidRPr="004866BB" w:rsidRDefault="003F3EDE" w:rsidP="0025185C">
            <w:pPr>
              <w:jc w:val="center"/>
              <w:rPr>
                <w:rFonts w:ascii="Arial" w:eastAsia="Times New Roman" w:hAnsi="Arial" w:cs="Arial"/>
                <w:spacing w:val="-1"/>
                <w:sz w:val="20"/>
                <w:szCs w:val="20"/>
                <w:rPrChange w:id="487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79" w:author="Adelino Naquarta Sepalanga Domingos" w:date="2025-03-05T09:13:00Z" w16du:dateUtc="2025-03-05T08:13:00Z">
                  <w:rPr>
                    <w:rFonts w:ascii="Times New Roman" w:eastAsia="Times New Roman" w:hAnsi="Times New Roman"/>
                    <w:spacing w:val="-1"/>
                  </w:rPr>
                </w:rPrChange>
              </w:rPr>
              <w:t xml:space="preserve"> 3.4.3.10.</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8E138B0" w14:textId="77777777" w:rsidR="003F3EDE" w:rsidRPr="004866BB" w:rsidRDefault="003F3EDE" w:rsidP="0025185C">
            <w:pPr>
              <w:jc w:val="center"/>
              <w:rPr>
                <w:rFonts w:ascii="Arial" w:eastAsia="Times New Roman" w:hAnsi="Arial" w:cs="Arial"/>
                <w:spacing w:val="-1"/>
                <w:sz w:val="20"/>
                <w:szCs w:val="20"/>
                <w:rPrChange w:id="4880" w:author="Adelino Naquarta Sepalanga Domingos" w:date="2025-03-05T09:13:00Z" w16du:dateUtc="2025-03-05T08:13:00Z">
                  <w:rPr>
                    <w:rFonts w:ascii="Times New Roman" w:eastAsia="Times New Roman" w:hAnsi="Times New Roman"/>
                    <w:spacing w:val="-1"/>
                  </w:rPr>
                </w:rPrChange>
              </w:rPr>
            </w:pPr>
          </w:p>
          <w:p w14:paraId="33488C15" w14:textId="77777777" w:rsidR="003F3EDE" w:rsidRPr="004866BB" w:rsidRDefault="003F3EDE" w:rsidP="0025185C">
            <w:pPr>
              <w:jc w:val="center"/>
              <w:rPr>
                <w:rFonts w:ascii="Arial" w:eastAsia="Times New Roman" w:hAnsi="Arial" w:cs="Arial"/>
                <w:spacing w:val="-1"/>
                <w:sz w:val="20"/>
                <w:szCs w:val="20"/>
                <w:rPrChange w:id="4881" w:author="Adelino Naquarta Sepalanga Domingos" w:date="2025-03-05T09:13:00Z" w16du:dateUtc="2025-03-05T08:13:00Z">
                  <w:rPr>
                    <w:rFonts w:ascii="Times New Roman" w:eastAsia="Times New Roman" w:hAnsi="Times New Roman"/>
                    <w:spacing w:val="-1"/>
                  </w:rPr>
                </w:rPrChange>
              </w:rPr>
            </w:pPr>
          </w:p>
          <w:p w14:paraId="0132DACC" w14:textId="77777777" w:rsidR="003F3EDE" w:rsidRPr="004866BB" w:rsidRDefault="003F3EDE" w:rsidP="0025185C">
            <w:pPr>
              <w:jc w:val="center"/>
              <w:rPr>
                <w:rFonts w:ascii="Arial" w:eastAsia="Times New Roman" w:hAnsi="Arial" w:cs="Arial"/>
                <w:spacing w:val="-1"/>
                <w:sz w:val="20"/>
                <w:szCs w:val="20"/>
                <w:rPrChange w:id="4882" w:author="Adelino Naquarta Sepalanga Domingos" w:date="2025-03-05T09:13:00Z" w16du:dateUtc="2025-03-05T08:13:00Z">
                  <w:rPr>
                    <w:rFonts w:ascii="Times New Roman" w:eastAsia="Times New Roman" w:hAnsi="Times New Roman"/>
                    <w:spacing w:val="-1"/>
                  </w:rPr>
                </w:rPrChange>
              </w:rPr>
            </w:pPr>
          </w:p>
          <w:p w14:paraId="17007D6F" w14:textId="77777777" w:rsidR="003F3EDE" w:rsidRPr="004866BB" w:rsidRDefault="003F3EDE" w:rsidP="0025185C">
            <w:pPr>
              <w:jc w:val="center"/>
              <w:rPr>
                <w:rFonts w:ascii="Arial" w:eastAsia="Times New Roman" w:hAnsi="Arial" w:cs="Arial"/>
                <w:spacing w:val="-1"/>
                <w:sz w:val="20"/>
                <w:szCs w:val="20"/>
                <w:rPrChange w:id="488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84" w:author="Adelino Naquarta Sepalanga Domingos" w:date="2025-03-05T09:13:00Z" w16du:dateUtc="2025-03-05T08:13:00Z">
                  <w:rPr>
                    <w:rFonts w:ascii="Times New Roman" w:eastAsia="Times New Roman" w:hAnsi="Times New Roman"/>
                    <w:spacing w:val="-1"/>
                  </w:rPr>
                </w:rPrChange>
              </w:rPr>
              <w:t>#</w:t>
            </w:r>
          </w:p>
          <w:p w14:paraId="08D8BD15" w14:textId="77777777" w:rsidR="003F3EDE" w:rsidRPr="004866BB" w:rsidRDefault="003F3EDE" w:rsidP="0025185C">
            <w:pPr>
              <w:jc w:val="center"/>
              <w:rPr>
                <w:rFonts w:ascii="Arial" w:eastAsia="Times New Roman" w:hAnsi="Arial" w:cs="Arial"/>
                <w:spacing w:val="-1"/>
                <w:sz w:val="20"/>
                <w:szCs w:val="20"/>
                <w:rPrChange w:id="4885" w:author="Adelino Naquarta Sepalanga Domingos" w:date="2025-03-05T09:13:00Z" w16du:dateUtc="2025-03-05T08:13:00Z">
                  <w:rPr>
                    <w:rFonts w:ascii="Times New Roman" w:eastAsia="Times New Roman" w:hAnsi="Times New Roman"/>
                    <w:spacing w:val="-1"/>
                  </w:rPr>
                </w:rPrChange>
              </w:rPr>
            </w:pP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DA7E9E" w14:textId="77777777" w:rsidR="003F3EDE" w:rsidRPr="004866BB" w:rsidRDefault="003F3EDE" w:rsidP="0025185C">
            <w:pPr>
              <w:rPr>
                <w:rFonts w:ascii="Arial" w:eastAsia="Times New Roman" w:hAnsi="Arial" w:cs="Arial"/>
                <w:spacing w:val="-1"/>
                <w:sz w:val="20"/>
                <w:szCs w:val="20"/>
                <w:rPrChange w:id="4886" w:author="Adelino Naquarta Sepalanga Domingos" w:date="2025-03-05T09:13:00Z" w16du:dateUtc="2025-03-05T08:13:00Z">
                  <w:rPr>
                    <w:rFonts w:ascii="Times New Roman" w:eastAsia="Times New Roman" w:hAnsi="Times New Roman"/>
                    <w:spacing w:val="-1"/>
                  </w:rPr>
                </w:rPrChange>
              </w:rPr>
            </w:pPr>
          </w:p>
          <w:p w14:paraId="42386D7F" w14:textId="77777777" w:rsidR="003F3EDE" w:rsidRPr="004866BB" w:rsidRDefault="003F3EDE" w:rsidP="0025185C">
            <w:pPr>
              <w:rPr>
                <w:rFonts w:ascii="Arial" w:eastAsia="Times New Roman" w:hAnsi="Arial" w:cs="Arial"/>
                <w:spacing w:val="-1"/>
                <w:sz w:val="20"/>
                <w:szCs w:val="20"/>
                <w:rPrChange w:id="4887" w:author="Adelino Naquarta Sepalanga Domingos" w:date="2025-03-05T09:13:00Z" w16du:dateUtc="2025-03-05T08:13:00Z">
                  <w:rPr>
                    <w:rFonts w:ascii="Times New Roman" w:eastAsia="Times New Roman" w:hAnsi="Times New Roman"/>
                    <w:spacing w:val="-1"/>
                  </w:rPr>
                </w:rPrChange>
              </w:rPr>
            </w:pPr>
          </w:p>
          <w:p w14:paraId="09CD6733" w14:textId="77777777" w:rsidR="003F3EDE" w:rsidRPr="004866BB" w:rsidRDefault="003F3EDE" w:rsidP="0025185C">
            <w:pPr>
              <w:rPr>
                <w:rFonts w:ascii="Arial" w:eastAsia="Times New Roman" w:hAnsi="Arial" w:cs="Arial"/>
                <w:spacing w:val="-1"/>
                <w:sz w:val="20"/>
                <w:szCs w:val="20"/>
                <w:rPrChange w:id="4888" w:author="Adelino Naquarta Sepalanga Domingos" w:date="2025-03-05T09:13:00Z" w16du:dateUtc="2025-03-05T08:13:00Z">
                  <w:rPr>
                    <w:rFonts w:ascii="Times New Roman" w:eastAsia="Times New Roman" w:hAnsi="Times New Roman"/>
                    <w:spacing w:val="-1"/>
                  </w:rPr>
                </w:rPrChange>
              </w:rPr>
            </w:pPr>
          </w:p>
          <w:p w14:paraId="27FCBCA3" w14:textId="77777777" w:rsidR="003F3EDE" w:rsidRPr="004866BB" w:rsidRDefault="003F3EDE" w:rsidP="0025185C">
            <w:pPr>
              <w:rPr>
                <w:rFonts w:ascii="Arial" w:eastAsia="Times New Roman" w:hAnsi="Arial" w:cs="Arial"/>
                <w:spacing w:val="-1"/>
                <w:sz w:val="20"/>
                <w:szCs w:val="20"/>
                <w:rPrChange w:id="488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90" w:author="Adelino Naquarta Sepalanga Domingos" w:date="2025-03-05T09:13:00Z" w16du:dateUtc="2025-03-05T08:13:00Z">
                  <w:rPr>
                    <w:rFonts w:ascii="Times New Roman" w:eastAsia="Times New Roman" w:hAnsi="Times New Roman"/>
                    <w:spacing w:val="-1"/>
                  </w:rPr>
                </w:rPrChange>
              </w:rPr>
              <w:t>Identificador do fornecedor (</w:t>
            </w:r>
            <w:proofErr w:type="spellStart"/>
            <w:r w:rsidRPr="004866BB">
              <w:rPr>
                <w:rFonts w:ascii="Arial" w:eastAsia="Times New Roman" w:hAnsi="Arial" w:cs="Arial"/>
                <w:spacing w:val="-1"/>
                <w:sz w:val="20"/>
                <w:szCs w:val="20"/>
                <w:rPrChange w:id="4891" w:author="Adelino Naquarta Sepalanga Domingos" w:date="2025-03-05T09:13:00Z" w16du:dateUtc="2025-03-05T08:13:00Z">
                  <w:rPr>
                    <w:rFonts w:ascii="Times New Roman" w:eastAsia="Times New Roman" w:hAnsi="Times New Roman"/>
                    <w:spacing w:val="-1"/>
                  </w:rPr>
                </w:rPrChange>
              </w:rPr>
              <w:t>SupplierID</w:t>
            </w:r>
            <w:proofErr w:type="spellEnd"/>
            <w:r w:rsidRPr="004866BB">
              <w:rPr>
                <w:rFonts w:ascii="Arial" w:eastAsia="Times New Roman" w:hAnsi="Arial" w:cs="Arial"/>
                <w:spacing w:val="-1"/>
                <w:sz w:val="20"/>
                <w:szCs w:val="20"/>
                <w:rPrChange w:id="4892"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DD7A08" w14:textId="77777777" w:rsidR="003F3EDE" w:rsidRPr="004866BB" w:rsidRDefault="003F3EDE" w:rsidP="0025185C">
            <w:pPr>
              <w:rPr>
                <w:rFonts w:ascii="Arial" w:eastAsia="Times New Roman" w:hAnsi="Arial" w:cs="Arial"/>
                <w:spacing w:val="-1"/>
                <w:sz w:val="20"/>
                <w:szCs w:val="20"/>
                <w:rPrChange w:id="489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94" w:author="Adelino Naquarta Sepalanga Domingos" w:date="2025-03-05T09:13:00Z" w16du:dateUtc="2025-03-05T08:13:00Z">
                  <w:rPr>
                    <w:rFonts w:ascii="Times New Roman" w:eastAsia="Times New Roman" w:hAnsi="Times New Roman"/>
                    <w:spacing w:val="-1"/>
                  </w:rPr>
                </w:rPrChange>
              </w:rPr>
              <w:t>O preenchimento é obrigatório, no caso de o fornecedor ser não residente ou a transacção consubstanciar uma compra que deva figurar no anexo / declaração anual.</w:t>
            </w:r>
          </w:p>
          <w:p w14:paraId="3C9F3CF4" w14:textId="77777777" w:rsidR="003F3EDE" w:rsidRPr="004866BB" w:rsidRDefault="003F3EDE" w:rsidP="0025185C">
            <w:pPr>
              <w:rPr>
                <w:rFonts w:ascii="Arial" w:eastAsia="Times New Roman" w:hAnsi="Arial" w:cs="Arial"/>
                <w:spacing w:val="-1"/>
                <w:sz w:val="20"/>
                <w:szCs w:val="20"/>
                <w:rPrChange w:id="489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896" w:author="Adelino Naquarta Sepalanga Domingos" w:date="2025-03-05T09:13:00Z" w16du:dateUtc="2025-03-05T08:13:00Z">
                  <w:rPr>
                    <w:rFonts w:ascii="Times New Roman" w:eastAsia="Times New Roman" w:hAnsi="Times New Roman"/>
                    <w:spacing w:val="-1"/>
                  </w:rPr>
                </w:rPrChange>
              </w:rPr>
              <w:t>Deve ser indicada a chave do registo na tabela 2.3 – Tabela de fornecedores (</w:t>
            </w:r>
            <w:proofErr w:type="spellStart"/>
            <w:r w:rsidRPr="004866BB">
              <w:rPr>
                <w:rFonts w:ascii="Arial" w:eastAsia="Times New Roman" w:hAnsi="Arial" w:cs="Arial"/>
                <w:spacing w:val="-1"/>
                <w:sz w:val="20"/>
                <w:szCs w:val="20"/>
                <w:rPrChange w:id="4897" w:author="Adelino Naquarta Sepalanga Domingos" w:date="2025-03-05T09:13:00Z" w16du:dateUtc="2025-03-05T08:13:00Z">
                  <w:rPr>
                    <w:rFonts w:ascii="Times New Roman" w:eastAsia="Times New Roman" w:hAnsi="Times New Roman"/>
                    <w:spacing w:val="-1"/>
                  </w:rPr>
                </w:rPrChange>
              </w:rPr>
              <w:t>Supplier</w:t>
            </w:r>
            <w:proofErr w:type="spellEnd"/>
            <w:r w:rsidRPr="004866BB">
              <w:rPr>
                <w:rFonts w:ascii="Arial" w:eastAsia="Times New Roman" w:hAnsi="Arial" w:cs="Arial"/>
                <w:spacing w:val="-1"/>
                <w:sz w:val="20"/>
                <w:szCs w:val="20"/>
                <w:rPrChange w:id="4898" w:author="Adelino Naquarta Sepalanga Domingos" w:date="2025-03-05T09:13:00Z" w16du:dateUtc="2025-03-05T08:13:00Z">
                  <w:rPr>
                    <w:rFonts w:ascii="Times New Roman" w:eastAsia="Times New Roman" w:hAnsi="Times New Roman"/>
                    <w:spacing w:val="-1"/>
                  </w:rPr>
                </w:rPrChange>
              </w:rPr>
              <w:t xml:space="preserve">), constante do campo 2.3.1 – Identificador único do fornecedor </w:t>
            </w:r>
          </w:p>
          <w:p w14:paraId="43F23162" w14:textId="77777777" w:rsidR="003F3EDE" w:rsidRPr="004866BB" w:rsidRDefault="003F3EDE" w:rsidP="0025185C">
            <w:pPr>
              <w:rPr>
                <w:rFonts w:ascii="Arial" w:eastAsia="Times New Roman" w:hAnsi="Arial" w:cs="Arial"/>
                <w:spacing w:val="-1"/>
                <w:sz w:val="20"/>
                <w:szCs w:val="20"/>
                <w:rPrChange w:id="489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00" w:author="Adelino Naquarta Sepalanga Domingos" w:date="2025-03-05T09:13:00Z" w16du:dateUtc="2025-03-05T08:13:00Z">
                  <w:rPr>
                    <w:rFonts w:ascii="Times New Roman" w:eastAsia="Times New Roman" w:hAnsi="Times New Roman"/>
                    <w:spacing w:val="-1"/>
                  </w:rPr>
                </w:rPrChange>
              </w:rPr>
              <w:t>(</w:t>
            </w:r>
            <w:proofErr w:type="spellStart"/>
            <w:r w:rsidRPr="004866BB">
              <w:rPr>
                <w:rFonts w:ascii="Arial" w:eastAsia="Times New Roman" w:hAnsi="Arial" w:cs="Arial"/>
                <w:spacing w:val="-1"/>
                <w:sz w:val="20"/>
                <w:szCs w:val="20"/>
                <w:rPrChange w:id="4901" w:author="Adelino Naquarta Sepalanga Domingos" w:date="2025-03-05T09:13:00Z" w16du:dateUtc="2025-03-05T08:13:00Z">
                  <w:rPr>
                    <w:rFonts w:ascii="Times New Roman" w:eastAsia="Times New Roman" w:hAnsi="Times New Roman"/>
                    <w:spacing w:val="-1"/>
                  </w:rPr>
                </w:rPrChange>
              </w:rPr>
              <w:t>Supplier</w:t>
            </w:r>
            <w:proofErr w:type="spellEnd"/>
            <w:r w:rsidRPr="004866BB">
              <w:rPr>
                <w:rFonts w:ascii="Arial" w:eastAsia="Times New Roman" w:hAnsi="Arial" w:cs="Arial"/>
                <w:spacing w:val="-1"/>
                <w:sz w:val="20"/>
                <w:szCs w:val="20"/>
                <w:rPrChange w:id="4902" w:author="Adelino Naquarta Sepalanga Domingos" w:date="2025-03-05T09:13:00Z" w16du:dateUtc="2025-03-05T08:13:00Z">
                  <w:rPr>
                    <w:rFonts w:ascii="Times New Roman" w:eastAsia="Times New Roman" w:hAnsi="Times New Roman"/>
                    <w:spacing w:val="-1"/>
                  </w:rPr>
                </w:rPrChange>
              </w:rPr>
              <w:t xml:space="preserve"> ID).</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5D6726" w14:textId="77777777" w:rsidR="003F3EDE" w:rsidRPr="004866BB" w:rsidRDefault="003F3EDE" w:rsidP="0025185C">
            <w:pPr>
              <w:jc w:val="center"/>
              <w:rPr>
                <w:rFonts w:ascii="Arial" w:eastAsia="Times New Roman" w:hAnsi="Arial" w:cs="Arial"/>
                <w:spacing w:val="-1"/>
                <w:sz w:val="20"/>
                <w:szCs w:val="20"/>
                <w:rPrChange w:id="4903" w:author="Adelino Naquarta Sepalanga Domingos" w:date="2025-03-05T09:13:00Z" w16du:dateUtc="2025-03-05T08:13:00Z">
                  <w:rPr>
                    <w:rFonts w:ascii="Times New Roman" w:eastAsia="Times New Roman" w:hAnsi="Times New Roman"/>
                    <w:spacing w:val="-1"/>
                  </w:rPr>
                </w:rPrChange>
              </w:rPr>
            </w:pPr>
          </w:p>
          <w:p w14:paraId="434B01E2" w14:textId="77777777" w:rsidR="003F3EDE" w:rsidRPr="004866BB" w:rsidRDefault="003F3EDE" w:rsidP="0025185C">
            <w:pPr>
              <w:jc w:val="center"/>
              <w:rPr>
                <w:rFonts w:ascii="Arial" w:eastAsia="Times New Roman" w:hAnsi="Arial" w:cs="Arial"/>
                <w:spacing w:val="-1"/>
                <w:sz w:val="20"/>
                <w:szCs w:val="20"/>
                <w:rPrChange w:id="4904" w:author="Adelino Naquarta Sepalanga Domingos" w:date="2025-03-05T09:13:00Z" w16du:dateUtc="2025-03-05T08:13:00Z">
                  <w:rPr>
                    <w:rFonts w:ascii="Times New Roman" w:eastAsia="Times New Roman" w:hAnsi="Times New Roman"/>
                    <w:spacing w:val="-1"/>
                  </w:rPr>
                </w:rPrChange>
              </w:rPr>
            </w:pPr>
          </w:p>
          <w:p w14:paraId="2F941637" w14:textId="77777777" w:rsidR="003F3EDE" w:rsidRPr="004866BB" w:rsidRDefault="003F3EDE" w:rsidP="0025185C">
            <w:pPr>
              <w:jc w:val="center"/>
              <w:rPr>
                <w:rFonts w:ascii="Arial" w:eastAsia="Times New Roman" w:hAnsi="Arial" w:cs="Arial"/>
                <w:spacing w:val="-1"/>
                <w:sz w:val="20"/>
                <w:szCs w:val="20"/>
                <w:rPrChange w:id="490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06"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011517CE" w14:textId="77777777" w:rsidTr="0025185C">
        <w:trPr>
          <w:trHeight w:val="1805"/>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0AF33D" w14:textId="77777777" w:rsidR="003F3EDE" w:rsidRPr="004866BB" w:rsidRDefault="003F3EDE" w:rsidP="0025185C">
            <w:pPr>
              <w:jc w:val="center"/>
              <w:rPr>
                <w:rFonts w:ascii="Arial" w:eastAsia="Times New Roman" w:hAnsi="Arial" w:cs="Arial"/>
                <w:spacing w:val="-1"/>
                <w:sz w:val="20"/>
                <w:szCs w:val="20"/>
                <w:rPrChange w:id="4907" w:author="Adelino Naquarta Sepalanga Domingos" w:date="2025-03-05T09:13:00Z" w16du:dateUtc="2025-03-05T08:13:00Z">
                  <w:rPr>
                    <w:rFonts w:ascii="Times New Roman" w:eastAsia="Times New Roman" w:hAnsi="Times New Roman"/>
                    <w:spacing w:val="-1"/>
                  </w:rPr>
                </w:rPrChange>
              </w:rPr>
            </w:pPr>
          </w:p>
          <w:p w14:paraId="3B223FC1" w14:textId="77777777" w:rsidR="003F3EDE" w:rsidRPr="004866BB" w:rsidRDefault="003F3EDE" w:rsidP="0025185C">
            <w:pPr>
              <w:jc w:val="center"/>
              <w:rPr>
                <w:rFonts w:ascii="Arial" w:eastAsia="Times New Roman" w:hAnsi="Arial" w:cs="Arial"/>
                <w:spacing w:val="-1"/>
                <w:sz w:val="20"/>
                <w:szCs w:val="20"/>
                <w:rPrChange w:id="4908" w:author="Adelino Naquarta Sepalanga Domingos" w:date="2025-03-05T09:13:00Z" w16du:dateUtc="2025-03-05T08:13:00Z">
                  <w:rPr>
                    <w:rFonts w:ascii="Times New Roman" w:eastAsia="Times New Roman" w:hAnsi="Times New Roman"/>
                    <w:spacing w:val="-1"/>
                  </w:rPr>
                </w:rPrChange>
              </w:rPr>
            </w:pPr>
          </w:p>
          <w:p w14:paraId="2BF4ABBA" w14:textId="77777777" w:rsidR="003F3EDE" w:rsidRPr="004866BB" w:rsidRDefault="003F3EDE" w:rsidP="0025185C">
            <w:pPr>
              <w:jc w:val="center"/>
              <w:rPr>
                <w:rFonts w:ascii="Arial" w:eastAsia="Times New Roman" w:hAnsi="Arial" w:cs="Arial"/>
                <w:spacing w:val="-1"/>
                <w:sz w:val="20"/>
                <w:szCs w:val="20"/>
                <w:rPrChange w:id="490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10" w:author="Adelino Naquarta Sepalanga Domingos" w:date="2025-03-05T09:13:00Z" w16du:dateUtc="2025-03-05T08:13:00Z">
                  <w:rPr>
                    <w:rFonts w:ascii="Times New Roman" w:eastAsia="Times New Roman" w:hAnsi="Times New Roman"/>
                    <w:spacing w:val="-1"/>
                  </w:rPr>
                </w:rPrChange>
              </w:rPr>
              <w:t>3.4.3.11.</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46CC587" w14:textId="77777777" w:rsidR="003F3EDE" w:rsidRPr="004866BB" w:rsidRDefault="003F3EDE" w:rsidP="0025185C">
            <w:pPr>
              <w:jc w:val="center"/>
              <w:rPr>
                <w:rFonts w:ascii="Arial" w:eastAsia="Times New Roman" w:hAnsi="Arial" w:cs="Arial"/>
                <w:spacing w:val="-1"/>
                <w:sz w:val="20"/>
                <w:szCs w:val="20"/>
                <w:rPrChange w:id="4911" w:author="Adelino Naquarta Sepalanga Domingos" w:date="2025-03-05T09:13:00Z" w16du:dateUtc="2025-03-05T08:13:00Z">
                  <w:rPr>
                    <w:rFonts w:ascii="Times New Roman" w:eastAsia="Times New Roman" w:hAnsi="Times New Roman"/>
                    <w:spacing w:val="-1"/>
                  </w:rPr>
                </w:rPrChange>
              </w:rPr>
            </w:pPr>
          </w:p>
          <w:p w14:paraId="3BE2A668" w14:textId="77777777" w:rsidR="003F3EDE" w:rsidRPr="004866BB" w:rsidRDefault="003F3EDE" w:rsidP="0025185C">
            <w:pPr>
              <w:jc w:val="center"/>
              <w:rPr>
                <w:rFonts w:ascii="Arial" w:eastAsia="Times New Roman" w:hAnsi="Arial" w:cs="Arial"/>
                <w:spacing w:val="-1"/>
                <w:sz w:val="20"/>
                <w:szCs w:val="20"/>
                <w:rPrChange w:id="4912" w:author="Adelino Naquarta Sepalanga Domingos" w:date="2025-03-05T09:13:00Z" w16du:dateUtc="2025-03-05T08:13:00Z">
                  <w:rPr>
                    <w:rFonts w:ascii="Times New Roman" w:eastAsia="Times New Roman" w:hAnsi="Times New Roman"/>
                    <w:spacing w:val="-1"/>
                  </w:rPr>
                </w:rPrChange>
              </w:rPr>
            </w:pPr>
          </w:p>
          <w:p w14:paraId="0116BFDF" w14:textId="77777777" w:rsidR="003F3EDE" w:rsidRPr="004866BB" w:rsidRDefault="003F3EDE" w:rsidP="0025185C">
            <w:pPr>
              <w:jc w:val="center"/>
              <w:rPr>
                <w:rFonts w:ascii="Arial" w:eastAsia="Times New Roman" w:hAnsi="Arial" w:cs="Arial"/>
                <w:spacing w:val="-1"/>
                <w:sz w:val="20"/>
                <w:szCs w:val="20"/>
                <w:rPrChange w:id="491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14"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CB8A8D" w14:textId="77777777" w:rsidR="003F3EDE" w:rsidRPr="004866BB" w:rsidRDefault="003F3EDE" w:rsidP="0025185C">
            <w:pPr>
              <w:rPr>
                <w:rFonts w:ascii="Arial" w:eastAsia="Times New Roman" w:hAnsi="Arial" w:cs="Arial"/>
                <w:spacing w:val="-1"/>
                <w:sz w:val="20"/>
                <w:szCs w:val="20"/>
                <w:rPrChange w:id="4915" w:author="Adelino Naquarta Sepalanga Domingos" w:date="2025-03-05T09:13:00Z" w16du:dateUtc="2025-03-05T08:13:00Z">
                  <w:rPr>
                    <w:rFonts w:ascii="Times New Roman" w:eastAsia="Times New Roman" w:hAnsi="Times New Roman"/>
                    <w:spacing w:val="-1"/>
                  </w:rPr>
                </w:rPrChange>
              </w:rPr>
            </w:pPr>
          </w:p>
          <w:p w14:paraId="7B8F3A6E" w14:textId="77777777" w:rsidR="003F3EDE" w:rsidRPr="004866BB" w:rsidRDefault="003F3EDE" w:rsidP="0025185C">
            <w:pPr>
              <w:rPr>
                <w:rFonts w:ascii="Arial" w:eastAsia="Times New Roman" w:hAnsi="Arial" w:cs="Arial"/>
                <w:spacing w:val="-1"/>
                <w:sz w:val="20"/>
                <w:szCs w:val="20"/>
                <w:rPrChange w:id="4916" w:author="Adelino Naquarta Sepalanga Domingos" w:date="2025-03-05T09:13:00Z" w16du:dateUtc="2025-03-05T08:13:00Z">
                  <w:rPr>
                    <w:rFonts w:ascii="Times New Roman" w:eastAsia="Times New Roman" w:hAnsi="Times New Roman"/>
                    <w:spacing w:val="-1"/>
                  </w:rPr>
                </w:rPrChange>
              </w:rPr>
            </w:pPr>
          </w:p>
          <w:p w14:paraId="40C19941" w14:textId="77777777" w:rsidR="003F3EDE" w:rsidRPr="004866BB" w:rsidRDefault="003F3EDE" w:rsidP="0025185C">
            <w:pPr>
              <w:rPr>
                <w:rFonts w:ascii="Arial" w:eastAsia="Times New Roman" w:hAnsi="Arial" w:cs="Arial"/>
                <w:spacing w:val="-1"/>
                <w:sz w:val="20"/>
                <w:szCs w:val="20"/>
                <w:rPrChange w:id="491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18" w:author="Adelino Naquarta Sepalanga Domingos" w:date="2025-03-05T09:13:00Z" w16du:dateUtc="2025-03-05T08:13:00Z">
                  <w:rPr>
                    <w:rFonts w:ascii="Times New Roman" w:eastAsia="Times New Roman" w:hAnsi="Times New Roman"/>
                    <w:spacing w:val="-1"/>
                  </w:rPr>
                </w:rPrChange>
              </w:rPr>
              <w:t>Linhas (</w:t>
            </w:r>
            <w:proofErr w:type="spellStart"/>
            <w:r w:rsidRPr="004866BB">
              <w:rPr>
                <w:rFonts w:ascii="Arial" w:eastAsia="Times New Roman" w:hAnsi="Arial" w:cs="Arial"/>
                <w:spacing w:val="-1"/>
                <w:sz w:val="20"/>
                <w:szCs w:val="20"/>
                <w:rPrChange w:id="4919" w:author="Adelino Naquarta Sepalanga Domingos" w:date="2025-03-05T09:13:00Z" w16du:dateUtc="2025-03-05T08:13:00Z">
                  <w:rPr>
                    <w:rFonts w:ascii="Times New Roman" w:eastAsia="Times New Roman" w:hAnsi="Times New Roman"/>
                    <w:spacing w:val="-1"/>
                  </w:rPr>
                </w:rPrChange>
              </w:rPr>
              <w:t>Lines</w:t>
            </w:r>
            <w:proofErr w:type="spellEnd"/>
            <w:r w:rsidRPr="004866BB">
              <w:rPr>
                <w:rFonts w:ascii="Arial" w:eastAsia="Times New Roman" w:hAnsi="Arial" w:cs="Arial"/>
                <w:spacing w:val="-1"/>
                <w:sz w:val="20"/>
                <w:szCs w:val="20"/>
                <w:rPrChange w:id="4920"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211FDD" w14:textId="77777777" w:rsidR="003F3EDE" w:rsidRPr="004866BB" w:rsidRDefault="003F3EDE" w:rsidP="0025185C">
            <w:pPr>
              <w:rPr>
                <w:rFonts w:ascii="Arial" w:eastAsia="Times New Roman" w:hAnsi="Arial" w:cs="Arial"/>
                <w:spacing w:val="-1"/>
                <w:sz w:val="20"/>
                <w:szCs w:val="20"/>
                <w:rPrChange w:id="492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22" w:author="Adelino Naquarta Sepalanga Domingos" w:date="2025-03-05T09:13:00Z" w16du:dateUtc="2025-03-05T08:13:00Z">
                  <w:rPr>
                    <w:rFonts w:ascii="Times New Roman" w:eastAsia="Times New Roman" w:hAnsi="Times New Roman"/>
                    <w:spacing w:val="-1"/>
                  </w:rPr>
                </w:rPrChange>
              </w:rPr>
              <w:t xml:space="preserve">Estrutura agregadora das linhas de movimentos, que tem </w:t>
            </w:r>
            <w:proofErr w:type="gramStart"/>
            <w:r w:rsidRPr="004866BB">
              <w:rPr>
                <w:rFonts w:ascii="Arial" w:eastAsia="Times New Roman" w:hAnsi="Arial" w:cs="Arial"/>
                <w:spacing w:val="-1"/>
                <w:sz w:val="20"/>
                <w:szCs w:val="20"/>
                <w:rPrChange w:id="4923" w:author="Adelino Naquarta Sepalanga Domingos" w:date="2025-03-05T09:13:00Z" w16du:dateUtc="2025-03-05T08:13:00Z">
                  <w:rPr>
                    <w:rFonts w:ascii="Times New Roman" w:eastAsia="Times New Roman" w:hAnsi="Times New Roman"/>
                    <w:spacing w:val="-1"/>
                  </w:rPr>
                </w:rPrChange>
              </w:rPr>
              <w:t>que</w:t>
            </w:r>
            <w:proofErr w:type="gramEnd"/>
            <w:r w:rsidRPr="004866BB">
              <w:rPr>
                <w:rFonts w:ascii="Arial" w:eastAsia="Times New Roman" w:hAnsi="Arial" w:cs="Arial"/>
                <w:spacing w:val="-1"/>
                <w:sz w:val="20"/>
                <w:szCs w:val="20"/>
                <w:rPrChange w:id="4924" w:author="Adelino Naquarta Sepalanga Domingos" w:date="2025-03-05T09:13:00Z" w16du:dateUtc="2025-03-05T08:13:00Z">
                  <w:rPr>
                    <w:rFonts w:ascii="Times New Roman" w:eastAsia="Times New Roman" w:hAnsi="Times New Roman"/>
                    <w:spacing w:val="-1"/>
                  </w:rPr>
                </w:rPrChange>
              </w:rPr>
              <w:t xml:space="preserve"> incluir, pelo menos, uma linha de débito e uma linha de crédito, sem imposição em termos de ordenação.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D0458A" w14:textId="77777777" w:rsidR="003F3EDE" w:rsidRPr="004866BB" w:rsidRDefault="003F3EDE" w:rsidP="0025185C">
            <w:pPr>
              <w:jc w:val="center"/>
              <w:rPr>
                <w:rFonts w:ascii="Arial" w:eastAsia="Times New Roman" w:hAnsi="Arial" w:cs="Arial"/>
                <w:spacing w:val="-1"/>
                <w:sz w:val="20"/>
                <w:szCs w:val="20"/>
                <w:rPrChange w:id="4925" w:author="Adelino Naquarta Sepalanga Domingos" w:date="2025-03-05T09:13:00Z" w16du:dateUtc="2025-03-05T08:13:00Z">
                  <w:rPr>
                    <w:rFonts w:ascii="Times New Roman" w:eastAsia="Times New Roman" w:hAnsi="Times New Roman"/>
                    <w:spacing w:val="-1"/>
                  </w:rPr>
                </w:rPrChange>
              </w:rPr>
            </w:pPr>
          </w:p>
          <w:p w14:paraId="4C089A52" w14:textId="77777777" w:rsidR="003F3EDE" w:rsidRPr="004866BB" w:rsidRDefault="003F3EDE" w:rsidP="0025185C">
            <w:pPr>
              <w:jc w:val="center"/>
              <w:rPr>
                <w:rFonts w:ascii="Arial" w:eastAsia="Times New Roman" w:hAnsi="Arial" w:cs="Arial"/>
                <w:spacing w:val="-1"/>
                <w:sz w:val="20"/>
                <w:szCs w:val="20"/>
                <w:rPrChange w:id="492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27" w:author="Adelino Naquarta Sepalanga Domingos" w:date="2025-03-05T09:13:00Z" w16du:dateUtc="2025-03-05T08:13:00Z">
                  <w:rPr>
                    <w:rFonts w:ascii="Times New Roman" w:eastAsia="Times New Roman" w:hAnsi="Times New Roman"/>
                    <w:spacing w:val="-1"/>
                  </w:rPr>
                </w:rPrChange>
              </w:rPr>
              <w:t>Não Aplicável</w:t>
            </w:r>
          </w:p>
        </w:tc>
      </w:tr>
      <w:tr w:rsidR="003F3EDE" w:rsidRPr="004866BB" w14:paraId="1CB5D09D" w14:textId="77777777" w:rsidTr="0025185C">
        <w:trPr>
          <w:trHeight w:val="657"/>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13EEF69" w14:textId="77777777" w:rsidR="003F3EDE" w:rsidRPr="004866BB" w:rsidRDefault="003F3EDE" w:rsidP="0025185C">
            <w:pPr>
              <w:jc w:val="center"/>
              <w:rPr>
                <w:rFonts w:ascii="Arial" w:eastAsia="Times New Roman" w:hAnsi="Arial" w:cs="Arial"/>
                <w:spacing w:val="-1"/>
                <w:sz w:val="20"/>
                <w:szCs w:val="20"/>
                <w:rPrChange w:id="492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29" w:author="Adelino Naquarta Sepalanga Domingos" w:date="2025-03-05T09:13:00Z" w16du:dateUtc="2025-03-05T08:13:00Z">
                  <w:rPr>
                    <w:rFonts w:ascii="Times New Roman" w:eastAsia="Times New Roman" w:hAnsi="Times New Roman"/>
                    <w:spacing w:val="-1"/>
                  </w:rPr>
                </w:rPrChange>
              </w:rPr>
              <w:t>3.4.3.11.1.</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73641E" w14:textId="77777777" w:rsidR="003F3EDE" w:rsidRPr="004866BB" w:rsidRDefault="003F3EDE" w:rsidP="0025185C">
            <w:pPr>
              <w:jc w:val="center"/>
              <w:rPr>
                <w:rFonts w:ascii="Arial" w:eastAsia="Times New Roman" w:hAnsi="Arial" w:cs="Arial"/>
                <w:spacing w:val="-1"/>
                <w:sz w:val="20"/>
                <w:szCs w:val="20"/>
                <w:rPrChange w:id="493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31"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3D49121" w14:textId="77777777" w:rsidR="003F3EDE" w:rsidRPr="004866BB" w:rsidRDefault="003F3EDE" w:rsidP="0025185C">
            <w:pPr>
              <w:rPr>
                <w:rFonts w:ascii="Arial" w:eastAsia="Times New Roman" w:hAnsi="Arial" w:cs="Arial"/>
                <w:spacing w:val="-1"/>
                <w:sz w:val="20"/>
                <w:szCs w:val="20"/>
                <w:rPrChange w:id="493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33" w:author="Adelino Naquarta Sepalanga Domingos" w:date="2025-03-05T09:13:00Z" w16du:dateUtc="2025-03-05T08:13:00Z">
                  <w:rPr>
                    <w:rFonts w:ascii="Times New Roman" w:eastAsia="Times New Roman" w:hAnsi="Times New Roman"/>
                    <w:spacing w:val="-1"/>
                  </w:rPr>
                </w:rPrChange>
              </w:rPr>
              <w:t>Linha a débito (</w:t>
            </w:r>
            <w:proofErr w:type="spellStart"/>
            <w:r w:rsidRPr="004866BB">
              <w:rPr>
                <w:rFonts w:ascii="Arial" w:eastAsia="Times New Roman" w:hAnsi="Arial" w:cs="Arial"/>
                <w:spacing w:val="-1"/>
                <w:sz w:val="20"/>
                <w:szCs w:val="20"/>
                <w:rPrChange w:id="4934" w:author="Adelino Naquarta Sepalanga Domingos" w:date="2025-03-05T09:13:00Z" w16du:dateUtc="2025-03-05T08:13:00Z">
                  <w:rPr>
                    <w:rFonts w:ascii="Times New Roman" w:eastAsia="Times New Roman" w:hAnsi="Times New Roman"/>
                    <w:spacing w:val="-1"/>
                  </w:rPr>
                </w:rPrChange>
              </w:rPr>
              <w:t>DebitLine</w:t>
            </w:r>
            <w:proofErr w:type="spellEnd"/>
            <w:r w:rsidRPr="004866BB">
              <w:rPr>
                <w:rFonts w:ascii="Arial" w:eastAsia="Times New Roman" w:hAnsi="Arial" w:cs="Arial"/>
                <w:spacing w:val="-1"/>
                <w:sz w:val="20"/>
                <w:szCs w:val="20"/>
                <w:rPrChange w:id="4935"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D05FFD" w14:textId="77777777" w:rsidR="003F3EDE" w:rsidRPr="004866BB" w:rsidRDefault="003F3EDE" w:rsidP="0025185C">
            <w:pPr>
              <w:rPr>
                <w:rFonts w:ascii="Arial" w:eastAsia="Times New Roman" w:hAnsi="Arial" w:cs="Arial"/>
                <w:spacing w:val="-1"/>
                <w:sz w:val="20"/>
                <w:szCs w:val="20"/>
                <w:rPrChange w:id="4936"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0FF498F" w14:textId="77777777" w:rsidR="003F3EDE" w:rsidRPr="004866BB" w:rsidRDefault="003F3EDE" w:rsidP="0025185C">
            <w:pPr>
              <w:jc w:val="center"/>
              <w:rPr>
                <w:rFonts w:ascii="Arial" w:eastAsia="Times New Roman" w:hAnsi="Arial" w:cs="Arial"/>
                <w:spacing w:val="-1"/>
                <w:sz w:val="20"/>
                <w:szCs w:val="20"/>
                <w:rPrChange w:id="493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38" w:author="Adelino Naquarta Sepalanga Domingos" w:date="2025-03-05T09:13:00Z" w16du:dateUtc="2025-03-05T08:13:00Z">
                  <w:rPr>
                    <w:rFonts w:ascii="Times New Roman" w:eastAsia="Times New Roman" w:hAnsi="Times New Roman"/>
                    <w:spacing w:val="-1"/>
                  </w:rPr>
                </w:rPrChange>
              </w:rPr>
              <w:t>Não Aplicável</w:t>
            </w:r>
          </w:p>
        </w:tc>
      </w:tr>
      <w:tr w:rsidR="003F3EDE" w:rsidRPr="004866BB" w14:paraId="022EA2EE" w14:textId="77777777" w:rsidTr="0025185C">
        <w:trPr>
          <w:trHeight w:val="103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10CC77" w14:textId="77777777" w:rsidR="003F3EDE" w:rsidRPr="004866BB" w:rsidRDefault="003F3EDE" w:rsidP="0025185C">
            <w:pPr>
              <w:jc w:val="center"/>
              <w:rPr>
                <w:rFonts w:ascii="Arial" w:eastAsia="Times New Roman" w:hAnsi="Arial" w:cs="Arial"/>
                <w:spacing w:val="-1"/>
                <w:sz w:val="20"/>
                <w:szCs w:val="20"/>
                <w:rPrChange w:id="493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40" w:author="Adelino Naquarta Sepalanga Domingos" w:date="2025-03-05T09:13:00Z" w16du:dateUtc="2025-03-05T08:13:00Z">
                  <w:rPr>
                    <w:rFonts w:ascii="Times New Roman" w:eastAsia="Times New Roman" w:hAnsi="Times New Roman"/>
                    <w:spacing w:val="-1"/>
                  </w:rPr>
                </w:rPrChange>
              </w:rPr>
              <w:t>3.4.3.11.1.1.</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D8091E6" w14:textId="77777777" w:rsidR="003F3EDE" w:rsidRPr="004866BB" w:rsidRDefault="003F3EDE" w:rsidP="0025185C">
            <w:pPr>
              <w:jc w:val="center"/>
              <w:rPr>
                <w:rFonts w:ascii="Arial" w:eastAsia="Times New Roman" w:hAnsi="Arial" w:cs="Arial"/>
                <w:spacing w:val="-1"/>
                <w:sz w:val="20"/>
                <w:szCs w:val="20"/>
                <w:rPrChange w:id="494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42"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86A05E3" w14:textId="77777777" w:rsidR="003F3EDE" w:rsidRPr="004866BB" w:rsidRDefault="003F3EDE" w:rsidP="0025185C">
            <w:pPr>
              <w:rPr>
                <w:rFonts w:ascii="Arial" w:eastAsia="Times New Roman" w:hAnsi="Arial" w:cs="Arial"/>
                <w:spacing w:val="-1"/>
                <w:sz w:val="20"/>
                <w:szCs w:val="20"/>
                <w:rPrChange w:id="494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44" w:author="Adelino Naquarta Sepalanga Domingos" w:date="2025-03-05T09:13:00Z" w16du:dateUtc="2025-03-05T08:13:00Z">
                  <w:rPr>
                    <w:rFonts w:ascii="Times New Roman" w:eastAsia="Times New Roman" w:hAnsi="Times New Roman"/>
                    <w:spacing w:val="-1"/>
                  </w:rPr>
                </w:rPrChange>
              </w:rPr>
              <w:t>Identificador do registo de linha (</w:t>
            </w:r>
            <w:proofErr w:type="spellStart"/>
            <w:r w:rsidRPr="004866BB">
              <w:rPr>
                <w:rFonts w:ascii="Arial" w:eastAsia="Times New Roman" w:hAnsi="Arial" w:cs="Arial"/>
                <w:spacing w:val="-1"/>
                <w:sz w:val="20"/>
                <w:szCs w:val="20"/>
                <w:rPrChange w:id="4945" w:author="Adelino Naquarta Sepalanga Domingos" w:date="2025-03-05T09:13:00Z" w16du:dateUtc="2025-03-05T08:13:00Z">
                  <w:rPr>
                    <w:rFonts w:ascii="Times New Roman" w:eastAsia="Times New Roman" w:hAnsi="Times New Roman"/>
                    <w:spacing w:val="-1"/>
                  </w:rPr>
                </w:rPrChange>
              </w:rPr>
              <w:t>RecordID</w:t>
            </w:r>
            <w:proofErr w:type="spellEnd"/>
            <w:r w:rsidRPr="004866BB">
              <w:rPr>
                <w:rFonts w:ascii="Arial" w:eastAsia="Times New Roman" w:hAnsi="Arial" w:cs="Arial"/>
                <w:spacing w:val="-1"/>
                <w:sz w:val="20"/>
                <w:szCs w:val="20"/>
                <w:rPrChange w:id="4946"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670AD6D" w14:textId="77777777" w:rsidR="003F3EDE" w:rsidRPr="004866BB" w:rsidRDefault="003F3EDE" w:rsidP="0025185C">
            <w:pPr>
              <w:rPr>
                <w:rFonts w:ascii="Arial" w:eastAsia="Times New Roman" w:hAnsi="Arial" w:cs="Arial"/>
                <w:spacing w:val="-1"/>
                <w:sz w:val="20"/>
                <w:szCs w:val="20"/>
                <w:rPrChange w:id="494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48" w:author="Adelino Naquarta Sepalanga Domingos" w:date="2025-03-05T09:13:00Z" w16du:dateUtc="2025-03-05T08:13:00Z">
                  <w:rPr>
                    <w:rFonts w:ascii="Times New Roman" w:eastAsia="Times New Roman" w:hAnsi="Times New Roman"/>
                    <w:spacing w:val="-1"/>
                  </w:rPr>
                </w:rPrChange>
              </w:rPr>
              <w:t>Deve ser indicada a chave única do registo dessa linha no documento.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BBA383D" w14:textId="77777777" w:rsidR="003F3EDE" w:rsidRPr="004866BB" w:rsidRDefault="003F3EDE" w:rsidP="0025185C">
            <w:pPr>
              <w:jc w:val="center"/>
              <w:rPr>
                <w:rFonts w:ascii="Arial" w:eastAsia="Times New Roman" w:hAnsi="Arial" w:cs="Arial"/>
                <w:spacing w:val="-1"/>
                <w:sz w:val="20"/>
                <w:szCs w:val="20"/>
                <w:rPrChange w:id="4949" w:author="Adelino Naquarta Sepalanga Domingos" w:date="2025-03-05T09:13:00Z" w16du:dateUtc="2025-03-05T08:13:00Z">
                  <w:rPr>
                    <w:rFonts w:ascii="Times New Roman" w:eastAsia="Times New Roman" w:hAnsi="Times New Roman"/>
                    <w:spacing w:val="-1"/>
                  </w:rPr>
                </w:rPrChange>
              </w:rPr>
            </w:pPr>
          </w:p>
          <w:p w14:paraId="120C6FED" w14:textId="77777777" w:rsidR="003F3EDE" w:rsidRPr="004866BB" w:rsidRDefault="003F3EDE" w:rsidP="0025185C">
            <w:pPr>
              <w:jc w:val="center"/>
              <w:rPr>
                <w:rFonts w:ascii="Arial" w:eastAsia="Times New Roman" w:hAnsi="Arial" w:cs="Arial"/>
                <w:spacing w:val="-1"/>
                <w:sz w:val="20"/>
                <w:szCs w:val="20"/>
                <w:rPrChange w:id="495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51"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0B312134" w14:textId="77777777" w:rsidTr="0025185C">
        <w:trPr>
          <w:trHeight w:val="227"/>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2D310B" w14:textId="77777777" w:rsidR="003F3EDE" w:rsidRPr="004866BB" w:rsidRDefault="003F3EDE" w:rsidP="0025185C">
            <w:pPr>
              <w:jc w:val="center"/>
              <w:rPr>
                <w:rFonts w:ascii="Arial" w:eastAsia="Times New Roman" w:hAnsi="Arial" w:cs="Arial"/>
                <w:spacing w:val="-1"/>
                <w:sz w:val="20"/>
                <w:szCs w:val="20"/>
                <w:rPrChange w:id="495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53" w:author="Adelino Naquarta Sepalanga Domingos" w:date="2025-03-05T09:13:00Z" w16du:dateUtc="2025-03-05T08:13:00Z">
                  <w:rPr>
                    <w:rFonts w:ascii="Times New Roman" w:eastAsia="Times New Roman" w:hAnsi="Times New Roman"/>
                    <w:spacing w:val="-1"/>
                  </w:rPr>
                </w:rPrChange>
              </w:rPr>
              <w:t>3.4.3.11.1.2.</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ABF4FC3" w14:textId="77777777" w:rsidR="003F3EDE" w:rsidRPr="004866BB" w:rsidRDefault="003F3EDE" w:rsidP="0025185C">
            <w:pPr>
              <w:jc w:val="center"/>
              <w:rPr>
                <w:rFonts w:ascii="Arial" w:eastAsia="Times New Roman" w:hAnsi="Arial" w:cs="Arial"/>
                <w:spacing w:val="-1"/>
                <w:sz w:val="20"/>
                <w:szCs w:val="20"/>
                <w:rPrChange w:id="495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55"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863B161" w14:textId="77777777" w:rsidR="003F3EDE" w:rsidRPr="004866BB" w:rsidRDefault="003F3EDE" w:rsidP="0025185C">
            <w:pPr>
              <w:rPr>
                <w:rFonts w:ascii="Arial" w:eastAsia="Times New Roman" w:hAnsi="Arial" w:cs="Arial"/>
                <w:spacing w:val="-1"/>
                <w:sz w:val="20"/>
                <w:szCs w:val="20"/>
                <w:rPrChange w:id="495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57" w:author="Adelino Naquarta Sepalanga Domingos" w:date="2025-03-05T09:13:00Z" w16du:dateUtc="2025-03-05T08:13:00Z">
                  <w:rPr>
                    <w:rFonts w:ascii="Times New Roman" w:eastAsia="Times New Roman" w:hAnsi="Times New Roman"/>
                    <w:spacing w:val="-1"/>
                  </w:rPr>
                </w:rPrChange>
              </w:rPr>
              <w:t>Código da conta (</w:t>
            </w:r>
            <w:proofErr w:type="spellStart"/>
            <w:r w:rsidRPr="004866BB">
              <w:rPr>
                <w:rFonts w:ascii="Arial" w:eastAsia="Times New Roman" w:hAnsi="Arial" w:cs="Arial"/>
                <w:spacing w:val="-1"/>
                <w:sz w:val="20"/>
                <w:szCs w:val="20"/>
                <w:rPrChange w:id="4958" w:author="Adelino Naquarta Sepalanga Domingos" w:date="2025-03-05T09:13:00Z" w16du:dateUtc="2025-03-05T08:13:00Z">
                  <w:rPr>
                    <w:rFonts w:ascii="Times New Roman" w:eastAsia="Times New Roman" w:hAnsi="Times New Roman"/>
                    <w:spacing w:val="-1"/>
                  </w:rPr>
                </w:rPrChange>
              </w:rPr>
              <w:t>AccountID</w:t>
            </w:r>
            <w:proofErr w:type="spellEnd"/>
            <w:r w:rsidRPr="004866BB">
              <w:rPr>
                <w:rFonts w:ascii="Arial" w:eastAsia="Times New Roman" w:hAnsi="Arial" w:cs="Arial"/>
                <w:spacing w:val="-1"/>
                <w:sz w:val="20"/>
                <w:szCs w:val="20"/>
                <w:rPrChange w:id="4959"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9878ED" w14:textId="77777777" w:rsidR="003F3EDE" w:rsidRPr="004866BB" w:rsidRDefault="003F3EDE" w:rsidP="0025185C">
            <w:pPr>
              <w:rPr>
                <w:rFonts w:ascii="Arial" w:eastAsia="Times New Roman" w:hAnsi="Arial" w:cs="Arial"/>
                <w:spacing w:val="-1"/>
                <w:sz w:val="20"/>
                <w:szCs w:val="20"/>
                <w:rPrChange w:id="4960"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64201F" w14:textId="77777777" w:rsidR="003F3EDE" w:rsidRPr="004866BB" w:rsidRDefault="003F3EDE" w:rsidP="0025185C">
            <w:pPr>
              <w:jc w:val="center"/>
              <w:rPr>
                <w:rFonts w:ascii="Arial" w:eastAsia="Times New Roman" w:hAnsi="Arial" w:cs="Arial"/>
                <w:spacing w:val="-1"/>
                <w:sz w:val="20"/>
                <w:szCs w:val="20"/>
                <w:rPrChange w:id="496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62"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7D1F2C50"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6D3767E" w14:textId="77777777" w:rsidR="003F3EDE" w:rsidRPr="004866BB" w:rsidRDefault="003F3EDE" w:rsidP="0025185C">
            <w:pPr>
              <w:jc w:val="center"/>
              <w:rPr>
                <w:rFonts w:ascii="Arial" w:eastAsia="Times New Roman" w:hAnsi="Arial" w:cs="Arial"/>
                <w:spacing w:val="-1"/>
                <w:sz w:val="20"/>
                <w:szCs w:val="20"/>
                <w:rPrChange w:id="4963" w:author="Adelino Naquarta Sepalanga Domingos" w:date="2025-03-05T09:13:00Z" w16du:dateUtc="2025-03-05T08:13:00Z">
                  <w:rPr>
                    <w:rFonts w:ascii="Times New Roman" w:eastAsia="Times New Roman" w:hAnsi="Times New Roman"/>
                    <w:spacing w:val="-1"/>
                  </w:rPr>
                </w:rPrChange>
              </w:rPr>
            </w:pPr>
          </w:p>
          <w:p w14:paraId="2975BF3A" w14:textId="77777777" w:rsidR="003F3EDE" w:rsidRPr="004866BB" w:rsidRDefault="003F3EDE" w:rsidP="0025185C">
            <w:pPr>
              <w:jc w:val="center"/>
              <w:rPr>
                <w:rFonts w:ascii="Arial" w:eastAsia="Times New Roman" w:hAnsi="Arial" w:cs="Arial"/>
                <w:spacing w:val="-1"/>
                <w:sz w:val="20"/>
                <w:szCs w:val="20"/>
                <w:rPrChange w:id="4964" w:author="Adelino Naquarta Sepalanga Domingos" w:date="2025-03-05T09:13:00Z" w16du:dateUtc="2025-03-05T08:13:00Z">
                  <w:rPr>
                    <w:rFonts w:ascii="Times New Roman" w:eastAsia="Times New Roman" w:hAnsi="Times New Roman"/>
                    <w:spacing w:val="-1"/>
                  </w:rPr>
                </w:rPrChange>
              </w:rPr>
            </w:pPr>
          </w:p>
          <w:p w14:paraId="2535ECDD" w14:textId="77777777" w:rsidR="003F3EDE" w:rsidRPr="004866BB" w:rsidRDefault="003F3EDE" w:rsidP="0025185C">
            <w:pPr>
              <w:jc w:val="center"/>
              <w:rPr>
                <w:rFonts w:ascii="Arial" w:eastAsia="Times New Roman" w:hAnsi="Arial" w:cs="Arial"/>
                <w:spacing w:val="-1"/>
                <w:sz w:val="20"/>
                <w:szCs w:val="20"/>
                <w:rPrChange w:id="496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66" w:author="Adelino Naquarta Sepalanga Domingos" w:date="2025-03-05T09:13:00Z" w16du:dateUtc="2025-03-05T08:13:00Z">
                  <w:rPr>
                    <w:rFonts w:ascii="Times New Roman" w:eastAsia="Times New Roman" w:hAnsi="Times New Roman"/>
                    <w:spacing w:val="-1"/>
                  </w:rPr>
                </w:rPrChange>
              </w:rPr>
              <w:t>3.4.3.11.1.3.</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0CC9721" w14:textId="77777777" w:rsidR="003F3EDE" w:rsidRPr="004866BB" w:rsidRDefault="003F3EDE" w:rsidP="0025185C">
            <w:pPr>
              <w:jc w:val="center"/>
              <w:rPr>
                <w:rFonts w:ascii="Arial" w:eastAsia="Times New Roman" w:hAnsi="Arial" w:cs="Arial"/>
                <w:spacing w:val="-1"/>
                <w:sz w:val="20"/>
                <w:szCs w:val="20"/>
                <w:rPrChange w:id="4967" w:author="Adelino Naquarta Sepalanga Domingos" w:date="2025-03-05T09:13:00Z" w16du:dateUtc="2025-03-05T08:13:00Z">
                  <w:rPr>
                    <w:rFonts w:ascii="Times New Roman" w:eastAsia="Times New Roman" w:hAnsi="Times New Roman"/>
                    <w:spacing w:val="-1"/>
                  </w:rPr>
                </w:rPrChange>
              </w:rPr>
            </w:pP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CE9358" w14:textId="77777777" w:rsidR="003F3EDE" w:rsidRPr="004866BB" w:rsidRDefault="003F3EDE" w:rsidP="0025185C">
            <w:pPr>
              <w:rPr>
                <w:rFonts w:ascii="Arial" w:eastAsia="Times New Roman" w:hAnsi="Arial" w:cs="Arial"/>
                <w:spacing w:val="-1"/>
                <w:sz w:val="20"/>
                <w:szCs w:val="20"/>
                <w:rPrChange w:id="4968" w:author="Adelino Naquarta Sepalanga Domingos" w:date="2025-03-05T09:13:00Z" w16du:dateUtc="2025-03-05T08:13:00Z">
                  <w:rPr>
                    <w:rFonts w:ascii="Times New Roman" w:eastAsia="Times New Roman" w:hAnsi="Times New Roman"/>
                    <w:spacing w:val="-1"/>
                  </w:rPr>
                </w:rPrChange>
              </w:rPr>
            </w:pPr>
          </w:p>
          <w:p w14:paraId="06F78651" w14:textId="77777777" w:rsidR="003F3EDE" w:rsidRPr="004866BB" w:rsidRDefault="003F3EDE" w:rsidP="0025185C">
            <w:pPr>
              <w:rPr>
                <w:rFonts w:ascii="Arial" w:eastAsia="Times New Roman" w:hAnsi="Arial" w:cs="Arial"/>
                <w:spacing w:val="-1"/>
                <w:sz w:val="20"/>
                <w:szCs w:val="20"/>
                <w:rPrChange w:id="496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70" w:author="Adelino Naquarta Sepalanga Domingos" w:date="2025-03-05T09:13:00Z" w16du:dateUtc="2025-03-05T08:13:00Z">
                  <w:rPr>
                    <w:rFonts w:ascii="Times New Roman" w:eastAsia="Times New Roman" w:hAnsi="Times New Roman"/>
                    <w:spacing w:val="-1"/>
                  </w:rPr>
                </w:rPrChange>
              </w:rPr>
              <w:t xml:space="preserve">Chave única da tabela de movimentos contabilísticos </w:t>
            </w:r>
          </w:p>
          <w:p w14:paraId="60E881C1" w14:textId="77777777" w:rsidR="003F3EDE" w:rsidRPr="004866BB" w:rsidRDefault="003F3EDE" w:rsidP="0025185C">
            <w:pPr>
              <w:rPr>
                <w:rFonts w:ascii="Arial" w:eastAsia="Times New Roman" w:hAnsi="Arial" w:cs="Arial"/>
                <w:spacing w:val="-1"/>
                <w:sz w:val="20"/>
                <w:szCs w:val="20"/>
                <w:rPrChange w:id="497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72" w:author="Adelino Naquarta Sepalanga Domingos" w:date="2025-03-05T09:13:00Z" w16du:dateUtc="2025-03-05T08:13:00Z">
                  <w:rPr>
                    <w:rFonts w:ascii="Times New Roman" w:eastAsia="Times New Roman" w:hAnsi="Times New Roman"/>
                    <w:spacing w:val="-1"/>
                  </w:rPr>
                </w:rPrChange>
              </w:rPr>
              <w:t>(</w:t>
            </w:r>
            <w:proofErr w:type="spellStart"/>
            <w:r w:rsidRPr="004866BB">
              <w:rPr>
                <w:rFonts w:ascii="Arial" w:eastAsia="Times New Roman" w:hAnsi="Arial" w:cs="Arial"/>
                <w:spacing w:val="-1"/>
                <w:sz w:val="20"/>
                <w:szCs w:val="20"/>
                <w:rPrChange w:id="4973" w:author="Adelino Naquarta Sepalanga Domingos" w:date="2025-03-05T09:13:00Z" w16du:dateUtc="2025-03-05T08:13:00Z">
                  <w:rPr>
                    <w:rFonts w:ascii="Times New Roman" w:eastAsia="Times New Roman" w:hAnsi="Times New Roman"/>
                    <w:spacing w:val="-1"/>
                  </w:rPr>
                </w:rPrChange>
              </w:rPr>
              <w:t>SourceDocumentID</w:t>
            </w:r>
            <w:proofErr w:type="spellEnd"/>
            <w:r w:rsidRPr="004866BB">
              <w:rPr>
                <w:rFonts w:ascii="Arial" w:eastAsia="Times New Roman" w:hAnsi="Arial" w:cs="Arial"/>
                <w:spacing w:val="-1"/>
                <w:sz w:val="20"/>
                <w:szCs w:val="20"/>
                <w:rPrChange w:id="4974"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C6A905" w14:textId="77777777" w:rsidR="003F3EDE" w:rsidRPr="004866BB" w:rsidRDefault="003F3EDE" w:rsidP="0025185C">
            <w:pPr>
              <w:rPr>
                <w:rFonts w:ascii="Arial" w:eastAsia="Times New Roman" w:hAnsi="Arial" w:cs="Arial"/>
                <w:spacing w:val="-1"/>
                <w:sz w:val="20"/>
                <w:szCs w:val="20"/>
                <w:rPrChange w:id="497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76" w:author="Adelino Naquarta Sepalanga Domingos" w:date="2025-03-05T09:13:00Z" w16du:dateUtc="2025-03-05T08:13:00Z">
                  <w:rPr>
                    <w:rFonts w:ascii="Times New Roman" w:eastAsia="Times New Roman" w:hAnsi="Times New Roman"/>
                    <w:spacing w:val="-1"/>
                  </w:rPr>
                </w:rPrChange>
              </w:rPr>
              <w:t>Deve ser indicado o tipo e número do documento comercial relacionado com esta linha.</w:t>
            </w:r>
          </w:p>
          <w:p w14:paraId="2A4F11D7" w14:textId="05803975" w:rsidR="003F3EDE" w:rsidRPr="004866BB" w:rsidRDefault="003F3EDE" w:rsidP="0025185C">
            <w:pPr>
              <w:rPr>
                <w:rFonts w:ascii="Arial" w:eastAsia="Times New Roman" w:hAnsi="Arial" w:cs="Arial"/>
                <w:spacing w:val="-1"/>
                <w:sz w:val="20"/>
                <w:szCs w:val="20"/>
                <w:rPrChange w:id="497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78" w:author="Adelino Naquarta Sepalanga Domingos" w:date="2025-03-05T09:13:00Z" w16du:dateUtc="2025-03-05T08:13:00Z">
                  <w:rPr>
                    <w:rFonts w:ascii="Times New Roman" w:eastAsia="Times New Roman" w:hAnsi="Times New Roman"/>
                    <w:spacing w:val="-1"/>
                  </w:rPr>
                </w:rPrChange>
              </w:rPr>
              <w:t>No caso d</w:t>
            </w:r>
            <w:ins w:id="4979" w:author="Adelino Naquarta Sepalanga Domingos" w:date="2025-03-05T09:15:00Z" w16du:dateUtc="2025-03-05T08:15:00Z">
              <w:r w:rsidR="004866BB">
                <w:rPr>
                  <w:rFonts w:ascii="Arial" w:eastAsia="Times New Roman" w:hAnsi="Arial" w:cs="Arial"/>
                  <w:spacing w:val="-1"/>
                  <w:sz w:val="20"/>
                  <w:szCs w:val="20"/>
                </w:rPr>
                <w:t xml:space="preserve">e </w:t>
              </w:r>
            </w:ins>
            <w:r w:rsidRPr="004866BB">
              <w:rPr>
                <w:rFonts w:ascii="Arial" w:eastAsia="Times New Roman" w:hAnsi="Arial" w:cs="Arial"/>
                <w:spacing w:val="-1"/>
                <w:sz w:val="20"/>
                <w:szCs w:val="20"/>
                <w:rPrChange w:id="4980" w:author="Adelino Naquarta Sepalanga Domingos" w:date="2025-03-05T09:13:00Z" w16du:dateUtc="2025-03-05T08:13:00Z">
                  <w:rPr>
                    <w:rFonts w:ascii="Times New Roman" w:eastAsia="Times New Roman" w:hAnsi="Times New Roman"/>
                    <w:spacing w:val="-1"/>
                  </w:rPr>
                </w:rPrChange>
              </w:rPr>
              <w:t>a aplicação ser integrada deve ser utilizada a estrutura de numeração do campo de origem.</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66C2399" w14:textId="77777777" w:rsidR="003F3EDE" w:rsidRPr="004866BB" w:rsidRDefault="003F3EDE" w:rsidP="0025185C">
            <w:pPr>
              <w:jc w:val="center"/>
              <w:rPr>
                <w:rFonts w:ascii="Arial" w:eastAsia="Times New Roman" w:hAnsi="Arial" w:cs="Arial"/>
                <w:spacing w:val="-1"/>
                <w:sz w:val="20"/>
                <w:szCs w:val="20"/>
                <w:rPrChange w:id="4981" w:author="Adelino Naquarta Sepalanga Domingos" w:date="2025-03-05T09:13:00Z" w16du:dateUtc="2025-03-05T08:13:00Z">
                  <w:rPr>
                    <w:rFonts w:ascii="Times New Roman" w:eastAsia="Times New Roman" w:hAnsi="Times New Roman"/>
                    <w:spacing w:val="-1"/>
                  </w:rPr>
                </w:rPrChange>
              </w:rPr>
            </w:pPr>
          </w:p>
          <w:p w14:paraId="6D9E6ACA" w14:textId="77777777" w:rsidR="003F3EDE" w:rsidRPr="004866BB" w:rsidRDefault="003F3EDE" w:rsidP="0025185C">
            <w:pPr>
              <w:jc w:val="center"/>
              <w:rPr>
                <w:rFonts w:ascii="Arial" w:eastAsia="Times New Roman" w:hAnsi="Arial" w:cs="Arial"/>
                <w:spacing w:val="-1"/>
                <w:sz w:val="20"/>
                <w:szCs w:val="20"/>
                <w:rPrChange w:id="4982" w:author="Adelino Naquarta Sepalanga Domingos" w:date="2025-03-05T09:13:00Z" w16du:dateUtc="2025-03-05T08:13:00Z">
                  <w:rPr>
                    <w:rFonts w:ascii="Times New Roman" w:eastAsia="Times New Roman" w:hAnsi="Times New Roman"/>
                    <w:spacing w:val="-1"/>
                  </w:rPr>
                </w:rPrChange>
              </w:rPr>
            </w:pPr>
          </w:p>
          <w:p w14:paraId="7173A8C9" w14:textId="77777777" w:rsidR="003F3EDE" w:rsidRPr="004866BB" w:rsidRDefault="003F3EDE" w:rsidP="0025185C">
            <w:pPr>
              <w:jc w:val="center"/>
              <w:rPr>
                <w:rFonts w:ascii="Arial" w:eastAsia="Times New Roman" w:hAnsi="Arial" w:cs="Arial"/>
                <w:spacing w:val="-1"/>
                <w:sz w:val="20"/>
                <w:szCs w:val="20"/>
                <w:rPrChange w:id="498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84" w:author="Adelino Naquarta Sepalanga Domingos" w:date="2025-03-05T09:13:00Z" w16du:dateUtc="2025-03-05T08:13:00Z">
                  <w:rPr>
                    <w:rFonts w:ascii="Times New Roman" w:eastAsia="Times New Roman" w:hAnsi="Times New Roman"/>
                    <w:spacing w:val="-1"/>
                  </w:rPr>
                </w:rPrChange>
              </w:rPr>
              <w:t>Texto 60</w:t>
            </w:r>
          </w:p>
        </w:tc>
      </w:tr>
      <w:tr w:rsidR="003F3EDE" w:rsidRPr="004866BB" w14:paraId="00E63177" w14:textId="77777777" w:rsidTr="0025185C">
        <w:trPr>
          <w:trHeight w:val="883"/>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F3FEA9" w14:textId="77777777" w:rsidR="003F3EDE" w:rsidRPr="004866BB" w:rsidRDefault="003F3EDE" w:rsidP="0025185C">
            <w:pPr>
              <w:jc w:val="center"/>
              <w:rPr>
                <w:rFonts w:ascii="Arial" w:eastAsia="Times New Roman" w:hAnsi="Arial" w:cs="Arial"/>
                <w:spacing w:val="-1"/>
                <w:sz w:val="20"/>
                <w:szCs w:val="20"/>
                <w:rPrChange w:id="498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86" w:author="Adelino Naquarta Sepalanga Domingos" w:date="2025-03-05T09:13:00Z" w16du:dateUtc="2025-03-05T08:13:00Z">
                  <w:rPr>
                    <w:rFonts w:ascii="Times New Roman" w:eastAsia="Times New Roman" w:hAnsi="Times New Roman"/>
                    <w:spacing w:val="-1"/>
                  </w:rPr>
                </w:rPrChange>
              </w:rPr>
              <w:t>3.4.3.11.1.4.</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7D6E24" w14:textId="77777777" w:rsidR="003F3EDE" w:rsidRPr="004866BB" w:rsidRDefault="003F3EDE" w:rsidP="0025185C">
            <w:pPr>
              <w:jc w:val="center"/>
              <w:rPr>
                <w:rFonts w:ascii="Arial" w:eastAsia="Times New Roman" w:hAnsi="Arial" w:cs="Arial"/>
                <w:spacing w:val="-1"/>
                <w:sz w:val="20"/>
                <w:szCs w:val="20"/>
                <w:rPrChange w:id="498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88"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F71F43" w14:textId="77777777" w:rsidR="003F3EDE" w:rsidRPr="004866BB" w:rsidRDefault="003F3EDE" w:rsidP="0025185C">
            <w:pPr>
              <w:rPr>
                <w:rFonts w:ascii="Arial" w:eastAsia="Times New Roman" w:hAnsi="Arial" w:cs="Arial"/>
                <w:spacing w:val="-1"/>
                <w:sz w:val="20"/>
                <w:szCs w:val="20"/>
                <w:rPrChange w:id="498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90" w:author="Adelino Naquarta Sepalanga Domingos" w:date="2025-03-05T09:13:00Z" w16du:dateUtc="2025-03-05T08:13:00Z">
                  <w:rPr>
                    <w:rFonts w:ascii="Times New Roman" w:eastAsia="Times New Roman" w:hAnsi="Times New Roman"/>
                    <w:spacing w:val="-1"/>
                  </w:rPr>
                </w:rPrChange>
              </w:rPr>
              <w:t>Data do registo do documento contabilístico (</w:t>
            </w:r>
            <w:proofErr w:type="spellStart"/>
            <w:r w:rsidRPr="004866BB">
              <w:rPr>
                <w:rFonts w:ascii="Arial" w:eastAsia="Times New Roman" w:hAnsi="Arial" w:cs="Arial"/>
                <w:spacing w:val="-1"/>
                <w:sz w:val="20"/>
                <w:szCs w:val="20"/>
                <w:rPrChange w:id="4991" w:author="Adelino Naquarta Sepalanga Domingos" w:date="2025-03-05T09:13:00Z" w16du:dateUtc="2025-03-05T08:13:00Z">
                  <w:rPr>
                    <w:rFonts w:ascii="Times New Roman" w:eastAsia="Times New Roman" w:hAnsi="Times New Roman"/>
                    <w:spacing w:val="-1"/>
                  </w:rPr>
                </w:rPrChange>
              </w:rPr>
              <w:t>SystemEntryDate</w:t>
            </w:r>
            <w:proofErr w:type="spellEnd"/>
            <w:r w:rsidRPr="004866BB">
              <w:rPr>
                <w:rFonts w:ascii="Arial" w:eastAsia="Times New Roman" w:hAnsi="Arial" w:cs="Arial"/>
                <w:spacing w:val="-1"/>
                <w:sz w:val="20"/>
                <w:szCs w:val="20"/>
                <w:rPrChange w:id="4992"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77326B" w14:textId="77777777" w:rsidR="003F3EDE" w:rsidRPr="004866BB" w:rsidRDefault="003F3EDE" w:rsidP="0025185C">
            <w:pPr>
              <w:rPr>
                <w:rFonts w:ascii="Arial" w:eastAsia="Times New Roman" w:hAnsi="Arial" w:cs="Arial"/>
                <w:spacing w:val="-1"/>
                <w:sz w:val="20"/>
                <w:szCs w:val="20"/>
                <w:rPrChange w:id="499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94" w:author="Adelino Naquarta Sepalanga Domingos" w:date="2025-03-05T09:13:00Z" w16du:dateUtc="2025-03-05T08:13:00Z">
                  <w:rPr>
                    <w:rFonts w:ascii="Times New Roman" w:eastAsia="Times New Roman" w:hAnsi="Times New Roman"/>
                    <w:spacing w:val="-1"/>
                  </w:rPr>
                </w:rPrChange>
              </w:rPr>
              <w:t xml:space="preserve">Registo do movimento ao segundo. Tipo de data e hora: “AAAA-MM- </w:t>
            </w:r>
            <w:proofErr w:type="spellStart"/>
            <w:r w:rsidRPr="004866BB">
              <w:rPr>
                <w:rFonts w:ascii="Arial" w:eastAsia="Times New Roman" w:hAnsi="Arial" w:cs="Arial"/>
                <w:spacing w:val="-1"/>
                <w:sz w:val="20"/>
                <w:szCs w:val="20"/>
                <w:rPrChange w:id="4995" w:author="Adelino Naquarta Sepalanga Domingos" w:date="2025-03-05T09:13:00Z" w16du:dateUtc="2025-03-05T08:13:00Z">
                  <w:rPr>
                    <w:rFonts w:ascii="Times New Roman" w:eastAsia="Times New Roman" w:hAnsi="Times New Roman"/>
                    <w:spacing w:val="-1"/>
                  </w:rPr>
                </w:rPrChange>
              </w:rPr>
              <w:t>DDThh:</w:t>
            </w:r>
            <w:proofErr w:type="gramStart"/>
            <w:r w:rsidRPr="004866BB">
              <w:rPr>
                <w:rFonts w:ascii="Arial" w:eastAsia="Times New Roman" w:hAnsi="Arial" w:cs="Arial"/>
                <w:spacing w:val="-1"/>
                <w:sz w:val="20"/>
                <w:szCs w:val="20"/>
                <w:rPrChange w:id="4996" w:author="Adelino Naquarta Sepalanga Domingos" w:date="2025-03-05T09:13:00Z" w16du:dateUtc="2025-03-05T08:13:00Z">
                  <w:rPr>
                    <w:rFonts w:ascii="Times New Roman" w:eastAsia="Times New Roman" w:hAnsi="Times New Roman"/>
                    <w:spacing w:val="-1"/>
                  </w:rPr>
                </w:rPrChange>
              </w:rPr>
              <w:t>mm:ss</w:t>
            </w:r>
            <w:proofErr w:type="spellEnd"/>
            <w:proofErr w:type="gramEnd"/>
            <w:r w:rsidRPr="004866BB">
              <w:rPr>
                <w:rFonts w:ascii="Arial" w:eastAsia="Times New Roman" w:hAnsi="Arial" w:cs="Arial"/>
                <w:spacing w:val="-1"/>
                <w:sz w:val="20"/>
                <w:szCs w:val="20"/>
                <w:rPrChange w:id="4997" w:author="Adelino Naquarta Sepalanga Domingos" w:date="2025-03-05T09:13:00Z" w16du:dateUtc="2025-03-05T08:13: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D60E0E" w14:textId="77777777" w:rsidR="003F3EDE" w:rsidRPr="004866BB" w:rsidRDefault="003F3EDE" w:rsidP="0025185C">
            <w:pPr>
              <w:jc w:val="center"/>
              <w:rPr>
                <w:rFonts w:ascii="Arial" w:eastAsia="Times New Roman" w:hAnsi="Arial" w:cs="Arial"/>
                <w:spacing w:val="-1"/>
                <w:sz w:val="20"/>
                <w:szCs w:val="20"/>
                <w:rPrChange w:id="499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999" w:author="Adelino Naquarta Sepalanga Domingos" w:date="2025-03-05T09:13:00Z" w16du:dateUtc="2025-03-05T08:13:00Z">
                  <w:rPr>
                    <w:rFonts w:ascii="Times New Roman" w:eastAsia="Times New Roman" w:hAnsi="Times New Roman"/>
                    <w:spacing w:val="-1"/>
                  </w:rPr>
                </w:rPrChange>
              </w:rPr>
              <w:t>Data e Hora</w:t>
            </w:r>
          </w:p>
        </w:tc>
      </w:tr>
      <w:tr w:rsidR="003F3EDE" w:rsidRPr="004866BB" w14:paraId="705ADA9C" w14:textId="77777777" w:rsidTr="0025185C">
        <w:trPr>
          <w:trHeight w:val="845"/>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0457CF" w14:textId="77777777" w:rsidR="003F3EDE" w:rsidRPr="004866BB" w:rsidRDefault="003F3EDE" w:rsidP="0025185C">
            <w:pPr>
              <w:jc w:val="center"/>
              <w:rPr>
                <w:rFonts w:ascii="Arial" w:eastAsia="Times New Roman" w:hAnsi="Arial" w:cs="Arial"/>
                <w:spacing w:val="-1"/>
                <w:sz w:val="20"/>
                <w:szCs w:val="20"/>
                <w:rPrChange w:id="500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01" w:author="Adelino Naquarta Sepalanga Domingos" w:date="2025-03-05T09:13:00Z" w16du:dateUtc="2025-03-05T08:13:00Z">
                  <w:rPr>
                    <w:rFonts w:ascii="Times New Roman" w:eastAsia="Times New Roman" w:hAnsi="Times New Roman"/>
                    <w:spacing w:val="-1"/>
                  </w:rPr>
                </w:rPrChange>
              </w:rPr>
              <w:lastRenderedPageBreak/>
              <w:t>3.4.3.11.1.5.</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3A94ECF" w14:textId="77777777" w:rsidR="003F3EDE" w:rsidRPr="004866BB" w:rsidRDefault="003F3EDE" w:rsidP="0025185C">
            <w:pPr>
              <w:jc w:val="center"/>
              <w:rPr>
                <w:rFonts w:ascii="Arial" w:eastAsia="Times New Roman" w:hAnsi="Arial" w:cs="Arial"/>
                <w:spacing w:val="-1"/>
                <w:sz w:val="20"/>
                <w:szCs w:val="20"/>
                <w:rPrChange w:id="500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03"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141196E" w14:textId="77777777" w:rsidR="003F3EDE" w:rsidRPr="004866BB" w:rsidRDefault="003F3EDE" w:rsidP="0025185C">
            <w:pPr>
              <w:rPr>
                <w:rFonts w:ascii="Arial" w:eastAsia="Times New Roman" w:hAnsi="Arial" w:cs="Arial"/>
                <w:spacing w:val="-1"/>
                <w:sz w:val="20"/>
                <w:szCs w:val="20"/>
                <w:rPrChange w:id="500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05" w:author="Adelino Naquarta Sepalanga Domingos" w:date="2025-03-05T09:13:00Z" w16du:dateUtc="2025-03-05T08:13:00Z">
                  <w:rPr>
                    <w:rFonts w:ascii="Times New Roman" w:eastAsia="Times New Roman" w:hAnsi="Times New Roman"/>
                    <w:spacing w:val="-1"/>
                  </w:rPr>
                </w:rPrChange>
              </w:rPr>
              <w:t>Descrição da linha de documento (</w:t>
            </w:r>
            <w:proofErr w:type="spellStart"/>
            <w:r w:rsidRPr="004866BB">
              <w:rPr>
                <w:rFonts w:ascii="Arial" w:eastAsia="Times New Roman" w:hAnsi="Arial" w:cs="Arial"/>
                <w:spacing w:val="-1"/>
                <w:sz w:val="20"/>
                <w:szCs w:val="20"/>
                <w:rPrChange w:id="5006" w:author="Adelino Naquarta Sepalanga Domingos" w:date="2025-03-05T09:13:00Z" w16du:dateUtc="2025-03-05T08:13:00Z">
                  <w:rPr>
                    <w:rFonts w:ascii="Times New Roman" w:eastAsia="Times New Roman" w:hAnsi="Times New Roman"/>
                    <w:spacing w:val="-1"/>
                  </w:rPr>
                </w:rPrChange>
              </w:rPr>
              <w:t>Description</w:t>
            </w:r>
            <w:proofErr w:type="spellEnd"/>
            <w:r w:rsidRPr="004866BB">
              <w:rPr>
                <w:rFonts w:ascii="Arial" w:eastAsia="Times New Roman" w:hAnsi="Arial" w:cs="Arial"/>
                <w:spacing w:val="-1"/>
                <w:sz w:val="20"/>
                <w:szCs w:val="20"/>
                <w:rPrChange w:id="5007"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7951F6" w14:textId="77777777" w:rsidR="003F3EDE" w:rsidRPr="004866BB" w:rsidRDefault="003F3EDE" w:rsidP="0025185C">
            <w:pPr>
              <w:rPr>
                <w:rFonts w:ascii="Arial" w:eastAsia="Times New Roman" w:hAnsi="Arial" w:cs="Arial"/>
                <w:spacing w:val="-1"/>
                <w:sz w:val="20"/>
                <w:szCs w:val="20"/>
                <w:rPrChange w:id="5008"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4A2704" w14:textId="77777777" w:rsidR="003F3EDE" w:rsidRPr="004866BB" w:rsidRDefault="003F3EDE" w:rsidP="0025185C">
            <w:pPr>
              <w:jc w:val="center"/>
              <w:rPr>
                <w:rFonts w:ascii="Arial" w:eastAsia="Times New Roman" w:hAnsi="Arial" w:cs="Arial"/>
                <w:spacing w:val="-1"/>
                <w:sz w:val="20"/>
                <w:szCs w:val="20"/>
                <w:rPrChange w:id="500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10" w:author="Adelino Naquarta Sepalanga Domingos" w:date="2025-03-05T09:13:00Z" w16du:dateUtc="2025-03-05T08:13:00Z">
                  <w:rPr>
                    <w:rFonts w:ascii="Times New Roman" w:eastAsia="Times New Roman" w:hAnsi="Times New Roman"/>
                    <w:spacing w:val="-1"/>
                  </w:rPr>
                </w:rPrChange>
              </w:rPr>
              <w:t xml:space="preserve">Texto </w:t>
            </w:r>
          </w:p>
          <w:p w14:paraId="7DC7AD93" w14:textId="77777777" w:rsidR="003F3EDE" w:rsidRPr="004866BB" w:rsidRDefault="003F3EDE" w:rsidP="0025185C">
            <w:pPr>
              <w:jc w:val="center"/>
              <w:rPr>
                <w:rFonts w:ascii="Arial" w:eastAsia="Times New Roman" w:hAnsi="Arial" w:cs="Arial"/>
                <w:spacing w:val="-1"/>
                <w:sz w:val="20"/>
                <w:szCs w:val="20"/>
                <w:rPrChange w:id="501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12" w:author="Adelino Naquarta Sepalanga Domingos" w:date="2025-03-05T09:13:00Z" w16du:dateUtc="2025-03-05T08:13:00Z">
                  <w:rPr>
                    <w:rFonts w:ascii="Times New Roman" w:eastAsia="Times New Roman" w:hAnsi="Times New Roman"/>
                    <w:spacing w:val="-1"/>
                  </w:rPr>
                </w:rPrChange>
              </w:rPr>
              <w:t>200</w:t>
            </w:r>
          </w:p>
        </w:tc>
      </w:tr>
      <w:tr w:rsidR="003F3EDE" w:rsidRPr="004866BB" w14:paraId="0842F54E" w14:textId="77777777" w:rsidTr="0025185C">
        <w:trPr>
          <w:trHeight w:val="492"/>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817666" w14:textId="77777777" w:rsidR="003F3EDE" w:rsidRPr="004866BB" w:rsidRDefault="003F3EDE" w:rsidP="0025185C">
            <w:pPr>
              <w:jc w:val="center"/>
              <w:rPr>
                <w:rFonts w:ascii="Arial" w:eastAsia="Times New Roman" w:hAnsi="Arial" w:cs="Arial"/>
                <w:spacing w:val="-1"/>
                <w:sz w:val="20"/>
                <w:szCs w:val="20"/>
                <w:rPrChange w:id="501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14" w:author="Adelino Naquarta Sepalanga Domingos" w:date="2025-03-05T09:13:00Z" w16du:dateUtc="2025-03-05T08:13:00Z">
                  <w:rPr>
                    <w:rFonts w:ascii="Times New Roman" w:eastAsia="Times New Roman" w:hAnsi="Times New Roman"/>
                    <w:spacing w:val="-1"/>
                  </w:rPr>
                </w:rPrChange>
              </w:rPr>
              <w:t>3.4.3.11.1.6.</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A81E44" w14:textId="77777777" w:rsidR="003F3EDE" w:rsidRPr="004866BB" w:rsidRDefault="003F3EDE" w:rsidP="0025185C">
            <w:pPr>
              <w:jc w:val="center"/>
              <w:rPr>
                <w:rFonts w:ascii="Arial" w:eastAsia="Times New Roman" w:hAnsi="Arial" w:cs="Arial"/>
                <w:spacing w:val="-1"/>
                <w:sz w:val="20"/>
                <w:szCs w:val="20"/>
                <w:rPrChange w:id="501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16"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9DF02B" w14:textId="77777777" w:rsidR="003F3EDE" w:rsidRPr="004866BB" w:rsidRDefault="003F3EDE" w:rsidP="0025185C">
            <w:pPr>
              <w:rPr>
                <w:rFonts w:ascii="Arial" w:eastAsia="Times New Roman" w:hAnsi="Arial" w:cs="Arial"/>
                <w:spacing w:val="-1"/>
                <w:sz w:val="20"/>
                <w:szCs w:val="20"/>
                <w:rPrChange w:id="501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18" w:author="Adelino Naquarta Sepalanga Domingos" w:date="2025-03-05T09:13:00Z" w16du:dateUtc="2025-03-05T08:13:00Z">
                  <w:rPr>
                    <w:rFonts w:ascii="Times New Roman" w:eastAsia="Times New Roman" w:hAnsi="Times New Roman"/>
                    <w:spacing w:val="-1"/>
                  </w:rPr>
                </w:rPrChange>
              </w:rPr>
              <w:t>Valor a débito (</w:t>
            </w:r>
            <w:proofErr w:type="spellStart"/>
            <w:r w:rsidRPr="004866BB">
              <w:rPr>
                <w:rFonts w:ascii="Arial" w:eastAsia="Times New Roman" w:hAnsi="Arial" w:cs="Arial"/>
                <w:spacing w:val="-1"/>
                <w:sz w:val="20"/>
                <w:szCs w:val="20"/>
                <w:rPrChange w:id="5019" w:author="Adelino Naquarta Sepalanga Domingos" w:date="2025-03-05T09:13:00Z" w16du:dateUtc="2025-03-05T08:13:00Z">
                  <w:rPr>
                    <w:rFonts w:ascii="Times New Roman" w:eastAsia="Times New Roman" w:hAnsi="Times New Roman"/>
                    <w:spacing w:val="-1"/>
                  </w:rPr>
                </w:rPrChange>
              </w:rPr>
              <w:t>DebitAmount</w:t>
            </w:r>
            <w:proofErr w:type="spellEnd"/>
            <w:r w:rsidRPr="004866BB">
              <w:rPr>
                <w:rFonts w:ascii="Arial" w:eastAsia="Times New Roman" w:hAnsi="Arial" w:cs="Arial"/>
                <w:spacing w:val="-1"/>
                <w:sz w:val="20"/>
                <w:szCs w:val="20"/>
                <w:rPrChange w:id="5020"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1376D1" w14:textId="77777777" w:rsidR="003F3EDE" w:rsidRPr="004866BB" w:rsidRDefault="003F3EDE" w:rsidP="0025185C">
            <w:pPr>
              <w:rPr>
                <w:rFonts w:ascii="Arial" w:eastAsia="Times New Roman" w:hAnsi="Arial" w:cs="Arial"/>
                <w:spacing w:val="-1"/>
                <w:sz w:val="20"/>
                <w:szCs w:val="20"/>
                <w:rPrChange w:id="5021"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C1F790" w14:textId="77777777" w:rsidR="003F3EDE" w:rsidRPr="004866BB" w:rsidRDefault="003F3EDE" w:rsidP="0025185C">
            <w:pPr>
              <w:jc w:val="center"/>
              <w:rPr>
                <w:rFonts w:ascii="Arial" w:eastAsia="Times New Roman" w:hAnsi="Arial" w:cs="Arial"/>
                <w:spacing w:val="-1"/>
                <w:sz w:val="20"/>
                <w:szCs w:val="20"/>
                <w:rPrChange w:id="502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23" w:author="Adelino Naquarta Sepalanga Domingos" w:date="2025-03-05T09:13:00Z" w16du:dateUtc="2025-03-05T08:13:00Z">
                  <w:rPr>
                    <w:rFonts w:ascii="Times New Roman" w:eastAsia="Times New Roman" w:hAnsi="Times New Roman"/>
                    <w:spacing w:val="-1"/>
                  </w:rPr>
                </w:rPrChange>
              </w:rPr>
              <w:t>Monetário</w:t>
            </w:r>
          </w:p>
        </w:tc>
      </w:tr>
      <w:tr w:rsidR="003F3EDE" w:rsidRPr="004866BB" w14:paraId="4CFD522B" w14:textId="77777777" w:rsidTr="0025185C">
        <w:trPr>
          <w:trHeight w:val="68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C96856" w14:textId="77777777" w:rsidR="003F3EDE" w:rsidRPr="004866BB" w:rsidRDefault="003F3EDE" w:rsidP="0025185C">
            <w:pPr>
              <w:jc w:val="center"/>
              <w:rPr>
                <w:rFonts w:ascii="Arial" w:eastAsia="Times New Roman" w:hAnsi="Arial" w:cs="Arial"/>
                <w:spacing w:val="-1"/>
                <w:sz w:val="20"/>
                <w:szCs w:val="20"/>
                <w:rPrChange w:id="502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25" w:author="Adelino Naquarta Sepalanga Domingos" w:date="2025-03-05T09:13:00Z" w16du:dateUtc="2025-03-05T08:13:00Z">
                  <w:rPr>
                    <w:rFonts w:ascii="Times New Roman" w:eastAsia="Times New Roman" w:hAnsi="Times New Roman"/>
                    <w:spacing w:val="-1"/>
                  </w:rPr>
                </w:rPrChange>
              </w:rPr>
              <w:t>3.4.3.11.2.</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B46B28" w14:textId="77777777" w:rsidR="003F3EDE" w:rsidRPr="004866BB" w:rsidRDefault="003F3EDE" w:rsidP="0025185C">
            <w:pPr>
              <w:jc w:val="center"/>
              <w:rPr>
                <w:rFonts w:ascii="Arial" w:eastAsia="Times New Roman" w:hAnsi="Arial" w:cs="Arial"/>
                <w:spacing w:val="-1"/>
                <w:sz w:val="20"/>
                <w:szCs w:val="20"/>
                <w:rPrChange w:id="502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27"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C7FB50C" w14:textId="77777777" w:rsidR="003F3EDE" w:rsidRPr="004866BB" w:rsidRDefault="003F3EDE" w:rsidP="0025185C">
            <w:pPr>
              <w:rPr>
                <w:rFonts w:ascii="Arial" w:eastAsia="Times New Roman" w:hAnsi="Arial" w:cs="Arial"/>
                <w:spacing w:val="-1"/>
                <w:sz w:val="20"/>
                <w:szCs w:val="20"/>
                <w:rPrChange w:id="502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29" w:author="Adelino Naquarta Sepalanga Domingos" w:date="2025-03-05T09:13:00Z" w16du:dateUtc="2025-03-05T08:13:00Z">
                  <w:rPr>
                    <w:rFonts w:ascii="Times New Roman" w:eastAsia="Times New Roman" w:hAnsi="Times New Roman"/>
                    <w:spacing w:val="-1"/>
                  </w:rPr>
                </w:rPrChange>
              </w:rPr>
              <w:t>Linha a crédito (</w:t>
            </w:r>
            <w:proofErr w:type="spellStart"/>
            <w:r w:rsidRPr="004866BB">
              <w:rPr>
                <w:rFonts w:ascii="Arial" w:eastAsia="Times New Roman" w:hAnsi="Arial" w:cs="Arial"/>
                <w:spacing w:val="-1"/>
                <w:sz w:val="20"/>
                <w:szCs w:val="20"/>
                <w:rPrChange w:id="5030" w:author="Adelino Naquarta Sepalanga Domingos" w:date="2025-03-05T09:13:00Z" w16du:dateUtc="2025-03-05T08:13:00Z">
                  <w:rPr>
                    <w:rFonts w:ascii="Times New Roman" w:eastAsia="Times New Roman" w:hAnsi="Times New Roman"/>
                    <w:spacing w:val="-1"/>
                  </w:rPr>
                </w:rPrChange>
              </w:rPr>
              <w:t>CreditLine</w:t>
            </w:r>
            <w:proofErr w:type="spellEnd"/>
            <w:r w:rsidRPr="004866BB">
              <w:rPr>
                <w:rFonts w:ascii="Arial" w:eastAsia="Times New Roman" w:hAnsi="Arial" w:cs="Arial"/>
                <w:spacing w:val="-1"/>
                <w:sz w:val="20"/>
                <w:szCs w:val="20"/>
                <w:rPrChange w:id="5031"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516D31" w14:textId="77777777" w:rsidR="003F3EDE" w:rsidRPr="004866BB" w:rsidRDefault="003F3EDE" w:rsidP="0025185C">
            <w:pPr>
              <w:rPr>
                <w:rFonts w:ascii="Arial" w:eastAsia="Times New Roman" w:hAnsi="Arial" w:cs="Arial"/>
                <w:spacing w:val="-1"/>
                <w:sz w:val="20"/>
                <w:szCs w:val="20"/>
                <w:rPrChange w:id="5032"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0D6D6DB" w14:textId="77777777" w:rsidR="003F3EDE" w:rsidRPr="004866BB" w:rsidRDefault="003F3EDE" w:rsidP="0025185C">
            <w:pPr>
              <w:jc w:val="center"/>
              <w:rPr>
                <w:rFonts w:ascii="Arial" w:eastAsia="Times New Roman" w:hAnsi="Arial" w:cs="Arial"/>
                <w:spacing w:val="-1"/>
                <w:sz w:val="20"/>
                <w:szCs w:val="20"/>
                <w:rPrChange w:id="503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34" w:author="Adelino Naquarta Sepalanga Domingos" w:date="2025-03-05T09:13:00Z" w16du:dateUtc="2025-03-05T08:13:00Z">
                  <w:rPr>
                    <w:rFonts w:ascii="Times New Roman" w:eastAsia="Times New Roman" w:hAnsi="Times New Roman"/>
                    <w:spacing w:val="-1"/>
                  </w:rPr>
                </w:rPrChange>
              </w:rPr>
              <w:t>Não Aplicável</w:t>
            </w:r>
          </w:p>
        </w:tc>
      </w:tr>
      <w:tr w:rsidR="003F3EDE" w:rsidRPr="004866BB" w14:paraId="797C848A" w14:textId="77777777" w:rsidTr="0025185C">
        <w:trPr>
          <w:trHeight w:val="906"/>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4627D2" w14:textId="77777777" w:rsidR="003F3EDE" w:rsidRPr="004866BB" w:rsidRDefault="003F3EDE" w:rsidP="0025185C">
            <w:pPr>
              <w:jc w:val="center"/>
              <w:rPr>
                <w:rFonts w:ascii="Arial" w:eastAsia="Times New Roman" w:hAnsi="Arial" w:cs="Arial"/>
                <w:spacing w:val="-1"/>
                <w:sz w:val="20"/>
                <w:szCs w:val="20"/>
                <w:rPrChange w:id="503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36" w:author="Adelino Naquarta Sepalanga Domingos" w:date="2025-03-05T09:13:00Z" w16du:dateUtc="2025-03-05T08:13:00Z">
                  <w:rPr>
                    <w:rFonts w:ascii="Times New Roman" w:eastAsia="Times New Roman" w:hAnsi="Times New Roman"/>
                    <w:spacing w:val="-1"/>
                  </w:rPr>
                </w:rPrChange>
              </w:rPr>
              <w:t>3.4.3.11.2.1.</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7726D51" w14:textId="77777777" w:rsidR="003F3EDE" w:rsidRPr="004866BB" w:rsidRDefault="003F3EDE" w:rsidP="0025185C">
            <w:pPr>
              <w:jc w:val="center"/>
              <w:rPr>
                <w:rFonts w:ascii="Arial" w:eastAsia="Times New Roman" w:hAnsi="Arial" w:cs="Arial"/>
                <w:spacing w:val="-1"/>
                <w:sz w:val="20"/>
                <w:szCs w:val="20"/>
                <w:rPrChange w:id="503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38"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D8A7F2" w14:textId="77777777" w:rsidR="003F3EDE" w:rsidRPr="004866BB" w:rsidRDefault="003F3EDE" w:rsidP="0025185C">
            <w:pPr>
              <w:rPr>
                <w:rFonts w:ascii="Arial" w:eastAsia="Times New Roman" w:hAnsi="Arial" w:cs="Arial"/>
                <w:spacing w:val="-1"/>
                <w:sz w:val="20"/>
                <w:szCs w:val="20"/>
                <w:rPrChange w:id="503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40" w:author="Adelino Naquarta Sepalanga Domingos" w:date="2025-03-05T09:13:00Z" w16du:dateUtc="2025-03-05T08:13:00Z">
                  <w:rPr>
                    <w:rFonts w:ascii="Times New Roman" w:eastAsia="Times New Roman" w:hAnsi="Times New Roman"/>
                    <w:spacing w:val="-1"/>
                  </w:rPr>
                </w:rPrChange>
              </w:rPr>
              <w:t>Identificador do registo de linha (</w:t>
            </w:r>
            <w:proofErr w:type="spellStart"/>
            <w:r w:rsidRPr="004866BB">
              <w:rPr>
                <w:rFonts w:ascii="Arial" w:eastAsia="Times New Roman" w:hAnsi="Arial" w:cs="Arial"/>
                <w:spacing w:val="-1"/>
                <w:sz w:val="20"/>
                <w:szCs w:val="20"/>
                <w:rPrChange w:id="5041" w:author="Adelino Naquarta Sepalanga Domingos" w:date="2025-03-05T09:13:00Z" w16du:dateUtc="2025-03-05T08:13:00Z">
                  <w:rPr>
                    <w:rFonts w:ascii="Times New Roman" w:eastAsia="Times New Roman" w:hAnsi="Times New Roman"/>
                    <w:spacing w:val="-1"/>
                  </w:rPr>
                </w:rPrChange>
              </w:rPr>
              <w:t>RecordID</w:t>
            </w:r>
            <w:proofErr w:type="spellEnd"/>
            <w:r w:rsidRPr="004866BB">
              <w:rPr>
                <w:rFonts w:ascii="Arial" w:eastAsia="Times New Roman" w:hAnsi="Arial" w:cs="Arial"/>
                <w:spacing w:val="-1"/>
                <w:sz w:val="20"/>
                <w:szCs w:val="20"/>
                <w:rPrChange w:id="5042"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AFE1EE" w14:textId="77777777" w:rsidR="003F3EDE" w:rsidRPr="004866BB" w:rsidRDefault="003F3EDE" w:rsidP="0025185C">
            <w:pPr>
              <w:rPr>
                <w:rFonts w:ascii="Arial" w:eastAsia="Times New Roman" w:hAnsi="Arial" w:cs="Arial"/>
                <w:spacing w:val="-1"/>
                <w:sz w:val="20"/>
                <w:szCs w:val="20"/>
                <w:rPrChange w:id="504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44" w:author="Adelino Naquarta Sepalanga Domingos" w:date="2025-03-05T09:13:00Z" w16du:dateUtc="2025-03-05T08:13:00Z">
                  <w:rPr>
                    <w:rFonts w:ascii="Times New Roman" w:eastAsia="Times New Roman" w:hAnsi="Times New Roman"/>
                    <w:spacing w:val="-1"/>
                  </w:rPr>
                </w:rPrChange>
              </w:rPr>
              <w:t>Deve ser indicada a chave única do registo dessa linha no documento.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37B3A69" w14:textId="77777777" w:rsidR="003F3EDE" w:rsidRPr="004866BB" w:rsidRDefault="003F3EDE" w:rsidP="0025185C">
            <w:pPr>
              <w:jc w:val="center"/>
              <w:rPr>
                <w:rFonts w:ascii="Arial" w:eastAsia="Times New Roman" w:hAnsi="Arial" w:cs="Arial"/>
                <w:spacing w:val="-1"/>
                <w:sz w:val="20"/>
                <w:szCs w:val="20"/>
                <w:rPrChange w:id="504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46"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04B1FE2B" w14:textId="77777777" w:rsidTr="0025185C">
        <w:trPr>
          <w:trHeight w:val="41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F59D64" w14:textId="77777777" w:rsidR="003F3EDE" w:rsidRPr="004866BB" w:rsidRDefault="003F3EDE" w:rsidP="0025185C">
            <w:pPr>
              <w:jc w:val="center"/>
              <w:rPr>
                <w:rFonts w:ascii="Arial" w:eastAsia="Times New Roman" w:hAnsi="Arial" w:cs="Arial"/>
                <w:spacing w:val="-1"/>
                <w:sz w:val="20"/>
                <w:szCs w:val="20"/>
                <w:rPrChange w:id="504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48" w:author="Adelino Naquarta Sepalanga Domingos" w:date="2025-03-05T09:13:00Z" w16du:dateUtc="2025-03-05T08:13:00Z">
                  <w:rPr>
                    <w:rFonts w:ascii="Times New Roman" w:eastAsia="Times New Roman" w:hAnsi="Times New Roman"/>
                    <w:spacing w:val="-1"/>
                  </w:rPr>
                </w:rPrChange>
              </w:rPr>
              <w:t>3.4.3.11.2.2.</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A3D786" w14:textId="77777777" w:rsidR="003F3EDE" w:rsidRPr="004866BB" w:rsidRDefault="003F3EDE" w:rsidP="0025185C">
            <w:pPr>
              <w:jc w:val="center"/>
              <w:rPr>
                <w:rFonts w:ascii="Arial" w:eastAsia="Times New Roman" w:hAnsi="Arial" w:cs="Arial"/>
                <w:spacing w:val="-1"/>
                <w:sz w:val="20"/>
                <w:szCs w:val="20"/>
                <w:rPrChange w:id="504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50"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90137C" w14:textId="77777777" w:rsidR="003F3EDE" w:rsidRPr="004866BB" w:rsidRDefault="003F3EDE" w:rsidP="0025185C">
            <w:pPr>
              <w:rPr>
                <w:rFonts w:ascii="Arial" w:eastAsia="Times New Roman" w:hAnsi="Arial" w:cs="Arial"/>
                <w:spacing w:val="-1"/>
                <w:sz w:val="20"/>
                <w:szCs w:val="20"/>
                <w:rPrChange w:id="505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52" w:author="Adelino Naquarta Sepalanga Domingos" w:date="2025-03-05T09:13:00Z" w16du:dateUtc="2025-03-05T08:13:00Z">
                  <w:rPr>
                    <w:rFonts w:ascii="Times New Roman" w:eastAsia="Times New Roman" w:hAnsi="Times New Roman"/>
                    <w:spacing w:val="-1"/>
                  </w:rPr>
                </w:rPrChange>
              </w:rPr>
              <w:t>Código da conta (</w:t>
            </w:r>
            <w:proofErr w:type="spellStart"/>
            <w:r w:rsidRPr="004866BB">
              <w:rPr>
                <w:rFonts w:ascii="Arial" w:eastAsia="Times New Roman" w:hAnsi="Arial" w:cs="Arial"/>
                <w:spacing w:val="-1"/>
                <w:sz w:val="20"/>
                <w:szCs w:val="20"/>
                <w:rPrChange w:id="5053" w:author="Adelino Naquarta Sepalanga Domingos" w:date="2025-03-05T09:13:00Z" w16du:dateUtc="2025-03-05T08:13:00Z">
                  <w:rPr>
                    <w:rFonts w:ascii="Times New Roman" w:eastAsia="Times New Roman" w:hAnsi="Times New Roman"/>
                    <w:spacing w:val="-1"/>
                  </w:rPr>
                </w:rPrChange>
              </w:rPr>
              <w:t>AccountID</w:t>
            </w:r>
            <w:proofErr w:type="spellEnd"/>
            <w:r w:rsidRPr="004866BB">
              <w:rPr>
                <w:rFonts w:ascii="Arial" w:eastAsia="Times New Roman" w:hAnsi="Arial" w:cs="Arial"/>
                <w:spacing w:val="-1"/>
                <w:sz w:val="20"/>
                <w:szCs w:val="20"/>
                <w:rPrChange w:id="5054"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34853CA" w14:textId="77777777" w:rsidR="003F3EDE" w:rsidRPr="004866BB" w:rsidRDefault="003F3EDE" w:rsidP="0025185C">
            <w:pPr>
              <w:rPr>
                <w:rFonts w:ascii="Arial" w:eastAsia="Times New Roman" w:hAnsi="Arial" w:cs="Arial"/>
                <w:spacing w:val="-1"/>
                <w:sz w:val="20"/>
                <w:szCs w:val="20"/>
                <w:rPrChange w:id="5055"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C33AC2" w14:textId="77777777" w:rsidR="003F3EDE" w:rsidRPr="004866BB" w:rsidRDefault="003F3EDE" w:rsidP="0025185C">
            <w:pPr>
              <w:jc w:val="center"/>
              <w:rPr>
                <w:rFonts w:ascii="Arial" w:eastAsia="Times New Roman" w:hAnsi="Arial" w:cs="Arial"/>
                <w:spacing w:val="-1"/>
                <w:sz w:val="20"/>
                <w:szCs w:val="20"/>
                <w:rPrChange w:id="505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57"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55347E83"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707B5B" w14:textId="77777777" w:rsidR="003F3EDE" w:rsidRPr="004866BB" w:rsidRDefault="003F3EDE" w:rsidP="0025185C">
            <w:pPr>
              <w:jc w:val="center"/>
              <w:rPr>
                <w:rFonts w:ascii="Arial" w:eastAsia="Times New Roman" w:hAnsi="Arial" w:cs="Arial"/>
                <w:spacing w:val="-1"/>
                <w:sz w:val="20"/>
                <w:szCs w:val="20"/>
                <w:rPrChange w:id="5058" w:author="Adelino Naquarta Sepalanga Domingos" w:date="2025-03-05T09:13:00Z" w16du:dateUtc="2025-03-05T08:13:00Z">
                  <w:rPr>
                    <w:rFonts w:ascii="Times New Roman" w:eastAsia="Times New Roman" w:hAnsi="Times New Roman"/>
                    <w:spacing w:val="-1"/>
                  </w:rPr>
                </w:rPrChange>
              </w:rPr>
            </w:pPr>
          </w:p>
          <w:p w14:paraId="653933B0" w14:textId="77777777" w:rsidR="003F3EDE" w:rsidRPr="004866BB" w:rsidRDefault="003F3EDE" w:rsidP="0025185C">
            <w:pPr>
              <w:jc w:val="center"/>
              <w:rPr>
                <w:rFonts w:ascii="Arial" w:eastAsia="Times New Roman" w:hAnsi="Arial" w:cs="Arial"/>
                <w:spacing w:val="-1"/>
                <w:sz w:val="20"/>
                <w:szCs w:val="20"/>
                <w:rPrChange w:id="5059" w:author="Adelino Naquarta Sepalanga Domingos" w:date="2025-03-05T09:13:00Z" w16du:dateUtc="2025-03-05T08:13:00Z">
                  <w:rPr>
                    <w:rFonts w:ascii="Times New Roman" w:eastAsia="Times New Roman" w:hAnsi="Times New Roman"/>
                    <w:spacing w:val="-1"/>
                  </w:rPr>
                </w:rPrChange>
              </w:rPr>
            </w:pPr>
          </w:p>
          <w:p w14:paraId="5E80DAC6" w14:textId="77777777" w:rsidR="003F3EDE" w:rsidRPr="004866BB" w:rsidRDefault="003F3EDE" w:rsidP="0025185C">
            <w:pPr>
              <w:jc w:val="center"/>
              <w:rPr>
                <w:rFonts w:ascii="Arial" w:eastAsia="Times New Roman" w:hAnsi="Arial" w:cs="Arial"/>
                <w:spacing w:val="-1"/>
                <w:sz w:val="20"/>
                <w:szCs w:val="20"/>
                <w:rPrChange w:id="506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61" w:author="Adelino Naquarta Sepalanga Domingos" w:date="2025-03-05T09:13:00Z" w16du:dateUtc="2025-03-05T08:13:00Z">
                  <w:rPr>
                    <w:rFonts w:ascii="Times New Roman" w:eastAsia="Times New Roman" w:hAnsi="Times New Roman"/>
                    <w:spacing w:val="-1"/>
                  </w:rPr>
                </w:rPrChange>
              </w:rPr>
              <w:t>3.4.3.11.2.3.</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55D718" w14:textId="77777777" w:rsidR="003F3EDE" w:rsidRPr="004866BB" w:rsidRDefault="003F3EDE" w:rsidP="0025185C">
            <w:pPr>
              <w:jc w:val="center"/>
              <w:rPr>
                <w:rFonts w:ascii="Arial" w:eastAsia="Times New Roman" w:hAnsi="Arial" w:cs="Arial"/>
                <w:spacing w:val="-1"/>
                <w:sz w:val="20"/>
                <w:szCs w:val="20"/>
                <w:rPrChange w:id="5062" w:author="Adelino Naquarta Sepalanga Domingos" w:date="2025-03-05T09:13:00Z" w16du:dateUtc="2025-03-05T08:13:00Z">
                  <w:rPr>
                    <w:rFonts w:ascii="Times New Roman" w:eastAsia="Times New Roman" w:hAnsi="Times New Roman"/>
                    <w:spacing w:val="-1"/>
                  </w:rPr>
                </w:rPrChange>
              </w:rPr>
            </w:pP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8295C2E" w14:textId="77777777" w:rsidR="003F3EDE" w:rsidRPr="004866BB" w:rsidRDefault="003F3EDE" w:rsidP="0025185C">
            <w:pPr>
              <w:rPr>
                <w:rFonts w:ascii="Arial" w:eastAsia="Times New Roman" w:hAnsi="Arial" w:cs="Arial"/>
                <w:spacing w:val="-1"/>
                <w:sz w:val="20"/>
                <w:szCs w:val="20"/>
                <w:rPrChange w:id="5063" w:author="Adelino Naquarta Sepalanga Domingos" w:date="2025-03-05T09:13:00Z" w16du:dateUtc="2025-03-05T08:13:00Z">
                  <w:rPr>
                    <w:rFonts w:ascii="Times New Roman" w:eastAsia="Times New Roman" w:hAnsi="Times New Roman"/>
                    <w:spacing w:val="-1"/>
                  </w:rPr>
                </w:rPrChange>
              </w:rPr>
            </w:pPr>
          </w:p>
          <w:p w14:paraId="75C22DD8" w14:textId="77777777" w:rsidR="003F3EDE" w:rsidRPr="004866BB" w:rsidRDefault="003F3EDE" w:rsidP="0025185C">
            <w:pPr>
              <w:rPr>
                <w:rFonts w:ascii="Arial" w:eastAsia="Times New Roman" w:hAnsi="Arial" w:cs="Arial"/>
                <w:spacing w:val="-1"/>
                <w:sz w:val="20"/>
                <w:szCs w:val="20"/>
                <w:rPrChange w:id="5064" w:author="Adelino Naquarta Sepalanga Domingos" w:date="2025-03-05T09:13:00Z" w16du:dateUtc="2025-03-05T08:13:00Z">
                  <w:rPr>
                    <w:rFonts w:ascii="Times New Roman" w:eastAsia="Times New Roman" w:hAnsi="Times New Roman"/>
                    <w:spacing w:val="-1"/>
                  </w:rPr>
                </w:rPrChange>
              </w:rPr>
            </w:pPr>
          </w:p>
          <w:p w14:paraId="3565AF35" w14:textId="77777777" w:rsidR="003F3EDE" w:rsidRPr="004866BB" w:rsidRDefault="003F3EDE" w:rsidP="0025185C">
            <w:pPr>
              <w:rPr>
                <w:rFonts w:ascii="Arial" w:eastAsia="Times New Roman" w:hAnsi="Arial" w:cs="Arial"/>
                <w:spacing w:val="-1"/>
                <w:sz w:val="20"/>
                <w:szCs w:val="20"/>
                <w:rPrChange w:id="506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66" w:author="Adelino Naquarta Sepalanga Domingos" w:date="2025-03-05T09:13:00Z" w16du:dateUtc="2025-03-05T08:13:00Z">
                  <w:rPr>
                    <w:rFonts w:ascii="Times New Roman" w:eastAsia="Times New Roman" w:hAnsi="Times New Roman"/>
                    <w:spacing w:val="-1"/>
                  </w:rPr>
                </w:rPrChange>
              </w:rPr>
              <w:t xml:space="preserve">Chave única da tabela de movimentos contabilísticos </w:t>
            </w:r>
          </w:p>
          <w:p w14:paraId="18FF41EC" w14:textId="77777777" w:rsidR="003F3EDE" w:rsidRPr="004866BB" w:rsidRDefault="003F3EDE" w:rsidP="0025185C">
            <w:pPr>
              <w:rPr>
                <w:rFonts w:ascii="Arial" w:eastAsia="Times New Roman" w:hAnsi="Arial" w:cs="Arial"/>
                <w:spacing w:val="-1"/>
                <w:sz w:val="20"/>
                <w:szCs w:val="20"/>
                <w:rPrChange w:id="506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68" w:author="Adelino Naquarta Sepalanga Domingos" w:date="2025-03-05T09:13:00Z" w16du:dateUtc="2025-03-05T08:13:00Z">
                  <w:rPr>
                    <w:rFonts w:ascii="Times New Roman" w:eastAsia="Times New Roman" w:hAnsi="Times New Roman"/>
                    <w:spacing w:val="-1"/>
                  </w:rPr>
                </w:rPrChange>
              </w:rPr>
              <w:t>(</w:t>
            </w:r>
            <w:proofErr w:type="spellStart"/>
            <w:r w:rsidRPr="004866BB">
              <w:rPr>
                <w:rFonts w:ascii="Arial" w:eastAsia="Times New Roman" w:hAnsi="Arial" w:cs="Arial"/>
                <w:spacing w:val="-1"/>
                <w:sz w:val="20"/>
                <w:szCs w:val="20"/>
                <w:rPrChange w:id="5069" w:author="Adelino Naquarta Sepalanga Domingos" w:date="2025-03-05T09:13:00Z" w16du:dateUtc="2025-03-05T08:13:00Z">
                  <w:rPr>
                    <w:rFonts w:ascii="Times New Roman" w:eastAsia="Times New Roman" w:hAnsi="Times New Roman"/>
                    <w:spacing w:val="-1"/>
                  </w:rPr>
                </w:rPrChange>
              </w:rPr>
              <w:t>SourceDocumentID</w:t>
            </w:r>
            <w:proofErr w:type="spellEnd"/>
            <w:r w:rsidRPr="004866BB">
              <w:rPr>
                <w:rFonts w:ascii="Arial" w:eastAsia="Times New Roman" w:hAnsi="Arial" w:cs="Arial"/>
                <w:spacing w:val="-1"/>
                <w:sz w:val="20"/>
                <w:szCs w:val="20"/>
                <w:rPrChange w:id="5070"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390C105" w14:textId="77777777" w:rsidR="003F3EDE" w:rsidRPr="004866BB" w:rsidRDefault="003F3EDE" w:rsidP="0025185C">
            <w:pPr>
              <w:rPr>
                <w:rFonts w:ascii="Arial" w:eastAsia="Times New Roman" w:hAnsi="Arial" w:cs="Arial"/>
                <w:spacing w:val="-1"/>
                <w:sz w:val="20"/>
                <w:szCs w:val="20"/>
                <w:rPrChange w:id="507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72" w:author="Adelino Naquarta Sepalanga Domingos" w:date="2025-03-05T09:13:00Z" w16du:dateUtc="2025-03-05T08:13:00Z">
                  <w:rPr>
                    <w:rFonts w:ascii="Times New Roman" w:eastAsia="Times New Roman" w:hAnsi="Times New Roman"/>
                    <w:spacing w:val="-1"/>
                  </w:rPr>
                </w:rPrChange>
              </w:rPr>
              <w:t>Deve ser indicado o tipo e número do documento comercial relacionado com esta linha.</w:t>
            </w:r>
          </w:p>
          <w:p w14:paraId="33499ED4" w14:textId="76A677B1" w:rsidR="003F3EDE" w:rsidRPr="004866BB" w:rsidRDefault="003F3EDE" w:rsidP="0025185C">
            <w:pPr>
              <w:rPr>
                <w:rFonts w:ascii="Arial" w:eastAsia="Times New Roman" w:hAnsi="Arial" w:cs="Arial"/>
                <w:spacing w:val="-1"/>
                <w:sz w:val="20"/>
                <w:szCs w:val="20"/>
                <w:rPrChange w:id="507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74" w:author="Adelino Naquarta Sepalanga Domingos" w:date="2025-03-05T09:13:00Z" w16du:dateUtc="2025-03-05T08:13:00Z">
                  <w:rPr>
                    <w:rFonts w:ascii="Times New Roman" w:eastAsia="Times New Roman" w:hAnsi="Times New Roman"/>
                    <w:spacing w:val="-1"/>
                  </w:rPr>
                </w:rPrChange>
              </w:rPr>
              <w:t>No caso d</w:t>
            </w:r>
            <w:ins w:id="5075" w:author="Adelino Naquarta Sepalanga Domingos" w:date="2025-03-05T09:15:00Z" w16du:dateUtc="2025-03-05T08:15:00Z">
              <w:r w:rsidR="004866BB">
                <w:rPr>
                  <w:rFonts w:ascii="Arial" w:eastAsia="Times New Roman" w:hAnsi="Arial" w:cs="Arial"/>
                  <w:spacing w:val="-1"/>
                  <w:sz w:val="20"/>
                  <w:szCs w:val="20"/>
                </w:rPr>
                <w:t xml:space="preserve">e </w:t>
              </w:r>
            </w:ins>
            <w:r w:rsidRPr="004866BB">
              <w:rPr>
                <w:rFonts w:ascii="Arial" w:eastAsia="Times New Roman" w:hAnsi="Arial" w:cs="Arial"/>
                <w:spacing w:val="-1"/>
                <w:sz w:val="20"/>
                <w:szCs w:val="20"/>
                <w:rPrChange w:id="5076" w:author="Adelino Naquarta Sepalanga Domingos" w:date="2025-03-05T09:13:00Z" w16du:dateUtc="2025-03-05T08:13:00Z">
                  <w:rPr>
                    <w:rFonts w:ascii="Times New Roman" w:eastAsia="Times New Roman" w:hAnsi="Times New Roman"/>
                    <w:spacing w:val="-1"/>
                  </w:rPr>
                </w:rPrChange>
              </w:rPr>
              <w:t>a aplicação ser integrada deve ser utilizada a estrutura de numeração do campo de origem.</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A5F05D5" w14:textId="77777777" w:rsidR="003F3EDE" w:rsidRPr="004866BB" w:rsidRDefault="003F3EDE" w:rsidP="0025185C">
            <w:pPr>
              <w:jc w:val="center"/>
              <w:rPr>
                <w:rFonts w:ascii="Arial" w:eastAsia="Times New Roman" w:hAnsi="Arial" w:cs="Arial"/>
                <w:spacing w:val="-1"/>
                <w:sz w:val="20"/>
                <w:szCs w:val="20"/>
                <w:rPrChange w:id="5077" w:author="Adelino Naquarta Sepalanga Domingos" w:date="2025-03-05T09:13:00Z" w16du:dateUtc="2025-03-05T08:13:00Z">
                  <w:rPr>
                    <w:rFonts w:ascii="Times New Roman" w:eastAsia="Times New Roman" w:hAnsi="Times New Roman"/>
                    <w:spacing w:val="-1"/>
                  </w:rPr>
                </w:rPrChange>
              </w:rPr>
            </w:pPr>
          </w:p>
          <w:p w14:paraId="1A6F758D" w14:textId="77777777" w:rsidR="003F3EDE" w:rsidRPr="004866BB" w:rsidRDefault="003F3EDE" w:rsidP="0025185C">
            <w:pPr>
              <w:jc w:val="center"/>
              <w:rPr>
                <w:rFonts w:ascii="Arial" w:eastAsia="Times New Roman" w:hAnsi="Arial" w:cs="Arial"/>
                <w:spacing w:val="-1"/>
                <w:sz w:val="20"/>
                <w:szCs w:val="20"/>
                <w:rPrChange w:id="5078" w:author="Adelino Naquarta Sepalanga Domingos" w:date="2025-03-05T09:13:00Z" w16du:dateUtc="2025-03-05T08:13:00Z">
                  <w:rPr>
                    <w:rFonts w:ascii="Times New Roman" w:eastAsia="Times New Roman" w:hAnsi="Times New Roman"/>
                    <w:spacing w:val="-1"/>
                  </w:rPr>
                </w:rPrChange>
              </w:rPr>
            </w:pPr>
          </w:p>
          <w:p w14:paraId="40FD6C67" w14:textId="77777777" w:rsidR="003F3EDE" w:rsidRPr="004866BB" w:rsidRDefault="003F3EDE" w:rsidP="0025185C">
            <w:pPr>
              <w:jc w:val="center"/>
              <w:rPr>
                <w:rFonts w:ascii="Arial" w:eastAsia="Times New Roman" w:hAnsi="Arial" w:cs="Arial"/>
                <w:spacing w:val="-1"/>
                <w:sz w:val="20"/>
                <w:szCs w:val="20"/>
                <w:rPrChange w:id="507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80" w:author="Adelino Naquarta Sepalanga Domingos" w:date="2025-03-05T09:13:00Z" w16du:dateUtc="2025-03-05T08:13:00Z">
                  <w:rPr>
                    <w:rFonts w:ascii="Times New Roman" w:eastAsia="Times New Roman" w:hAnsi="Times New Roman"/>
                    <w:spacing w:val="-1"/>
                  </w:rPr>
                </w:rPrChange>
              </w:rPr>
              <w:t>Texto 60</w:t>
            </w:r>
          </w:p>
        </w:tc>
      </w:tr>
      <w:tr w:rsidR="003F3EDE" w:rsidRPr="004866BB" w14:paraId="14C4F1B9" w14:textId="77777777" w:rsidTr="0025185C">
        <w:trPr>
          <w:trHeight w:val="963"/>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E65249" w14:textId="77777777" w:rsidR="003F3EDE" w:rsidRPr="004866BB" w:rsidRDefault="003F3EDE" w:rsidP="0025185C">
            <w:pPr>
              <w:jc w:val="center"/>
              <w:rPr>
                <w:rFonts w:ascii="Arial" w:eastAsia="Times New Roman" w:hAnsi="Arial" w:cs="Arial"/>
                <w:spacing w:val="-1"/>
                <w:sz w:val="20"/>
                <w:szCs w:val="20"/>
                <w:rPrChange w:id="508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82" w:author="Adelino Naquarta Sepalanga Domingos" w:date="2025-03-05T09:13:00Z" w16du:dateUtc="2025-03-05T08:13:00Z">
                  <w:rPr>
                    <w:rFonts w:ascii="Times New Roman" w:eastAsia="Times New Roman" w:hAnsi="Times New Roman"/>
                    <w:spacing w:val="-1"/>
                  </w:rPr>
                </w:rPrChange>
              </w:rPr>
              <w:t>3.4.3.11.2.4.</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3EFAD88" w14:textId="77777777" w:rsidR="003F3EDE" w:rsidRPr="004866BB" w:rsidRDefault="003F3EDE" w:rsidP="0025185C">
            <w:pPr>
              <w:jc w:val="center"/>
              <w:rPr>
                <w:rFonts w:ascii="Arial" w:eastAsia="Times New Roman" w:hAnsi="Arial" w:cs="Arial"/>
                <w:spacing w:val="-1"/>
                <w:sz w:val="20"/>
                <w:szCs w:val="20"/>
                <w:rPrChange w:id="508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84"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CE133A4" w14:textId="77777777" w:rsidR="003F3EDE" w:rsidRPr="004866BB" w:rsidRDefault="003F3EDE" w:rsidP="0025185C">
            <w:pPr>
              <w:rPr>
                <w:rFonts w:ascii="Arial" w:eastAsia="Times New Roman" w:hAnsi="Arial" w:cs="Arial"/>
                <w:spacing w:val="-1"/>
                <w:sz w:val="20"/>
                <w:szCs w:val="20"/>
                <w:rPrChange w:id="508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86" w:author="Adelino Naquarta Sepalanga Domingos" w:date="2025-03-05T09:13:00Z" w16du:dateUtc="2025-03-05T08:13:00Z">
                  <w:rPr>
                    <w:rFonts w:ascii="Times New Roman" w:eastAsia="Times New Roman" w:hAnsi="Times New Roman"/>
                    <w:spacing w:val="-1"/>
                  </w:rPr>
                </w:rPrChange>
              </w:rPr>
              <w:t>Data do registo do documento contabilístico (</w:t>
            </w:r>
            <w:proofErr w:type="spellStart"/>
            <w:r w:rsidRPr="004866BB">
              <w:rPr>
                <w:rFonts w:ascii="Arial" w:eastAsia="Times New Roman" w:hAnsi="Arial" w:cs="Arial"/>
                <w:spacing w:val="-1"/>
                <w:sz w:val="20"/>
                <w:szCs w:val="20"/>
                <w:rPrChange w:id="5087" w:author="Adelino Naquarta Sepalanga Domingos" w:date="2025-03-05T09:13:00Z" w16du:dateUtc="2025-03-05T08:13:00Z">
                  <w:rPr>
                    <w:rFonts w:ascii="Times New Roman" w:eastAsia="Times New Roman" w:hAnsi="Times New Roman"/>
                    <w:spacing w:val="-1"/>
                  </w:rPr>
                </w:rPrChange>
              </w:rPr>
              <w:t>System</w:t>
            </w:r>
            <w:proofErr w:type="spellEnd"/>
            <w:r w:rsidRPr="004866BB">
              <w:rPr>
                <w:rFonts w:ascii="Arial" w:eastAsia="Times New Roman" w:hAnsi="Arial" w:cs="Arial"/>
                <w:spacing w:val="-1"/>
                <w:sz w:val="20"/>
                <w:szCs w:val="20"/>
                <w:rPrChange w:id="5088" w:author="Adelino Naquarta Sepalanga Domingos" w:date="2025-03-05T09:13:00Z" w16du:dateUtc="2025-03-05T08:13:00Z">
                  <w:rPr>
                    <w:rFonts w:ascii="Times New Roman" w:eastAsia="Times New Roman" w:hAnsi="Times New Roman"/>
                    <w:spacing w:val="-1"/>
                  </w:rPr>
                </w:rPrChange>
              </w:rPr>
              <w:t xml:space="preserve"> </w:t>
            </w:r>
            <w:proofErr w:type="spellStart"/>
            <w:r w:rsidRPr="004866BB">
              <w:rPr>
                <w:rFonts w:ascii="Arial" w:eastAsia="Times New Roman" w:hAnsi="Arial" w:cs="Arial"/>
                <w:spacing w:val="-1"/>
                <w:sz w:val="20"/>
                <w:szCs w:val="20"/>
                <w:rPrChange w:id="5089" w:author="Adelino Naquarta Sepalanga Domingos" w:date="2025-03-05T09:13:00Z" w16du:dateUtc="2025-03-05T08:13:00Z">
                  <w:rPr>
                    <w:rFonts w:ascii="Times New Roman" w:eastAsia="Times New Roman" w:hAnsi="Times New Roman"/>
                    <w:spacing w:val="-1"/>
                  </w:rPr>
                </w:rPrChange>
              </w:rPr>
              <w:t>Entry</w:t>
            </w:r>
            <w:proofErr w:type="spellEnd"/>
            <w:r w:rsidRPr="004866BB">
              <w:rPr>
                <w:rFonts w:ascii="Arial" w:eastAsia="Times New Roman" w:hAnsi="Arial" w:cs="Arial"/>
                <w:spacing w:val="-1"/>
                <w:sz w:val="20"/>
                <w:szCs w:val="20"/>
                <w:rPrChange w:id="5090" w:author="Adelino Naquarta Sepalanga Domingos" w:date="2025-03-05T09:13:00Z" w16du:dateUtc="2025-03-05T08:13:00Z">
                  <w:rPr>
                    <w:rFonts w:ascii="Times New Roman" w:eastAsia="Times New Roman" w:hAnsi="Times New Roman"/>
                    <w:spacing w:val="-1"/>
                  </w:rPr>
                </w:rPrChange>
              </w:rPr>
              <w:t xml:space="preserve"> Date)</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686F085" w14:textId="77777777" w:rsidR="003F3EDE" w:rsidRPr="004866BB" w:rsidRDefault="003F3EDE" w:rsidP="0025185C">
            <w:pPr>
              <w:rPr>
                <w:rFonts w:ascii="Arial" w:eastAsia="Times New Roman" w:hAnsi="Arial" w:cs="Arial"/>
                <w:spacing w:val="-1"/>
                <w:sz w:val="20"/>
                <w:szCs w:val="20"/>
                <w:rPrChange w:id="509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92" w:author="Adelino Naquarta Sepalanga Domingos" w:date="2025-03-05T09:13:00Z" w16du:dateUtc="2025-03-05T08:13:00Z">
                  <w:rPr>
                    <w:rFonts w:ascii="Times New Roman" w:eastAsia="Times New Roman" w:hAnsi="Times New Roman"/>
                    <w:spacing w:val="-1"/>
                  </w:rPr>
                </w:rPrChange>
              </w:rPr>
              <w:t xml:space="preserve">Registo do movimento ao segundo. Tipo de data e hora: “AAAA-MM- </w:t>
            </w:r>
            <w:proofErr w:type="spellStart"/>
            <w:r w:rsidRPr="004866BB">
              <w:rPr>
                <w:rFonts w:ascii="Arial" w:eastAsia="Times New Roman" w:hAnsi="Arial" w:cs="Arial"/>
                <w:spacing w:val="-1"/>
                <w:sz w:val="20"/>
                <w:szCs w:val="20"/>
                <w:rPrChange w:id="5093" w:author="Adelino Naquarta Sepalanga Domingos" w:date="2025-03-05T09:13:00Z" w16du:dateUtc="2025-03-05T08:13:00Z">
                  <w:rPr>
                    <w:rFonts w:ascii="Times New Roman" w:eastAsia="Times New Roman" w:hAnsi="Times New Roman"/>
                    <w:spacing w:val="-1"/>
                  </w:rPr>
                </w:rPrChange>
              </w:rPr>
              <w:t>DDThh:</w:t>
            </w:r>
            <w:proofErr w:type="gramStart"/>
            <w:r w:rsidRPr="004866BB">
              <w:rPr>
                <w:rFonts w:ascii="Arial" w:eastAsia="Times New Roman" w:hAnsi="Arial" w:cs="Arial"/>
                <w:spacing w:val="-1"/>
                <w:sz w:val="20"/>
                <w:szCs w:val="20"/>
                <w:rPrChange w:id="5094" w:author="Adelino Naquarta Sepalanga Domingos" w:date="2025-03-05T09:13:00Z" w16du:dateUtc="2025-03-05T08:13:00Z">
                  <w:rPr>
                    <w:rFonts w:ascii="Times New Roman" w:eastAsia="Times New Roman" w:hAnsi="Times New Roman"/>
                    <w:spacing w:val="-1"/>
                  </w:rPr>
                </w:rPrChange>
              </w:rPr>
              <w:t>mm:ss</w:t>
            </w:r>
            <w:proofErr w:type="spellEnd"/>
            <w:proofErr w:type="gramEnd"/>
            <w:r w:rsidRPr="004866BB">
              <w:rPr>
                <w:rFonts w:ascii="Arial" w:eastAsia="Times New Roman" w:hAnsi="Arial" w:cs="Arial"/>
                <w:spacing w:val="-1"/>
                <w:sz w:val="20"/>
                <w:szCs w:val="20"/>
                <w:rPrChange w:id="5095" w:author="Adelino Naquarta Sepalanga Domingos" w:date="2025-03-05T09:13:00Z" w16du:dateUtc="2025-03-05T08:13: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1C60545" w14:textId="77777777" w:rsidR="003F3EDE" w:rsidRPr="004866BB" w:rsidRDefault="003F3EDE" w:rsidP="0025185C">
            <w:pPr>
              <w:jc w:val="center"/>
              <w:rPr>
                <w:rFonts w:ascii="Arial" w:eastAsia="Times New Roman" w:hAnsi="Arial" w:cs="Arial"/>
                <w:spacing w:val="-1"/>
                <w:sz w:val="20"/>
                <w:szCs w:val="20"/>
                <w:rPrChange w:id="509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97" w:author="Adelino Naquarta Sepalanga Domingos" w:date="2025-03-05T09:13:00Z" w16du:dateUtc="2025-03-05T08:13:00Z">
                  <w:rPr>
                    <w:rFonts w:ascii="Times New Roman" w:eastAsia="Times New Roman" w:hAnsi="Times New Roman"/>
                    <w:spacing w:val="-1"/>
                  </w:rPr>
                </w:rPrChange>
              </w:rPr>
              <w:t>Data e Hora</w:t>
            </w:r>
          </w:p>
        </w:tc>
      </w:tr>
      <w:tr w:rsidR="003F3EDE" w:rsidRPr="004866BB" w14:paraId="2076060D" w14:textId="77777777" w:rsidTr="0025185C">
        <w:trPr>
          <w:trHeight w:val="781"/>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7A0EE3" w14:textId="77777777" w:rsidR="003F3EDE" w:rsidRPr="004866BB" w:rsidRDefault="003F3EDE" w:rsidP="0025185C">
            <w:pPr>
              <w:jc w:val="center"/>
              <w:rPr>
                <w:rFonts w:ascii="Arial" w:eastAsia="Times New Roman" w:hAnsi="Arial" w:cs="Arial"/>
                <w:spacing w:val="-1"/>
                <w:sz w:val="20"/>
                <w:szCs w:val="20"/>
                <w:rPrChange w:id="509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099" w:author="Adelino Naquarta Sepalanga Domingos" w:date="2025-03-05T09:13:00Z" w16du:dateUtc="2025-03-05T08:13:00Z">
                  <w:rPr>
                    <w:rFonts w:ascii="Times New Roman" w:eastAsia="Times New Roman" w:hAnsi="Times New Roman"/>
                    <w:spacing w:val="-1"/>
                  </w:rPr>
                </w:rPrChange>
              </w:rPr>
              <w:t>3.4.3.11.2.5.</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99FBA5" w14:textId="77777777" w:rsidR="003F3EDE" w:rsidRPr="004866BB" w:rsidRDefault="003F3EDE" w:rsidP="0025185C">
            <w:pPr>
              <w:jc w:val="center"/>
              <w:rPr>
                <w:rFonts w:ascii="Arial" w:eastAsia="Times New Roman" w:hAnsi="Arial" w:cs="Arial"/>
                <w:spacing w:val="-1"/>
                <w:sz w:val="20"/>
                <w:szCs w:val="20"/>
                <w:rPrChange w:id="510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101"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57D955" w14:textId="77777777" w:rsidR="003F3EDE" w:rsidRPr="004866BB" w:rsidRDefault="003F3EDE" w:rsidP="0025185C">
            <w:pPr>
              <w:rPr>
                <w:rFonts w:ascii="Arial" w:eastAsia="Times New Roman" w:hAnsi="Arial" w:cs="Arial"/>
                <w:spacing w:val="-1"/>
                <w:sz w:val="20"/>
                <w:szCs w:val="20"/>
                <w:rPrChange w:id="510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103" w:author="Adelino Naquarta Sepalanga Domingos" w:date="2025-03-05T09:13:00Z" w16du:dateUtc="2025-03-05T08:13:00Z">
                  <w:rPr>
                    <w:rFonts w:ascii="Times New Roman" w:eastAsia="Times New Roman" w:hAnsi="Times New Roman"/>
                    <w:spacing w:val="-1"/>
                  </w:rPr>
                </w:rPrChange>
              </w:rPr>
              <w:t>Descrição da linha de documento (</w:t>
            </w:r>
            <w:proofErr w:type="spellStart"/>
            <w:r w:rsidRPr="004866BB">
              <w:rPr>
                <w:rFonts w:ascii="Arial" w:eastAsia="Times New Roman" w:hAnsi="Arial" w:cs="Arial"/>
                <w:spacing w:val="-1"/>
                <w:sz w:val="20"/>
                <w:szCs w:val="20"/>
                <w:rPrChange w:id="5104" w:author="Adelino Naquarta Sepalanga Domingos" w:date="2025-03-05T09:13:00Z" w16du:dateUtc="2025-03-05T08:13:00Z">
                  <w:rPr>
                    <w:rFonts w:ascii="Times New Roman" w:eastAsia="Times New Roman" w:hAnsi="Times New Roman"/>
                    <w:spacing w:val="-1"/>
                  </w:rPr>
                </w:rPrChange>
              </w:rPr>
              <w:t>Description</w:t>
            </w:r>
            <w:proofErr w:type="spellEnd"/>
            <w:r w:rsidRPr="004866BB">
              <w:rPr>
                <w:rFonts w:ascii="Arial" w:eastAsia="Times New Roman" w:hAnsi="Arial" w:cs="Arial"/>
                <w:spacing w:val="-1"/>
                <w:sz w:val="20"/>
                <w:szCs w:val="20"/>
                <w:rPrChange w:id="5105"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2397D67" w14:textId="77777777" w:rsidR="003F3EDE" w:rsidRPr="004866BB" w:rsidRDefault="003F3EDE" w:rsidP="0025185C">
            <w:pPr>
              <w:rPr>
                <w:rFonts w:ascii="Arial" w:eastAsia="Times New Roman" w:hAnsi="Arial" w:cs="Arial"/>
                <w:spacing w:val="-1"/>
                <w:sz w:val="20"/>
                <w:szCs w:val="20"/>
                <w:rPrChange w:id="5106"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8CA4FE" w14:textId="77777777" w:rsidR="003F3EDE" w:rsidRPr="004866BB" w:rsidRDefault="003F3EDE" w:rsidP="0025185C">
            <w:pPr>
              <w:jc w:val="center"/>
              <w:rPr>
                <w:rFonts w:ascii="Arial" w:eastAsia="Times New Roman" w:hAnsi="Arial" w:cs="Arial"/>
                <w:spacing w:val="-1"/>
                <w:sz w:val="20"/>
                <w:szCs w:val="20"/>
                <w:rPrChange w:id="510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108" w:author="Adelino Naquarta Sepalanga Domingos" w:date="2025-03-05T09:13:00Z" w16du:dateUtc="2025-03-05T08:13:00Z">
                  <w:rPr>
                    <w:rFonts w:ascii="Times New Roman" w:eastAsia="Times New Roman" w:hAnsi="Times New Roman"/>
                    <w:spacing w:val="-1"/>
                  </w:rPr>
                </w:rPrChange>
              </w:rPr>
              <w:t>Texto</w:t>
            </w:r>
          </w:p>
          <w:p w14:paraId="48A2968A" w14:textId="77777777" w:rsidR="003F3EDE" w:rsidRPr="004866BB" w:rsidRDefault="003F3EDE" w:rsidP="0025185C">
            <w:pPr>
              <w:jc w:val="center"/>
              <w:rPr>
                <w:rFonts w:ascii="Arial" w:eastAsia="Times New Roman" w:hAnsi="Arial" w:cs="Arial"/>
                <w:spacing w:val="-1"/>
                <w:sz w:val="20"/>
                <w:szCs w:val="20"/>
                <w:rPrChange w:id="510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110" w:author="Adelino Naquarta Sepalanga Domingos" w:date="2025-03-05T09:13:00Z" w16du:dateUtc="2025-03-05T08:13:00Z">
                  <w:rPr>
                    <w:rFonts w:ascii="Times New Roman" w:eastAsia="Times New Roman" w:hAnsi="Times New Roman"/>
                    <w:spacing w:val="-1"/>
                  </w:rPr>
                </w:rPrChange>
              </w:rPr>
              <w:t xml:space="preserve"> 200</w:t>
            </w:r>
          </w:p>
        </w:tc>
      </w:tr>
      <w:tr w:rsidR="003F3EDE" w:rsidRPr="004866BB" w14:paraId="443E4E1F" w14:textId="77777777" w:rsidTr="0025185C">
        <w:trPr>
          <w:trHeight w:val="28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D2D2FF" w14:textId="77777777" w:rsidR="003F3EDE" w:rsidRPr="004866BB" w:rsidRDefault="003F3EDE" w:rsidP="0025185C">
            <w:pPr>
              <w:jc w:val="center"/>
              <w:rPr>
                <w:rFonts w:ascii="Arial" w:eastAsia="Times New Roman" w:hAnsi="Arial" w:cs="Arial"/>
                <w:spacing w:val="-1"/>
                <w:sz w:val="20"/>
                <w:szCs w:val="20"/>
                <w:rPrChange w:id="511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112" w:author="Adelino Naquarta Sepalanga Domingos" w:date="2025-03-05T09:13:00Z" w16du:dateUtc="2025-03-05T08:13:00Z">
                  <w:rPr>
                    <w:rFonts w:ascii="Times New Roman" w:eastAsia="Times New Roman" w:hAnsi="Times New Roman"/>
                    <w:spacing w:val="-1"/>
                  </w:rPr>
                </w:rPrChange>
              </w:rPr>
              <w:t>3.4.3.11.2.6.</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F57C45" w14:textId="77777777" w:rsidR="003F3EDE" w:rsidRPr="004866BB" w:rsidRDefault="003F3EDE" w:rsidP="0025185C">
            <w:pPr>
              <w:jc w:val="center"/>
              <w:rPr>
                <w:rFonts w:ascii="Arial" w:eastAsia="Times New Roman" w:hAnsi="Arial" w:cs="Arial"/>
                <w:spacing w:val="-1"/>
                <w:sz w:val="20"/>
                <w:szCs w:val="20"/>
                <w:rPrChange w:id="511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114"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AD31D1" w14:textId="77777777" w:rsidR="003F3EDE" w:rsidRPr="004866BB" w:rsidRDefault="003F3EDE" w:rsidP="0025185C">
            <w:pPr>
              <w:rPr>
                <w:rFonts w:ascii="Arial" w:eastAsia="Times New Roman" w:hAnsi="Arial" w:cs="Arial"/>
                <w:spacing w:val="-1"/>
                <w:sz w:val="20"/>
                <w:szCs w:val="20"/>
                <w:rPrChange w:id="511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116" w:author="Adelino Naquarta Sepalanga Domingos" w:date="2025-03-05T09:13:00Z" w16du:dateUtc="2025-03-05T08:13:00Z">
                  <w:rPr>
                    <w:rFonts w:ascii="Times New Roman" w:eastAsia="Times New Roman" w:hAnsi="Times New Roman"/>
                    <w:spacing w:val="-1"/>
                  </w:rPr>
                </w:rPrChange>
              </w:rPr>
              <w:t>Valor a crédito (</w:t>
            </w:r>
            <w:proofErr w:type="spellStart"/>
            <w:r w:rsidRPr="004866BB">
              <w:rPr>
                <w:rFonts w:ascii="Arial" w:eastAsia="Times New Roman" w:hAnsi="Arial" w:cs="Arial"/>
                <w:spacing w:val="-1"/>
                <w:sz w:val="20"/>
                <w:szCs w:val="20"/>
                <w:rPrChange w:id="5117" w:author="Adelino Naquarta Sepalanga Domingos" w:date="2025-03-05T09:13:00Z" w16du:dateUtc="2025-03-05T08:13:00Z">
                  <w:rPr>
                    <w:rFonts w:ascii="Times New Roman" w:eastAsia="Times New Roman" w:hAnsi="Times New Roman"/>
                    <w:spacing w:val="-1"/>
                  </w:rPr>
                </w:rPrChange>
              </w:rPr>
              <w:t>CreditAmount</w:t>
            </w:r>
            <w:proofErr w:type="spellEnd"/>
            <w:r w:rsidRPr="004866BB">
              <w:rPr>
                <w:rFonts w:ascii="Arial" w:eastAsia="Times New Roman" w:hAnsi="Arial" w:cs="Arial"/>
                <w:spacing w:val="-1"/>
                <w:sz w:val="20"/>
                <w:szCs w:val="20"/>
                <w:rPrChange w:id="5118" w:author="Adelino Naquarta Sepalanga Domingos" w:date="2025-03-05T09:13:00Z" w16du:dateUtc="2025-03-05T08:13:00Z">
                  <w:rPr>
                    <w:rFonts w:ascii="Times New Roman" w:eastAsia="Times New Roman" w:hAnsi="Times New Roman"/>
                    <w:spacing w:val="-1"/>
                  </w:rPr>
                </w:rPrChange>
              </w:rPr>
              <w: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5CF518" w14:textId="77777777" w:rsidR="003F3EDE" w:rsidRPr="004866BB" w:rsidRDefault="003F3EDE" w:rsidP="0025185C">
            <w:pPr>
              <w:rPr>
                <w:rFonts w:ascii="Arial" w:eastAsia="Times New Roman" w:hAnsi="Arial" w:cs="Arial"/>
                <w:spacing w:val="-1"/>
                <w:sz w:val="20"/>
                <w:szCs w:val="20"/>
                <w:rPrChange w:id="5119"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336F37" w14:textId="77777777" w:rsidR="003F3EDE" w:rsidRPr="004866BB" w:rsidRDefault="003F3EDE" w:rsidP="0025185C">
            <w:pPr>
              <w:jc w:val="center"/>
              <w:rPr>
                <w:rFonts w:ascii="Arial" w:eastAsia="Times New Roman" w:hAnsi="Arial" w:cs="Arial"/>
                <w:spacing w:val="-1"/>
                <w:sz w:val="20"/>
                <w:szCs w:val="20"/>
                <w:rPrChange w:id="512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5121" w:author="Adelino Naquarta Sepalanga Domingos" w:date="2025-03-05T09:13:00Z" w16du:dateUtc="2025-03-05T08:13:00Z">
                  <w:rPr>
                    <w:rFonts w:ascii="Times New Roman" w:eastAsia="Times New Roman" w:hAnsi="Times New Roman"/>
                    <w:spacing w:val="-1"/>
                  </w:rPr>
                </w:rPrChange>
              </w:rPr>
              <w:t>Monetário</w:t>
            </w:r>
          </w:p>
        </w:tc>
      </w:tr>
    </w:tbl>
    <w:p w14:paraId="2547DD7F" w14:textId="77777777" w:rsidR="003F3EDE" w:rsidRPr="00691778" w:rsidRDefault="003F3EDE" w:rsidP="003F3EDE">
      <w:pPr>
        <w:spacing w:after="240" w:line="276" w:lineRule="auto"/>
        <w:ind w:right="228"/>
        <w:jc w:val="both"/>
        <w:rPr>
          <w:rFonts w:ascii="Arial" w:eastAsia="Microsoft JhengHei" w:hAnsi="Arial" w:cs="Arial"/>
          <w:szCs w:val="24"/>
          <w:rPrChange w:id="5122" w:author="Adelino Naquarta Sepalanga Domingos" w:date="2025-03-05T08:49:00Z" w16du:dateUtc="2025-03-05T07:49:00Z">
            <w:rPr>
              <w:rFonts w:ascii="Microsoft JhengHei" w:eastAsia="Microsoft JhengHei" w:hAnsi="Microsoft JhengHei" w:cstheme="minorHAnsi"/>
              <w:szCs w:val="24"/>
            </w:rPr>
          </w:rPrChange>
        </w:rPr>
      </w:pPr>
    </w:p>
    <w:p w14:paraId="510909A2" w14:textId="77777777" w:rsidR="003F3EDE" w:rsidRPr="00691778" w:rsidRDefault="003F3EDE" w:rsidP="003F3EDE">
      <w:pPr>
        <w:spacing w:after="240" w:line="276" w:lineRule="auto"/>
        <w:rPr>
          <w:rFonts w:ascii="Arial" w:eastAsia="Microsoft JhengHei" w:hAnsi="Arial" w:cs="Arial"/>
          <w:b/>
          <w:sz w:val="24"/>
          <w:szCs w:val="24"/>
          <w:rPrChange w:id="5123" w:author="Adelino Naquarta Sepalanga Domingos" w:date="2025-03-05T08:49:00Z" w16du:dateUtc="2025-03-05T07:49:00Z">
            <w:rPr>
              <w:rFonts w:ascii="Times New Roman" w:eastAsia="Microsoft JhengHei" w:hAnsi="Times New Roman" w:cs="Times New Roman"/>
              <w:b/>
              <w:sz w:val="24"/>
              <w:szCs w:val="24"/>
            </w:rPr>
          </w:rPrChange>
        </w:rPr>
      </w:pPr>
      <w:r w:rsidRPr="00691778">
        <w:rPr>
          <w:rFonts w:ascii="Arial" w:eastAsia="Microsoft JhengHei" w:hAnsi="Arial" w:cs="Arial"/>
          <w:b/>
          <w:sz w:val="24"/>
          <w:szCs w:val="24"/>
          <w:rPrChange w:id="5124" w:author="Adelino Naquarta Sepalanga Domingos" w:date="2025-03-05T08:49:00Z" w16du:dateUtc="2025-03-05T07:49:00Z">
            <w:rPr>
              <w:rFonts w:ascii="Times New Roman" w:eastAsia="Microsoft JhengHei" w:hAnsi="Times New Roman" w:cs="Times New Roman"/>
              <w:b/>
              <w:sz w:val="24"/>
              <w:szCs w:val="24"/>
            </w:rPr>
          </w:rPrChange>
        </w:rPr>
        <w:t>4 - Documentos comerciais (</w:t>
      </w:r>
      <w:proofErr w:type="spellStart"/>
      <w:r w:rsidRPr="00691778">
        <w:rPr>
          <w:rFonts w:ascii="Arial" w:eastAsia="Microsoft JhengHei" w:hAnsi="Arial" w:cs="Arial"/>
          <w:b/>
          <w:sz w:val="24"/>
          <w:szCs w:val="24"/>
          <w:rPrChange w:id="5125" w:author="Adelino Naquarta Sepalanga Domingos" w:date="2025-03-05T08:49:00Z" w16du:dateUtc="2025-03-05T07:49:00Z">
            <w:rPr>
              <w:rFonts w:ascii="Times New Roman" w:eastAsia="Microsoft JhengHei" w:hAnsi="Times New Roman" w:cs="Times New Roman"/>
              <w:b/>
              <w:sz w:val="24"/>
              <w:szCs w:val="24"/>
            </w:rPr>
          </w:rPrChange>
        </w:rPr>
        <w:t>SourceDocuments</w:t>
      </w:r>
      <w:proofErr w:type="spellEnd"/>
      <w:r w:rsidRPr="00691778">
        <w:rPr>
          <w:rFonts w:ascii="Arial" w:eastAsia="Microsoft JhengHei" w:hAnsi="Arial" w:cs="Arial"/>
          <w:b/>
          <w:sz w:val="24"/>
          <w:szCs w:val="24"/>
          <w:rPrChange w:id="5126" w:author="Adelino Naquarta Sepalanga Domingos" w:date="2025-03-05T08:49:00Z" w16du:dateUtc="2025-03-05T07:49:00Z">
            <w:rPr>
              <w:rFonts w:ascii="Times New Roman" w:eastAsia="Microsoft JhengHei" w:hAnsi="Times New Roman" w:cs="Times New Roman"/>
              <w:b/>
              <w:sz w:val="24"/>
              <w:szCs w:val="24"/>
            </w:rPr>
          </w:rPrChange>
        </w:rPr>
        <w:t>):</w:t>
      </w:r>
    </w:p>
    <w:p w14:paraId="62C3640A" w14:textId="77777777" w:rsidR="003F3EDE" w:rsidRPr="00691778" w:rsidRDefault="003F3EDE" w:rsidP="003F3EDE">
      <w:pPr>
        <w:spacing w:after="240" w:line="276" w:lineRule="auto"/>
        <w:jc w:val="both"/>
        <w:rPr>
          <w:rFonts w:ascii="Arial" w:eastAsia="Times New Roman" w:hAnsi="Arial" w:cs="Arial"/>
          <w:spacing w:val="-1"/>
          <w:sz w:val="24"/>
          <w:szCs w:val="24"/>
          <w:rPrChange w:id="5127"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5128" w:author="Adelino Naquarta Sepalanga Domingos" w:date="2025-03-05T08:49:00Z" w16du:dateUtc="2025-03-05T07:49:00Z">
            <w:rPr>
              <w:rFonts w:ascii="Times New Roman" w:eastAsia="Times New Roman" w:hAnsi="Times New Roman" w:cs="Times New Roman"/>
              <w:spacing w:val="-1"/>
              <w:sz w:val="24"/>
              <w:szCs w:val="24"/>
            </w:rPr>
          </w:rPrChange>
        </w:rPr>
        <w:t>Nestas tabelas não devem ser exportadas linhas sem relevância fiscal, designadamente descrições técnicas, instruções de montagem e condições de garantia.</w:t>
      </w:r>
    </w:p>
    <w:p w14:paraId="7CE1CBD0" w14:textId="77777777" w:rsidR="003F3EDE" w:rsidRPr="00691778" w:rsidRDefault="003F3EDE" w:rsidP="003F3EDE">
      <w:pPr>
        <w:spacing w:after="240" w:line="276" w:lineRule="auto"/>
        <w:jc w:val="both"/>
        <w:rPr>
          <w:rFonts w:ascii="Arial" w:eastAsia="Times New Roman" w:hAnsi="Arial" w:cs="Arial"/>
          <w:spacing w:val="-1"/>
          <w:sz w:val="24"/>
          <w:szCs w:val="24"/>
          <w:rPrChange w:id="5129"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5130" w:author="Adelino Naquarta Sepalanga Domingos" w:date="2025-03-05T08:49:00Z" w16du:dateUtc="2025-03-05T07:49:00Z">
            <w:rPr>
              <w:rFonts w:ascii="Times New Roman" w:eastAsia="Times New Roman" w:hAnsi="Times New Roman" w:cs="Times New Roman"/>
              <w:spacing w:val="-1"/>
              <w:sz w:val="24"/>
              <w:szCs w:val="24"/>
            </w:rPr>
          </w:rPrChange>
        </w:rPr>
        <w:t>O código interno do tipo de documento não pode ser utilizado em diferentes tipos de documento, independentemente da tabela em que deva ser exportado.</w:t>
      </w:r>
    </w:p>
    <w:p w14:paraId="7D54F840" w14:textId="77777777" w:rsidR="003F3EDE" w:rsidRPr="00691778" w:rsidRDefault="003F3EDE" w:rsidP="003F3EDE">
      <w:pPr>
        <w:spacing w:after="240" w:line="276" w:lineRule="auto"/>
        <w:jc w:val="both"/>
        <w:rPr>
          <w:rFonts w:ascii="Arial" w:eastAsia="Times New Roman" w:hAnsi="Arial" w:cs="Arial"/>
          <w:b/>
          <w:bCs/>
          <w:spacing w:val="-1"/>
          <w:sz w:val="24"/>
          <w:szCs w:val="24"/>
          <w:rPrChange w:id="5131" w:author="Adelino Naquarta Sepalanga Domingos" w:date="2025-03-05T08:49:00Z" w16du:dateUtc="2025-03-05T07:49:00Z">
            <w:rPr>
              <w:rFonts w:ascii="Times New Roman" w:eastAsia="Times New Roman" w:hAnsi="Times New Roman" w:cs="Times New Roman"/>
              <w:b/>
              <w:bCs/>
              <w:spacing w:val="-1"/>
              <w:sz w:val="24"/>
              <w:szCs w:val="24"/>
            </w:rPr>
          </w:rPrChange>
        </w:rPr>
      </w:pPr>
      <w:r w:rsidRPr="00691778">
        <w:rPr>
          <w:rFonts w:ascii="Arial" w:eastAsia="Times New Roman" w:hAnsi="Arial" w:cs="Arial"/>
          <w:b/>
          <w:bCs/>
          <w:spacing w:val="-1"/>
          <w:sz w:val="24"/>
          <w:szCs w:val="24"/>
          <w:rPrChange w:id="5132" w:author="Adelino Naquarta Sepalanga Domingos" w:date="2025-03-05T08:49:00Z" w16du:dateUtc="2025-03-05T07:49:00Z">
            <w:rPr>
              <w:rFonts w:ascii="Times New Roman" w:eastAsia="Times New Roman" w:hAnsi="Times New Roman" w:cs="Times New Roman"/>
              <w:b/>
              <w:bCs/>
              <w:spacing w:val="-1"/>
              <w:sz w:val="24"/>
              <w:szCs w:val="24"/>
            </w:rPr>
          </w:rPrChange>
        </w:rPr>
        <w:t>4.1– Documentos comerciais a clientes (</w:t>
      </w:r>
      <w:proofErr w:type="spellStart"/>
      <w:r w:rsidRPr="00691778">
        <w:rPr>
          <w:rFonts w:ascii="Arial" w:eastAsia="Times New Roman" w:hAnsi="Arial" w:cs="Arial"/>
          <w:b/>
          <w:bCs/>
          <w:spacing w:val="-1"/>
          <w:sz w:val="24"/>
          <w:szCs w:val="24"/>
          <w:rPrChange w:id="5133" w:author="Adelino Naquarta Sepalanga Domingos" w:date="2025-03-05T08:49:00Z" w16du:dateUtc="2025-03-05T07:49:00Z">
            <w:rPr>
              <w:rFonts w:ascii="Times New Roman" w:eastAsia="Times New Roman" w:hAnsi="Times New Roman" w:cs="Times New Roman"/>
              <w:b/>
              <w:bCs/>
              <w:spacing w:val="-1"/>
              <w:sz w:val="24"/>
              <w:szCs w:val="24"/>
            </w:rPr>
          </w:rPrChange>
        </w:rPr>
        <w:t>SalesInvoices</w:t>
      </w:r>
      <w:proofErr w:type="spellEnd"/>
      <w:r w:rsidRPr="00691778">
        <w:rPr>
          <w:rFonts w:ascii="Arial" w:eastAsia="Times New Roman" w:hAnsi="Arial" w:cs="Arial"/>
          <w:b/>
          <w:bCs/>
          <w:spacing w:val="-1"/>
          <w:sz w:val="24"/>
          <w:szCs w:val="24"/>
          <w:rPrChange w:id="5134" w:author="Adelino Naquarta Sepalanga Domingos" w:date="2025-03-05T08:49:00Z" w16du:dateUtc="2025-03-05T07:49:00Z">
            <w:rPr>
              <w:rFonts w:ascii="Times New Roman" w:eastAsia="Times New Roman" w:hAnsi="Times New Roman" w:cs="Times New Roman"/>
              <w:b/>
              <w:bCs/>
              <w:spacing w:val="-1"/>
              <w:sz w:val="24"/>
              <w:szCs w:val="24"/>
            </w:rPr>
          </w:rPrChange>
        </w:rPr>
        <w:t>).</w:t>
      </w:r>
    </w:p>
    <w:p w14:paraId="3FC49BAC" w14:textId="77777777" w:rsidR="003F3EDE" w:rsidRPr="00691778" w:rsidRDefault="003F3EDE" w:rsidP="003F3EDE">
      <w:pPr>
        <w:spacing w:after="240" w:line="276" w:lineRule="auto"/>
        <w:jc w:val="both"/>
        <w:rPr>
          <w:rFonts w:ascii="Arial" w:eastAsia="Times New Roman" w:hAnsi="Arial" w:cs="Arial"/>
          <w:spacing w:val="-1"/>
          <w:sz w:val="24"/>
          <w:szCs w:val="24"/>
          <w:rPrChange w:id="5135"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5136" w:author="Adelino Naquarta Sepalanga Domingos" w:date="2025-03-05T08:49:00Z" w16du:dateUtc="2025-03-05T07:49:00Z">
            <w:rPr>
              <w:rFonts w:ascii="Times New Roman" w:eastAsia="Times New Roman" w:hAnsi="Times New Roman" w:cs="Times New Roman"/>
              <w:spacing w:val="-1"/>
              <w:sz w:val="24"/>
              <w:szCs w:val="24"/>
            </w:rPr>
          </w:rPrChange>
        </w:rPr>
        <w:t xml:space="preserve">Devem constar nesta tabela todos os documentos de venda e </w:t>
      </w:r>
      <w:proofErr w:type="spellStart"/>
      <w:r w:rsidRPr="00691778">
        <w:rPr>
          <w:rFonts w:ascii="Arial" w:eastAsia="Times New Roman" w:hAnsi="Arial" w:cs="Arial"/>
          <w:spacing w:val="-1"/>
          <w:sz w:val="24"/>
          <w:szCs w:val="24"/>
          <w:rPrChange w:id="5137" w:author="Adelino Naquarta Sepalanga Domingos" w:date="2025-03-05T08:49:00Z" w16du:dateUtc="2025-03-05T07:49:00Z">
            <w:rPr>
              <w:rFonts w:ascii="Times New Roman" w:eastAsia="Times New Roman" w:hAnsi="Times New Roman" w:cs="Times New Roman"/>
              <w:spacing w:val="-1"/>
              <w:sz w:val="24"/>
              <w:szCs w:val="24"/>
            </w:rPr>
          </w:rPrChange>
        </w:rPr>
        <w:t>rectificativos</w:t>
      </w:r>
      <w:proofErr w:type="spellEnd"/>
      <w:r w:rsidRPr="00691778">
        <w:rPr>
          <w:rFonts w:ascii="Arial" w:eastAsia="Times New Roman" w:hAnsi="Arial" w:cs="Arial"/>
          <w:spacing w:val="-1"/>
          <w:sz w:val="24"/>
          <w:szCs w:val="24"/>
          <w:rPrChange w:id="5138" w:author="Adelino Naquarta Sepalanga Domingos" w:date="2025-03-05T08:49:00Z" w16du:dateUtc="2025-03-05T07:49:00Z">
            <w:rPr>
              <w:rFonts w:ascii="Times New Roman" w:eastAsia="Times New Roman" w:hAnsi="Times New Roman" w:cs="Times New Roman"/>
              <w:spacing w:val="-1"/>
              <w:sz w:val="24"/>
              <w:szCs w:val="24"/>
            </w:rPr>
          </w:rPrChange>
        </w:rPr>
        <w:t xml:space="preserve"> emitidos pela empresa, incluindo os documentos anulados, devidamente assinalados, para permitir verificar a sequencialidade da numeração dos documentos dentro de cada série documental, que deve ter uma numeração pelo menos anual.</w:t>
      </w:r>
    </w:p>
    <w:p w14:paraId="7494E907" w14:textId="7842AB28" w:rsidR="003F3EDE" w:rsidRPr="00691778" w:rsidRDefault="003F3EDE" w:rsidP="003F3EDE">
      <w:pPr>
        <w:widowControl w:val="0"/>
        <w:spacing w:after="0" w:line="276" w:lineRule="auto"/>
        <w:ind w:right="-142"/>
        <w:jc w:val="both"/>
        <w:rPr>
          <w:rFonts w:ascii="Arial" w:eastAsia="Times New Roman" w:hAnsi="Arial" w:cs="Arial"/>
          <w:spacing w:val="-1"/>
          <w:sz w:val="24"/>
          <w:szCs w:val="24"/>
          <w:rPrChange w:id="5139"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5140" w:author="Adelino Naquarta Sepalanga Domingos" w:date="2025-03-05T08:49:00Z" w16du:dateUtc="2025-03-05T07:49:00Z">
            <w:rPr>
              <w:rFonts w:ascii="Times New Roman" w:eastAsia="Times New Roman" w:hAnsi="Times New Roman" w:cs="Times New Roman"/>
              <w:spacing w:val="-1"/>
              <w:sz w:val="24"/>
              <w:szCs w:val="24"/>
            </w:rPr>
          </w:rPrChange>
        </w:rPr>
        <w:lastRenderedPageBreak/>
        <w:t>É possível a anulação de facturas emitidas através de programa de facturação validados pela AGT. Nestes casos, o Estado do Documento (</w:t>
      </w:r>
      <w:proofErr w:type="spellStart"/>
      <w:r w:rsidRPr="00691778">
        <w:rPr>
          <w:rFonts w:ascii="Arial" w:eastAsia="Times New Roman" w:hAnsi="Arial" w:cs="Arial"/>
          <w:spacing w:val="-1"/>
          <w:sz w:val="24"/>
          <w:szCs w:val="24"/>
          <w:rPrChange w:id="5141" w:author="Adelino Naquarta Sepalanga Domingos" w:date="2025-03-05T08:49:00Z" w16du:dateUtc="2025-03-05T07:49:00Z">
            <w:rPr>
              <w:rFonts w:ascii="Times New Roman" w:eastAsia="Times New Roman" w:hAnsi="Times New Roman" w:cs="Times New Roman"/>
              <w:spacing w:val="-1"/>
              <w:sz w:val="24"/>
              <w:szCs w:val="24"/>
            </w:rPr>
          </w:rPrChange>
        </w:rPr>
        <w:t>StatusInvoice</w:t>
      </w:r>
      <w:proofErr w:type="spellEnd"/>
      <w:r w:rsidRPr="00691778">
        <w:rPr>
          <w:rFonts w:ascii="Arial" w:eastAsia="Times New Roman" w:hAnsi="Arial" w:cs="Arial"/>
          <w:spacing w:val="-1"/>
          <w:sz w:val="24"/>
          <w:szCs w:val="24"/>
          <w:rPrChange w:id="5142" w:author="Adelino Naquarta Sepalanga Domingos" w:date="2025-03-05T08:49:00Z" w16du:dateUtc="2025-03-05T07:49:00Z">
            <w:rPr>
              <w:rFonts w:ascii="Times New Roman" w:eastAsia="Times New Roman" w:hAnsi="Times New Roman" w:cs="Times New Roman"/>
              <w:spacing w:val="-1"/>
              <w:sz w:val="24"/>
              <w:szCs w:val="24"/>
            </w:rPr>
          </w:rPrChange>
        </w:rPr>
        <w:t>) na estrutura dos ficheiros SAF-T AO é alterado de Normal “N” para Anulado “A”. Além disso, o software deve</w:t>
      </w:r>
      <w:del w:id="5143" w:author="Adelino Naquarta Sepalanga Domingos" w:date="2025-03-05T09:37:00Z" w16du:dateUtc="2025-03-05T08:37:00Z">
        <w:r w:rsidRPr="00691778" w:rsidDel="00B45277">
          <w:rPr>
            <w:rFonts w:ascii="Arial" w:eastAsia="Times New Roman" w:hAnsi="Arial" w:cs="Arial"/>
            <w:spacing w:val="-1"/>
            <w:sz w:val="24"/>
            <w:szCs w:val="24"/>
            <w:rPrChange w:id="5144" w:author="Adelino Naquarta Sepalanga Domingos" w:date="2025-03-05T08:49:00Z" w16du:dateUtc="2025-03-05T07:49:00Z">
              <w:rPr>
                <w:rFonts w:ascii="Times New Roman" w:eastAsia="Times New Roman" w:hAnsi="Times New Roman" w:cs="Times New Roman"/>
                <w:spacing w:val="-1"/>
                <w:sz w:val="24"/>
                <w:szCs w:val="24"/>
              </w:rPr>
            </w:rPrChange>
          </w:rPr>
          <w:delText>rá</w:delText>
        </w:r>
      </w:del>
      <w:r w:rsidRPr="00691778">
        <w:rPr>
          <w:rFonts w:ascii="Arial" w:eastAsia="Times New Roman" w:hAnsi="Arial" w:cs="Arial"/>
          <w:spacing w:val="-1"/>
          <w:sz w:val="24"/>
          <w:szCs w:val="24"/>
          <w:rPrChange w:id="5145" w:author="Adelino Naquarta Sepalanga Domingos" w:date="2025-03-05T08:49:00Z" w16du:dateUtc="2025-03-05T07:49:00Z">
            <w:rPr>
              <w:rFonts w:ascii="Times New Roman" w:eastAsia="Times New Roman" w:hAnsi="Times New Roman" w:cs="Times New Roman"/>
              <w:spacing w:val="-1"/>
              <w:sz w:val="24"/>
              <w:szCs w:val="24"/>
            </w:rPr>
          </w:rPrChange>
        </w:rPr>
        <w:t xml:space="preserve"> ser capaz de colocar uma marca de água com a menção de “Anulado” no momento de impressão ou reimpressão do documento. O software deve</w:t>
      </w:r>
      <w:del w:id="5146" w:author="Adelino Naquarta Sepalanga Domingos" w:date="2025-03-05T09:16:00Z" w16du:dateUtc="2025-03-05T08:16:00Z">
        <w:r w:rsidRPr="00691778" w:rsidDel="004866BB">
          <w:rPr>
            <w:rFonts w:ascii="Arial" w:eastAsia="Times New Roman" w:hAnsi="Arial" w:cs="Arial"/>
            <w:spacing w:val="-1"/>
            <w:sz w:val="24"/>
            <w:szCs w:val="24"/>
            <w:rPrChange w:id="5147" w:author="Adelino Naquarta Sepalanga Domingos" w:date="2025-03-05T08:49:00Z" w16du:dateUtc="2025-03-05T07:49:00Z">
              <w:rPr>
                <w:rFonts w:ascii="Times New Roman" w:eastAsia="Times New Roman" w:hAnsi="Times New Roman" w:cs="Times New Roman"/>
                <w:spacing w:val="-1"/>
                <w:sz w:val="24"/>
                <w:szCs w:val="24"/>
              </w:rPr>
            </w:rPrChange>
          </w:rPr>
          <w:delText>rá</w:delText>
        </w:r>
      </w:del>
      <w:r w:rsidRPr="00691778">
        <w:rPr>
          <w:rFonts w:ascii="Arial" w:eastAsia="Times New Roman" w:hAnsi="Arial" w:cs="Arial"/>
          <w:spacing w:val="-1"/>
          <w:sz w:val="24"/>
          <w:szCs w:val="24"/>
          <w:rPrChange w:id="5148" w:author="Adelino Naquarta Sepalanga Domingos" w:date="2025-03-05T08:49:00Z" w16du:dateUtc="2025-03-05T07:49:00Z">
            <w:rPr>
              <w:rFonts w:ascii="Times New Roman" w:eastAsia="Times New Roman" w:hAnsi="Times New Roman" w:cs="Times New Roman"/>
              <w:spacing w:val="-1"/>
              <w:sz w:val="24"/>
              <w:szCs w:val="24"/>
            </w:rPr>
          </w:rPrChange>
        </w:rPr>
        <w:t xml:space="preserve"> alertar o utilizador caso já tenha sido exportado o ficheiro SAF-T (AO) relativamente ao documento que se pretende anular.</w:t>
      </w:r>
    </w:p>
    <w:p w14:paraId="0FBC9FB1" w14:textId="77777777" w:rsidR="003F3EDE" w:rsidRPr="00691778" w:rsidRDefault="003F3EDE" w:rsidP="003F3EDE">
      <w:pPr>
        <w:pStyle w:val="PargrafodaLista"/>
        <w:widowControl w:val="0"/>
        <w:spacing w:after="0" w:line="276" w:lineRule="auto"/>
        <w:ind w:left="360" w:right="-568"/>
        <w:contextualSpacing w:val="0"/>
        <w:jc w:val="both"/>
        <w:rPr>
          <w:rFonts w:ascii="Arial" w:eastAsia="Times New Roman" w:hAnsi="Arial" w:cs="Arial"/>
          <w:spacing w:val="-1"/>
          <w:sz w:val="24"/>
          <w:szCs w:val="24"/>
          <w:rPrChange w:id="5149" w:author="Adelino Naquarta Sepalanga Domingos" w:date="2025-03-05T08:49:00Z" w16du:dateUtc="2025-03-05T07:49:00Z">
            <w:rPr>
              <w:rFonts w:ascii="Times New Roman" w:eastAsia="Times New Roman" w:hAnsi="Times New Roman" w:cs="Times New Roman"/>
              <w:spacing w:val="-1"/>
              <w:sz w:val="24"/>
              <w:szCs w:val="24"/>
            </w:rPr>
          </w:rPrChange>
        </w:rPr>
      </w:pPr>
    </w:p>
    <w:p w14:paraId="5246FD60" w14:textId="0AE88E52" w:rsidR="003F3EDE" w:rsidRPr="00691778" w:rsidRDefault="003F3EDE" w:rsidP="003F3EDE">
      <w:pPr>
        <w:pStyle w:val="PargrafodaLista"/>
        <w:widowControl w:val="0"/>
        <w:numPr>
          <w:ilvl w:val="1"/>
          <w:numId w:val="39"/>
        </w:numPr>
        <w:spacing w:after="0" w:line="276" w:lineRule="auto"/>
        <w:ind w:right="-142"/>
        <w:contextualSpacing w:val="0"/>
        <w:jc w:val="both"/>
        <w:rPr>
          <w:rFonts w:ascii="Arial" w:eastAsia="Times New Roman" w:hAnsi="Arial" w:cs="Arial"/>
          <w:spacing w:val="-1"/>
          <w:sz w:val="24"/>
          <w:szCs w:val="24"/>
          <w:rPrChange w:id="5150"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5151" w:author="Adelino Naquarta Sepalanga Domingos" w:date="2025-03-05T08:49:00Z" w16du:dateUtc="2025-03-05T07:49:00Z">
            <w:rPr>
              <w:rFonts w:ascii="Times New Roman" w:eastAsia="Times New Roman" w:hAnsi="Times New Roman" w:cs="Times New Roman"/>
              <w:spacing w:val="-1"/>
              <w:sz w:val="24"/>
              <w:szCs w:val="24"/>
            </w:rPr>
          </w:rPrChange>
        </w:rPr>
        <w:t>A anulação de facturas nas condições descritas no ponto 1 pode</w:t>
      </w:r>
      <w:del w:id="5152" w:author="Adelino Naquarta Sepalanga Domingos" w:date="2025-03-05T09:16:00Z" w16du:dateUtc="2025-03-05T08:16:00Z">
        <w:r w:rsidRPr="00691778" w:rsidDel="004866BB">
          <w:rPr>
            <w:rFonts w:ascii="Arial" w:eastAsia="Times New Roman" w:hAnsi="Arial" w:cs="Arial"/>
            <w:spacing w:val="-1"/>
            <w:sz w:val="24"/>
            <w:szCs w:val="24"/>
            <w:rPrChange w:id="5153" w:author="Adelino Naquarta Sepalanga Domingos" w:date="2025-03-05T08:49:00Z" w16du:dateUtc="2025-03-05T07:49:00Z">
              <w:rPr>
                <w:rFonts w:ascii="Times New Roman" w:eastAsia="Times New Roman" w:hAnsi="Times New Roman" w:cs="Times New Roman"/>
                <w:spacing w:val="-1"/>
                <w:sz w:val="24"/>
                <w:szCs w:val="24"/>
              </w:rPr>
            </w:rPrChange>
          </w:rPr>
          <w:delText>rá</w:delText>
        </w:r>
      </w:del>
      <w:r w:rsidRPr="00691778">
        <w:rPr>
          <w:rFonts w:ascii="Arial" w:eastAsia="Times New Roman" w:hAnsi="Arial" w:cs="Arial"/>
          <w:spacing w:val="-1"/>
          <w:sz w:val="24"/>
          <w:szCs w:val="24"/>
          <w:rPrChange w:id="5154" w:author="Adelino Naquarta Sepalanga Domingos" w:date="2025-03-05T08:49:00Z" w16du:dateUtc="2025-03-05T07:49:00Z">
            <w:rPr>
              <w:rFonts w:ascii="Times New Roman" w:eastAsia="Times New Roman" w:hAnsi="Times New Roman" w:cs="Times New Roman"/>
              <w:spacing w:val="-1"/>
              <w:sz w:val="24"/>
              <w:szCs w:val="24"/>
            </w:rPr>
          </w:rPrChange>
        </w:rPr>
        <w:t xml:space="preserve"> ser utilizada apenas para rectificação de dados de cabeçalho, tais como, engano no nome ou NIF do cliente, nos restantes casos em que h</w:t>
      </w:r>
      <w:del w:id="5155" w:author="Adelino Naquarta Sepalanga Domingos" w:date="2025-03-05T09:39:00Z" w16du:dateUtc="2025-03-05T08:39:00Z">
        <w:r w:rsidRPr="00691778" w:rsidDel="00B45277">
          <w:rPr>
            <w:rFonts w:ascii="Arial" w:eastAsia="Times New Roman" w:hAnsi="Arial" w:cs="Arial"/>
            <w:spacing w:val="-1"/>
            <w:sz w:val="24"/>
            <w:szCs w:val="24"/>
            <w:rPrChange w:id="5156" w:author="Adelino Naquarta Sepalanga Domingos" w:date="2025-03-05T08:49:00Z" w16du:dateUtc="2025-03-05T07:49:00Z">
              <w:rPr>
                <w:rFonts w:ascii="Times New Roman" w:eastAsia="Times New Roman" w:hAnsi="Times New Roman" w:cs="Times New Roman"/>
                <w:spacing w:val="-1"/>
                <w:sz w:val="24"/>
                <w:szCs w:val="24"/>
              </w:rPr>
            </w:rPrChange>
          </w:rPr>
          <w:delText>aver</w:delText>
        </w:r>
      </w:del>
      <w:r w:rsidRPr="00691778">
        <w:rPr>
          <w:rFonts w:ascii="Arial" w:eastAsia="Times New Roman" w:hAnsi="Arial" w:cs="Arial"/>
          <w:spacing w:val="-1"/>
          <w:sz w:val="24"/>
          <w:szCs w:val="24"/>
          <w:rPrChange w:id="5157" w:author="Adelino Naquarta Sepalanga Domingos" w:date="2025-03-05T08:49:00Z" w16du:dateUtc="2025-03-05T07:49:00Z">
            <w:rPr>
              <w:rFonts w:ascii="Times New Roman" w:eastAsia="Times New Roman" w:hAnsi="Times New Roman" w:cs="Times New Roman"/>
              <w:spacing w:val="-1"/>
              <w:sz w:val="24"/>
              <w:szCs w:val="24"/>
            </w:rPr>
          </w:rPrChange>
        </w:rPr>
        <w:t xml:space="preserve">á lugar a </w:t>
      </w:r>
      <w:proofErr w:type="spellStart"/>
      <w:r w:rsidRPr="00691778">
        <w:rPr>
          <w:rFonts w:ascii="Arial" w:eastAsia="Times New Roman" w:hAnsi="Arial" w:cs="Arial"/>
          <w:spacing w:val="-1"/>
          <w:sz w:val="24"/>
          <w:szCs w:val="24"/>
          <w:rPrChange w:id="5158" w:author="Adelino Naquarta Sepalanga Domingos" w:date="2025-03-05T08:49:00Z" w16du:dateUtc="2025-03-05T07:49:00Z">
            <w:rPr>
              <w:rFonts w:ascii="Times New Roman" w:eastAsia="Times New Roman" w:hAnsi="Times New Roman" w:cs="Times New Roman"/>
              <w:spacing w:val="-1"/>
              <w:sz w:val="24"/>
              <w:szCs w:val="24"/>
            </w:rPr>
          </w:rPrChange>
        </w:rPr>
        <w:t>rectificação</w:t>
      </w:r>
      <w:proofErr w:type="spellEnd"/>
      <w:r w:rsidRPr="00691778">
        <w:rPr>
          <w:rFonts w:ascii="Arial" w:eastAsia="Times New Roman" w:hAnsi="Arial" w:cs="Arial"/>
          <w:spacing w:val="-1"/>
          <w:sz w:val="24"/>
          <w:szCs w:val="24"/>
          <w:rPrChange w:id="5159" w:author="Adelino Naquarta Sepalanga Domingos" w:date="2025-03-05T08:49:00Z" w16du:dateUtc="2025-03-05T07:49:00Z">
            <w:rPr>
              <w:rFonts w:ascii="Times New Roman" w:eastAsia="Times New Roman" w:hAnsi="Times New Roman" w:cs="Times New Roman"/>
              <w:spacing w:val="-1"/>
              <w:sz w:val="24"/>
              <w:szCs w:val="24"/>
            </w:rPr>
          </w:rPrChange>
        </w:rPr>
        <w:t xml:space="preserve"> de valores deve ser emitida uma nota de crédito.</w:t>
      </w:r>
    </w:p>
    <w:p w14:paraId="08732EEF" w14:textId="77777777" w:rsidR="003F3EDE" w:rsidRPr="00691778" w:rsidRDefault="003F3EDE" w:rsidP="003F3EDE">
      <w:pPr>
        <w:pStyle w:val="PargrafodaLista"/>
        <w:widowControl w:val="0"/>
        <w:spacing w:after="0" w:line="276" w:lineRule="auto"/>
        <w:ind w:left="360" w:right="-142"/>
        <w:contextualSpacing w:val="0"/>
        <w:jc w:val="both"/>
        <w:rPr>
          <w:rFonts w:ascii="Arial" w:eastAsia="Times New Roman" w:hAnsi="Arial" w:cs="Arial"/>
          <w:spacing w:val="-1"/>
          <w:sz w:val="24"/>
          <w:szCs w:val="24"/>
          <w:rPrChange w:id="5160" w:author="Adelino Naquarta Sepalanga Domingos" w:date="2025-03-05T08:49:00Z" w16du:dateUtc="2025-03-05T07:49:00Z">
            <w:rPr>
              <w:rFonts w:ascii="Times New Roman" w:eastAsia="Times New Roman" w:hAnsi="Times New Roman" w:cs="Times New Roman"/>
              <w:spacing w:val="-1"/>
              <w:sz w:val="24"/>
              <w:szCs w:val="24"/>
            </w:rPr>
          </w:rPrChange>
        </w:rPr>
      </w:pPr>
    </w:p>
    <w:p w14:paraId="45DC3F3F" w14:textId="77777777" w:rsidR="003F3EDE" w:rsidRPr="00691778" w:rsidRDefault="003F3EDE" w:rsidP="003F3EDE">
      <w:pPr>
        <w:pStyle w:val="PargrafodaLista"/>
        <w:widowControl w:val="0"/>
        <w:numPr>
          <w:ilvl w:val="1"/>
          <w:numId w:val="39"/>
        </w:numPr>
        <w:spacing w:after="0" w:line="276" w:lineRule="auto"/>
        <w:ind w:right="-142"/>
        <w:contextualSpacing w:val="0"/>
        <w:jc w:val="both"/>
        <w:rPr>
          <w:rFonts w:ascii="Arial" w:eastAsia="Times New Roman" w:hAnsi="Arial" w:cs="Arial"/>
          <w:spacing w:val="-1"/>
          <w:sz w:val="24"/>
          <w:szCs w:val="24"/>
          <w:rPrChange w:id="5161"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5162" w:author="Adelino Naquarta Sepalanga Domingos" w:date="2025-03-05T08:49:00Z" w16du:dateUtc="2025-03-05T07:49:00Z">
            <w:rPr>
              <w:rFonts w:ascii="Times New Roman" w:eastAsia="Times New Roman" w:hAnsi="Times New Roman" w:cs="Times New Roman"/>
              <w:spacing w:val="-1"/>
              <w:sz w:val="24"/>
              <w:szCs w:val="24"/>
            </w:rPr>
          </w:rPrChange>
        </w:rPr>
        <w:t>Quando um documento adquire o estado "A" (anulado), se o documento tiver sido anulado pelo facto ser invalidamente emitido, o original do documento não pode em circunstância alguma ficar na posse do cliente, devendo ser mantido no arquivo do emitente.</w:t>
      </w:r>
    </w:p>
    <w:p w14:paraId="2D73251C" w14:textId="77777777" w:rsidR="003F3EDE" w:rsidRPr="00691778" w:rsidRDefault="003F3EDE" w:rsidP="003F3EDE">
      <w:pPr>
        <w:spacing w:after="240" w:line="276" w:lineRule="auto"/>
        <w:jc w:val="both"/>
        <w:rPr>
          <w:rFonts w:ascii="Arial" w:eastAsia="Microsoft JhengHei" w:hAnsi="Arial" w:cs="Arial"/>
          <w:rPrChange w:id="5163" w:author="Adelino Naquarta Sepalanga Domingos" w:date="2025-03-05T08:49:00Z" w16du:dateUtc="2025-03-05T07:49:00Z">
            <w:rPr>
              <w:rFonts w:ascii="Microsoft JhengHei" w:eastAsia="Microsoft JhengHei" w:hAnsi="Microsoft JhengHei" w:cstheme="minorHAnsi"/>
            </w:rPr>
          </w:rPrChange>
        </w:rPr>
      </w:pPr>
    </w:p>
    <w:tbl>
      <w:tblPr>
        <w:tblW w:w="11341" w:type="dxa"/>
        <w:tblInd w:w="-100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60"/>
        <w:gridCol w:w="1418"/>
        <w:gridCol w:w="3260"/>
        <w:gridCol w:w="3685"/>
        <w:gridCol w:w="1418"/>
      </w:tblGrid>
      <w:tr w:rsidR="003F3EDE" w:rsidRPr="004866BB" w14:paraId="60894DA5" w14:textId="77777777" w:rsidTr="0025185C">
        <w:trPr>
          <w:trHeight w:val="463"/>
          <w:tblHeader/>
        </w:trPr>
        <w:tc>
          <w:tcPr>
            <w:tcW w:w="156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3563791E" w14:textId="77777777" w:rsidR="003F3EDE" w:rsidRPr="004866BB" w:rsidRDefault="003F3EDE" w:rsidP="0025185C">
            <w:pPr>
              <w:widowControl w:val="0"/>
              <w:spacing w:after="0" w:line="240" w:lineRule="auto"/>
              <w:jc w:val="center"/>
              <w:rPr>
                <w:rFonts w:ascii="Arial" w:eastAsia="Times New Roman" w:hAnsi="Arial" w:cs="Arial"/>
                <w:b/>
                <w:bCs/>
                <w:spacing w:val="-1"/>
                <w:sz w:val="20"/>
                <w:szCs w:val="20"/>
                <w:rPrChange w:id="5164" w:author="Adelino Naquarta Sepalanga Domingos" w:date="2025-03-05T09:17:00Z" w16du:dateUtc="2025-03-05T08:17:00Z">
                  <w:rPr>
                    <w:rFonts w:ascii="Times New Roman" w:eastAsia="Times New Roman" w:hAnsi="Times New Roman"/>
                    <w:b/>
                    <w:bCs/>
                    <w:spacing w:val="-1"/>
                  </w:rPr>
                </w:rPrChange>
              </w:rPr>
            </w:pPr>
            <w:r w:rsidRPr="004866BB">
              <w:rPr>
                <w:rFonts w:ascii="Arial" w:eastAsia="Times New Roman" w:hAnsi="Arial" w:cs="Arial"/>
                <w:b/>
                <w:bCs/>
                <w:spacing w:val="-1"/>
                <w:sz w:val="20"/>
                <w:szCs w:val="20"/>
                <w:rPrChange w:id="5165" w:author="Adelino Naquarta Sepalanga Domingos" w:date="2025-03-05T09:17:00Z" w16du:dateUtc="2025-03-05T08:17:00Z">
                  <w:rPr>
                    <w:rFonts w:ascii="Times New Roman" w:eastAsia="Times New Roman" w:hAnsi="Times New Roman"/>
                    <w:b/>
                    <w:bCs/>
                    <w:spacing w:val="-1"/>
                  </w:rPr>
                </w:rPrChange>
              </w:rPr>
              <w:t>Índice do campo</w:t>
            </w:r>
          </w:p>
        </w:tc>
        <w:tc>
          <w:tcPr>
            <w:tcW w:w="141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42A347D" w14:textId="77777777" w:rsidR="003F3EDE" w:rsidRPr="004866BB" w:rsidRDefault="003F3EDE" w:rsidP="0025185C">
            <w:pPr>
              <w:widowControl w:val="0"/>
              <w:spacing w:after="0" w:line="240" w:lineRule="auto"/>
              <w:jc w:val="center"/>
              <w:rPr>
                <w:rFonts w:ascii="Arial" w:eastAsia="Times New Roman" w:hAnsi="Arial" w:cs="Arial"/>
                <w:b/>
                <w:bCs/>
                <w:spacing w:val="-1"/>
                <w:sz w:val="20"/>
                <w:szCs w:val="20"/>
                <w:rPrChange w:id="5166" w:author="Adelino Naquarta Sepalanga Domingos" w:date="2025-03-05T09:17:00Z" w16du:dateUtc="2025-03-05T08:17:00Z">
                  <w:rPr>
                    <w:rFonts w:ascii="Times New Roman" w:eastAsia="Times New Roman" w:hAnsi="Times New Roman"/>
                    <w:b/>
                    <w:bCs/>
                    <w:spacing w:val="-1"/>
                  </w:rPr>
                </w:rPrChange>
              </w:rPr>
            </w:pPr>
            <w:r w:rsidRPr="004866BB">
              <w:rPr>
                <w:rFonts w:ascii="Arial" w:eastAsia="Times New Roman" w:hAnsi="Arial" w:cs="Arial"/>
                <w:b/>
                <w:bCs/>
                <w:spacing w:val="-1"/>
                <w:sz w:val="20"/>
                <w:szCs w:val="20"/>
                <w:rPrChange w:id="5167" w:author="Adelino Naquarta Sepalanga Domingos" w:date="2025-03-05T09:17:00Z" w16du:dateUtc="2025-03-05T08:17:00Z">
                  <w:rPr>
                    <w:rFonts w:ascii="Times New Roman" w:eastAsia="Times New Roman" w:hAnsi="Times New Roman"/>
                    <w:b/>
                    <w:bCs/>
                    <w:spacing w:val="-1"/>
                  </w:rPr>
                </w:rPrChange>
              </w:rPr>
              <w:t>Obrigatório</w:t>
            </w:r>
          </w:p>
        </w:tc>
        <w:tc>
          <w:tcPr>
            <w:tcW w:w="326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22C68EB" w14:textId="77777777" w:rsidR="003F3EDE" w:rsidRPr="004866BB" w:rsidRDefault="003F3EDE" w:rsidP="0025185C">
            <w:pPr>
              <w:widowControl w:val="0"/>
              <w:spacing w:after="0" w:line="240" w:lineRule="auto"/>
              <w:jc w:val="center"/>
              <w:rPr>
                <w:rFonts w:ascii="Arial" w:eastAsia="Times New Roman" w:hAnsi="Arial" w:cs="Arial"/>
                <w:b/>
                <w:bCs/>
                <w:spacing w:val="-1"/>
                <w:sz w:val="20"/>
                <w:szCs w:val="20"/>
                <w:rPrChange w:id="5168" w:author="Adelino Naquarta Sepalanga Domingos" w:date="2025-03-05T09:17:00Z" w16du:dateUtc="2025-03-05T08:17:00Z">
                  <w:rPr>
                    <w:rFonts w:ascii="Times New Roman" w:eastAsia="Times New Roman" w:hAnsi="Times New Roman"/>
                    <w:b/>
                    <w:bCs/>
                    <w:spacing w:val="-1"/>
                  </w:rPr>
                </w:rPrChange>
              </w:rPr>
            </w:pPr>
            <w:r w:rsidRPr="004866BB">
              <w:rPr>
                <w:rFonts w:ascii="Arial" w:eastAsia="Times New Roman" w:hAnsi="Arial" w:cs="Arial"/>
                <w:b/>
                <w:bCs/>
                <w:spacing w:val="-1"/>
                <w:sz w:val="20"/>
                <w:szCs w:val="20"/>
                <w:rPrChange w:id="5169" w:author="Adelino Naquarta Sepalanga Domingos" w:date="2025-03-05T09:17:00Z" w16du:dateUtc="2025-03-05T08:17:00Z">
                  <w:rPr>
                    <w:rFonts w:ascii="Times New Roman" w:eastAsia="Times New Roman" w:hAnsi="Times New Roman"/>
                    <w:b/>
                    <w:bCs/>
                    <w:spacing w:val="-1"/>
                  </w:rPr>
                </w:rPrChange>
              </w:rPr>
              <w:t>Nome do campo</w:t>
            </w:r>
          </w:p>
        </w:tc>
        <w:tc>
          <w:tcPr>
            <w:tcW w:w="3685"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CC1BA1E" w14:textId="77777777" w:rsidR="003F3EDE" w:rsidRPr="004866BB" w:rsidRDefault="003F3EDE" w:rsidP="0025185C">
            <w:pPr>
              <w:widowControl w:val="0"/>
              <w:spacing w:after="0" w:line="240" w:lineRule="auto"/>
              <w:jc w:val="center"/>
              <w:rPr>
                <w:rFonts w:ascii="Arial" w:eastAsia="Times New Roman" w:hAnsi="Arial" w:cs="Arial"/>
                <w:b/>
                <w:bCs/>
                <w:spacing w:val="-1"/>
                <w:sz w:val="20"/>
                <w:szCs w:val="20"/>
                <w:rPrChange w:id="5170" w:author="Adelino Naquarta Sepalanga Domingos" w:date="2025-03-05T09:17:00Z" w16du:dateUtc="2025-03-05T08:17:00Z">
                  <w:rPr>
                    <w:rFonts w:ascii="Times New Roman" w:eastAsia="Times New Roman" w:hAnsi="Times New Roman"/>
                    <w:b/>
                    <w:bCs/>
                    <w:spacing w:val="-1"/>
                  </w:rPr>
                </w:rPrChange>
              </w:rPr>
            </w:pPr>
            <w:r w:rsidRPr="004866BB">
              <w:rPr>
                <w:rFonts w:ascii="Arial" w:eastAsia="Times New Roman" w:hAnsi="Arial" w:cs="Arial"/>
                <w:b/>
                <w:bCs/>
                <w:spacing w:val="-1"/>
                <w:sz w:val="20"/>
                <w:szCs w:val="20"/>
                <w:rPrChange w:id="5171" w:author="Adelino Naquarta Sepalanga Domingos" w:date="2025-03-05T09:17:00Z" w16du:dateUtc="2025-03-05T08:17:00Z">
                  <w:rPr>
                    <w:rFonts w:ascii="Times New Roman" w:eastAsia="Times New Roman" w:hAnsi="Times New Roman"/>
                    <w:b/>
                    <w:bCs/>
                    <w:spacing w:val="-1"/>
                  </w:rPr>
                </w:rPrChange>
              </w:rPr>
              <w:t>Notas técnicas</w:t>
            </w:r>
          </w:p>
        </w:tc>
        <w:tc>
          <w:tcPr>
            <w:tcW w:w="141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F0DD3F5" w14:textId="77777777" w:rsidR="003F3EDE" w:rsidRPr="004866BB" w:rsidRDefault="003F3EDE" w:rsidP="0025185C">
            <w:pPr>
              <w:widowControl w:val="0"/>
              <w:spacing w:after="0" w:line="240" w:lineRule="auto"/>
              <w:jc w:val="center"/>
              <w:rPr>
                <w:rFonts w:ascii="Arial" w:eastAsia="Times New Roman" w:hAnsi="Arial" w:cs="Arial"/>
                <w:b/>
                <w:bCs/>
                <w:spacing w:val="-1"/>
                <w:sz w:val="20"/>
                <w:szCs w:val="20"/>
                <w:rPrChange w:id="5172" w:author="Adelino Naquarta Sepalanga Domingos" w:date="2025-03-05T09:17:00Z" w16du:dateUtc="2025-03-05T08:17:00Z">
                  <w:rPr>
                    <w:rFonts w:ascii="Times New Roman" w:eastAsia="Times New Roman" w:hAnsi="Times New Roman"/>
                    <w:b/>
                    <w:bCs/>
                    <w:spacing w:val="-1"/>
                  </w:rPr>
                </w:rPrChange>
              </w:rPr>
            </w:pPr>
            <w:r w:rsidRPr="004866BB">
              <w:rPr>
                <w:rFonts w:ascii="Arial" w:eastAsia="Times New Roman" w:hAnsi="Arial" w:cs="Arial"/>
                <w:b/>
                <w:bCs/>
                <w:spacing w:val="-1"/>
                <w:sz w:val="20"/>
                <w:szCs w:val="20"/>
                <w:rPrChange w:id="5173" w:author="Adelino Naquarta Sepalanga Domingos" w:date="2025-03-05T09:17:00Z" w16du:dateUtc="2025-03-05T08:17:00Z">
                  <w:rPr>
                    <w:rFonts w:ascii="Times New Roman" w:eastAsia="Times New Roman" w:hAnsi="Times New Roman"/>
                    <w:b/>
                    <w:bCs/>
                    <w:spacing w:val="-1"/>
                  </w:rPr>
                </w:rPrChange>
              </w:rPr>
              <w:t>Formato</w:t>
            </w:r>
          </w:p>
        </w:tc>
      </w:tr>
      <w:tr w:rsidR="003F3EDE" w:rsidRPr="004866BB" w14:paraId="6D6847A3" w14:textId="77777777" w:rsidTr="0025185C">
        <w:trPr>
          <w:trHeight w:val="133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E74A583" w14:textId="77777777" w:rsidR="003F3EDE" w:rsidRPr="004866BB" w:rsidRDefault="003F3EDE" w:rsidP="0025185C">
            <w:pPr>
              <w:jc w:val="center"/>
              <w:rPr>
                <w:rFonts w:ascii="Arial" w:eastAsia="Times New Roman" w:hAnsi="Arial" w:cs="Arial"/>
                <w:spacing w:val="-1"/>
                <w:sz w:val="20"/>
                <w:szCs w:val="20"/>
                <w:rPrChange w:id="5174" w:author="Adelino Naquarta Sepalanga Domingos" w:date="2025-03-05T09:17:00Z" w16du:dateUtc="2025-03-05T08:17:00Z">
                  <w:rPr>
                    <w:rFonts w:ascii="Times New Roman" w:eastAsia="Times New Roman" w:hAnsi="Times New Roman"/>
                    <w:spacing w:val="-1"/>
                  </w:rPr>
                </w:rPrChange>
              </w:rPr>
            </w:pPr>
          </w:p>
          <w:p w14:paraId="2BFE3BA7" w14:textId="77777777" w:rsidR="003F3EDE" w:rsidRPr="004866BB" w:rsidRDefault="003F3EDE" w:rsidP="0025185C">
            <w:pPr>
              <w:jc w:val="center"/>
              <w:rPr>
                <w:rFonts w:ascii="Arial" w:eastAsia="Times New Roman" w:hAnsi="Arial" w:cs="Arial"/>
                <w:spacing w:val="-1"/>
                <w:sz w:val="20"/>
                <w:szCs w:val="20"/>
                <w:rPrChange w:id="517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76" w:author="Adelino Naquarta Sepalanga Domingos" w:date="2025-03-05T09:17:00Z" w16du:dateUtc="2025-03-05T08:17:00Z">
                  <w:rPr>
                    <w:rFonts w:ascii="Times New Roman" w:eastAsia="Times New Roman" w:hAnsi="Times New Roman"/>
                    <w:spacing w:val="-1"/>
                  </w:rPr>
                </w:rPrChange>
              </w:rPr>
              <w:t>4.1.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3433DD3" w14:textId="77777777" w:rsidR="003F3EDE" w:rsidRPr="004866BB" w:rsidRDefault="003F3EDE" w:rsidP="0025185C">
            <w:pPr>
              <w:jc w:val="center"/>
              <w:rPr>
                <w:rFonts w:ascii="Arial" w:eastAsia="Times New Roman" w:hAnsi="Arial" w:cs="Arial"/>
                <w:spacing w:val="-1"/>
                <w:sz w:val="20"/>
                <w:szCs w:val="20"/>
                <w:rPrChange w:id="5177"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A79E6B" w14:textId="77777777" w:rsidR="003F3EDE" w:rsidRPr="004866BB" w:rsidRDefault="003F3EDE" w:rsidP="0025185C">
            <w:pPr>
              <w:rPr>
                <w:rFonts w:ascii="Arial" w:eastAsia="Times New Roman" w:hAnsi="Arial" w:cs="Arial"/>
                <w:spacing w:val="-1"/>
                <w:sz w:val="20"/>
                <w:szCs w:val="20"/>
                <w:rPrChange w:id="517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79" w:author="Adelino Naquarta Sepalanga Domingos" w:date="2025-03-05T09:17:00Z" w16du:dateUtc="2025-03-05T08:17:00Z">
                  <w:rPr>
                    <w:rFonts w:ascii="Times New Roman" w:eastAsia="Times New Roman" w:hAnsi="Times New Roman"/>
                    <w:spacing w:val="-1"/>
                  </w:rPr>
                </w:rPrChange>
              </w:rPr>
              <w:t>Documentos comerciais a clientes (</w:t>
            </w:r>
            <w:proofErr w:type="spellStart"/>
            <w:r w:rsidRPr="004866BB">
              <w:rPr>
                <w:rFonts w:ascii="Arial" w:eastAsia="Times New Roman" w:hAnsi="Arial" w:cs="Arial"/>
                <w:spacing w:val="-1"/>
                <w:sz w:val="20"/>
                <w:szCs w:val="20"/>
                <w:rPrChange w:id="5180" w:author="Adelino Naquarta Sepalanga Domingos" w:date="2025-03-05T09:17:00Z" w16du:dateUtc="2025-03-05T08:17:00Z">
                  <w:rPr>
                    <w:rFonts w:ascii="Times New Roman" w:eastAsia="Times New Roman" w:hAnsi="Times New Roman"/>
                    <w:spacing w:val="-1"/>
                  </w:rPr>
                </w:rPrChange>
              </w:rPr>
              <w:t>SalesInvoices</w:t>
            </w:r>
            <w:proofErr w:type="spellEnd"/>
            <w:r w:rsidRPr="004866BB">
              <w:rPr>
                <w:rFonts w:ascii="Arial" w:eastAsia="Times New Roman" w:hAnsi="Arial" w:cs="Arial"/>
                <w:spacing w:val="-1"/>
                <w:sz w:val="20"/>
                <w:szCs w:val="20"/>
                <w:rPrChange w:id="5181"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7555C0" w14:textId="77777777" w:rsidR="003F3EDE" w:rsidRPr="004866BB" w:rsidRDefault="003F3EDE" w:rsidP="0025185C">
            <w:pPr>
              <w:rPr>
                <w:rFonts w:ascii="Arial" w:eastAsia="Times New Roman" w:hAnsi="Arial" w:cs="Arial"/>
                <w:spacing w:val="-1"/>
                <w:sz w:val="20"/>
                <w:szCs w:val="20"/>
                <w:rPrChange w:id="518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83" w:author="Adelino Naquarta Sepalanga Domingos" w:date="2025-03-05T09:17:00Z" w16du:dateUtc="2025-03-05T08:17:00Z">
                  <w:rPr>
                    <w:rFonts w:ascii="Times New Roman" w:eastAsia="Times New Roman" w:hAnsi="Times New Roman"/>
                    <w:spacing w:val="-1"/>
                  </w:rPr>
                </w:rPrChange>
              </w:rPr>
              <w:t>Devem ser exportados os documentos indicados no campo 4.1.4.8.</w:t>
            </w:r>
            <w:r w:rsidRPr="004866BB">
              <w:rPr>
                <w:rFonts w:ascii="Arial" w:eastAsia="Times New Roman" w:hAnsi="Arial" w:cs="Arial"/>
                <w:spacing w:val="-1"/>
                <w:sz w:val="20"/>
                <w:szCs w:val="20"/>
                <w:rPrChange w:id="5184" w:author="Adelino Naquarta Sepalanga Domingos" w:date="2025-03-05T09:17:00Z" w16du:dateUtc="2025-03-05T08:17:00Z">
                  <w:rPr>
                    <w:rFonts w:ascii="Times New Roman" w:eastAsia="Times New Roman" w:hAnsi="Times New Roman"/>
                    <w:spacing w:val="-1"/>
                  </w:rPr>
                </w:rPrChange>
              </w:rPr>
              <w:tab/>
            </w:r>
          </w:p>
          <w:p w14:paraId="2267694A" w14:textId="77777777" w:rsidR="003F3EDE" w:rsidRPr="004866BB" w:rsidRDefault="003F3EDE" w:rsidP="0025185C">
            <w:pPr>
              <w:rPr>
                <w:rFonts w:ascii="Arial" w:eastAsia="Times New Roman" w:hAnsi="Arial" w:cs="Arial"/>
                <w:spacing w:val="-1"/>
                <w:sz w:val="20"/>
                <w:szCs w:val="20"/>
                <w:rPrChange w:id="518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86" w:author="Adelino Naquarta Sepalanga Domingos" w:date="2025-03-05T09:17:00Z" w16du:dateUtc="2025-03-05T08:17:00Z">
                  <w:rPr>
                    <w:rFonts w:ascii="Times New Roman" w:eastAsia="Times New Roman" w:hAnsi="Times New Roman"/>
                    <w:spacing w:val="-1"/>
                  </w:rPr>
                </w:rPrChange>
              </w:rPr>
              <w:t>-Tipo de documento (</w:t>
            </w:r>
            <w:proofErr w:type="spellStart"/>
            <w:r w:rsidRPr="004866BB">
              <w:rPr>
                <w:rFonts w:ascii="Arial" w:eastAsia="Times New Roman" w:hAnsi="Arial" w:cs="Arial"/>
                <w:spacing w:val="-1"/>
                <w:sz w:val="20"/>
                <w:szCs w:val="20"/>
                <w:rPrChange w:id="5187" w:author="Adelino Naquarta Sepalanga Domingos" w:date="2025-03-05T09:17:00Z" w16du:dateUtc="2025-03-05T08:17:00Z">
                  <w:rPr>
                    <w:rFonts w:ascii="Times New Roman" w:eastAsia="Times New Roman" w:hAnsi="Times New Roman"/>
                    <w:spacing w:val="-1"/>
                  </w:rPr>
                </w:rPrChange>
              </w:rPr>
              <w:t>InvoiceType</w:t>
            </w:r>
            <w:proofErr w:type="spellEnd"/>
            <w:r w:rsidRPr="004866BB">
              <w:rPr>
                <w:rFonts w:ascii="Arial" w:eastAsia="Times New Roman" w:hAnsi="Arial" w:cs="Arial"/>
                <w:spacing w:val="-1"/>
                <w:sz w:val="20"/>
                <w:szCs w:val="20"/>
                <w:rPrChange w:id="5188"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43EFABF" w14:textId="77777777" w:rsidR="003F3EDE" w:rsidRPr="004866BB" w:rsidRDefault="003F3EDE" w:rsidP="0025185C">
            <w:pPr>
              <w:jc w:val="center"/>
              <w:rPr>
                <w:rFonts w:ascii="Arial" w:eastAsia="Times New Roman" w:hAnsi="Arial" w:cs="Arial"/>
                <w:spacing w:val="-1"/>
                <w:sz w:val="20"/>
                <w:szCs w:val="20"/>
                <w:rPrChange w:id="5189" w:author="Adelino Naquarta Sepalanga Domingos" w:date="2025-03-05T09:17:00Z" w16du:dateUtc="2025-03-05T08:17:00Z">
                  <w:rPr>
                    <w:rFonts w:ascii="Times New Roman" w:eastAsia="Times New Roman" w:hAnsi="Times New Roman"/>
                    <w:spacing w:val="-1"/>
                  </w:rPr>
                </w:rPrChange>
              </w:rPr>
            </w:pPr>
          </w:p>
          <w:p w14:paraId="2F265A70" w14:textId="77777777" w:rsidR="003F3EDE" w:rsidRPr="004866BB" w:rsidRDefault="003F3EDE" w:rsidP="0025185C">
            <w:pPr>
              <w:jc w:val="center"/>
              <w:rPr>
                <w:rFonts w:ascii="Arial" w:eastAsia="Times New Roman" w:hAnsi="Arial" w:cs="Arial"/>
                <w:spacing w:val="-1"/>
                <w:sz w:val="20"/>
                <w:szCs w:val="20"/>
                <w:rPrChange w:id="519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91"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2C98ED88" w14:textId="77777777" w:rsidTr="0025185C">
        <w:trPr>
          <w:trHeight w:val="141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9126F5" w14:textId="77777777" w:rsidR="003F3EDE" w:rsidRPr="004866BB" w:rsidRDefault="003F3EDE" w:rsidP="0025185C">
            <w:pPr>
              <w:jc w:val="center"/>
              <w:rPr>
                <w:rFonts w:ascii="Arial" w:eastAsia="Times New Roman" w:hAnsi="Arial" w:cs="Arial"/>
                <w:spacing w:val="-1"/>
                <w:sz w:val="20"/>
                <w:szCs w:val="20"/>
                <w:rPrChange w:id="5192" w:author="Adelino Naquarta Sepalanga Domingos" w:date="2025-03-05T09:17:00Z" w16du:dateUtc="2025-03-05T08:17:00Z">
                  <w:rPr>
                    <w:rFonts w:ascii="Times New Roman" w:eastAsia="Times New Roman" w:hAnsi="Times New Roman"/>
                    <w:spacing w:val="-1"/>
                  </w:rPr>
                </w:rPrChange>
              </w:rPr>
            </w:pPr>
          </w:p>
          <w:p w14:paraId="5F9070D3" w14:textId="77777777" w:rsidR="003F3EDE" w:rsidRPr="004866BB" w:rsidRDefault="003F3EDE" w:rsidP="0025185C">
            <w:pPr>
              <w:jc w:val="center"/>
              <w:rPr>
                <w:rFonts w:ascii="Arial" w:eastAsia="Times New Roman" w:hAnsi="Arial" w:cs="Arial"/>
                <w:spacing w:val="-1"/>
                <w:sz w:val="20"/>
                <w:szCs w:val="20"/>
                <w:rPrChange w:id="519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94" w:author="Adelino Naquarta Sepalanga Domingos" w:date="2025-03-05T09:17:00Z" w16du:dateUtc="2025-03-05T08:17:00Z">
                  <w:rPr>
                    <w:rFonts w:ascii="Times New Roman" w:eastAsia="Times New Roman" w:hAnsi="Times New Roman"/>
                    <w:spacing w:val="-1"/>
                  </w:rPr>
                </w:rPrChange>
              </w:rPr>
              <w:t>4.1.1.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345371A" w14:textId="77777777" w:rsidR="003F3EDE" w:rsidRPr="004866BB" w:rsidRDefault="003F3EDE" w:rsidP="0025185C">
            <w:pPr>
              <w:jc w:val="center"/>
              <w:rPr>
                <w:rFonts w:ascii="Arial" w:eastAsia="Times New Roman" w:hAnsi="Arial" w:cs="Arial"/>
                <w:spacing w:val="-1"/>
                <w:sz w:val="20"/>
                <w:szCs w:val="20"/>
                <w:rPrChange w:id="5195" w:author="Adelino Naquarta Sepalanga Domingos" w:date="2025-03-05T09:17:00Z" w16du:dateUtc="2025-03-05T08:17:00Z">
                  <w:rPr>
                    <w:rFonts w:ascii="Times New Roman" w:eastAsia="Times New Roman" w:hAnsi="Times New Roman"/>
                    <w:spacing w:val="-1"/>
                  </w:rPr>
                </w:rPrChange>
              </w:rPr>
            </w:pPr>
          </w:p>
          <w:p w14:paraId="515FC23A" w14:textId="77777777" w:rsidR="003F3EDE" w:rsidRPr="004866BB" w:rsidRDefault="003F3EDE" w:rsidP="0025185C">
            <w:pPr>
              <w:jc w:val="center"/>
              <w:rPr>
                <w:rFonts w:ascii="Arial" w:eastAsia="Times New Roman" w:hAnsi="Arial" w:cs="Arial"/>
                <w:spacing w:val="-1"/>
                <w:sz w:val="20"/>
                <w:szCs w:val="20"/>
                <w:rPrChange w:id="519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97"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1AB067B" w14:textId="77777777" w:rsidR="003F3EDE" w:rsidRPr="004866BB" w:rsidRDefault="003F3EDE" w:rsidP="0025185C">
            <w:pPr>
              <w:rPr>
                <w:rFonts w:ascii="Arial" w:eastAsia="Times New Roman" w:hAnsi="Arial" w:cs="Arial"/>
                <w:spacing w:val="-1"/>
                <w:sz w:val="20"/>
                <w:szCs w:val="20"/>
                <w:rPrChange w:id="519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99" w:author="Adelino Naquarta Sepalanga Domingos" w:date="2025-03-05T09:17:00Z" w16du:dateUtc="2025-03-05T08:17:00Z">
                  <w:rPr>
                    <w:rFonts w:ascii="Times New Roman" w:eastAsia="Times New Roman" w:hAnsi="Times New Roman"/>
                    <w:spacing w:val="-1"/>
                  </w:rPr>
                </w:rPrChange>
              </w:rPr>
              <w:t>Número de registos de documentos comerciais (</w:t>
            </w:r>
            <w:proofErr w:type="spellStart"/>
            <w:r w:rsidRPr="004866BB">
              <w:rPr>
                <w:rFonts w:ascii="Arial" w:eastAsia="Times New Roman" w:hAnsi="Arial" w:cs="Arial"/>
                <w:spacing w:val="-1"/>
                <w:sz w:val="20"/>
                <w:szCs w:val="20"/>
                <w:rPrChange w:id="5200" w:author="Adelino Naquarta Sepalanga Domingos" w:date="2025-03-05T09:17:00Z" w16du:dateUtc="2025-03-05T08:17:00Z">
                  <w:rPr>
                    <w:rFonts w:ascii="Times New Roman" w:eastAsia="Times New Roman" w:hAnsi="Times New Roman"/>
                    <w:spacing w:val="-1"/>
                  </w:rPr>
                </w:rPrChange>
              </w:rPr>
              <w:t>NumberOfEntries</w:t>
            </w:r>
            <w:proofErr w:type="spellEnd"/>
            <w:r w:rsidRPr="004866BB">
              <w:rPr>
                <w:rFonts w:ascii="Arial" w:eastAsia="Times New Roman" w:hAnsi="Arial" w:cs="Arial"/>
                <w:spacing w:val="-1"/>
                <w:sz w:val="20"/>
                <w:szCs w:val="20"/>
                <w:rPrChange w:id="5201"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9248D99" w14:textId="77777777" w:rsidR="003F3EDE" w:rsidRPr="004866BB" w:rsidRDefault="003F3EDE" w:rsidP="0025185C">
            <w:pPr>
              <w:rPr>
                <w:rFonts w:ascii="Arial" w:eastAsia="Times New Roman" w:hAnsi="Arial" w:cs="Arial"/>
                <w:spacing w:val="-1"/>
                <w:sz w:val="20"/>
                <w:szCs w:val="20"/>
                <w:rPrChange w:id="520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03" w:author="Adelino Naquarta Sepalanga Domingos" w:date="2025-03-05T09:17:00Z" w16du:dateUtc="2025-03-05T08:17:00Z">
                  <w:rPr>
                    <w:rFonts w:ascii="Times New Roman" w:eastAsia="Times New Roman" w:hAnsi="Times New Roman"/>
                    <w:spacing w:val="-1"/>
                  </w:rPr>
                </w:rPrChange>
              </w:rPr>
              <w:t>Deve conter o número total de documentos, incluindo os documentos cujo valor do campo 4.1.4.3.1. - Estado actual (</w:t>
            </w:r>
            <w:proofErr w:type="spellStart"/>
            <w:r w:rsidRPr="004866BB">
              <w:rPr>
                <w:rFonts w:ascii="Arial" w:eastAsia="Times New Roman" w:hAnsi="Arial" w:cs="Arial"/>
                <w:spacing w:val="-1"/>
                <w:sz w:val="20"/>
                <w:szCs w:val="20"/>
                <w:rPrChange w:id="5204" w:author="Adelino Naquarta Sepalanga Domingos" w:date="2025-03-05T09:17:00Z" w16du:dateUtc="2025-03-05T08:17:00Z">
                  <w:rPr>
                    <w:rFonts w:ascii="Times New Roman" w:eastAsia="Times New Roman" w:hAnsi="Times New Roman"/>
                    <w:spacing w:val="-1"/>
                  </w:rPr>
                </w:rPrChange>
              </w:rPr>
              <w:t>InvoiceStatus</w:t>
            </w:r>
            <w:proofErr w:type="spellEnd"/>
            <w:r w:rsidRPr="004866BB">
              <w:rPr>
                <w:rFonts w:ascii="Arial" w:eastAsia="Times New Roman" w:hAnsi="Arial" w:cs="Arial"/>
                <w:spacing w:val="-1"/>
                <w:sz w:val="20"/>
                <w:szCs w:val="20"/>
                <w:rPrChange w:id="5205" w:author="Adelino Naquarta Sepalanga Domingos" w:date="2025-03-05T09:17:00Z" w16du:dateUtc="2025-03-05T08:17:00Z">
                  <w:rPr>
                    <w:rFonts w:ascii="Times New Roman" w:eastAsia="Times New Roman" w:hAnsi="Times New Roman"/>
                    <w:spacing w:val="-1"/>
                  </w:rPr>
                </w:rPrChange>
              </w:rPr>
              <w:t>) seja do tipo “A”.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591C86" w14:textId="77777777" w:rsidR="003F3EDE" w:rsidRPr="004866BB" w:rsidRDefault="003F3EDE" w:rsidP="0025185C">
            <w:pPr>
              <w:jc w:val="center"/>
              <w:rPr>
                <w:rFonts w:ascii="Arial" w:eastAsia="Times New Roman" w:hAnsi="Arial" w:cs="Arial"/>
                <w:spacing w:val="-1"/>
                <w:sz w:val="20"/>
                <w:szCs w:val="20"/>
                <w:rPrChange w:id="5206" w:author="Adelino Naquarta Sepalanga Domingos" w:date="2025-03-05T09:17:00Z" w16du:dateUtc="2025-03-05T08:17:00Z">
                  <w:rPr>
                    <w:rFonts w:ascii="Times New Roman" w:eastAsia="Times New Roman" w:hAnsi="Times New Roman"/>
                    <w:spacing w:val="-1"/>
                  </w:rPr>
                </w:rPrChange>
              </w:rPr>
            </w:pPr>
          </w:p>
          <w:p w14:paraId="17A7F090" w14:textId="77777777" w:rsidR="003F3EDE" w:rsidRPr="004866BB" w:rsidRDefault="003F3EDE" w:rsidP="0025185C">
            <w:pPr>
              <w:jc w:val="center"/>
              <w:rPr>
                <w:rFonts w:ascii="Arial" w:eastAsia="Times New Roman" w:hAnsi="Arial" w:cs="Arial"/>
                <w:spacing w:val="-1"/>
                <w:sz w:val="20"/>
                <w:szCs w:val="20"/>
                <w:rPrChange w:id="5207" w:author="Adelino Naquarta Sepalanga Domingos" w:date="2025-03-05T09:17:00Z" w16du:dateUtc="2025-03-05T08:17:00Z">
                  <w:rPr>
                    <w:rFonts w:ascii="Times New Roman" w:eastAsia="Times New Roman" w:hAnsi="Times New Roman"/>
                    <w:spacing w:val="-1"/>
                  </w:rPr>
                </w:rPrChange>
              </w:rPr>
            </w:pPr>
          </w:p>
          <w:p w14:paraId="20C47A6A" w14:textId="77777777" w:rsidR="003F3EDE" w:rsidRPr="004866BB" w:rsidRDefault="003F3EDE" w:rsidP="0025185C">
            <w:pPr>
              <w:jc w:val="center"/>
              <w:rPr>
                <w:rFonts w:ascii="Arial" w:eastAsia="Times New Roman" w:hAnsi="Arial" w:cs="Arial"/>
                <w:spacing w:val="-1"/>
                <w:sz w:val="20"/>
                <w:szCs w:val="20"/>
                <w:rPrChange w:id="520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09" w:author="Adelino Naquarta Sepalanga Domingos" w:date="2025-03-05T09:17:00Z" w16du:dateUtc="2025-03-05T08:17:00Z">
                  <w:rPr>
                    <w:rFonts w:ascii="Times New Roman" w:eastAsia="Times New Roman" w:hAnsi="Times New Roman"/>
                    <w:spacing w:val="-1"/>
                  </w:rPr>
                </w:rPrChange>
              </w:rPr>
              <w:t>Inteiro</w:t>
            </w:r>
          </w:p>
        </w:tc>
      </w:tr>
      <w:tr w:rsidR="003F3EDE" w:rsidRPr="004866BB" w14:paraId="306F4CA4" w14:textId="77777777" w:rsidTr="0025185C">
        <w:trPr>
          <w:trHeight w:val="212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1DD36A7" w14:textId="77777777" w:rsidR="003F3EDE" w:rsidRPr="004866BB" w:rsidRDefault="003F3EDE" w:rsidP="0025185C">
            <w:pPr>
              <w:jc w:val="center"/>
              <w:rPr>
                <w:rFonts w:ascii="Arial" w:eastAsia="Times New Roman" w:hAnsi="Arial" w:cs="Arial"/>
                <w:spacing w:val="-1"/>
                <w:sz w:val="20"/>
                <w:szCs w:val="20"/>
                <w:rPrChange w:id="5210" w:author="Adelino Naquarta Sepalanga Domingos" w:date="2025-03-05T09:17:00Z" w16du:dateUtc="2025-03-05T08:17:00Z">
                  <w:rPr>
                    <w:rFonts w:ascii="Times New Roman" w:eastAsia="Times New Roman" w:hAnsi="Times New Roman"/>
                    <w:spacing w:val="-1"/>
                  </w:rPr>
                </w:rPrChange>
              </w:rPr>
            </w:pPr>
          </w:p>
          <w:p w14:paraId="1E8659A5" w14:textId="77777777" w:rsidR="003F3EDE" w:rsidRPr="004866BB" w:rsidRDefault="003F3EDE" w:rsidP="0025185C">
            <w:pPr>
              <w:jc w:val="center"/>
              <w:rPr>
                <w:rFonts w:ascii="Arial" w:eastAsia="Times New Roman" w:hAnsi="Arial" w:cs="Arial"/>
                <w:spacing w:val="-1"/>
                <w:sz w:val="20"/>
                <w:szCs w:val="20"/>
                <w:rPrChange w:id="5211" w:author="Adelino Naquarta Sepalanga Domingos" w:date="2025-03-05T09:17:00Z" w16du:dateUtc="2025-03-05T08:17:00Z">
                  <w:rPr>
                    <w:rFonts w:ascii="Times New Roman" w:eastAsia="Times New Roman" w:hAnsi="Times New Roman"/>
                    <w:spacing w:val="-1"/>
                  </w:rPr>
                </w:rPrChange>
              </w:rPr>
            </w:pPr>
          </w:p>
          <w:p w14:paraId="2329D288" w14:textId="77777777" w:rsidR="003F3EDE" w:rsidRPr="004866BB" w:rsidRDefault="003F3EDE" w:rsidP="0025185C">
            <w:pPr>
              <w:jc w:val="center"/>
              <w:rPr>
                <w:rFonts w:ascii="Arial" w:eastAsia="Times New Roman" w:hAnsi="Arial" w:cs="Arial"/>
                <w:spacing w:val="-1"/>
                <w:sz w:val="20"/>
                <w:szCs w:val="20"/>
                <w:rPrChange w:id="52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13" w:author="Adelino Naquarta Sepalanga Domingos" w:date="2025-03-05T09:17:00Z" w16du:dateUtc="2025-03-05T08:17:00Z">
                  <w:rPr>
                    <w:rFonts w:ascii="Times New Roman" w:eastAsia="Times New Roman" w:hAnsi="Times New Roman"/>
                    <w:spacing w:val="-1"/>
                  </w:rPr>
                </w:rPrChange>
              </w:rPr>
              <w:t>4.1.2.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67E6FBE" w14:textId="77777777" w:rsidR="003F3EDE" w:rsidRPr="004866BB" w:rsidRDefault="003F3EDE" w:rsidP="0025185C">
            <w:pPr>
              <w:jc w:val="center"/>
              <w:rPr>
                <w:rFonts w:ascii="Arial" w:eastAsia="Times New Roman" w:hAnsi="Arial" w:cs="Arial"/>
                <w:spacing w:val="-1"/>
                <w:sz w:val="20"/>
                <w:szCs w:val="20"/>
                <w:rPrChange w:id="5214" w:author="Adelino Naquarta Sepalanga Domingos" w:date="2025-03-05T09:17:00Z" w16du:dateUtc="2025-03-05T08:17:00Z">
                  <w:rPr>
                    <w:rFonts w:ascii="Times New Roman" w:eastAsia="Times New Roman" w:hAnsi="Times New Roman"/>
                    <w:spacing w:val="-1"/>
                  </w:rPr>
                </w:rPrChange>
              </w:rPr>
            </w:pPr>
          </w:p>
          <w:p w14:paraId="0B9198AE" w14:textId="77777777" w:rsidR="003F3EDE" w:rsidRPr="004866BB" w:rsidRDefault="003F3EDE" w:rsidP="0025185C">
            <w:pPr>
              <w:jc w:val="center"/>
              <w:rPr>
                <w:rFonts w:ascii="Arial" w:eastAsia="Times New Roman" w:hAnsi="Arial" w:cs="Arial"/>
                <w:spacing w:val="-1"/>
                <w:sz w:val="20"/>
                <w:szCs w:val="20"/>
                <w:rPrChange w:id="5215" w:author="Adelino Naquarta Sepalanga Domingos" w:date="2025-03-05T09:17:00Z" w16du:dateUtc="2025-03-05T08:17:00Z">
                  <w:rPr>
                    <w:rFonts w:ascii="Times New Roman" w:eastAsia="Times New Roman" w:hAnsi="Times New Roman"/>
                    <w:spacing w:val="-1"/>
                  </w:rPr>
                </w:rPrChange>
              </w:rPr>
            </w:pPr>
          </w:p>
          <w:p w14:paraId="6B9AF7B7" w14:textId="77777777" w:rsidR="003F3EDE" w:rsidRPr="004866BB" w:rsidRDefault="003F3EDE" w:rsidP="0025185C">
            <w:pPr>
              <w:jc w:val="center"/>
              <w:rPr>
                <w:rFonts w:ascii="Arial" w:eastAsia="Times New Roman" w:hAnsi="Arial" w:cs="Arial"/>
                <w:spacing w:val="-1"/>
                <w:sz w:val="20"/>
                <w:szCs w:val="20"/>
                <w:rPrChange w:id="521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17"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1E23A3" w14:textId="77777777" w:rsidR="003F3EDE" w:rsidRPr="004866BB" w:rsidRDefault="003F3EDE" w:rsidP="0025185C">
            <w:pPr>
              <w:rPr>
                <w:rFonts w:ascii="Arial" w:eastAsia="Times New Roman" w:hAnsi="Arial" w:cs="Arial"/>
                <w:spacing w:val="-1"/>
                <w:sz w:val="20"/>
                <w:szCs w:val="20"/>
                <w:rPrChange w:id="5218" w:author="Adelino Naquarta Sepalanga Domingos" w:date="2025-03-05T09:17:00Z" w16du:dateUtc="2025-03-05T08:17:00Z">
                  <w:rPr>
                    <w:rFonts w:ascii="Times New Roman" w:eastAsia="Times New Roman" w:hAnsi="Times New Roman"/>
                    <w:spacing w:val="-1"/>
                  </w:rPr>
                </w:rPrChange>
              </w:rPr>
            </w:pPr>
          </w:p>
          <w:p w14:paraId="2649FD4E" w14:textId="77777777" w:rsidR="003F3EDE" w:rsidRPr="004866BB" w:rsidRDefault="003F3EDE" w:rsidP="0025185C">
            <w:pPr>
              <w:rPr>
                <w:rFonts w:ascii="Arial" w:eastAsia="Times New Roman" w:hAnsi="Arial" w:cs="Arial"/>
                <w:spacing w:val="-1"/>
                <w:sz w:val="20"/>
                <w:szCs w:val="20"/>
                <w:rPrChange w:id="5219" w:author="Adelino Naquarta Sepalanga Domingos" w:date="2025-03-05T09:17:00Z" w16du:dateUtc="2025-03-05T08:17:00Z">
                  <w:rPr>
                    <w:rFonts w:ascii="Times New Roman" w:eastAsia="Times New Roman" w:hAnsi="Times New Roman"/>
                    <w:spacing w:val="-1"/>
                  </w:rPr>
                </w:rPrChange>
              </w:rPr>
            </w:pPr>
          </w:p>
          <w:p w14:paraId="7F87720C" w14:textId="77777777" w:rsidR="003F3EDE" w:rsidRPr="004866BB" w:rsidRDefault="003F3EDE" w:rsidP="0025185C">
            <w:pPr>
              <w:rPr>
                <w:rFonts w:ascii="Arial" w:eastAsia="Times New Roman" w:hAnsi="Arial" w:cs="Arial"/>
                <w:spacing w:val="-1"/>
                <w:sz w:val="20"/>
                <w:szCs w:val="20"/>
                <w:rPrChange w:id="522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21" w:author="Adelino Naquarta Sepalanga Domingos" w:date="2025-03-05T09:17:00Z" w16du:dateUtc="2025-03-05T08:17:00Z">
                  <w:rPr>
                    <w:rFonts w:ascii="Times New Roman" w:eastAsia="Times New Roman" w:hAnsi="Times New Roman"/>
                    <w:spacing w:val="-1"/>
                  </w:rPr>
                </w:rPrChange>
              </w:rPr>
              <w:t>Total dos débitos (</w:t>
            </w:r>
            <w:proofErr w:type="spellStart"/>
            <w:r w:rsidRPr="004866BB">
              <w:rPr>
                <w:rFonts w:ascii="Arial" w:eastAsia="Times New Roman" w:hAnsi="Arial" w:cs="Arial"/>
                <w:spacing w:val="-1"/>
                <w:sz w:val="20"/>
                <w:szCs w:val="20"/>
                <w:rPrChange w:id="5222" w:author="Adelino Naquarta Sepalanga Domingos" w:date="2025-03-05T09:17:00Z" w16du:dateUtc="2025-03-05T08:17:00Z">
                  <w:rPr>
                    <w:rFonts w:ascii="Times New Roman" w:eastAsia="Times New Roman" w:hAnsi="Times New Roman"/>
                    <w:spacing w:val="-1"/>
                  </w:rPr>
                </w:rPrChange>
              </w:rPr>
              <w:t>TotalDebit</w:t>
            </w:r>
            <w:proofErr w:type="spellEnd"/>
            <w:r w:rsidRPr="004866BB">
              <w:rPr>
                <w:rFonts w:ascii="Arial" w:eastAsia="Times New Roman" w:hAnsi="Arial" w:cs="Arial"/>
                <w:spacing w:val="-1"/>
                <w:sz w:val="20"/>
                <w:szCs w:val="20"/>
                <w:rPrChange w:id="5223"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2F38F7" w14:textId="77777777" w:rsidR="003F3EDE" w:rsidRPr="004866BB" w:rsidRDefault="003F3EDE" w:rsidP="0025185C">
            <w:pPr>
              <w:rPr>
                <w:rFonts w:ascii="Arial" w:eastAsia="Times New Roman" w:hAnsi="Arial" w:cs="Arial"/>
                <w:spacing w:val="-1"/>
                <w:sz w:val="20"/>
                <w:szCs w:val="20"/>
                <w:rPrChange w:id="522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25" w:author="Adelino Naquarta Sepalanga Domingos" w:date="2025-03-05T09:17:00Z" w16du:dateUtc="2025-03-05T08:17:00Z">
                  <w:rPr>
                    <w:rFonts w:ascii="Times New Roman" w:eastAsia="Times New Roman" w:hAnsi="Times New Roman"/>
                    <w:spacing w:val="-1"/>
                  </w:rPr>
                </w:rPrChange>
              </w:rPr>
              <w:t>Deve conter a soma de controlo do campo 4.1.4.19.13. – Valor a débito (</w:t>
            </w:r>
            <w:proofErr w:type="spellStart"/>
            <w:r w:rsidRPr="004866BB">
              <w:rPr>
                <w:rFonts w:ascii="Arial" w:eastAsia="Times New Roman" w:hAnsi="Arial" w:cs="Arial"/>
                <w:spacing w:val="-1"/>
                <w:sz w:val="20"/>
                <w:szCs w:val="20"/>
                <w:rPrChange w:id="5226" w:author="Adelino Naquarta Sepalanga Domingos" w:date="2025-03-05T09:17:00Z" w16du:dateUtc="2025-03-05T08:17:00Z">
                  <w:rPr>
                    <w:rFonts w:ascii="Times New Roman" w:eastAsia="Times New Roman" w:hAnsi="Times New Roman"/>
                    <w:spacing w:val="-1"/>
                  </w:rPr>
                </w:rPrChange>
              </w:rPr>
              <w:t>DebitAmount</w:t>
            </w:r>
            <w:proofErr w:type="spellEnd"/>
            <w:r w:rsidRPr="004866BB">
              <w:rPr>
                <w:rFonts w:ascii="Arial" w:eastAsia="Times New Roman" w:hAnsi="Arial" w:cs="Arial"/>
                <w:spacing w:val="-1"/>
                <w:sz w:val="20"/>
                <w:szCs w:val="20"/>
                <w:rPrChange w:id="5227" w:author="Adelino Naquarta Sepalanga Domingos" w:date="2025-03-05T09:17:00Z" w16du:dateUtc="2025-03-05T08:17:00Z">
                  <w:rPr>
                    <w:rFonts w:ascii="Times New Roman" w:eastAsia="Times New Roman" w:hAnsi="Times New Roman"/>
                    <w:spacing w:val="-1"/>
                  </w:rPr>
                </w:rPrChange>
              </w:rPr>
              <w:t>), dela excluindo os documentos em que o campo</w:t>
            </w:r>
          </w:p>
          <w:p w14:paraId="50A8FFEC" w14:textId="77777777" w:rsidR="003F3EDE" w:rsidRPr="004866BB" w:rsidRDefault="003F3EDE" w:rsidP="0025185C">
            <w:pPr>
              <w:rPr>
                <w:rFonts w:ascii="Arial" w:eastAsia="Times New Roman" w:hAnsi="Arial" w:cs="Arial"/>
                <w:spacing w:val="-1"/>
                <w:sz w:val="20"/>
                <w:szCs w:val="20"/>
                <w:rPrChange w:id="522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29" w:author="Adelino Naquarta Sepalanga Domingos" w:date="2025-03-05T09:17:00Z" w16du:dateUtc="2025-03-05T08:17:00Z">
                  <w:rPr>
                    <w:rFonts w:ascii="Times New Roman" w:eastAsia="Times New Roman" w:hAnsi="Times New Roman"/>
                    <w:spacing w:val="-1"/>
                  </w:rPr>
                </w:rPrChange>
              </w:rPr>
              <w:t>4.1.4.3.1. – Estado actual do documento (</w:t>
            </w:r>
            <w:proofErr w:type="spellStart"/>
            <w:r w:rsidRPr="004866BB">
              <w:rPr>
                <w:rFonts w:ascii="Arial" w:eastAsia="Times New Roman" w:hAnsi="Arial" w:cs="Arial"/>
                <w:spacing w:val="-1"/>
                <w:sz w:val="20"/>
                <w:szCs w:val="20"/>
                <w:rPrChange w:id="5230" w:author="Adelino Naquarta Sepalanga Domingos" w:date="2025-03-05T09:17:00Z" w16du:dateUtc="2025-03-05T08:17:00Z">
                  <w:rPr>
                    <w:rFonts w:ascii="Times New Roman" w:eastAsia="Times New Roman" w:hAnsi="Times New Roman"/>
                    <w:spacing w:val="-1"/>
                  </w:rPr>
                </w:rPrChange>
              </w:rPr>
              <w:t>InvoiceStatus</w:t>
            </w:r>
            <w:proofErr w:type="spellEnd"/>
            <w:r w:rsidRPr="004866BB">
              <w:rPr>
                <w:rFonts w:ascii="Arial" w:eastAsia="Times New Roman" w:hAnsi="Arial" w:cs="Arial"/>
                <w:spacing w:val="-1"/>
                <w:sz w:val="20"/>
                <w:szCs w:val="20"/>
                <w:rPrChange w:id="5231" w:author="Adelino Naquarta Sepalanga Domingos" w:date="2025-03-05T09:17:00Z" w16du:dateUtc="2025-03-05T08:17:00Z">
                  <w:rPr>
                    <w:rFonts w:ascii="Times New Roman" w:eastAsia="Times New Roman" w:hAnsi="Times New Roman"/>
                    <w:spacing w:val="-1"/>
                  </w:rPr>
                </w:rPrChange>
              </w:rPr>
              <w:t>) seja do tipo “A”.</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E6ED04E" w14:textId="77777777" w:rsidR="003F3EDE" w:rsidRPr="004866BB" w:rsidRDefault="003F3EDE" w:rsidP="0025185C">
            <w:pPr>
              <w:jc w:val="center"/>
              <w:rPr>
                <w:rFonts w:ascii="Arial" w:eastAsia="Times New Roman" w:hAnsi="Arial" w:cs="Arial"/>
                <w:spacing w:val="-1"/>
                <w:sz w:val="20"/>
                <w:szCs w:val="20"/>
                <w:rPrChange w:id="5232" w:author="Adelino Naquarta Sepalanga Domingos" w:date="2025-03-05T09:17:00Z" w16du:dateUtc="2025-03-05T08:17:00Z">
                  <w:rPr>
                    <w:rFonts w:ascii="Times New Roman" w:eastAsia="Times New Roman" w:hAnsi="Times New Roman"/>
                    <w:spacing w:val="-1"/>
                  </w:rPr>
                </w:rPrChange>
              </w:rPr>
            </w:pPr>
          </w:p>
          <w:p w14:paraId="7C3A3CCA" w14:textId="77777777" w:rsidR="003F3EDE" w:rsidRPr="004866BB" w:rsidRDefault="003F3EDE" w:rsidP="0025185C">
            <w:pPr>
              <w:jc w:val="center"/>
              <w:rPr>
                <w:rFonts w:ascii="Arial" w:eastAsia="Times New Roman" w:hAnsi="Arial" w:cs="Arial"/>
                <w:spacing w:val="-1"/>
                <w:sz w:val="20"/>
                <w:szCs w:val="20"/>
                <w:rPrChange w:id="5233" w:author="Adelino Naquarta Sepalanga Domingos" w:date="2025-03-05T09:17:00Z" w16du:dateUtc="2025-03-05T08:17:00Z">
                  <w:rPr>
                    <w:rFonts w:ascii="Times New Roman" w:eastAsia="Times New Roman" w:hAnsi="Times New Roman"/>
                    <w:spacing w:val="-1"/>
                  </w:rPr>
                </w:rPrChange>
              </w:rPr>
            </w:pPr>
          </w:p>
          <w:p w14:paraId="613B0658" w14:textId="77777777" w:rsidR="003F3EDE" w:rsidRPr="004866BB" w:rsidRDefault="003F3EDE" w:rsidP="0025185C">
            <w:pPr>
              <w:jc w:val="center"/>
              <w:rPr>
                <w:rFonts w:ascii="Arial" w:eastAsia="Times New Roman" w:hAnsi="Arial" w:cs="Arial"/>
                <w:spacing w:val="-1"/>
                <w:sz w:val="20"/>
                <w:szCs w:val="20"/>
                <w:rPrChange w:id="523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35"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12C901FE"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DBEDEB" w14:textId="77777777" w:rsidR="003F3EDE" w:rsidRPr="004866BB" w:rsidRDefault="003F3EDE" w:rsidP="0025185C">
            <w:pPr>
              <w:jc w:val="center"/>
              <w:rPr>
                <w:rFonts w:ascii="Arial" w:eastAsia="Times New Roman" w:hAnsi="Arial" w:cs="Arial"/>
                <w:spacing w:val="-1"/>
                <w:sz w:val="20"/>
                <w:szCs w:val="20"/>
                <w:rPrChange w:id="5236" w:author="Adelino Naquarta Sepalanga Domingos" w:date="2025-03-05T09:17:00Z" w16du:dateUtc="2025-03-05T08:17:00Z">
                  <w:rPr>
                    <w:rFonts w:ascii="Times New Roman" w:eastAsia="Times New Roman" w:hAnsi="Times New Roman"/>
                    <w:spacing w:val="-1"/>
                  </w:rPr>
                </w:rPrChange>
              </w:rPr>
            </w:pPr>
          </w:p>
          <w:p w14:paraId="68432F01" w14:textId="77777777" w:rsidR="003F3EDE" w:rsidRPr="004866BB" w:rsidRDefault="003F3EDE" w:rsidP="0025185C">
            <w:pPr>
              <w:jc w:val="center"/>
              <w:rPr>
                <w:rFonts w:ascii="Arial" w:eastAsia="Times New Roman" w:hAnsi="Arial" w:cs="Arial"/>
                <w:spacing w:val="-1"/>
                <w:sz w:val="20"/>
                <w:szCs w:val="20"/>
                <w:rPrChange w:id="5237" w:author="Adelino Naquarta Sepalanga Domingos" w:date="2025-03-05T09:17:00Z" w16du:dateUtc="2025-03-05T08:17:00Z">
                  <w:rPr>
                    <w:rFonts w:ascii="Times New Roman" w:eastAsia="Times New Roman" w:hAnsi="Times New Roman"/>
                    <w:spacing w:val="-1"/>
                  </w:rPr>
                </w:rPrChange>
              </w:rPr>
            </w:pPr>
          </w:p>
          <w:p w14:paraId="746F2302" w14:textId="77777777" w:rsidR="003F3EDE" w:rsidRPr="004866BB" w:rsidRDefault="003F3EDE" w:rsidP="0025185C">
            <w:pPr>
              <w:jc w:val="center"/>
              <w:rPr>
                <w:rFonts w:ascii="Arial" w:eastAsia="Times New Roman" w:hAnsi="Arial" w:cs="Arial"/>
                <w:spacing w:val="-1"/>
                <w:sz w:val="20"/>
                <w:szCs w:val="20"/>
                <w:rPrChange w:id="523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39" w:author="Adelino Naquarta Sepalanga Domingos" w:date="2025-03-05T09:17:00Z" w16du:dateUtc="2025-03-05T08:17:00Z">
                  <w:rPr>
                    <w:rFonts w:ascii="Times New Roman" w:eastAsia="Times New Roman" w:hAnsi="Times New Roman"/>
                    <w:spacing w:val="-1"/>
                  </w:rPr>
                </w:rPrChange>
              </w:rPr>
              <w:t>4.1.3.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9F0846" w14:textId="77777777" w:rsidR="003F3EDE" w:rsidRPr="004866BB" w:rsidRDefault="003F3EDE" w:rsidP="0025185C">
            <w:pPr>
              <w:jc w:val="center"/>
              <w:rPr>
                <w:rFonts w:ascii="Arial" w:eastAsia="Times New Roman" w:hAnsi="Arial" w:cs="Arial"/>
                <w:spacing w:val="-1"/>
                <w:sz w:val="20"/>
                <w:szCs w:val="20"/>
                <w:rPrChange w:id="5240" w:author="Adelino Naquarta Sepalanga Domingos" w:date="2025-03-05T09:17:00Z" w16du:dateUtc="2025-03-05T08:17:00Z">
                  <w:rPr>
                    <w:rFonts w:ascii="Times New Roman" w:eastAsia="Times New Roman" w:hAnsi="Times New Roman"/>
                    <w:spacing w:val="-1"/>
                  </w:rPr>
                </w:rPrChange>
              </w:rPr>
            </w:pPr>
          </w:p>
          <w:p w14:paraId="7E0D4BB4" w14:textId="77777777" w:rsidR="003F3EDE" w:rsidRPr="004866BB" w:rsidRDefault="003F3EDE" w:rsidP="0025185C">
            <w:pPr>
              <w:jc w:val="center"/>
              <w:rPr>
                <w:rFonts w:ascii="Arial" w:eastAsia="Times New Roman" w:hAnsi="Arial" w:cs="Arial"/>
                <w:spacing w:val="-1"/>
                <w:sz w:val="20"/>
                <w:szCs w:val="20"/>
                <w:rPrChange w:id="5241" w:author="Adelino Naquarta Sepalanga Domingos" w:date="2025-03-05T09:17:00Z" w16du:dateUtc="2025-03-05T08:17:00Z">
                  <w:rPr>
                    <w:rFonts w:ascii="Times New Roman" w:eastAsia="Times New Roman" w:hAnsi="Times New Roman"/>
                    <w:spacing w:val="-1"/>
                  </w:rPr>
                </w:rPrChange>
              </w:rPr>
            </w:pPr>
          </w:p>
          <w:p w14:paraId="5F1E3645" w14:textId="77777777" w:rsidR="003F3EDE" w:rsidRPr="004866BB" w:rsidRDefault="003F3EDE" w:rsidP="0025185C">
            <w:pPr>
              <w:jc w:val="center"/>
              <w:rPr>
                <w:rFonts w:ascii="Arial" w:eastAsia="Times New Roman" w:hAnsi="Arial" w:cs="Arial"/>
                <w:spacing w:val="-1"/>
                <w:sz w:val="20"/>
                <w:szCs w:val="20"/>
                <w:rPrChange w:id="524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4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514D4E7" w14:textId="77777777" w:rsidR="003F3EDE" w:rsidRPr="004866BB" w:rsidRDefault="003F3EDE" w:rsidP="0025185C">
            <w:pPr>
              <w:rPr>
                <w:rFonts w:ascii="Arial" w:eastAsia="Times New Roman" w:hAnsi="Arial" w:cs="Arial"/>
                <w:spacing w:val="-1"/>
                <w:sz w:val="20"/>
                <w:szCs w:val="20"/>
                <w:rPrChange w:id="5244" w:author="Adelino Naquarta Sepalanga Domingos" w:date="2025-03-05T09:17:00Z" w16du:dateUtc="2025-03-05T08:17:00Z">
                  <w:rPr>
                    <w:rFonts w:ascii="Times New Roman" w:eastAsia="Times New Roman" w:hAnsi="Times New Roman"/>
                    <w:spacing w:val="-1"/>
                  </w:rPr>
                </w:rPrChange>
              </w:rPr>
            </w:pPr>
          </w:p>
          <w:p w14:paraId="2B38619C" w14:textId="77777777" w:rsidR="003F3EDE" w:rsidRPr="004866BB" w:rsidRDefault="003F3EDE" w:rsidP="0025185C">
            <w:pPr>
              <w:rPr>
                <w:rFonts w:ascii="Arial" w:eastAsia="Times New Roman" w:hAnsi="Arial" w:cs="Arial"/>
                <w:spacing w:val="-1"/>
                <w:sz w:val="20"/>
                <w:szCs w:val="20"/>
                <w:rPrChange w:id="5245" w:author="Adelino Naquarta Sepalanga Domingos" w:date="2025-03-05T09:17:00Z" w16du:dateUtc="2025-03-05T08:17:00Z">
                  <w:rPr>
                    <w:rFonts w:ascii="Times New Roman" w:eastAsia="Times New Roman" w:hAnsi="Times New Roman"/>
                    <w:spacing w:val="-1"/>
                  </w:rPr>
                </w:rPrChange>
              </w:rPr>
            </w:pPr>
          </w:p>
          <w:p w14:paraId="2D056049" w14:textId="77777777" w:rsidR="003F3EDE" w:rsidRPr="004866BB" w:rsidRDefault="003F3EDE" w:rsidP="0025185C">
            <w:pPr>
              <w:rPr>
                <w:rFonts w:ascii="Arial" w:eastAsia="Times New Roman" w:hAnsi="Arial" w:cs="Arial"/>
                <w:spacing w:val="-1"/>
                <w:sz w:val="20"/>
                <w:szCs w:val="20"/>
                <w:rPrChange w:id="524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47" w:author="Adelino Naquarta Sepalanga Domingos" w:date="2025-03-05T09:17:00Z" w16du:dateUtc="2025-03-05T08:17:00Z">
                  <w:rPr>
                    <w:rFonts w:ascii="Times New Roman" w:eastAsia="Times New Roman" w:hAnsi="Times New Roman"/>
                    <w:spacing w:val="-1"/>
                  </w:rPr>
                </w:rPrChange>
              </w:rPr>
              <w:t>Total dos créditos (</w:t>
            </w:r>
            <w:proofErr w:type="spellStart"/>
            <w:r w:rsidRPr="004866BB">
              <w:rPr>
                <w:rFonts w:ascii="Arial" w:eastAsia="Times New Roman" w:hAnsi="Arial" w:cs="Arial"/>
                <w:spacing w:val="-1"/>
                <w:sz w:val="20"/>
                <w:szCs w:val="20"/>
                <w:rPrChange w:id="5248" w:author="Adelino Naquarta Sepalanga Domingos" w:date="2025-03-05T09:17:00Z" w16du:dateUtc="2025-03-05T08:17:00Z">
                  <w:rPr>
                    <w:rFonts w:ascii="Times New Roman" w:eastAsia="Times New Roman" w:hAnsi="Times New Roman"/>
                    <w:spacing w:val="-1"/>
                  </w:rPr>
                </w:rPrChange>
              </w:rPr>
              <w:t>TotalCredit</w:t>
            </w:r>
            <w:proofErr w:type="spellEnd"/>
            <w:r w:rsidRPr="004866BB">
              <w:rPr>
                <w:rFonts w:ascii="Arial" w:eastAsia="Times New Roman" w:hAnsi="Arial" w:cs="Arial"/>
                <w:spacing w:val="-1"/>
                <w:sz w:val="20"/>
                <w:szCs w:val="20"/>
                <w:rPrChange w:id="5249"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4B965A" w14:textId="77777777" w:rsidR="003F3EDE" w:rsidRPr="004866BB" w:rsidRDefault="003F3EDE" w:rsidP="0025185C">
            <w:pPr>
              <w:rPr>
                <w:rFonts w:ascii="Arial" w:eastAsia="Times New Roman" w:hAnsi="Arial" w:cs="Arial"/>
                <w:spacing w:val="-1"/>
                <w:sz w:val="20"/>
                <w:szCs w:val="20"/>
                <w:rPrChange w:id="525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51" w:author="Adelino Naquarta Sepalanga Domingos" w:date="2025-03-05T09:17:00Z" w16du:dateUtc="2025-03-05T08:17:00Z">
                  <w:rPr>
                    <w:rFonts w:ascii="Times New Roman" w:eastAsia="Times New Roman" w:hAnsi="Times New Roman"/>
                    <w:spacing w:val="-1"/>
                  </w:rPr>
                </w:rPrChange>
              </w:rPr>
              <w:t>Deve conter a soma de controlo do campo 4.1.4.19.14. – Valor a crédito (</w:t>
            </w:r>
            <w:proofErr w:type="spellStart"/>
            <w:r w:rsidRPr="004866BB">
              <w:rPr>
                <w:rFonts w:ascii="Arial" w:eastAsia="Times New Roman" w:hAnsi="Arial" w:cs="Arial"/>
                <w:spacing w:val="-1"/>
                <w:sz w:val="20"/>
                <w:szCs w:val="20"/>
                <w:rPrChange w:id="5252" w:author="Adelino Naquarta Sepalanga Domingos" w:date="2025-03-05T09:17:00Z" w16du:dateUtc="2025-03-05T08:17:00Z">
                  <w:rPr>
                    <w:rFonts w:ascii="Times New Roman" w:eastAsia="Times New Roman" w:hAnsi="Times New Roman"/>
                    <w:spacing w:val="-1"/>
                  </w:rPr>
                </w:rPrChange>
              </w:rPr>
              <w:t>CreditAmount</w:t>
            </w:r>
            <w:proofErr w:type="spellEnd"/>
            <w:r w:rsidRPr="004866BB">
              <w:rPr>
                <w:rFonts w:ascii="Arial" w:eastAsia="Times New Roman" w:hAnsi="Arial" w:cs="Arial"/>
                <w:spacing w:val="-1"/>
                <w:sz w:val="20"/>
                <w:szCs w:val="20"/>
                <w:rPrChange w:id="5253" w:author="Adelino Naquarta Sepalanga Domingos" w:date="2025-03-05T09:17:00Z" w16du:dateUtc="2025-03-05T08:17:00Z">
                  <w:rPr>
                    <w:rFonts w:ascii="Times New Roman" w:eastAsia="Times New Roman" w:hAnsi="Times New Roman"/>
                    <w:spacing w:val="-1"/>
                  </w:rPr>
                </w:rPrChange>
              </w:rPr>
              <w:t>), dela excluindo os documentos em que o campo</w:t>
            </w:r>
          </w:p>
          <w:p w14:paraId="68D3DF9F" w14:textId="77777777" w:rsidR="003F3EDE" w:rsidRPr="004866BB" w:rsidRDefault="003F3EDE" w:rsidP="0025185C">
            <w:pPr>
              <w:rPr>
                <w:rFonts w:ascii="Arial" w:eastAsia="Times New Roman" w:hAnsi="Arial" w:cs="Arial"/>
                <w:spacing w:val="-1"/>
                <w:sz w:val="20"/>
                <w:szCs w:val="20"/>
                <w:rPrChange w:id="525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55" w:author="Adelino Naquarta Sepalanga Domingos" w:date="2025-03-05T09:17:00Z" w16du:dateUtc="2025-03-05T08:17:00Z">
                  <w:rPr>
                    <w:rFonts w:ascii="Times New Roman" w:eastAsia="Times New Roman" w:hAnsi="Times New Roman"/>
                    <w:spacing w:val="-1"/>
                  </w:rPr>
                </w:rPrChange>
              </w:rPr>
              <w:t>4.1.4.3.1. – Estado actual do documento (</w:t>
            </w:r>
            <w:proofErr w:type="spellStart"/>
            <w:r w:rsidRPr="004866BB">
              <w:rPr>
                <w:rFonts w:ascii="Arial" w:eastAsia="Times New Roman" w:hAnsi="Arial" w:cs="Arial"/>
                <w:spacing w:val="-1"/>
                <w:sz w:val="20"/>
                <w:szCs w:val="20"/>
                <w:rPrChange w:id="5256" w:author="Adelino Naquarta Sepalanga Domingos" w:date="2025-03-05T09:17:00Z" w16du:dateUtc="2025-03-05T08:17:00Z">
                  <w:rPr>
                    <w:rFonts w:ascii="Times New Roman" w:eastAsia="Times New Roman" w:hAnsi="Times New Roman"/>
                    <w:spacing w:val="-1"/>
                  </w:rPr>
                </w:rPrChange>
              </w:rPr>
              <w:t>InvoiceStatus</w:t>
            </w:r>
            <w:proofErr w:type="spellEnd"/>
            <w:r w:rsidRPr="004866BB">
              <w:rPr>
                <w:rFonts w:ascii="Arial" w:eastAsia="Times New Roman" w:hAnsi="Arial" w:cs="Arial"/>
                <w:spacing w:val="-1"/>
                <w:sz w:val="20"/>
                <w:szCs w:val="20"/>
                <w:rPrChange w:id="5257" w:author="Adelino Naquarta Sepalanga Domingos" w:date="2025-03-05T09:17:00Z" w16du:dateUtc="2025-03-05T08:17:00Z">
                  <w:rPr>
                    <w:rFonts w:ascii="Times New Roman" w:eastAsia="Times New Roman" w:hAnsi="Times New Roman"/>
                    <w:spacing w:val="-1"/>
                  </w:rPr>
                </w:rPrChange>
              </w:rPr>
              <w:t>) seja do tipo “A”.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336CA4E" w14:textId="77777777" w:rsidR="003F3EDE" w:rsidRPr="004866BB" w:rsidRDefault="003F3EDE" w:rsidP="0025185C">
            <w:pPr>
              <w:jc w:val="center"/>
              <w:rPr>
                <w:rFonts w:ascii="Arial" w:eastAsia="Times New Roman" w:hAnsi="Arial" w:cs="Arial"/>
                <w:spacing w:val="-1"/>
                <w:sz w:val="20"/>
                <w:szCs w:val="20"/>
                <w:rPrChange w:id="5258" w:author="Adelino Naquarta Sepalanga Domingos" w:date="2025-03-05T09:17:00Z" w16du:dateUtc="2025-03-05T08:17:00Z">
                  <w:rPr>
                    <w:rFonts w:ascii="Times New Roman" w:eastAsia="Times New Roman" w:hAnsi="Times New Roman"/>
                    <w:spacing w:val="-1"/>
                  </w:rPr>
                </w:rPrChange>
              </w:rPr>
            </w:pPr>
          </w:p>
          <w:p w14:paraId="07FBC943" w14:textId="77777777" w:rsidR="003F3EDE" w:rsidRPr="004866BB" w:rsidRDefault="003F3EDE" w:rsidP="0025185C">
            <w:pPr>
              <w:jc w:val="center"/>
              <w:rPr>
                <w:rFonts w:ascii="Arial" w:eastAsia="Times New Roman" w:hAnsi="Arial" w:cs="Arial"/>
                <w:spacing w:val="-1"/>
                <w:sz w:val="20"/>
                <w:szCs w:val="20"/>
                <w:rPrChange w:id="5259" w:author="Adelino Naquarta Sepalanga Domingos" w:date="2025-03-05T09:17:00Z" w16du:dateUtc="2025-03-05T08:17:00Z">
                  <w:rPr>
                    <w:rFonts w:ascii="Times New Roman" w:eastAsia="Times New Roman" w:hAnsi="Times New Roman"/>
                    <w:spacing w:val="-1"/>
                  </w:rPr>
                </w:rPrChange>
              </w:rPr>
            </w:pPr>
          </w:p>
          <w:p w14:paraId="6164C849" w14:textId="77777777" w:rsidR="003F3EDE" w:rsidRPr="004866BB" w:rsidRDefault="003F3EDE" w:rsidP="0025185C">
            <w:pPr>
              <w:jc w:val="center"/>
              <w:rPr>
                <w:rFonts w:ascii="Arial" w:eastAsia="Times New Roman" w:hAnsi="Arial" w:cs="Arial"/>
                <w:spacing w:val="-1"/>
                <w:sz w:val="20"/>
                <w:szCs w:val="20"/>
                <w:rPrChange w:id="5260" w:author="Adelino Naquarta Sepalanga Domingos" w:date="2025-03-05T09:17:00Z" w16du:dateUtc="2025-03-05T08:17:00Z">
                  <w:rPr>
                    <w:rFonts w:ascii="Times New Roman" w:eastAsia="Times New Roman" w:hAnsi="Times New Roman"/>
                    <w:spacing w:val="-1"/>
                  </w:rPr>
                </w:rPrChange>
              </w:rPr>
            </w:pPr>
          </w:p>
          <w:p w14:paraId="72647427" w14:textId="77777777" w:rsidR="003F3EDE" w:rsidRPr="004866BB" w:rsidRDefault="003F3EDE" w:rsidP="0025185C">
            <w:pPr>
              <w:jc w:val="center"/>
              <w:rPr>
                <w:rFonts w:ascii="Arial" w:eastAsia="Times New Roman" w:hAnsi="Arial" w:cs="Arial"/>
                <w:spacing w:val="-1"/>
                <w:sz w:val="20"/>
                <w:szCs w:val="20"/>
                <w:rPrChange w:id="526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62"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2E0318D0" w14:textId="77777777" w:rsidTr="0025185C">
        <w:trPr>
          <w:trHeight w:val="52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45E30A2" w14:textId="77777777" w:rsidR="003F3EDE" w:rsidRPr="004866BB" w:rsidRDefault="003F3EDE" w:rsidP="0025185C">
            <w:pPr>
              <w:jc w:val="center"/>
              <w:rPr>
                <w:rFonts w:ascii="Arial" w:eastAsia="Times New Roman" w:hAnsi="Arial" w:cs="Arial"/>
                <w:spacing w:val="-1"/>
                <w:sz w:val="20"/>
                <w:szCs w:val="20"/>
                <w:rPrChange w:id="52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64" w:author="Adelino Naquarta Sepalanga Domingos" w:date="2025-03-05T09:17:00Z" w16du:dateUtc="2025-03-05T08:17:00Z">
                  <w:rPr>
                    <w:rFonts w:ascii="Times New Roman" w:eastAsia="Times New Roman" w:hAnsi="Times New Roman"/>
                    <w:spacing w:val="-1"/>
                  </w:rPr>
                </w:rPrChange>
              </w:rPr>
              <w:t>4.1.4.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7C9C01" w14:textId="77777777" w:rsidR="003F3EDE" w:rsidRPr="004866BB" w:rsidRDefault="003F3EDE" w:rsidP="0025185C">
            <w:pPr>
              <w:jc w:val="center"/>
              <w:rPr>
                <w:rFonts w:ascii="Arial" w:eastAsia="Times New Roman" w:hAnsi="Arial" w:cs="Arial"/>
                <w:spacing w:val="-1"/>
                <w:sz w:val="20"/>
                <w:szCs w:val="20"/>
                <w:rPrChange w:id="5265"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379B473" w14:textId="77777777" w:rsidR="003F3EDE" w:rsidRPr="004866BB" w:rsidRDefault="003F3EDE" w:rsidP="0025185C">
            <w:pPr>
              <w:rPr>
                <w:rFonts w:ascii="Arial" w:eastAsia="Times New Roman" w:hAnsi="Arial" w:cs="Arial"/>
                <w:spacing w:val="-1"/>
                <w:sz w:val="20"/>
                <w:szCs w:val="20"/>
                <w:rPrChange w:id="526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67" w:author="Adelino Naquarta Sepalanga Domingos" w:date="2025-03-05T09:17:00Z" w16du:dateUtc="2025-03-05T08:17:00Z">
                  <w:rPr>
                    <w:rFonts w:ascii="Times New Roman" w:eastAsia="Times New Roman" w:hAnsi="Times New Roman"/>
                    <w:spacing w:val="-1"/>
                  </w:rPr>
                </w:rPrChange>
              </w:rPr>
              <w:t>Documento de venda (</w:t>
            </w:r>
            <w:proofErr w:type="spellStart"/>
            <w:r w:rsidRPr="004866BB">
              <w:rPr>
                <w:rFonts w:ascii="Arial" w:eastAsia="Times New Roman" w:hAnsi="Arial" w:cs="Arial"/>
                <w:spacing w:val="-1"/>
                <w:sz w:val="20"/>
                <w:szCs w:val="20"/>
                <w:rPrChange w:id="5268" w:author="Adelino Naquarta Sepalanga Domingos" w:date="2025-03-05T09:17:00Z" w16du:dateUtc="2025-03-05T08:17:00Z">
                  <w:rPr>
                    <w:rFonts w:ascii="Times New Roman" w:eastAsia="Times New Roman" w:hAnsi="Times New Roman"/>
                    <w:spacing w:val="-1"/>
                  </w:rPr>
                </w:rPrChange>
              </w:rPr>
              <w:t>Invoice</w:t>
            </w:r>
            <w:proofErr w:type="spellEnd"/>
            <w:r w:rsidRPr="004866BB">
              <w:rPr>
                <w:rFonts w:ascii="Arial" w:eastAsia="Times New Roman" w:hAnsi="Arial" w:cs="Arial"/>
                <w:spacing w:val="-1"/>
                <w:sz w:val="20"/>
                <w:szCs w:val="20"/>
                <w:rPrChange w:id="5269"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0C4A69" w14:textId="77777777" w:rsidR="003F3EDE" w:rsidRPr="004866BB" w:rsidRDefault="003F3EDE" w:rsidP="0025185C">
            <w:pPr>
              <w:rPr>
                <w:rFonts w:ascii="Arial" w:eastAsia="Times New Roman" w:hAnsi="Arial" w:cs="Arial"/>
                <w:spacing w:val="-1"/>
                <w:sz w:val="20"/>
                <w:szCs w:val="20"/>
                <w:rPrChange w:id="5270"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8F858C" w14:textId="77777777" w:rsidR="003F3EDE" w:rsidRPr="004866BB" w:rsidRDefault="003F3EDE" w:rsidP="0025185C">
            <w:pPr>
              <w:jc w:val="center"/>
              <w:rPr>
                <w:rFonts w:ascii="Arial" w:eastAsia="Times New Roman" w:hAnsi="Arial" w:cs="Arial"/>
                <w:spacing w:val="-1"/>
                <w:sz w:val="20"/>
                <w:szCs w:val="20"/>
                <w:rPrChange w:id="527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72"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6F12C900" w14:textId="77777777" w:rsidTr="0025185C">
        <w:trPr>
          <w:trHeight w:val="2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7DBABF1"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273" w:author="Adelino Naquarta Sepalanga Domingos" w:date="2025-03-05T09:17:00Z" w16du:dateUtc="2025-03-05T08:17:00Z">
                  <w:rPr>
                    <w:rFonts w:ascii="Times New Roman" w:eastAsia="Times New Roman" w:hAnsi="Times New Roman"/>
                    <w:spacing w:val="-1"/>
                  </w:rPr>
                </w:rPrChange>
              </w:rPr>
            </w:pPr>
          </w:p>
          <w:p w14:paraId="51602839"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274" w:author="Adelino Naquarta Sepalanga Domingos" w:date="2025-03-05T09:17:00Z" w16du:dateUtc="2025-03-05T08:17:00Z">
                  <w:rPr>
                    <w:rFonts w:ascii="Times New Roman" w:eastAsia="Times New Roman" w:hAnsi="Times New Roman"/>
                    <w:spacing w:val="-1"/>
                  </w:rPr>
                </w:rPrChange>
              </w:rPr>
            </w:pPr>
          </w:p>
          <w:p w14:paraId="70F3ED38"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275" w:author="Adelino Naquarta Sepalanga Domingos" w:date="2025-03-05T09:17:00Z" w16du:dateUtc="2025-03-05T08:17:00Z">
                  <w:rPr>
                    <w:rFonts w:ascii="Times New Roman" w:eastAsia="Times New Roman" w:hAnsi="Times New Roman"/>
                    <w:spacing w:val="-1"/>
                  </w:rPr>
                </w:rPrChange>
              </w:rPr>
            </w:pPr>
          </w:p>
          <w:p w14:paraId="58E0675E"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276" w:author="Adelino Naquarta Sepalanga Domingos" w:date="2025-03-05T09:17:00Z" w16du:dateUtc="2025-03-05T08:17:00Z">
                  <w:rPr>
                    <w:rFonts w:ascii="Times New Roman" w:eastAsia="Times New Roman" w:hAnsi="Times New Roman"/>
                    <w:spacing w:val="-1"/>
                  </w:rPr>
                </w:rPrChange>
              </w:rPr>
            </w:pPr>
          </w:p>
          <w:p w14:paraId="33EA5BE3"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277" w:author="Adelino Naquarta Sepalanga Domingos" w:date="2025-03-05T09:17:00Z" w16du:dateUtc="2025-03-05T08:17:00Z">
                  <w:rPr>
                    <w:rFonts w:ascii="Times New Roman" w:eastAsia="Times New Roman" w:hAnsi="Times New Roman"/>
                    <w:spacing w:val="-1"/>
                  </w:rPr>
                </w:rPrChange>
              </w:rPr>
            </w:pPr>
          </w:p>
          <w:p w14:paraId="40D3EC08" w14:textId="77777777" w:rsidR="003F3EDE" w:rsidRPr="004866BB" w:rsidRDefault="003F3EDE" w:rsidP="0025185C">
            <w:pPr>
              <w:jc w:val="center"/>
              <w:rPr>
                <w:rFonts w:ascii="Arial" w:eastAsia="Times New Roman" w:hAnsi="Arial" w:cs="Arial"/>
                <w:spacing w:val="-1"/>
                <w:sz w:val="20"/>
                <w:szCs w:val="20"/>
                <w:rPrChange w:id="527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79" w:author="Adelino Naquarta Sepalanga Domingos" w:date="2025-03-05T09:17:00Z" w16du:dateUtc="2025-03-05T08:17:00Z">
                  <w:rPr>
                    <w:rFonts w:ascii="Times New Roman" w:eastAsia="Times New Roman" w:hAnsi="Times New Roman"/>
                    <w:spacing w:val="-1"/>
                  </w:rPr>
                </w:rPrChange>
              </w:rPr>
              <w:t>4.1.4.1.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12BD35"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280" w:author="Adelino Naquarta Sepalanga Domingos" w:date="2025-03-05T09:17:00Z" w16du:dateUtc="2025-03-05T08:17:00Z">
                  <w:rPr>
                    <w:rFonts w:ascii="Times New Roman" w:eastAsia="Times New Roman" w:hAnsi="Times New Roman"/>
                    <w:spacing w:val="-1"/>
                  </w:rPr>
                </w:rPrChange>
              </w:rPr>
            </w:pPr>
          </w:p>
          <w:p w14:paraId="72F16CF9"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281" w:author="Adelino Naquarta Sepalanga Domingos" w:date="2025-03-05T09:17:00Z" w16du:dateUtc="2025-03-05T08:17:00Z">
                  <w:rPr>
                    <w:rFonts w:ascii="Times New Roman" w:eastAsia="Times New Roman" w:hAnsi="Times New Roman"/>
                    <w:spacing w:val="-1"/>
                  </w:rPr>
                </w:rPrChange>
              </w:rPr>
            </w:pPr>
          </w:p>
          <w:p w14:paraId="32EE7AAD"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282" w:author="Adelino Naquarta Sepalanga Domingos" w:date="2025-03-05T09:17:00Z" w16du:dateUtc="2025-03-05T08:17:00Z">
                  <w:rPr>
                    <w:rFonts w:ascii="Times New Roman" w:eastAsia="Times New Roman" w:hAnsi="Times New Roman"/>
                    <w:spacing w:val="-1"/>
                  </w:rPr>
                </w:rPrChange>
              </w:rPr>
            </w:pPr>
          </w:p>
          <w:p w14:paraId="01E5202F"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283" w:author="Adelino Naquarta Sepalanga Domingos" w:date="2025-03-05T09:17:00Z" w16du:dateUtc="2025-03-05T08:17:00Z">
                  <w:rPr>
                    <w:rFonts w:ascii="Times New Roman" w:eastAsia="Times New Roman" w:hAnsi="Times New Roman"/>
                    <w:spacing w:val="-1"/>
                  </w:rPr>
                </w:rPrChange>
              </w:rPr>
            </w:pPr>
          </w:p>
          <w:p w14:paraId="4E105CAD"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284" w:author="Adelino Naquarta Sepalanga Domingos" w:date="2025-03-05T09:17:00Z" w16du:dateUtc="2025-03-05T08:17:00Z">
                  <w:rPr>
                    <w:rFonts w:ascii="Times New Roman" w:eastAsia="Times New Roman" w:hAnsi="Times New Roman"/>
                    <w:spacing w:val="-1"/>
                  </w:rPr>
                </w:rPrChange>
              </w:rPr>
            </w:pPr>
          </w:p>
          <w:p w14:paraId="64C03C21"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28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86" w:author="Adelino Naquarta Sepalanga Domingos" w:date="2025-03-05T09:17:00Z" w16du:dateUtc="2025-03-05T08:17:00Z">
                  <w:rPr>
                    <w:rFonts w:ascii="Times New Roman" w:eastAsia="Times New Roman" w:hAnsi="Times New Roman"/>
                    <w:spacing w:val="-1"/>
                  </w:rPr>
                </w:rPrChange>
              </w:rPr>
              <w:t>*</w:t>
            </w:r>
          </w:p>
          <w:p w14:paraId="3DCFA251" w14:textId="77777777" w:rsidR="003F3EDE" w:rsidRPr="004866BB" w:rsidRDefault="003F3EDE" w:rsidP="0025185C">
            <w:pPr>
              <w:jc w:val="center"/>
              <w:rPr>
                <w:rFonts w:ascii="Arial" w:eastAsia="Times New Roman" w:hAnsi="Arial" w:cs="Arial"/>
                <w:spacing w:val="-1"/>
                <w:sz w:val="20"/>
                <w:szCs w:val="20"/>
                <w:rPrChange w:id="5287"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192DF95" w14:textId="77777777" w:rsidR="003F3EDE" w:rsidRPr="004866BB" w:rsidRDefault="003F3EDE" w:rsidP="0025185C">
            <w:pPr>
              <w:widowControl w:val="0"/>
              <w:spacing w:after="0" w:line="240" w:lineRule="auto"/>
              <w:rPr>
                <w:rFonts w:ascii="Arial" w:eastAsia="Times New Roman" w:hAnsi="Arial" w:cs="Arial"/>
                <w:spacing w:val="-1"/>
                <w:sz w:val="20"/>
                <w:szCs w:val="20"/>
                <w:rPrChange w:id="5288" w:author="Adelino Naquarta Sepalanga Domingos" w:date="2025-03-05T09:17:00Z" w16du:dateUtc="2025-03-05T08:17:00Z">
                  <w:rPr>
                    <w:rFonts w:ascii="Times New Roman" w:eastAsia="Times New Roman" w:hAnsi="Times New Roman"/>
                    <w:spacing w:val="-1"/>
                  </w:rPr>
                </w:rPrChange>
              </w:rPr>
            </w:pPr>
          </w:p>
          <w:p w14:paraId="5A982F05" w14:textId="77777777" w:rsidR="003F3EDE" w:rsidRPr="004866BB" w:rsidRDefault="003F3EDE" w:rsidP="0025185C">
            <w:pPr>
              <w:widowControl w:val="0"/>
              <w:spacing w:after="0" w:line="240" w:lineRule="auto"/>
              <w:rPr>
                <w:rFonts w:ascii="Arial" w:eastAsia="Times New Roman" w:hAnsi="Arial" w:cs="Arial"/>
                <w:spacing w:val="-1"/>
                <w:sz w:val="20"/>
                <w:szCs w:val="20"/>
                <w:rPrChange w:id="5289" w:author="Adelino Naquarta Sepalanga Domingos" w:date="2025-03-05T09:17:00Z" w16du:dateUtc="2025-03-05T08:17:00Z">
                  <w:rPr>
                    <w:rFonts w:ascii="Times New Roman" w:eastAsia="Times New Roman" w:hAnsi="Times New Roman"/>
                    <w:spacing w:val="-1"/>
                  </w:rPr>
                </w:rPrChange>
              </w:rPr>
            </w:pPr>
          </w:p>
          <w:p w14:paraId="1B50AF21" w14:textId="77777777" w:rsidR="003F3EDE" w:rsidRPr="004866BB" w:rsidRDefault="003F3EDE" w:rsidP="0025185C">
            <w:pPr>
              <w:widowControl w:val="0"/>
              <w:spacing w:after="0" w:line="240" w:lineRule="auto"/>
              <w:rPr>
                <w:rFonts w:ascii="Arial" w:eastAsia="Times New Roman" w:hAnsi="Arial" w:cs="Arial"/>
                <w:spacing w:val="-1"/>
                <w:sz w:val="20"/>
                <w:szCs w:val="20"/>
                <w:rPrChange w:id="5290" w:author="Adelino Naquarta Sepalanga Domingos" w:date="2025-03-05T09:17:00Z" w16du:dateUtc="2025-03-05T08:17:00Z">
                  <w:rPr>
                    <w:rFonts w:ascii="Times New Roman" w:eastAsia="Times New Roman" w:hAnsi="Times New Roman"/>
                    <w:spacing w:val="-1"/>
                  </w:rPr>
                </w:rPrChange>
              </w:rPr>
            </w:pPr>
          </w:p>
          <w:p w14:paraId="015B5671" w14:textId="77777777" w:rsidR="003F3EDE" w:rsidRPr="004866BB" w:rsidRDefault="003F3EDE" w:rsidP="0025185C">
            <w:pPr>
              <w:widowControl w:val="0"/>
              <w:spacing w:after="0" w:line="240" w:lineRule="auto"/>
              <w:rPr>
                <w:rFonts w:ascii="Arial" w:eastAsia="Times New Roman" w:hAnsi="Arial" w:cs="Arial"/>
                <w:spacing w:val="-1"/>
                <w:sz w:val="20"/>
                <w:szCs w:val="20"/>
                <w:rPrChange w:id="5291" w:author="Adelino Naquarta Sepalanga Domingos" w:date="2025-03-05T09:17:00Z" w16du:dateUtc="2025-03-05T08:17:00Z">
                  <w:rPr>
                    <w:rFonts w:ascii="Times New Roman" w:eastAsia="Times New Roman" w:hAnsi="Times New Roman"/>
                    <w:spacing w:val="-1"/>
                  </w:rPr>
                </w:rPrChange>
              </w:rPr>
            </w:pPr>
          </w:p>
          <w:p w14:paraId="280FCB2C" w14:textId="77777777" w:rsidR="003F3EDE" w:rsidRPr="004866BB" w:rsidRDefault="003F3EDE" w:rsidP="0025185C">
            <w:pPr>
              <w:rPr>
                <w:rFonts w:ascii="Arial" w:eastAsia="Times New Roman" w:hAnsi="Arial" w:cs="Arial"/>
                <w:spacing w:val="-1"/>
                <w:sz w:val="20"/>
                <w:szCs w:val="20"/>
                <w:rPrChange w:id="529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93" w:author="Adelino Naquarta Sepalanga Domingos" w:date="2025-03-05T09:17:00Z" w16du:dateUtc="2025-03-05T08:17:00Z">
                  <w:rPr>
                    <w:rFonts w:ascii="Times New Roman" w:eastAsia="Times New Roman" w:hAnsi="Times New Roman"/>
                    <w:spacing w:val="-1"/>
                  </w:rPr>
                </w:rPrChange>
              </w:rPr>
              <w:t>Identificação única do documento de venda (</w:t>
            </w:r>
            <w:proofErr w:type="spellStart"/>
            <w:r w:rsidRPr="004866BB">
              <w:rPr>
                <w:rFonts w:ascii="Arial" w:eastAsia="Times New Roman" w:hAnsi="Arial" w:cs="Arial"/>
                <w:spacing w:val="-1"/>
                <w:sz w:val="20"/>
                <w:szCs w:val="20"/>
                <w:rPrChange w:id="5294" w:author="Adelino Naquarta Sepalanga Domingos" w:date="2025-03-05T09:17:00Z" w16du:dateUtc="2025-03-05T08:17:00Z">
                  <w:rPr>
                    <w:rFonts w:ascii="Times New Roman" w:eastAsia="Times New Roman" w:hAnsi="Times New Roman"/>
                    <w:spacing w:val="-1"/>
                  </w:rPr>
                </w:rPrChange>
              </w:rPr>
              <w:t>InvoiceNo</w:t>
            </w:r>
            <w:proofErr w:type="spellEnd"/>
            <w:r w:rsidRPr="004866BB">
              <w:rPr>
                <w:rFonts w:ascii="Arial" w:eastAsia="Times New Roman" w:hAnsi="Arial" w:cs="Arial"/>
                <w:spacing w:val="-1"/>
                <w:sz w:val="20"/>
                <w:szCs w:val="20"/>
                <w:rPrChange w:id="5295"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0F23194" w14:textId="77777777" w:rsidR="003F3EDE" w:rsidRPr="004866BB" w:rsidRDefault="003F3EDE" w:rsidP="0025185C">
            <w:pPr>
              <w:widowControl w:val="0"/>
              <w:spacing w:after="0" w:line="240" w:lineRule="auto"/>
              <w:rPr>
                <w:rFonts w:ascii="Arial" w:eastAsia="Times New Roman" w:hAnsi="Arial" w:cs="Arial"/>
                <w:spacing w:val="-1"/>
                <w:sz w:val="20"/>
                <w:szCs w:val="20"/>
                <w:rPrChange w:id="529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97" w:author="Adelino Naquarta Sepalanga Domingos" w:date="2025-03-05T09:17:00Z" w16du:dateUtc="2025-03-05T08:17:00Z">
                  <w:rPr>
                    <w:rFonts w:ascii="Times New Roman" w:eastAsia="Times New Roman" w:hAnsi="Times New Roman"/>
                    <w:spacing w:val="-1"/>
                  </w:rPr>
                </w:rPrChange>
              </w:rPr>
              <w:t>Esta identificação é composta sequencialmente pelos seguintes elementos: Tipo de documento (</w:t>
            </w:r>
            <w:proofErr w:type="spellStart"/>
            <w:r w:rsidRPr="004866BB">
              <w:rPr>
                <w:rFonts w:ascii="Arial" w:eastAsia="Times New Roman" w:hAnsi="Arial" w:cs="Arial"/>
                <w:spacing w:val="-1"/>
                <w:sz w:val="20"/>
                <w:szCs w:val="20"/>
                <w:rPrChange w:id="5298" w:author="Adelino Naquarta Sepalanga Domingos" w:date="2025-03-05T09:17:00Z" w16du:dateUtc="2025-03-05T08:17:00Z">
                  <w:rPr>
                    <w:rFonts w:ascii="Times New Roman" w:eastAsia="Times New Roman" w:hAnsi="Times New Roman"/>
                    <w:spacing w:val="-1"/>
                  </w:rPr>
                </w:rPrChange>
              </w:rPr>
              <w:t>InvoiceType</w:t>
            </w:r>
            <w:proofErr w:type="spellEnd"/>
            <w:r w:rsidRPr="004866BB">
              <w:rPr>
                <w:rFonts w:ascii="Arial" w:eastAsia="Times New Roman" w:hAnsi="Arial" w:cs="Arial"/>
                <w:spacing w:val="-1"/>
                <w:sz w:val="20"/>
                <w:szCs w:val="20"/>
                <w:rPrChange w:id="5299" w:author="Adelino Naquarta Sepalanga Domingos" w:date="2025-03-05T09:17:00Z" w16du:dateUtc="2025-03-05T08:17:00Z">
                  <w:rPr>
                    <w:rFonts w:ascii="Times New Roman" w:eastAsia="Times New Roman" w:hAnsi="Times New Roman"/>
                    <w:spacing w:val="-1"/>
                  </w:rPr>
                </w:rPrChange>
              </w:rPr>
              <w:t>), um espaço, o código interno do tipo de documento atribuído pela aplicação o identificador e a série do documento, uma barra (/) e o número sequencial desse documento dentro dessa série.</w:t>
            </w:r>
          </w:p>
          <w:p w14:paraId="6664AA88" w14:textId="77777777" w:rsidR="003F3EDE" w:rsidRPr="004866BB" w:rsidRDefault="003F3EDE" w:rsidP="0025185C">
            <w:pPr>
              <w:widowControl w:val="0"/>
              <w:spacing w:after="0" w:line="240" w:lineRule="auto"/>
              <w:rPr>
                <w:rFonts w:ascii="Arial" w:eastAsia="Times New Roman" w:hAnsi="Arial" w:cs="Arial"/>
                <w:spacing w:val="-1"/>
                <w:sz w:val="20"/>
                <w:szCs w:val="20"/>
                <w:rPrChange w:id="530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01" w:author="Adelino Naquarta Sepalanga Domingos" w:date="2025-03-05T09:17:00Z" w16du:dateUtc="2025-03-05T08:17:00Z">
                  <w:rPr>
                    <w:rFonts w:ascii="Times New Roman" w:eastAsia="Times New Roman" w:hAnsi="Times New Roman"/>
                    <w:spacing w:val="-1"/>
                  </w:rPr>
                </w:rPrChange>
              </w:rPr>
              <w:t>Não podem existir registos com a mesma identificação.</w:t>
            </w:r>
          </w:p>
          <w:p w14:paraId="3EEF0899" w14:textId="77777777" w:rsidR="003F3EDE" w:rsidRPr="004866BB" w:rsidRDefault="003F3EDE" w:rsidP="0025185C">
            <w:pPr>
              <w:widowControl w:val="0"/>
              <w:spacing w:after="0" w:line="240" w:lineRule="auto"/>
              <w:rPr>
                <w:rFonts w:ascii="Arial" w:eastAsia="Times New Roman" w:hAnsi="Arial" w:cs="Arial"/>
                <w:spacing w:val="-1"/>
                <w:sz w:val="20"/>
                <w:szCs w:val="20"/>
                <w:rPrChange w:id="530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03" w:author="Adelino Naquarta Sepalanga Domingos" w:date="2025-03-05T09:17:00Z" w16du:dateUtc="2025-03-05T08:17:00Z">
                  <w:rPr>
                    <w:rFonts w:ascii="Times New Roman" w:eastAsia="Times New Roman" w:hAnsi="Times New Roman"/>
                    <w:spacing w:val="-1"/>
                  </w:rPr>
                </w:rPrChange>
              </w:rPr>
              <w:t>Não pode ser utilizado o mesmo código interno de tipo de documento em diferentes tipos de documentos.</w:t>
            </w:r>
          </w:p>
          <w:p w14:paraId="7329B377" w14:textId="77777777" w:rsidR="003F3EDE" w:rsidRPr="004866BB" w:rsidRDefault="003F3EDE" w:rsidP="0025185C">
            <w:pPr>
              <w:rPr>
                <w:rFonts w:ascii="Arial" w:eastAsia="Times New Roman" w:hAnsi="Arial" w:cs="Arial"/>
                <w:spacing w:val="-1"/>
                <w:sz w:val="20"/>
                <w:szCs w:val="20"/>
                <w:rPrChange w:id="5304"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D6CCED"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305" w:author="Adelino Naquarta Sepalanga Domingos" w:date="2025-03-05T09:17:00Z" w16du:dateUtc="2025-03-05T08:17:00Z">
                  <w:rPr>
                    <w:rFonts w:ascii="Times New Roman" w:eastAsia="Times New Roman" w:hAnsi="Times New Roman"/>
                    <w:spacing w:val="-1"/>
                  </w:rPr>
                </w:rPrChange>
              </w:rPr>
            </w:pPr>
          </w:p>
          <w:p w14:paraId="48805AC4"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306" w:author="Adelino Naquarta Sepalanga Domingos" w:date="2025-03-05T09:17:00Z" w16du:dateUtc="2025-03-05T08:17:00Z">
                  <w:rPr>
                    <w:rFonts w:ascii="Times New Roman" w:eastAsia="Times New Roman" w:hAnsi="Times New Roman"/>
                    <w:spacing w:val="-1"/>
                  </w:rPr>
                </w:rPrChange>
              </w:rPr>
            </w:pPr>
          </w:p>
          <w:p w14:paraId="7F26F3A8"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307" w:author="Adelino Naquarta Sepalanga Domingos" w:date="2025-03-05T09:17:00Z" w16du:dateUtc="2025-03-05T08:17:00Z">
                  <w:rPr>
                    <w:rFonts w:ascii="Times New Roman" w:eastAsia="Times New Roman" w:hAnsi="Times New Roman"/>
                    <w:spacing w:val="-1"/>
                  </w:rPr>
                </w:rPrChange>
              </w:rPr>
            </w:pPr>
          </w:p>
          <w:p w14:paraId="145E67CC"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308" w:author="Adelino Naquarta Sepalanga Domingos" w:date="2025-03-05T09:17:00Z" w16du:dateUtc="2025-03-05T08:17:00Z">
                  <w:rPr>
                    <w:rFonts w:ascii="Times New Roman" w:eastAsia="Times New Roman" w:hAnsi="Times New Roman"/>
                    <w:spacing w:val="-1"/>
                  </w:rPr>
                </w:rPrChange>
              </w:rPr>
            </w:pPr>
          </w:p>
          <w:p w14:paraId="04C0C904"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309" w:author="Adelino Naquarta Sepalanga Domingos" w:date="2025-03-05T09:17:00Z" w16du:dateUtc="2025-03-05T08:17:00Z">
                  <w:rPr>
                    <w:rFonts w:ascii="Times New Roman" w:eastAsia="Times New Roman" w:hAnsi="Times New Roman"/>
                    <w:spacing w:val="-1"/>
                  </w:rPr>
                </w:rPrChange>
              </w:rPr>
            </w:pPr>
          </w:p>
          <w:p w14:paraId="72EC5200" w14:textId="77777777" w:rsidR="003F3EDE" w:rsidRPr="004866BB" w:rsidRDefault="003F3EDE" w:rsidP="0025185C">
            <w:pPr>
              <w:jc w:val="center"/>
              <w:rPr>
                <w:rFonts w:ascii="Arial" w:eastAsia="Times New Roman" w:hAnsi="Arial" w:cs="Arial"/>
                <w:spacing w:val="-1"/>
                <w:sz w:val="20"/>
                <w:szCs w:val="20"/>
                <w:rPrChange w:id="531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11" w:author="Adelino Naquarta Sepalanga Domingos" w:date="2025-03-05T09:17:00Z" w16du:dateUtc="2025-03-05T08:17:00Z">
                  <w:rPr>
                    <w:rFonts w:ascii="Times New Roman" w:eastAsia="Times New Roman" w:hAnsi="Times New Roman"/>
                    <w:spacing w:val="-1"/>
                  </w:rPr>
                </w:rPrChange>
              </w:rPr>
              <w:t>Texto 60</w:t>
            </w:r>
          </w:p>
        </w:tc>
      </w:tr>
      <w:tr w:rsidR="003F3EDE" w:rsidRPr="004866BB" w14:paraId="63B23621" w14:textId="77777777" w:rsidTr="0025185C">
        <w:trPr>
          <w:trHeight w:val="62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B600B5" w14:textId="77777777" w:rsidR="003F3EDE" w:rsidRPr="004866BB" w:rsidRDefault="003F3EDE" w:rsidP="0025185C">
            <w:pPr>
              <w:jc w:val="center"/>
              <w:rPr>
                <w:rFonts w:ascii="Arial" w:eastAsia="Times New Roman" w:hAnsi="Arial" w:cs="Arial"/>
                <w:spacing w:val="-1"/>
                <w:sz w:val="20"/>
                <w:szCs w:val="20"/>
                <w:rPrChange w:id="53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13" w:author="Adelino Naquarta Sepalanga Domingos" w:date="2025-03-05T09:17:00Z" w16du:dateUtc="2025-03-05T08:17:00Z">
                  <w:rPr>
                    <w:rFonts w:ascii="Times New Roman" w:eastAsia="Times New Roman" w:hAnsi="Times New Roman"/>
                    <w:spacing w:val="-1"/>
                  </w:rPr>
                </w:rPrChange>
              </w:rPr>
              <w:t>4.1.4.3.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45F565" w14:textId="77777777" w:rsidR="003F3EDE" w:rsidRPr="004866BB" w:rsidRDefault="003F3EDE" w:rsidP="0025185C">
            <w:pPr>
              <w:jc w:val="center"/>
              <w:rPr>
                <w:rFonts w:ascii="Arial" w:eastAsia="Times New Roman" w:hAnsi="Arial" w:cs="Arial"/>
                <w:spacing w:val="-1"/>
                <w:sz w:val="20"/>
                <w:szCs w:val="20"/>
                <w:rPrChange w:id="531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15"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1E41523" w14:textId="77777777" w:rsidR="003F3EDE" w:rsidRPr="004866BB" w:rsidRDefault="003F3EDE" w:rsidP="0025185C">
            <w:pPr>
              <w:rPr>
                <w:rFonts w:ascii="Arial" w:eastAsia="Times New Roman" w:hAnsi="Arial" w:cs="Arial"/>
                <w:spacing w:val="-1"/>
                <w:sz w:val="20"/>
                <w:szCs w:val="20"/>
                <w:rPrChange w:id="531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17" w:author="Adelino Naquarta Sepalanga Domingos" w:date="2025-03-05T09:17:00Z" w16du:dateUtc="2025-03-05T08:17:00Z">
                  <w:rPr>
                    <w:rFonts w:ascii="Times New Roman" w:eastAsia="Times New Roman" w:hAnsi="Times New Roman"/>
                    <w:spacing w:val="-1"/>
                  </w:rPr>
                </w:rPrChange>
              </w:rPr>
              <w:t>Situação do documento (</w:t>
            </w:r>
            <w:proofErr w:type="spellStart"/>
            <w:r w:rsidRPr="004866BB">
              <w:rPr>
                <w:rFonts w:ascii="Arial" w:eastAsia="Times New Roman" w:hAnsi="Arial" w:cs="Arial"/>
                <w:spacing w:val="-1"/>
                <w:sz w:val="20"/>
                <w:szCs w:val="20"/>
                <w:rPrChange w:id="5318" w:author="Adelino Naquarta Sepalanga Domingos" w:date="2025-03-05T09:17:00Z" w16du:dateUtc="2025-03-05T08:17:00Z">
                  <w:rPr>
                    <w:rFonts w:ascii="Times New Roman" w:eastAsia="Times New Roman" w:hAnsi="Times New Roman"/>
                    <w:spacing w:val="-1"/>
                  </w:rPr>
                </w:rPrChange>
              </w:rPr>
              <w:t>DocumentStatus</w:t>
            </w:r>
            <w:proofErr w:type="spellEnd"/>
            <w:r w:rsidRPr="004866BB">
              <w:rPr>
                <w:rFonts w:ascii="Arial" w:eastAsia="Times New Roman" w:hAnsi="Arial" w:cs="Arial"/>
                <w:spacing w:val="-1"/>
                <w:sz w:val="20"/>
                <w:szCs w:val="20"/>
                <w:rPrChange w:id="5319"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0B9358" w14:textId="77777777" w:rsidR="003F3EDE" w:rsidRPr="004866BB" w:rsidRDefault="003F3EDE" w:rsidP="0025185C">
            <w:pPr>
              <w:rPr>
                <w:rFonts w:ascii="Arial" w:eastAsia="Times New Roman" w:hAnsi="Arial" w:cs="Arial"/>
                <w:spacing w:val="-1"/>
                <w:sz w:val="20"/>
                <w:szCs w:val="20"/>
                <w:rPrChange w:id="5320"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205038" w14:textId="77777777" w:rsidR="003F3EDE" w:rsidRPr="004866BB" w:rsidRDefault="003F3EDE" w:rsidP="0025185C">
            <w:pPr>
              <w:jc w:val="center"/>
              <w:rPr>
                <w:rFonts w:ascii="Arial" w:eastAsia="Times New Roman" w:hAnsi="Arial" w:cs="Arial"/>
                <w:spacing w:val="-1"/>
                <w:sz w:val="20"/>
                <w:szCs w:val="20"/>
                <w:rPrChange w:id="53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22"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5EDD6E72" w14:textId="77777777" w:rsidTr="0025185C">
        <w:trPr>
          <w:trHeight w:val="82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D37C42"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323" w:author="Adelino Naquarta Sepalanga Domingos" w:date="2025-03-05T09:17:00Z" w16du:dateUtc="2025-03-05T08:17:00Z">
                  <w:rPr>
                    <w:rFonts w:ascii="Times New Roman" w:eastAsia="Times New Roman" w:hAnsi="Times New Roman"/>
                    <w:spacing w:val="-1"/>
                  </w:rPr>
                </w:rPrChange>
              </w:rPr>
            </w:pPr>
          </w:p>
          <w:p w14:paraId="3A52DBE0"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324" w:author="Adelino Naquarta Sepalanga Domingos" w:date="2025-03-05T09:17:00Z" w16du:dateUtc="2025-03-05T08:17:00Z">
                  <w:rPr>
                    <w:rFonts w:ascii="Times New Roman" w:eastAsia="Times New Roman" w:hAnsi="Times New Roman"/>
                    <w:spacing w:val="-1"/>
                  </w:rPr>
                </w:rPrChange>
              </w:rPr>
            </w:pPr>
          </w:p>
          <w:p w14:paraId="17C9E96F"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325" w:author="Adelino Naquarta Sepalanga Domingos" w:date="2025-03-05T09:17:00Z" w16du:dateUtc="2025-03-05T08:17:00Z">
                  <w:rPr>
                    <w:rFonts w:ascii="Times New Roman" w:eastAsia="Times New Roman" w:hAnsi="Times New Roman"/>
                    <w:spacing w:val="-1"/>
                  </w:rPr>
                </w:rPrChange>
              </w:rPr>
            </w:pPr>
          </w:p>
          <w:p w14:paraId="380CFE9F" w14:textId="77777777" w:rsidR="003F3EDE" w:rsidRPr="004866BB" w:rsidRDefault="003F3EDE" w:rsidP="0025185C">
            <w:pPr>
              <w:jc w:val="center"/>
              <w:rPr>
                <w:rFonts w:ascii="Arial" w:eastAsia="Times New Roman" w:hAnsi="Arial" w:cs="Arial"/>
                <w:spacing w:val="-1"/>
                <w:sz w:val="20"/>
                <w:szCs w:val="20"/>
                <w:rPrChange w:id="532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27" w:author="Adelino Naquarta Sepalanga Domingos" w:date="2025-03-05T09:17:00Z" w16du:dateUtc="2025-03-05T08:17:00Z">
                  <w:rPr>
                    <w:rFonts w:ascii="Times New Roman" w:eastAsia="Times New Roman" w:hAnsi="Times New Roman"/>
                    <w:spacing w:val="-1"/>
                  </w:rPr>
                </w:rPrChange>
              </w:rPr>
              <w:t>4.1.4.3.1.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590F58C"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328" w:author="Adelino Naquarta Sepalanga Domingos" w:date="2025-03-05T09:17:00Z" w16du:dateUtc="2025-03-05T08:17:00Z">
                  <w:rPr>
                    <w:rFonts w:ascii="Times New Roman" w:eastAsia="Times New Roman" w:hAnsi="Times New Roman"/>
                    <w:spacing w:val="-1"/>
                  </w:rPr>
                </w:rPrChange>
              </w:rPr>
            </w:pPr>
          </w:p>
          <w:p w14:paraId="0528E942"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329" w:author="Adelino Naquarta Sepalanga Domingos" w:date="2025-03-05T09:17:00Z" w16du:dateUtc="2025-03-05T08:17:00Z">
                  <w:rPr>
                    <w:rFonts w:ascii="Times New Roman" w:eastAsia="Times New Roman" w:hAnsi="Times New Roman"/>
                    <w:spacing w:val="-1"/>
                  </w:rPr>
                </w:rPrChange>
              </w:rPr>
            </w:pPr>
          </w:p>
          <w:p w14:paraId="0D8943F3"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330" w:author="Adelino Naquarta Sepalanga Domingos" w:date="2025-03-05T09:17:00Z" w16du:dateUtc="2025-03-05T08:17:00Z">
                  <w:rPr>
                    <w:rFonts w:ascii="Times New Roman" w:eastAsia="Times New Roman" w:hAnsi="Times New Roman"/>
                    <w:spacing w:val="-1"/>
                  </w:rPr>
                </w:rPrChange>
              </w:rPr>
            </w:pPr>
          </w:p>
          <w:p w14:paraId="660072E1" w14:textId="77777777" w:rsidR="003F3EDE" w:rsidRPr="004866BB" w:rsidRDefault="003F3EDE" w:rsidP="0025185C">
            <w:pPr>
              <w:jc w:val="center"/>
              <w:rPr>
                <w:rFonts w:ascii="Arial" w:eastAsia="Times New Roman" w:hAnsi="Arial" w:cs="Arial"/>
                <w:spacing w:val="-1"/>
                <w:sz w:val="20"/>
                <w:szCs w:val="20"/>
                <w:rPrChange w:id="53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3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440505" w14:textId="77777777" w:rsidR="003F3EDE" w:rsidRPr="004866BB" w:rsidRDefault="003F3EDE" w:rsidP="0025185C">
            <w:pPr>
              <w:widowControl w:val="0"/>
              <w:spacing w:after="0" w:line="240" w:lineRule="auto"/>
              <w:rPr>
                <w:rFonts w:ascii="Arial" w:eastAsia="Times New Roman" w:hAnsi="Arial" w:cs="Arial"/>
                <w:spacing w:val="-1"/>
                <w:sz w:val="20"/>
                <w:szCs w:val="20"/>
                <w:rPrChange w:id="5333" w:author="Adelino Naquarta Sepalanga Domingos" w:date="2025-03-05T09:17:00Z" w16du:dateUtc="2025-03-05T08:17:00Z">
                  <w:rPr>
                    <w:rFonts w:ascii="Times New Roman" w:eastAsia="Times New Roman" w:hAnsi="Times New Roman"/>
                    <w:spacing w:val="-1"/>
                  </w:rPr>
                </w:rPrChange>
              </w:rPr>
            </w:pPr>
          </w:p>
          <w:p w14:paraId="5E815E24" w14:textId="77777777" w:rsidR="003F3EDE" w:rsidRPr="004866BB" w:rsidRDefault="003F3EDE" w:rsidP="0025185C">
            <w:pPr>
              <w:widowControl w:val="0"/>
              <w:spacing w:after="0" w:line="240" w:lineRule="auto"/>
              <w:rPr>
                <w:rFonts w:ascii="Arial" w:eastAsia="Times New Roman" w:hAnsi="Arial" w:cs="Arial"/>
                <w:spacing w:val="-1"/>
                <w:sz w:val="20"/>
                <w:szCs w:val="20"/>
                <w:rPrChange w:id="5334" w:author="Adelino Naquarta Sepalanga Domingos" w:date="2025-03-05T09:17:00Z" w16du:dateUtc="2025-03-05T08:17:00Z">
                  <w:rPr>
                    <w:rFonts w:ascii="Times New Roman" w:eastAsia="Times New Roman" w:hAnsi="Times New Roman"/>
                    <w:spacing w:val="-1"/>
                  </w:rPr>
                </w:rPrChange>
              </w:rPr>
            </w:pPr>
          </w:p>
          <w:p w14:paraId="2405764D" w14:textId="77777777" w:rsidR="003F3EDE" w:rsidRPr="004866BB" w:rsidRDefault="003F3EDE" w:rsidP="0025185C">
            <w:pPr>
              <w:rPr>
                <w:rFonts w:ascii="Arial" w:eastAsia="Times New Roman" w:hAnsi="Arial" w:cs="Arial"/>
                <w:spacing w:val="-1"/>
                <w:sz w:val="20"/>
                <w:szCs w:val="20"/>
                <w:rPrChange w:id="533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36" w:author="Adelino Naquarta Sepalanga Domingos" w:date="2025-03-05T09:17:00Z" w16du:dateUtc="2025-03-05T08:17:00Z">
                  <w:rPr>
                    <w:rFonts w:ascii="Times New Roman" w:eastAsia="Times New Roman" w:hAnsi="Times New Roman"/>
                    <w:spacing w:val="-1"/>
                  </w:rPr>
                </w:rPrChange>
              </w:rPr>
              <w:t>Estado actual do documento (</w:t>
            </w:r>
            <w:proofErr w:type="spellStart"/>
            <w:r w:rsidRPr="004866BB">
              <w:rPr>
                <w:rFonts w:ascii="Arial" w:eastAsia="Times New Roman" w:hAnsi="Arial" w:cs="Arial"/>
                <w:spacing w:val="-1"/>
                <w:sz w:val="20"/>
                <w:szCs w:val="20"/>
                <w:rPrChange w:id="5337" w:author="Adelino Naquarta Sepalanga Domingos" w:date="2025-03-05T09:17:00Z" w16du:dateUtc="2025-03-05T08:17:00Z">
                  <w:rPr>
                    <w:rFonts w:ascii="Times New Roman" w:eastAsia="Times New Roman" w:hAnsi="Times New Roman"/>
                    <w:spacing w:val="-1"/>
                  </w:rPr>
                </w:rPrChange>
              </w:rPr>
              <w:t>InvoiceStatus</w:t>
            </w:r>
            <w:proofErr w:type="spellEnd"/>
            <w:r w:rsidRPr="004866BB">
              <w:rPr>
                <w:rFonts w:ascii="Arial" w:eastAsia="Times New Roman" w:hAnsi="Arial" w:cs="Arial"/>
                <w:spacing w:val="-1"/>
                <w:sz w:val="20"/>
                <w:szCs w:val="20"/>
                <w:rPrChange w:id="5338"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0983F0B" w14:textId="77777777" w:rsidR="003F3EDE" w:rsidRPr="004866BB" w:rsidRDefault="003F3EDE" w:rsidP="0025185C">
            <w:pPr>
              <w:widowControl w:val="0"/>
              <w:spacing w:after="0" w:line="240" w:lineRule="auto"/>
              <w:rPr>
                <w:rFonts w:ascii="Arial" w:eastAsia="Times New Roman" w:hAnsi="Arial" w:cs="Arial"/>
                <w:spacing w:val="-1"/>
                <w:sz w:val="20"/>
                <w:szCs w:val="20"/>
                <w:rPrChange w:id="53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40" w:author="Adelino Naquarta Sepalanga Domingos" w:date="2025-03-05T09:17:00Z" w16du:dateUtc="2025-03-05T08:17:00Z">
                  <w:rPr>
                    <w:rFonts w:ascii="Times New Roman" w:eastAsia="Times New Roman" w:hAnsi="Times New Roman"/>
                    <w:spacing w:val="-1"/>
                  </w:rPr>
                </w:rPrChange>
              </w:rPr>
              <w:t>Deve ser preenchido com:</w:t>
            </w:r>
          </w:p>
          <w:p w14:paraId="6BB73F04" w14:textId="77777777" w:rsidR="003F3EDE" w:rsidRPr="004866BB" w:rsidRDefault="003F3EDE" w:rsidP="0025185C">
            <w:pPr>
              <w:widowControl w:val="0"/>
              <w:spacing w:after="0" w:line="240" w:lineRule="auto"/>
              <w:rPr>
                <w:rFonts w:ascii="Arial" w:eastAsia="Times New Roman" w:hAnsi="Arial" w:cs="Arial"/>
                <w:spacing w:val="-1"/>
                <w:sz w:val="20"/>
                <w:szCs w:val="20"/>
                <w:rPrChange w:id="534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42" w:author="Adelino Naquarta Sepalanga Domingos" w:date="2025-03-05T09:17:00Z" w16du:dateUtc="2025-03-05T08:17:00Z">
                  <w:rPr>
                    <w:rFonts w:ascii="Times New Roman" w:eastAsia="Times New Roman" w:hAnsi="Times New Roman"/>
                    <w:spacing w:val="-1"/>
                  </w:rPr>
                </w:rPrChange>
              </w:rPr>
              <w:t>“N” – Normal;</w:t>
            </w:r>
          </w:p>
          <w:p w14:paraId="6FF97B3B" w14:textId="77777777" w:rsidR="003F3EDE" w:rsidRPr="004866BB" w:rsidRDefault="003F3EDE" w:rsidP="0025185C">
            <w:pPr>
              <w:widowControl w:val="0"/>
              <w:spacing w:after="0" w:line="240" w:lineRule="auto"/>
              <w:rPr>
                <w:rFonts w:ascii="Arial" w:eastAsia="Times New Roman" w:hAnsi="Arial" w:cs="Arial"/>
                <w:spacing w:val="-1"/>
                <w:sz w:val="20"/>
                <w:szCs w:val="20"/>
                <w:rPrChange w:id="534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44" w:author="Adelino Naquarta Sepalanga Domingos" w:date="2025-03-05T09:17:00Z" w16du:dateUtc="2025-03-05T08:17:00Z">
                  <w:rPr>
                    <w:rFonts w:ascii="Times New Roman" w:eastAsia="Times New Roman" w:hAnsi="Times New Roman"/>
                    <w:spacing w:val="-1"/>
                  </w:rPr>
                </w:rPrChange>
              </w:rPr>
              <w:t>“S” – Autofacturação;</w:t>
            </w:r>
          </w:p>
          <w:p w14:paraId="50F978B3" w14:textId="77777777" w:rsidR="003F3EDE" w:rsidRPr="004866BB" w:rsidRDefault="003F3EDE" w:rsidP="0025185C">
            <w:pPr>
              <w:widowControl w:val="0"/>
              <w:spacing w:after="0" w:line="240" w:lineRule="auto"/>
              <w:rPr>
                <w:rFonts w:ascii="Arial" w:eastAsia="Times New Roman" w:hAnsi="Arial" w:cs="Arial"/>
                <w:spacing w:val="-1"/>
                <w:sz w:val="20"/>
                <w:szCs w:val="20"/>
                <w:rPrChange w:id="53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46" w:author="Adelino Naquarta Sepalanga Domingos" w:date="2025-03-05T09:17:00Z" w16du:dateUtc="2025-03-05T08:17:00Z">
                  <w:rPr>
                    <w:rFonts w:ascii="Times New Roman" w:eastAsia="Times New Roman" w:hAnsi="Times New Roman"/>
                    <w:spacing w:val="-1"/>
                  </w:rPr>
                </w:rPrChange>
              </w:rPr>
              <w:t>“A” – Documento anulado;</w:t>
            </w:r>
          </w:p>
          <w:p w14:paraId="0D984505" w14:textId="77777777" w:rsidR="003F3EDE" w:rsidRPr="004866BB" w:rsidRDefault="003F3EDE" w:rsidP="0025185C">
            <w:pPr>
              <w:widowControl w:val="0"/>
              <w:spacing w:after="0" w:line="240" w:lineRule="auto"/>
              <w:rPr>
                <w:rFonts w:ascii="Arial" w:eastAsia="Times New Roman" w:hAnsi="Arial" w:cs="Arial"/>
                <w:spacing w:val="-1"/>
                <w:sz w:val="20"/>
                <w:szCs w:val="20"/>
                <w:rPrChange w:id="534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48" w:author="Adelino Naquarta Sepalanga Domingos" w:date="2025-03-05T09:17:00Z" w16du:dateUtc="2025-03-05T08:17:00Z">
                  <w:rPr>
                    <w:rFonts w:ascii="Times New Roman" w:eastAsia="Times New Roman" w:hAnsi="Times New Roman"/>
                    <w:spacing w:val="-1"/>
                  </w:rPr>
                </w:rPrChange>
              </w:rPr>
              <w:t>“R” – Documento de resumo doutros documentos criados noutras aplicações e gerado nesta aplicação;</w:t>
            </w:r>
          </w:p>
          <w:p w14:paraId="259C8A10" w14:textId="77777777" w:rsidR="003F3EDE" w:rsidRPr="004866BB" w:rsidRDefault="003F3EDE" w:rsidP="0025185C">
            <w:pPr>
              <w:rPr>
                <w:rFonts w:ascii="Arial" w:eastAsia="Times New Roman" w:hAnsi="Arial" w:cs="Arial"/>
                <w:spacing w:val="-1"/>
                <w:sz w:val="20"/>
                <w:szCs w:val="20"/>
                <w:rPrChange w:id="5349"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16958F7"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350" w:author="Adelino Naquarta Sepalanga Domingos" w:date="2025-03-05T09:17:00Z" w16du:dateUtc="2025-03-05T08:17:00Z">
                  <w:rPr>
                    <w:rFonts w:ascii="Times New Roman" w:eastAsia="Times New Roman" w:hAnsi="Times New Roman"/>
                    <w:spacing w:val="-1"/>
                  </w:rPr>
                </w:rPrChange>
              </w:rPr>
            </w:pPr>
          </w:p>
          <w:p w14:paraId="4186A458"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351" w:author="Adelino Naquarta Sepalanga Domingos" w:date="2025-03-05T09:17:00Z" w16du:dateUtc="2025-03-05T08:17:00Z">
                  <w:rPr>
                    <w:rFonts w:ascii="Times New Roman" w:eastAsia="Times New Roman" w:hAnsi="Times New Roman"/>
                    <w:spacing w:val="-1"/>
                  </w:rPr>
                </w:rPrChange>
              </w:rPr>
            </w:pPr>
          </w:p>
          <w:p w14:paraId="655B88AD"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5352" w:author="Adelino Naquarta Sepalanga Domingos" w:date="2025-03-05T09:17:00Z" w16du:dateUtc="2025-03-05T08:17:00Z">
                  <w:rPr>
                    <w:rFonts w:ascii="Times New Roman" w:eastAsia="Times New Roman" w:hAnsi="Times New Roman"/>
                    <w:spacing w:val="-1"/>
                  </w:rPr>
                </w:rPrChange>
              </w:rPr>
            </w:pPr>
          </w:p>
          <w:p w14:paraId="03974FCF" w14:textId="77777777" w:rsidR="003F3EDE" w:rsidRPr="004866BB" w:rsidRDefault="003F3EDE" w:rsidP="0025185C">
            <w:pPr>
              <w:jc w:val="center"/>
              <w:rPr>
                <w:rFonts w:ascii="Arial" w:eastAsia="Times New Roman" w:hAnsi="Arial" w:cs="Arial"/>
                <w:spacing w:val="-1"/>
                <w:sz w:val="20"/>
                <w:szCs w:val="20"/>
                <w:rPrChange w:id="535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54" w:author="Adelino Naquarta Sepalanga Domingos" w:date="2025-03-05T09:17:00Z" w16du:dateUtc="2025-03-05T08:17:00Z">
                  <w:rPr>
                    <w:rFonts w:ascii="Times New Roman" w:eastAsia="Times New Roman" w:hAnsi="Times New Roman"/>
                    <w:spacing w:val="-1"/>
                  </w:rPr>
                </w:rPrChange>
              </w:rPr>
              <w:t>Texto 1</w:t>
            </w:r>
          </w:p>
        </w:tc>
      </w:tr>
      <w:tr w:rsidR="003F3EDE" w:rsidRPr="004866BB" w14:paraId="6F18DAFD" w14:textId="77777777" w:rsidTr="0025185C">
        <w:trPr>
          <w:trHeight w:val="120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E2F8BB" w14:textId="77777777" w:rsidR="003F3EDE" w:rsidRPr="004866BB" w:rsidRDefault="003F3EDE" w:rsidP="0025185C">
            <w:pPr>
              <w:jc w:val="center"/>
              <w:rPr>
                <w:rFonts w:ascii="Arial" w:eastAsia="Times New Roman" w:hAnsi="Arial" w:cs="Arial"/>
                <w:spacing w:val="-1"/>
                <w:sz w:val="20"/>
                <w:szCs w:val="20"/>
                <w:rPrChange w:id="535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56" w:author="Adelino Naquarta Sepalanga Domingos" w:date="2025-03-05T09:17:00Z" w16du:dateUtc="2025-03-05T08:17:00Z">
                  <w:rPr>
                    <w:rFonts w:ascii="Times New Roman" w:eastAsia="Times New Roman" w:hAnsi="Times New Roman"/>
                    <w:spacing w:val="-1"/>
                  </w:rPr>
                </w:rPrChange>
              </w:rPr>
              <w:t>4.1.4.3.2.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6D1EA8" w14:textId="77777777" w:rsidR="003F3EDE" w:rsidRPr="004866BB" w:rsidRDefault="003F3EDE" w:rsidP="0025185C">
            <w:pPr>
              <w:jc w:val="center"/>
              <w:rPr>
                <w:rFonts w:ascii="Arial" w:eastAsia="Times New Roman" w:hAnsi="Arial" w:cs="Arial"/>
                <w:spacing w:val="-1"/>
                <w:sz w:val="20"/>
                <w:szCs w:val="20"/>
                <w:rPrChange w:id="535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58"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3E15A3" w14:textId="77777777" w:rsidR="003F3EDE" w:rsidRPr="004866BB" w:rsidRDefault="003F3EDE" w:rsidP="0025185C">
            <w:pPr>
              <w:rPr>
                <w:rFonts w:ascii="Arial" w:eastAsia="Times New Roman" w:hAnsi="Arial" w:cs="Arial"/>
                <w:spacing w:val="-1"/>
                <w:sz w:val="20"/>
                <w:szCs w:val="20"/>
                <w:rPrChange w:id="535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60" w:author="Adelino Naquarta Sepalanga Domingos" w:date="2025-03-05T09:17:00Z" w16du:dateUtc="2025-03-05T08:17:00Z">
                  <w:rPr>
                    <w:rFonts w:ascii="Times New Roman" w:eastAsia="Times New Roman" w:hAnsi="Times New Roman"/>
                    <w:spacing w:val="-1"/>
                  </w:rPr>
                </w:rPrChange>
              </w:rPr>
              <w:t>Data e hora do estado actual do documento (</w:t>
            </w:r>
            <w:proofErr w:type="spellStart"/>
            <w:r w:rsidRPr="004866BB">
              <w:rPr>
                <w:rFonts w:ascii="Arial" w:eastAsia="Times New Roman" w:hAnsi="Arial" w:cs="Arial"/>
                <w:spacing w:val="-1"/>
                <w:sz w:val="20"/>
                <w:szCs w:val="20"/>
                <w:rPrChange w:id="5361" w:author="Adelino Naquarta Sepalanga Domingos" w:date="2025-03-05T09:17:00Z" w16du:dateUtc="2025-03-05T08:17:00Z">
                  <w:rPr>
                    <w:rFonts w:ascii="Times New Roman" w:eastAsia="Times New Roman" w:hAnsi="Times New Roman"/>
                    <w:spacing w:val="-1"/>
                  </w:rPr>
                </w:rPrChange>
              </w:rPr>
              <w:t>InvoiceStatusDate</w:t>
            </w:r>
            <w:proofErr w:type="spellEnd"/>
            <w:r w:rsidRPr="004866BB">
              <w:rPr>
                <w:rFonts w:ascii="Arial" w:eastAsia="Times New Roman" w:hAnsi="Arial" w:cs="Arial"/>
                <w:spacing w:val="-1"/>
                <w:sz w:val="20"/>
                <w:szCs w:val="20"/>
                <w:rPrChange w:id="5362"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D0B268" w14:textId="77777777" w:rsidR="003F3EDE" w:rsidRPr="004866BB" w:rsidRDefault="003F3EDE" w:rsidP="0025185C">
            <w:pPr>
              <w:rPr>
                <w:rFonts w:ascii="Arial" w:eastAsia="Times New Roman" w:hAnsi="Arial" w:cs="Arial"/>
                <w:spacing w:val="-1"/>
                <w:sz w:val="20"/>
                <w:szCs w:val="20"/>
                <w:rPrChange w:id="53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64" w:author="Adelino Naquarta Sepalanga Domingos" w:date="2025-03-05T09:17:00Z" w16du:dateUtc="2025-03-05T08:17:00Z">
                  <w:rPr>
                    <w:rFonts w:ascii="Times New Roman" w:eastAsia="Times New Roman" w:hAnsi="Times New Roman"/>
                    <w:spacing w:val="-1"/>
                  </w:rPr>
                </w:rPrChange>
              </w:rPr>
              <w:t>Data da última gravação do estado do documento ao segundo. Tipo data e hora: “</w:t>
            </w:r>
            <w:proofErr w:type="spellStart"/>
            <w:r w:rsidRPr="004866BB">
              <w:rPr>
                <w:rFonts w:ascii="Arial" w:eastAsia="Times New Roman" w:hAnsi="Arial" w:cs="Arial"/>
                <w:spacing w:val="-1"/>
                <w:sz w:val="20"/>
                <w:szCs w:val="20"/>
                <w:rPrChange w:id="5365" w:author="Adelino Naquarta Sepalanga Domingos" w:date="2025-03-05T09:17:00Z" w16du:dateUtc="2025-03-05T08:17:00Z">
                  <w:rPr>
                    <w:rFonts w:ascii="Times New Roman" w:eastAsia="Times New Roman" w:hAnsi="Times New Roman"/>
                    <w:spacing w:val="-1"/>
                  </w:rPr>
                </w:rPrChange>
              </w:rPr>
              <w:t>AAAA-MM-DDThh:</w:t>
            </w:r>
            <w:proofErr w:type="gramStart"/>
            <w:r w:rsidRPr="004866BB">
              <w:rPr>
                <w:rFonts w:ascii="Arial" w:eastAsia="Times New Roman" w:hAnsi="Arial" w:cs="Arial"/>
                <w:spacing w:val="-1"/>
                <w:sz w:val="20"/>
                <w:szCs w:val="20"/>
                <w:rPrChange w:id="5366" w:author="Adelino Naquarta Sepalanga Domingos" w:date="2025-03-05T09:17:00Z" w16du:dateUtc="2025-03-05T08:17:00Z">
                  <w:rPr>
                    <w:rFonts w:ascii="Times New Roman" w:eastAsia="Times New Roman" w:hAnsi="Times New Roman"/>
                    <w:spacing w:val="-1"/>
                  </w:rPr>
                </w:rPrChange>
              </w:rPr>
              <w:t>mm:ss</w:t>
            </w:r>
            <w:proofErr w:type="spellEnd"/>
            <w:proofErr w:type="gramEnd"/>
            <w:r w:rsidRPr="004866BB">
              <w:rPr>
                <w:rFonts w:ascii="Arial" w:eastAsia="Times New Roman" w:hAnsi="Arial" w:cs="Arial"/>
                <w:spacing w:val="-1"/>
                <w:sz w:val="20"/>
                <w:szCs w:val="20"/>
                <w:rPrChange w:id="5367"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590F5C" w14:textId="77777777" w:rsidR="003F3EDE" w:rsidRPr="004866BB" w:rsidRDefault="003F3EDE" w:rsidP="0025185C">
            <w:pPr>
              <w:jc w:val="center"/>
              <w:rPr>
                <w:rFonts w:ascii="Arial" w:eastAsia="Times New Roman" w:hAnsi="Arial" w:cs="Arial"/>
                <w:spacing w:val="-1"/>
                <w:sz w:val="20"/>
                <w:szCs w:val="20"/>
                <w:rPrChange w:id="5368" w:author="Adelino Naquarta Sepalanga Domingos" w:date="2025-03-05T09:17:00Z" w16du:dateUtc="2025-03-05T08:17:00Z">
                  <w:rPr>
                    <w:rFonts w:ascii="Times New Roman" w:eastAsia="Times New Roman" w:hAnsi="Times New Roman"/>
                    <w:spacing w:val="-1"/>
                  </w:rPr>
                </w:rPrChange>
              </w:rPr>
            </w:pPr>
          </w:p>
          <w:p w14:paraId="62AF0327" w14:textId="77777777" w:rsidR="003F3EDE" w:rsidRPr="004866BB" w:rsidRDefault="003F3EDE" w:rsidP="0025185C">
            <w:pPr>
              <w:jc w:val="center"/>
              <w:rPr>
                <w:rFonts w:ascii="Arial" w:eastAsia="Times New Roman" w:hAnsi="Arial" w:cs="Arial"/>
                <w:spacing w:val="-1"/>
                <w:sz w:val="20"/>
                <w:szCs w:val="20"/>
                <w:rPrChange w:id="536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70" w:author="Adelino Naquarta Sepalanga Domingos" w:date="2025-03-05T09:17:00Z" w16du:dateUtc="2025-03-05T08:17:00Z">
                  <w:rPr>
                    <w:rFonts w:ascii="Times New Roman" w:eastAsia="Times New Roman" w:hAnsi="Times New Roman"/>
                    <w:spacing w:val="-1"/>
                  </w:rPr>
                </w:rPrChange>
              </w:rPr>
              <w:t>Data e Hora</w:t>
            </w:r>
          </w:p>
        </w:tc>
      </w:tr>
      <w:tr w:rsidR="003F3EDE" w:rsidRPr="004866BB" w14:paraId="1F501D40" w14:textId="77777777" w:rsidTr="0025185C">
        <w:trPr>
          <w:trHeight w:val="75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796045D" w14:textId="77777777" w:rsidR="003F3EDE" w:rsidRPr="004866BB" w:rsidRDefault="003F3EDE" w:rsidP="0025185C">
            <w:pPr>
              <w:jc w:val="center"/>
              <w:rPr>
                <w:rFonts w:ascii="Arial" w:eastAsia="Times New Roman" w:hAnsi="Arial" w:cs="Arial"/>
                <w:spacing w:val="-1"/>
                <w:sz w:val="20"/>
                <w:szCs w:val="20"/>
                <w:rPrChange w:id="537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72" w:author="Adelino Naquarta Sepalanga Domingos" w:date="2025-03-05T09:17:00Z" w16du:dateUtc="2025-03-05T08:17:00Z">
                  <w:rPr>
                    <w:rFonts w:ascii="Times New Roman" w:eastAsia="Times New Roman" w:hAnsi="Times New Roman"/>
                    <w:spacing w:val="-1"/>
                  </w:rPr>
                </w:rPrChange>
              </w:rPr>
              <w:t>4.1.4.3.4.</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321F5A" w14:textId="77777777" w:rsidR="003F3EDE" w:rsidRPr="004866BB" w:rsidRDefault="003F3EDE" w:rsidP="0025185C">
            <w:pPr>
              <w:jc w:val="center"/>
              <w:rPr>
                <w:rFonts w:ascii="Arial" w:eastAsia="Times New Roman" w:hAnsi="Arial" w:cs="Arial"/>
                <w:spacing w:val="-1"/>
                <w:sz w:val="20"/>
                <w:szCs w:val="20"/>
                <w:rPrChange w:id="537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7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E9A90C" w14:textId="77777777" w:rsidR="003F3EDE" w:rsidRPr="004866BB" w:rsidRDefault="003F3EDE" w:rsidP="0025185C">
            <w:pPr>
              <w:rPr>
                <w:rFonts w:ascii="Arial" w:eastAsia="Times New Roman" w:hAnsi="Arial" w:cs="Arial"/>
                <w:spacing w:val="-1"/>
                <w:sz w:val="20"/>
                <w:szCs w:val="20"/>
                <w:rPrChange w:id="537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76" w:author="Adelino Naquarta Sepalanga Domingos" w:date="2025-03-05T09:17:00Z" w16du:dateUtc="2025-03-05T08:17:00Z">
                  <w:rPr>
                    <w:rFonts w:ascii="Times New Roman" w:eastAsia="Times New Roman" w:hAnsi="Times New Roman"/>
                    <w:spacing w:val="-1"/>
                  </w:rPr>
                </w:rPrChange>
              </w:rPr>
              <w:t>Código do utilizador (</w:t>
            </w:r>
            <w:proofErr w:type="spellStart"/>
            <w:r w:rsidRPr="004866BB">
              <w:rPr>
                <w:rFonts w:ascii="Arial" w:eastAsia="Times New Roman" w:hAnsi="Arial" w:cs="Arial"/>
                <w:spacing w:val="-1"/>
                <w:sz w:val="20"/>
                <w:szCs w:val="20"/>
                <w:rPrChange w:id="5377" w:author="Adelino Naquarta Sepalanga Domingos" w:date="2025-03-05T09:17:00Z" w16du:dateUtc="2025-03-05T08:17:00Z">
                  <w:rPr>
                    <w:rFonts w:ascii="Times New Roman" w:eastAsia="Times New Roman" w:hAnsi="Times New Roman"/>
                    <w:spacing w:val="-1"/>
                  </w:rPr>
                </w:rPrChange>
              </w:rPr>
              <w:t>SourceID</w:t>
            </w:r>
            <w:proofErr w:type="spellEnd"/>
            <w:r w:rsidRPr="004866BB">
              <w:rPr>
                <w:rFonts w:ascii="Arial" w:eastAsia="Times New Roman" w:hAnsi="Arial" w:cs="Arial"/>
                <w:spacing w:val="-1"/>
                <w:sz w:val="20"/>
                <w:szCs w:val="20"/>
                <w:rPrChange w:id="5378"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106F3AC" w14:textId="77777777" w:rsidR="003F3EDE" w:rsidRPr="004866BB" w:rsidRDefault="003F3EDE" w:rsidP="0025185C">
            <w:pPr>
              <w:rPr>
                <w:rFonts w:ascii="Arial" w:eastAsia="Times New Roman" w:hAnsi="Arial" w:cs="Arial"/>
                <w:spacing w:val="-1"/>
                <w:sz w:val="20"/>
                <w:szCs w:val="20"/>
                <w:rPrChange w:id="537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80" w:author="Adelino Naquarta Sepalanga Domingos" w:date="2025-03-05T09:17:00Z" w16du:dateUtc="2025-03-05T08:17:00Z">
                  <w:rPr>
                    <w:rFonts w:ascii="Times New Roman" w:eastAsia="Times New Roman" w:hAnsi="Times New Roman"/>
                    <w:spacing w:val="-1"/>
                  </w:rPr>
                </w:rPrChange>
              </w:rPr>
              <w:t>Utilizador responsável pelo estado actual do documento.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2BEDDCE" w14:textId="77777777" w:rsidR="003F3EDE" w:rsidRPr="004866BB" w:rsidRDefault="003F3EDE" w:rsidP="0025185C">
            <w:pPr>
              <w:jc w:val="center"/>
              <w:rPr>
                <w:rFonts w:ascii="Arial" w:eastAsia="Times New Roman" w:hAnsi="Arial" w:cs="Arial"/>
                <w:spacing w:val="-1"/>
                <w:sz w:val="20"/>
                <w:szCs w:val="20"/>
                <w:rPrChange w:id="538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82" w:author="Adelino Naquarta Sepalanga Domingos" w:date="2025-03-05T09:17:00Z" w16du:dateUtc="2025-03-05T08:17:00Z">
                  <w:rPr>
                    <w:rFonts w:ascii="Times New Roman" w:eastAsia="Times New Roman" w:hAnsi="Times New Roman"/>
                    <w:spacing w:val="-1"/>
                  </w:rPr>
                </w:rPrChange>
              </w:rPr>
              <w:t>Texto 30</w:t>
            </w:r>
          </w:p>
        </w:tc>
      </w:tr>
      <w:tr w:rsidR="003F3EDE" w:rsidRPr="004866BB" w14:paraId="7CDF80FA" w14:textId="77777777" w:rsidTr="0025185C">
        <w:trPr>
          <w:trHeight w:val="90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F7EEC00" w14:textId="77777777" w:rsidR="003F3EDE" w:rsidRPr="004866BB" w:rsidRDefault="003F3EDE" w:rsidP="0025185C">
            <w:pPr>
              <w:jc w:val="center"/>
              <w:rPr>
                <w:rFonts w:ascii="Arial" w:eastAsia="Times New Roman" w:hAnsi="Arial" w:cs="Arial"/>
                <w:spacing w:val="-1"/>
                <w:sz w:val="20"/>
                <w:szCs w:val="20"/>
                <w:rPrChange w:id="5383" w:author="Adelino Naquarta Sepalanga Domingos" w:date="2025-03-05T09:17:00Z" w16du:dateUtc="2025-03-05T08:17:00Z">
                  <w:rPr>
                    <w:rFonts w:ascii="Times New Roman" w:eastAsia="Times New Roman" w:hAnsi="Times New Roman"/>
                    <w:spacing w:val="-1"/>
                  </w:rPr>
                </w:rPrChange>
              </w:rPr>
            </w:pPr>
          </w:p>
          <w:p w14:paraId="2330AE58" w14:textId="77777777" w:rsidR="003F3EDE" w:rsidRPr="004866BB" w:rsidRDefault="003F3EDE" w:rsidP="0025185C">
            <w:pPr>
              <w:jc w:val="center"/>
              <w:rPr>
                <w:rFonts w:ascii="Arial" w:eastAsia="Times New Roman" w:hAnsi="Arial" w:cs="Arial"/>
                <w:spacing w:val="-1"/>
                <w:sz w:val="20"/>
                <w:szCs w:val="20"/>
                <w:rPrChange w:id="5384" w:author="Adelino Naquarta Sepalanga Domingos" w:date="2025-03-05T09:17:00Z" w16du:dateUtc="2025-03-05T08:17:00Z">
                  <w:rPr>
                    <w:rFonts w:ascii="Times New Roman" w:eastAsia="Times New Roman" w:hAnsi="Times New Roman"/>
                    <w:spacing w:val="-1"/>
                  </w:rPr>
                </w:rPrChange>
              </w:rPr>
            </w:pPr>
          </w:p>
          <w:p w14:paraId="1D9D207D" w14:textId="77777777" w:rsidR="003F3EDE" w:rsidRPr="004866BB" w:rsidRDefault="003F3EDE" w:rsidP="0025185C">
            <w:pPr>
              <w:jc w:val="center"/>
              <w:rPr>
                <w:rFonts w:ascii="Arial" w:eastAsia="Times New Roman" w:hAnsi="Arial" w:cs="Arial"/>
                <w:spacing w:val="-1"/>
                <w:sz w:val="20"/>
                <w:szCs w:val="20"/>
                <w:rPrChange w:id="538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86" w:author="Adelino Naquarta Sepalanga Domingos" w:date="2025-03-05T09:17:00Z" w16du:dateUtc="2025-03-05T08:17:00Z">
                  <w:rPr>
                    <w:rFonts w:ascii="Times New Roman" w:eastAsia="Times New Roman" w:hAnsi="Times New Roman"/>
                    <w:spacing w:val="-1"/>
                  </w:rPr>
                </w:rPrChange>
              </w:rPr>
              <w:t>4.1.4.3.5.</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F42FEE" w14:textId="77777777" w:rsidR="003F3EDE" w:rsidRPr="004866BB" w:rsidRDefault="003F3EDE" w:rsidP="0025185C">
            <w:pPr>
              <w:jc w:val="center"/>
              <w:rPr>
                <w:rFonts w:ascii="Arial" w:eastAsia="Times New Roman" w:hAnsi="Arial" w:cs="Arial"/>
                <w:spacing w:val="-1"/>
                <w:sz w:val="20"/>
                <w:szCs w:val="20"/>
                <w:rPrChange w:id="5387" w:author="Adelino Naquarta Sepalanga Domingos" w:date="2025-03-05T09:17:00Z" w16du:dateUtc="2025-03-05T08:17:00Z">
                  <w:rPr>
                    <w:rFonts w:ascii="Times New Roman" w:eastAsia="Times New Roman" w:hAnsi="Times New Roman"/>
                    <w:spacing w:val="-1"/>
                  </w:rPr>
                </w:rPrChange>
              </w:rPr>
            </w:pPr>
          </w:p>
          <w:p w14:paraId="45DF931B" w14:textId="77777777" w:rsidR="003F3EDE" w:rsidRPr="004866BB" w:rsidRDefault="003F3EDE" w:rsidP="0025185C">
            <w:pPr>
              <w:jc w:val="center"/>
              <w:rPr>
                <w:rFonts w:ascii="Arial" w:eastAsia="Times New Roman" w:hAnsi="Arial" w:cs="Arial"/>
                <w:spacing w:val="-1"/>
                <w:sz w:val="20"/>
                <w:szCs w:val="20"/>
                <w:rPrChange w:id="5388" w:author="Adelino Naquarta Sepalanga Domingos" w:date="2025-03-05T09:17:00Z" w16du:dateUtc="2025-03-05T08:17:00Z">
                  <w:rPr>
                    <w:rFonts w:ascii="Times New Roman" w:eastAsia="Times New Roman" w:hAnsi="Times New Roman"/>
                    <w:spacing w:val="-1"/>
                  </w:rPr>
                </w:rPrChange>
              </w:rPr>
            </w:pPr>
          </w:p>
          <w:p w14:paraId="2D1B3DE3" w14:textId="77777777" w:rsidR="003F3EDE" w:rsidRPr="004866BB" w:rsidRDefault="003F3EDE" w:rsidP="0025185C">
            <w:pPr>
              <w:jc w:val="center"/>
              <w:rPr>
                <w:rFonts w:ascii="Arial" w:eastAsia="Times New Roman" w:hAnsi="Arial" w:cs="Arial"/>
                <w:spacing w:val="-1"/>
                <w:sz w:val="20"/>
                <w:szCs w:val="20"/>
                <w:rPrChange w:id="538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90"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220775" w14:textId="77777777" w:rsidR="003F3EDE" w:rsidRPr="004866BB" w:rsidRDefault="003F3EDE" w:rsidP="0025185C">
            <w:pPr>
              <w:rPr>
                <w:rFonts w:ascii="Arial" w:eastAsia="Times New Roman" w:hAnsi="Arial" w:cs="Arial"/>
                <w:spacing w:val="-1"/>
                <w:sz w:val="20"/>
                <w:szCs w:val="20"/>
                <w:rPrChange w:id="5391" w:author="Adelino Naquarta Sepalanga Domingos" w:date="2025-03-05T09:17:00Z" w16du:dateUtc="2025-03-05T08:17:00Z">
                  <w:rPr>
                    <w:rFonts w:ascii="Times New Roman" w:eastAsia="Times New Roman" w:hAnsi="Times New Roman"/>
                    <w:spacing w:val="-1"/>
                  </w:rPr>
                </w:rPrChange>
              </w:rPr>
            </w:pPr>
          </w:p>
          <w:p w14:paraId="7984CCBF" w14:textId="77777777" w:rsidR="003F3EDE" w:rsidRPr="004866BB" w:rsidRDefault="003F3EDE" w:rsidP="0025185C">
            <w:pPr>
              <w:rPr>
                <w:rFonts w:ascii="Arial" w:eastAsia="Times New Roman" w:hAnsi="Arial" w:cs="Arial"/>
                <w:spacing w:val="-1"/>
                <w:sz w:val="20"/>
                <w:szCs w:val="20"/>
                <w:rPrChange w:id="5392" w:author="Adelino Naquarta Sepalanga Domingos" w:date="2025-03-05T09:17:00Z" w16du:dateUtc="2025-03-05T08:17:00Z">
                  <w:rPr>
                    <w:rFonts w:ascii="Times New Roman" w:eastAsia="Times New Roman" w:hAnsi="Times New Roman"/>
                    <w:spacing w:val="-1"/>
                  </w:rPr>
                </w:rPrChange>
              </w:rPr>
            </w:pPr>
          </w:p>
          <w:p w14:paraId="76AFB2E5" w14:textId="77777777" w:rsidR="003F3EDE" w:rsidRPr="004866BB" w:rsidRDefault="003F3EDE" w:rsidP="0025185C">
            <w:pPr>
              <w:rPr>
                <w:rFonts w:ascii="Arial" w:eastAsia="Times New Roman" w:hAnsi="Arial" w:cs="Arial"/>
                <w:spacing w:val="-1"/>
                <w:sz w:val="20"/>
                <w:szCs w:val="20"/>
                <w:rPrChange w:id="539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94" w:author="Adelino Naquarta Sepalanga Domingos" w:date="2025-03-05T09:17:00Z" w16du:dateUtc="2025-03-05T08:17:00Z">
                  <w:rPr>
                    <w:rFonts w:ascii="Times New Roman" w:eastAsia="Times New Roman" w:hAnsi="Times New Roman"/>
                    <w:spacing w:val="-1"/>
                  </w:rPr>
                </w:rPrChange>
              </w:rPr>
              <w:t>Origem do documento (</w:t>
            </w:r>
            <w:proofErr w:type="spellStart"/>
            <w:r w:rsidRPr="004866BB">
              <w:rPr>
                <w:rFonts w:ascii="Arial" w:eastAsia="Times New Roman" w:hAnsi="Arial" w:cs="Arial"/>
                <w:spacing w:val="-1"/>
                <w:sz w:val="20"/>
                <w:szCs w:val="20"/>
                <w:rPrChange w:id="5395" w:author="Adelino Naquarta Sepalanga Domingos" w:date="2025-03-05T09:17:00Z" w16du:dateUtc="2025-03-05T08:17:00Z">
                  <w:rPr>
                    <w:rFonts w:ascii="Times New Roman" w:eastAsia="Times New Roman" w:hAnsi="Times New Roman"/>
                    <w:spacing w:val="-1"/>
                  </w:rPr>
                </w:rPrChange>
              </w:rPr>
              <w:t>SourceBilling</w:t>
            </w:r>
            <w:proofErr w:type="spellEnd"/>
            <w:r w:rsidRPr="004866BB">
              <w:rPr>
                <w:rFonts w:ascii="Arial" w:eastAsia="Times New Roman" w:hAnsi="Arial" w:cs="Arial"/>
                <w:spacing w:val="-1"/>
                <w:sz w:val="20"/>
                <w:szCs w:val="20"/>
                <w:rPrChange w:id="5396"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D6EF09B" w14:textId="77777777" w:rsidR="003F3EDE" w:rsidRPr="004866BB" w:rsidRDefault="003F3EDE" w:rsidP="0025185C">
            <w:pPr>
              <w:rPr>
                <w:rFonts w:ascii="Arial" w:eastAsia="Times New Roman" w:hAnsi="Arial" w:cs="Arial"/>
                <w:spacing w:val="-1"/>
                <w:sz w:val="20"/>
                <w:szCs w:val="20"/>
                <w:rPrChange w:id="539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98" w:author="Adelino Naquarta Sepalanga Domingos" w:date="2025-03-05T09:17:00Z" w16du:dateUtc="2025-03-05T08:17:00Z">
                  <w:rPr>
                    <w:rFonts w:ascii="Times New Roman" w:eastAsia="Times New Roman" w:hAnsi="Times New Roman"/>
                    <w:spacing w:val="-1"/>
                  </w:rPr>
                </w:rPrChange>
              </w:rPr>
              <w:t>Deve ser preenchido com:</w:t>
            </w:r>
          </w:p>
          <w:p w14:paraId="34113610" w14:textId="77777777" w:rsidR="003F3EDE" w:rsidRPr="004866BB" w:rsidRDefault="003F3EDE" w:rsidP="0025185C">
            <w:pPr>
              <w:spacing w:after="0"/>
              <w:rPr>
                <w:rFonts w:ascii="Arial" w:eastAsia="Times New Roman" w:hAnsi="Arial" w:cs="Arial"/>
                <w:spacing w:val="-1"/>
                <w:sz w:val="20"/>
                <w:szCs w:val="20"/>
                <w:rPrChange w:id="539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00" w:author="Adelino Naquarta Sepalanga Domingos" w:date="2025-03-05T09:17:00Z" w16du:dateUtc="2025-03-05T08:17:00Z">
                  <w:rPr>
                    <w:rFonts w:ascii="Times New Roman" w:eastAsia="Times New Roman" w:hAnsi="Times New Roman"/>
                    <w:spacing w:val="-1"/>
                  </w:rPr>
                </w:rPrChange>
              </w:rPr>
              <w:t>“</w:t>
            </w:r>
            <w:proofErr w:type="gramStart"/>
            <w:r w:rsidRPr="004866BB">
              <w:rPr>
                <w:rFonts w:ascii="Arial" w:eastAsia="Times New Roman" w:hAnsi="Arial" w:cs="Arial"/>
                <w:spacing w:val="-1"/>
                <w:sz w:val="20"/>
                <w:szCs w:val="20"/>
                <w:rPrChange w:id="5401" w:author="Adelino Naquarta Sepalanga Domingos" w:date="2025-03-05T09:17:00Z" w16du:dateUtc="2025-03-05T08:17:00Z">
                  <w:rPr>
                    <w:rFonts w:ascii="Times New Roman" w:eastAsia="Times New Roman" w:hAnsi="Times New Roman"/>
                    <w:spacing w:val="-1"/>
                  </w:rPr>
                </w:rPrChange>
              </w:rPr>
              <w:t>P”–</w:t>
            </w:r>
            <w:proofErr w:type="gramEnd"/>
            <w:r w:rsidRPr="004866BB">
              <w:rPr>
                <w:rFonts w:ascii="Arial" w:eastAsia="Times New Roman" w:hAnsi="Arial" w:cs="Arial"/>
                <w:spacing w:val="-1"/>
                <w:sz w:val="20"/>
                <w:szCs w:val="20"/>
                <w:rPrChange w:id="5402" w:author="Adelino Naquarta Sepalanga Domingos" w:date="2025-03-05T09:17:00Z" w16du:dateUtc="2025-03-05T08:17:00Z">
                  <w:rPr>
                    <w:rFonts w:ascii="Times New Roman" w:eastAsia="Times New Roman" w:hAnsi="Times New Roman"/>
                    <w:spacing w:val="-1"/>
                  </w:rPr>
                </w:rPrChange>
              </w:rPr>
              <w:t xml:space="preserve"> Documento produzido na aplicação;</w:t>
            </w:r>
          </w:p>
          <w:p w14:paraId="1353CFCB" w14:textId="77777777" w:rsidR="003F3EDE" w:rsidRPr="004866BB" w:rsidRDefault="003F3EDE" w:rsidP="0025185C">
            <w:pPr>
              <w:spacing w:after="0"/>
              <w:rPr>
                <w:rFonts w:ascii="Arial" w:eastAsia="Times New Roman" w:hAnsi="Arial" w:cs="Arial"/>
                <w:spacing w:val="-1"/>
                <w:sz w:val="20"/>
                <w:szCs w:val="20"/>
                <w:rPrChange w:id="540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04" w:author="Adelino Naquarta Sepalanga Domingos" w:date="2025-03-05T09:17:00Z" w16du:dateUtc="2025-03-05T08:17:00Z">
                  <w:rPr>
                    <w:rFonts w:ascii="Times New Roman" w:eastAsia="Times New Roman" w:hAnsi="Times New Roman"/>
                    <w:spacing w:val="-1"/>
                  </w:rPr>
                </w:rPrChange>
              </w:rPr>
              <w:t>“</w:t>
            </w:r>
            <w:proofErr w:type="gramStart"/>
            <w:r w:rsidRPr="004866BB">
              <w:rPr>
                <w:rFonts w:ascii="Arial" w:eastAsia="Times New Roman" w:hAnsi="Arial" w:cs="Arial"/>
                <w:spacing w:val="-1"/>
                <w:sz w:val="20"/>
                <w:szCs w:val="20"/>
                <w:rPrChange w:id="5405" w:author="Adelino Naquarta Sepalanga Domingos" w:date="2025-03-05T09:17:00Z" w16du:dateUtc="2025-03-05T08:17:00Z">
                  <w:rPr>
                    <w:rFonts w:ascii="Times New Roman" w:eastAsia="Times New Roman" w:hAnsi="Times New Roman"/>
                    <w:spacing w:val="-1"/>
                  </w:rPr>
                </w:rPrChange>
              </w:rPr>
              <w:t>I”–</w:t>
            </w:r>
            <w:proofErr w:type="gramEnd"/>
            <w:r w:rsidRPr="004866BB">
              <w:rPr>
                <w:rFonts w:ascii="Arial" w:eastAsia="Times New Roman" w:hAnsi="Arial" w:cs="Arial"/>
                <w:spacing w:val="-1"/>
                <w:sz w:val="20"/>
                <w:szCs w:val="20"/>
                <w:rPrChange w:id="5406" w:author="Adelino Naquarta Sepalanga Domingos" w:date="2025-03-05T09:17:00Z" w16du:dateUtc="2025-03-05T08:17:00Z">
                  <w:rPr>
                    <w:rFonts w:ascii="Times New Roman" w:eastAsia="Times New Roman" w:hAnsi="Times New Roman"/>
                    <w:spacing w:val="-1"/>
                  </w:rPr>
                </w:rPrChange>
              </w:rPr>
              <w:t xml:space="preserve"> Documento integrado e produzido noutra aplicação;</w:t>
            </w:r>
          </w:p>
          <w:p w14:paraId="11575945" w14:textId="77777777" w:rsidR="003F3EDE" w:rsidRPr="004866BB" w:rsidRDefault="003F3EDE" w:rsidP="0025185C">
            <w:pPr>
              <w:spacing w:after="0"/>
              <w:rPr>
                <w:rFonts w:ascii="Arial" w:eastAsia="Times New Roman" w:hAnsi="Arial" w:cs="Arial"/>
                <w:spacing w:val="-1"/>
                <w:sz w:val="20"/>
                <w:szCs w:val="20"/>
                <w:rPrChange w:id="54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08" w:author="Adelino Naquarta Sepalanga Domingos" w:date="2025-03-05T09:17:00Z" w16du:dateUtc="2025-03-05T08:17:00Z">
                  <w:rPr>
                    <w:rFonts w:ascii="Times New Roman" w:eastAsia="Times New Roman" w:hAnsi="Times New Roman"/>
                    <w:spacing w:val="-1"/>
                  </w:rPr>
                </w:rPrChange>
              </w:rPr>
              <w:t>“</w:t>
            </w:r>
            <w:proofErr w:type="gramStart"/>
            <w:r w:rsidRPr="004866BB">
              <w:rPr>
                <w:rFonts w:ascii="Arial" w:eastAsia="Times New Roman" w:hAnsi="Arial" w:cs="Arial"/>
                <w:spacing w:val="-1"/>
                <w:sz w:val="20"/>
                <w:szCs w:val="20"/>
                <w:rPrChange w:id="5409" w:author="Adelino Naquarta Sepalanga Domingos" w:date="2025-03-05T09:17:00Z" w16du:dateUtc="2025-03-05T08:17:00Z">
                  <w:rPr>
                    <w:rFonts w:ascii="Times New Roman" w:eastAsia="Times New Roman" w:hAnsi="Times New Roman"/>
                    <w:spacing w:val="-1"/>
                  </w:rPr>
                </w:rPrChange>
              </w:rPr>
              <w:t>M”–</w:t>
            </w:r>
            <w:proofErr w:type="gramEnd"/>
            <w:r w:rsidRPr="004866BB">
              <w:rPr>
                <w:rFonts w:ascii="Arial" w:eastAsia="Times New Roman" w:hAnsi="Arial" w:cs="Arial"/>
                <w:spacing w:val="-1"/>
                <w:sz w:val="20"/>
                <w:szCs w:val="20"/>
                <w:rPrChange w:id="5410" w:author="Adelino Naquarta Sepalanga Domingos" w:date="2025-03-05T09:17:00Z" w16du:dateUtc="2025-03-05T08:17:00Z">
                  <w:rPr>
                    <w:rFonts w:ascii="Times New Roman" w:eastAsia="Times New Roman" w:hAnsi="Times New Roman"/>
                    <w:spacing w:val="-1"/>
                  </w:rPr>
                </w:rPrChange>
              </w:rPr>
              <w:t xml:space="preserve"> Documento  proveniente  de</w:t>
            </w:r>
          </w:p>
          <w:p w14:paraId="5F085A38" w14:textId="77777777" w:rsidR="003F3EDE" w:rsidRPr="004866BB" w:rsidRDefault="003F3EDE" w:rsidP="0025185C">
            <w:pPr>
              <w:spacing w:after="0"/>
              <w:rPr>
                <w:rFonts w:ascii="Arial" w:eastAsia="Times New Roman" w:hAnsi="Arial" w:cs="Arial"/>
                <w:spacing w:val="-1"/>
                <w:sz w:val="20"/>
                <w:szCs w:val="20"/>
                <w:rPrChange w:id="541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12" w:author="Adelino Naquarta Sepalanga Domingos" w:date="2025-03-05T09:17:00Z" w16du:dateUtc="2025-03-05T08:17:00Z">
                  <w:rPr>
                    <w:rFonts w:ascii="Times New Roman" w:eastAsia="Times New Roman" w:hAnsi="Times New Roman"/>
                    <w:spacing w:val="-1"/>
                  </w:rPr>
                </w:rPrChange>
              </w:rPr>
              <w:t>Recuperação ou de emissão manual;</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7A1259" w14:textId="77777777" w:rsidR="003F3EDE" w:rsidRPr="004866BB" w:rsidRDefault="003F3EDE" w:rsidP="0025185C">
            <w:pPr>
              <w:jc w:val="center"/>
              <w:rPr>
                <w:rFonts w:ascii="Arial" w:eastAsia="Times New Roman" w:hAnsi="Arial" w:cs="Arial"/>
                <w:spacing w:val="-1"/>
                <w:sz w:val="20"/>
                <w:szCs w:val="20"/>
                <w:rPrChange w:id="5413" w:author="Adelino Naquarta Sepalanga Domingos" w:date="2025-03-05T09:17:00Z" w16du:dateUtc="2025-03-05T08:17:00Z">
                  <w:rPr>
                    <w:rFonts w:ascii="Times New Roman" w:eastAsia="Times New Roman" w:hAnsi="Times New Roman"/>
                    <w:spacing w:val="-1"/>
                  </w:rPr>
                </w:rPrChange>
              </w:rPr>
            </w:pPr>
          </w:p>
          <w:p w14:paraId="0C1ED1C7" w14:textId="77777777" w:rsidR="003F3EDE" w:rsidRPr="004866BB" w:rsidRDefault="003F3EDE" w:rsidP="0025185C">
            <w:pPr>
              <w:jc w:val="center"/>
              <w:rPr>
                <w:rFonts w:ascii="Arial" w:eastAsia="Times New Roman" w:hAnsi="Arial" w:cs="Arial"/>
                <w:spacing w:val="-1"/>
                <w:sz w:val="20"/>
                <w:szCs w:val="20"/>
                <w:rPrChange w:id="5414" w:author="Adelino Naquarta Sepalanga Domingos" w:date="2025-03-05T09:17:00Z" w16du:dateUtc="2025-03-05T08:17:00Z">
                  <w:rPr>
                    <w:rFonts w:ascii="Times New Roman" w:eastAsia="Times New Roman" w:hAnsi="Times New Roman"/>
                    <w:spacing w:val="-1"/>
                  </w:rPr>
                </w:rPrChange>
              </w:rPr>
            </w:pPr>
          </w:p>
          <w:p w14:paraId="156272EC" w14:textId="77777777" w:rsidR="003F3EDE" w:rsidRPr="004866BB" w:rsidRDefault="003F3EDE" w:rsidP="0025185C">
            <w:pPr>
              <w:jc w:val="center"/>
              <w:rPr>
                <w:rFonts w:ascii="Arial" w:eastAsia="Times New Roman" w:hAnsi="Arial" w:cs="Arial"/>
                <w:spacing w:val="-1"/>
                <w:sz w:val="20"/>
                <w:szCs w:val="20"/>
                <w:rPrChange w:id="541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16" w:author="Adelino Naquarta Sepalanga Domingos" w:date="2025-03-05T09:17:00Z" w16du:dateUtc="2025-03-05T08:17:00Z">
                  <w:rPr>
                    <w:rFonts w:ascii="Times New Roman" w:eastAsia="Times New Roman" w:hAnsi="Times New Roman"/>
                    <w:spacing w:val="-1"/>
                  </w:rPr>
                </w:rPrChange>
              </w:rPr>
              <w:t>Texto 1</w:t>
            </w:r>
          </w:p>
        </w:tc>
      </w:tr>
      <w:tr w:rsidR="003F3EDE" w:rsidRPr="004866BB" w14:paraId="2A26DB88" w14:textId="77777777" w:rsidTr="0025185C">
        <w:trPr>
          <w:trHeight w:val="85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63EE55" w14:textId="77777777" w:rsidR="003F3EDE" w:rsidRPr="004866BB" w:rsidRDefault="003F3EDE" w:rsidP="0025185C">
            <w:pPr>
              <w:jc w:val="center"/>
              <w:rPr>
                <w:rFonts w:ascii="Arial" w:eastAsia="Times New Roman" w:hAnsi="Arial" w:cs="Arial"/>
                <w:spacing w:val="-1"/>
                <w:sz w:val="20"/>
                <w:szCs w:val="20"/>
                <w:rPrChange w:id="5417" w:author="Adelino Naquarta Sepalanga Domingos" w:date="2025-03-05T09:17:00Z" w16du:dateUtc="2025-03-05T08:17:00Z">
                  <w:rPr>
                    <w:rFonts w:ascii="Times New Roman" w:eastAsia="Times New Roman" w:hAnsi="Times New Roman"/>
                    <w:spacing w:val="-1"/>
                  </w:rPr>
                </w:rPrChange>
              </w:rPr>
            </w:pPr>
          </w:p>
          <w:p w14:paraId="05BB01EF" w14:textId="77777777" w:rsidR="003F3EDE" w:rsidRPr="004866BB" w:rsidRDefault="003F3EDE" w:rsidP="0025185C">
            <w:pPr>
              <w:jc w:val="center"/>
              <w:rPr>
                <w:rFonts w:ascii="Arial" w:eastAsia="Times New Roman" w:hAnsi="Arial" w:cs="Arial"/>
                <w:spacing w:val="-1"/>
                <w:sz w:val="20"/>
                <w:szCs w:val="20"/>
                <w:rPrChange w:id="541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19" w:author="Adelino Naquarta Sepalanga Domingos" w:date="2025-03-05T09:17:00Z" w16du:dateUtc="2025-03-05T08:17:00Z">
                  <w:rPr>
                    <w:rFonts w:ascii="Times New Roman" w:eastAsia="Times New Roman" w:hAnsi="Times New Roman"/>
                    <w:spacing w:val="-1"/>
                  </w:rPr>
                </w:rPrChange>
              </w:rPr>
              <w:t>4.1.4.4.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45D323" w14:textId="77777777" w:rsidR="003F3EDE" w:rsidRPr="004866BB" w:rsidRDefault="003F3EDE" w:rsidP="0025185C">
            <w:pPr>
              <w:jc w:val="center"/>
              <w:rPr>
                <w:rFonts w:ascii="Arial" w:eastAsia="Times New Roman" w:hAnsi="Arial" w:cs="Arial"/>
                <w:spacing w:val="-1"/>
                <w:sz w:val="20"/>
                <w:szCs w:val="20"/>
                <w:rPrChange w:id="5420" w:author="Adelino Naquarta Sepalanga Domingos" w:date="2025-03-05T09:17:00Z" w16du:dateUtc="2025-03-05T08:17:00Z">
                  <w:rPr>
                    <w:rFonts w:ascii="Times New Roman" w:eastAsia="Times New Roman" w:hAnsi="Times New Roman"/>
                    <w:spacing w:val="-1"/>
                  </w:rPr>
                </w:rPrChange>
              </w:rPr>
            </w:pPr>
          </w:p>
          <w:p w14:paraId="7BC1D115" w14:textId="77777777" w:rsidR="003F3EDE" w:rsidRPr="004866BB" w:rsidRDefault="003F3EDE" w:rsidP="0025185C">
            <w:pPr>
              <w:jc w:val="center"/>
              <w:rPr>
                <w:rFonts w:ascii="Arial" w:eastAsia="Times New Roman" w:hAnsi="Arial" w:cs="Arial"/>
                <w:spacing w:val="-1"/>
                <w:sz w:val="20"/>
                <w:szCs w:val="20"/>
                <w:rPrChange w:id="54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2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7F1E12" w14:textId="77777777" w:rsidR="003F3EDE" w:rsidRPr="004866BB" w:rsidRDefault="003F3EDE" w:rsidP="0025185C">
            <w:pPr>
              <w:rPr>
                <w:rFonts w:ascii="Arial" w:eastAsia="Times New Roman" w:hAnsi="Arial" w:cs="Arial"/>
                <w:spacing w:val="-1"/>
                <w:sz w:val="20"/>
                <w:szCs w:val="20"/>
                <w:rPrChange w:id="5423" w:author="Adelino Naquarta Sepalanga Domingos" w:date="2025-03-05T09:17:00Z" w16du:dateUtc="2025-03-05T08:17:00Z">
                  <w:rPr>
                    <w:rFonts w:ascii="Times New Roman" w:eastAsia="Times New Roman" w:hAnsi="Times New Roman"/>
                    <w:spacing w:val="-1"/>
                  </w:rPr>
                </w:rPrChange>
              </w:rPr>
            </w:pPr>
          </w:p>
          <w:p w14:paraId="08B173BB" w14:textId="77777777" w:rsidR="003F3EDE" w:rsidRPr="004866BB" w:rsidRDefault="003F3EDE" w:rsidP="0025185C">
            <w:pPr>
              <w:rPr>
                <w:rFonts w:ascii="Arial" w:eastAsia="Times New Roman" w:hAnsi="Arial" w:cs="Arial"/>
                <w:spacing w:val="-1"/>
                <w:sz w:val="20"/>
                <w:szCs w:val="20"/>
                <w:rPrChange w:id="542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25" w:author="Adelino Naquarta Sepalanga Domingos" w:date="2025-03-05T09:17:00Z" w16du:dateUtc="2025-03-05T08:17:00Z">
                  <w:rPr>
                    <w:rFonts w:ascii="Times New Roman" w:eastAsia="Times New Roman" w:hAnsi="Times New Roman"/>
                    <w:spacing w:val="-1"/>
                  </w:rPr>
                </w:rPrChange>
              </w:rPr>
              <w:t>Chave do documento (</w:t>
            </w:r>
            <w:proofErr w:type="spellStart"/>
            <w:r w:rsidRPr="004866BB">
              <w:rPr>
                <w:rFonts w:ascii="Arial" w:eastAsia="Times New Roman" w:hAnsi="Arial" w:cs="Arial"/>
                <w:spacing w:val="-1"/>
                <w:sz w:val="20"/>
                <w:szCs w:val="20"/>
                <w:rPrChange w:id="5426" w:author="Adelino Naquarta Sepalanga Domingos" w:date="2025-03-05T09:17:00Z" w16du:dateUtc="2025-03-05T08:17:00Z">
                  <w:rPr>
                    <w:rFonts w:ascii="Times New Roman" w:eastAsia="Times New Roman" w:hAnsi="Times New Roman"/>
                    <w:spacing w:val="-1"/>
                  </w:rPr>
                </w:rPrChange>
              </w:rPr>
              <w:t>Hash</w:t>
            </w:r>
            <w:proofErr w:type="spellEnd"/>
            <w:r w:rsidRPr="004866BB">
              <w:rPr>
                <w:rFonts w:ascii="Arial" w:eastAsia="Times New Roman" w:hAnsi="Arial" w:cs="Arial"/>
                <w:spacing w:val="-1"/>
                <w:sz w:val="20"/>
                <w:szCs w:val="20"/>
                <w:rPrChange w:id="5427"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B18296" w14:textId="77777777" w:rsidR="003F3EDE" w:rsidRPr="004866BB" w:rsidRDefault="003F3EDE" w:rsidP="0025185C">
            <w:pPr>
              <w:rPr>
                <w:rFonts w:ascii="Arial" w:eastAsia="Times New Roman" w:hAnsi="Arial" w:cs="Arial"/>
                <w:spacing w:val="-1"/>
                <w:sz w:val="20"/>
                <w:szCs w:val="20"/>
                <w:rPrChange w:id="542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29" w:author="Adelino Naquarta Sepalanga Domingos" w:date="2025-03-05T09:17:00Z" w16du:dateUtc="2025-03-05T08:17:00Z">
                  <w:rPr>
                    <w:rFonts w:ascii="Times New Roman" w:eastAsia="Times New Roman" w:hAnsi="Times New Roman"/>
                    <w:spacing w:val="-1"/>
                  </w:rPr>
                </w:rPrChange>
              </w:rPr>
              <w:t xml:space="preserve">O campo deve ser preenchido com “0” (zero), caso não haja obrigatoriedade de validação. </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EB6A11" w14:textId="77777777" w:rsidR="003F3EDE" w:rsidRPr="004866BB" w:rsidRDefault="003F3EDE" w:rsidP="0025185C">
            <w:pPr>
              <w:jc w:val="center"/>
              <w:rPr>
                <w:rFonts w:ascii="Arial" w:eastAsia="Times New Roman" w:hAnsi="Arial" w:cs="Arial"/>
                <w:spacing w:val="-1"/>
                <w:sz w:val="20"/>
                <w:szCs w:val="20"/>
                <w:rPrChange w:id="5430" w:author="Adelino Naquarta Sepalanga Domingos" w:date="2025-03-05T09:17:00Z" w16du:dateUtc="2025-03-05T08:17:00Z">
                  <w:rPr>
                    <w:rFonts w:ascii="Times New Roman" w:eastAsia="Times New Roman" w:hAnsi="Times New Roman"/>
                    <w:spacing w:val="-1"/>
                  </w:rPr>
                </w:rPrChange>
              </w:rPr>
            </w:pPr>
          </w:p>
          <w:p w14:paraId="3050E325" w14:textId="54ABC619" w:rsidR="003F3EDE" w:rsidRPr="004866BB" w:rsidRDefault="003F3EDE" w:rsidP="0025185C">
            <w:pPr>
              <w:jc w:val="center"/>
              <w:rPr>
                <w:rFonts w:ascii="Arial" w:eastAsia="Times New Roman" w:hAnsi="Arial" w:cs="Arial"/>
                <w:spacing w:val="-1"/>
                <w:sz w:val="20"/>
                <w:szCs w:val="20"/>
                <w:rPrChange w:id="54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32" w:author="Adelino Naquarta Sepalanga Domingos" w:date="2025-03-05T09:17:00Z" w16du:dateUtc="2025-03-05T08:17:00Z">
                  <w:rPr>
                    <w:rFonts w:ascii="Times New Roman" w:eastAsia="Times New Roman" w:hAnsi="Times New Roman"/>
                    <w:spacing w:val="-1"/>
                  </w:rPr>
                </w:rPrChange>
              </w:rPr>
              <w:t xml:space="preserve">Texto </w:t>
            </w:r>
            <w:r w:rsidR="000B2620" w:rsidRPr="004866BB">
              <w:rPr>
                <w:rFonts w:ascii="Arial" w:eastAsia="Times New Roman" w:hAnsi="Arial" w:cs="Arial"/>
                <w:spacing w:val="-1"/>
                <w:sz w:val="20"/>
                <w:szCs w:val="20"/>
                <w:rPrChange w:id="5433" w:author="Adelino Naquarta Sepalanga Domingos" w:date="2025-03-05T09:17:00Z" w16du:dateUtc="2025-03-05T08:17:00Z">
                  <w:rPr>
                    <w:rFonts w:ascii="Times New Roman" w:eastAsia="Times New Roman" w:hAnsi="Times New Roman"/>
                    <w:spacing w:val="-1"/>
                  </w:rPr>
                </w:rPrChange>
              </w:rPr>
              <w:t>500</w:t>
            </w:r>
          </w:p>
        </w:tc>
      </w:tr>
      <w:tr w:rsidR="003F3EDE" w:rsidRPr="004866BB" w14:paraId="3C5EBDF4"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C0C91F" w14:textId="77777777" w:rsidR="003F3EDE" w:rsidRPr="004866BB" w:rsidRDefault="003F3EDE" w:rsidP="0025185C">
            <w:pPr>
              <w:jc w:val="center"/>
              <w:rPr>
                <w:rFonts w:ascii="Arial" w:eastAsia="Times New Roman" w:hAnsi="Arial" w:cs="Arial"/>
                <w:spacing w:val="-1"/>
                <w:sz w:val="20"/>
                <w:szCs w:val="20"/>
                <w:rPrChange w:id="5434" w:author="Adelino Naquarta Sepalanga Domingos" w:date="2025-03-05T09:17:00Z" w16du:dateUtc="2025-03-05T08:17:00Z">
                  <w:rPr>
                    <w:rFonts w:ascii="Times New Roman" w:eastAsia="Times New Roman" w:hAnsi="Times New Roman"/>
                    <w:spacing w:val="-1"/>
                  </w:rPr>
                </w:rPrChange>
              </w:rPr>
            </w:pPr>
          </w:p>
          <w:p w14:paraId="11F08680" w14:textId="77777777" w:rsidR="003F3EDE" w:rsidRPr="004866BB" w:rsidRDefault="003F3EDE" w:rsidP="0025185C">
            <w:pPr>
              <w:jc w:val="center"/>
              <w:rPr>
                <w:rFonts w:ascii="Arial" w:eastAsia="Times New Roman" w:hAnsi="Arial" w:cs="Arial"/>
                <w:spacing w:val="-1"/>
                <w:sz w:val="20"/>
                <w:szCs w:val="20"/>
                <w:rPrChange w:id="5435" w:author="Adelino Naquarta Sepalanga Domingos" w:date="2025-03-05T09:17:00Z" w16du:dateUtc="2025-03-05T08:17:00Z">
                  <w:rPr>
                    <w:rFonts w:ascii="Times New Roman" w:eastAsia="Times New Roman" w:hAnsi="Times New Roman"/>
                    <w:spacing w:val="-1"/>
                  </w:rPr>
                </w:rPrChange>
              </w:rPr>
            </w:pPr>
          </w:p>
          <w:p w14:paraId="5364A6FA" w14:textId="77777777" w:rsidR="003F3EDE" w:rsidRPr="004866BB" w:rsidRDefault="003F3EDE" w:rsidP="0025185C">
            <w:pPr>
              <w:jc w:val="center"/>
              <w:rPr>
                <w:rFonts w:ascii="Arial" w:eastAsia="Times New Roman" w:hAnsi="Arial" w:cs="Arial"/>
                <w:spacing w:val="-1"/>
                <w:sz w:val="20"/>
                <w:szCs w:val="20"/>
                <w:rPrChange w:id="5436" w:author="Adelino Naquarta Sepalanga Domingos" w:date="2025-03-05T09:17:00Z" w16du:dateUtc="2025-03-05T08:17:00Z">
                  <w:rPr>
                    <w:rFonts w:ascii="Times New Roman" w:eastAsia="Times New Roman" w:hAnsi="Times New Roman"/>
                    <w:spacing w:val="-1"/>
                  </w:rPr>
                </w:rPrChange>
              </w:rPr>
            </w:pPr>
          </w:p>
          <w:p w14:paraId="5766B3CA" w14:textId="77777777" w:rsidR="003F3EDE" w:rsidRPr="004866BB" w:rsidRDefault="003F3EDE" w:rsidP="0025185C">
            <w:pPr>
              <w:jc w:val="center"/>
              <w:rPr>
                <w:rFonts w:ascii="Arial" w:eastAsia="Times New Roman" w:hAnsi="Arial" w:cs="Arial"/>
                <w:spacing w:val="-1"/>
                <w:sz w:val="20"/>
                <w:szCs w:val="20"/>
                <w:rPrChange w:id="543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38" w:author="Adelino Naquarta Sepalanga Domingos" w:date="2025-03-05T09:17:00Z" w16du:dateUtc="2025-03-05T08:17:00Z">
                  <w:rPr>
                    <w:rFonts w:ascii="Times New Roman" w:eastAsia="Times New Roman" w:hAnsi="Times New Roman"/>
                    <w:spacing w:val="-1"/>
                  </w:rPr>
                </w:rPrChange>
              </w:rPr>
              <w:t>4.1.4.5.</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0C2699" w14:textId="77777777" w:rsidR="003F3EDE" w:rsidRPr="004866BB" w:rsidRDefault="003F3EDE" w:rsidP="0025185C">
            <w:pPr>
              <w:jc w:val="center"/>
              <w:rPr>
                <w:rFonts w:ascii="Arial" w:eastAsia="Times New Roman" w:hAnsi="Arial" w:cs="Arial"/>
                <w:spacing w:val="-1"/>
                <w:sz w:val="20"/>
                <w:szCs w:val="20"/>
                <w:rPrChange w:id="5439" w:author="Adelino Naquarta Sepalanga Domingos" w:date="2025-03-05T09:17:00Z" w16du:dateUtc="2025-03-05T08:17:00Z">
                  <w:rPr>
                    <w:rFonts w:ascii="Times New Roman" w:eastAsia="Times New Roman" w:hAnsi="Times New Roman"/>
                    <w:spacing w:val="-1"/>
                  </w:rPr>
                </w:rPrChange>
              </w:rPr>
            </w:pPr>
          </w:p>
          <w:p w14:paraId="5F3189BB" w14:textId="77777777" w:rsidR="003F3EDE" w:rsidRPr="004866BB" w:rsidRDefault="003F3EDE" w:rsidP="0025185C">
            <w:pPr>
              <w:jc w:val="center"/>
              <w:rPr>
                <w:rFonts w:ascii="Arial" w:eastAsia="Times New Roman" w:hAnsi="Arial" w:cs="Arial"/>
                <w:spacing w:val="-1"/>
                <w:sz w:val="20"/>
                <w:szCs w:val="20"/>
                <w:rPrChange w:id="5440" w:author="Adelino Naquarta Sepalanga Domingos" w:date="2025-03-05T09:17:00Z" w16du:dateUtc="2025-03-05T08:17:00Z">
                  <w:rPr>
                    <w:rFonts w:ascii="Times New Roman" w:eastAsia="Times New Roman" w:hAnsi="Times New Roman"/>
                    <w:spacing w:val="-1"/>
                  </w:rPr>
                </w:rPrChange>
              </w:rPr>
            </w:pPr>
          </w:p>
          <w:p w14:paraId="0A7DB616" w14:textId="77777777" w:rsidR="003F3EDE" w:rsidRPr="004866BB" w:rsidRDefault="003F3EDE" w:rsidP="0025185C">
            <w:pPr>
              <w:jc w:val="center"/>
              <w:rPr>
                <w:rFonts w:ascii="Arial" w:eastAsia="Times New Roman" w:hAnsi="Arial" w:cs="Arial"/>
                <w:spacing w:val="-1"/>
                <w:sz w:val="20"/>
                <w:szCs w:val="20"/>
                <w:rPrChange w:id="5441" w:author="Adelino Naquarta Sepalanga Domingos" w:date="2025-03-05T09:17:00Z" w16du:dateUtc="2025-03-05T08:17:00Z">
                  <w:rPr>
                    <w:rFonts w:ascii="Times New Roman" w:eastAsia="Times New Roman" w:hAnsi="Times New Roman"/>
                    <w:spacing w:val="-1"/>
                  </w:rPr>
                </w:rPrChange>
              </w:rPr>
            </w:pPr>
          </w:p>
          <w:p w14:paraId="13BF13BB" w14:textId="77777777" w:rsidR="003F3EDE" w:rsidRPr="004866BB" w:rsidRDefault="003F3EDE" w:rsidP="0025185C">
            <w:pPr>
              <w:jc w:val="center"/>
              <w:rPr>
                <w:rFonts w:ascii="Arial" w:eastAsia="Times New Roman" w:hAnsi="Arial" w:cs="Arial"/>
                <w:spacing w:val="-1"/>
                <w:sz w:val="20"/>
                <w:szCs w:val="20"/>
                <w:rPrChange w:id="544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4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64A714" w14:textId="77777777" w:rsidR="003F3EDE" w:rsidRPr="004866BB" w:rsidRDefault="003F3EDE" w:rsidP="0025185C">
            <w:pPr>
              <w:rPr>
                <w:rFonts w:ascii="Arial" w:eastAsia="Times New Roman" w:hAnsi="Arial" w:cs="Arial"/>
                <w:spacing w:val="-1"/>
                <w:sz w:val="20"/>
                <w:szCs w:val="20"/>
                <w:rPrChange w:id="5444" w:author="Adelino Naquarta Sepalanga Domingos" w:date="2025-03-05T09:17:00Z" w16du:dateUtc="2025-03-05T08:17:00Z">
                  <w:rPr>
                    <w:rFonts w:ascii="Times New Roman" w:eastAsia="Times New Roman" w:hAnsi="Times New Roman"/>
                    <w:spacing w:val="-1"/>
                  </w:rPr>
                </w:rPrChange>
              </w:rPr>
            </w:pPr>
          </w:p>
          <w:p w14:paraId="446A824E" w14:textId="77777777" w:rsidR="003F3EDE" w:rsidRPr="004866BB" w:rsidRDefault="003F3EDE" w:rsidP="0025185C">
            <w:pPr>
              <w:rPr>
                <w:rFonts w:ascii="Arial" w:eastAsia="Times New Roman" w:hAnsi="Arial" w:cs="Arial"/>
                <w:spacing w:val="-1"/>
                <w:sz w:val="20"/>
                <w:szCs w:val="20"/>
                <w:rPrChange w:id="5445" w:author="Adelino Naquarta Sepalanga Domingos" w:date="2025-03-05T09:17:00Z" w16du:dateUtc="2025-03-05T08:17:00Z">
                  <w:rPr>
                    <w:rFonts w:ascii="Times New Roman" w:eastAsia="Times New Roman" w:hAnsi="Times New Roman"/>
                    <w:spacing w:val="-1"/>
                  </w:rPr>
                </w:rPrChange>
              </w:rPr>
            </w:pPr>
          </w:p>
          <w:p w14:paraId="4515D496" w14:textId="77777777" w:rsidR="003F3EDE" w:rsidRPr="004866BB" w:rsidRDefault="003F3EDE" w:rsidP="0025185C">
            <w:pPr>
              <w:rPr>
                <w:rFonts w:ascii="Arial" w:eastAsia="Times New Roman" w:hAnsi="Arial" w:cs="Arial"/>
                <w:spacing w:val="-1"/>
                <w:sz w:val="20"/>
                <w:szCs w:val="20"/>
                <w:rPrChange w:id="5446" w:author="Adelino Naquarta Sepalanga Domingos" w:date="2025-03-05T09:17:00Z" w16du:dateUtc="2025-03-05T08:17:00Z">
                  <w:rPr>
                    <w:rFonts w:ascii="Times New Roman" w:eastAsia="Times New Roman" w:hAnsi="Times New Roman"/>
                    <w:spacing w:val="-1"/>
                  </w:rPr>
                </w:rPrChange>
              </w:rPr>
            </w:pPr>
          </w:p>
          <w:p w14:paraId="718947B2" w14:textId="77777777" w:rsidR="003F3EDE" w:rsidRPr="004866BB" w:rsidRDefault="003F3EDE" w:rsidP="0025185C">
            <w:pPr>
              <w:rPr>
                <w:rFonts w:ascii="Arial" w:eastAsia="Times New Roman" w:hAnsi="Arial" w:cs="Arial"/>
                <w:spacing w:val="-1"/>
                <w:sz w:val="20"/>
                <w:szCs w:val="20"/>
                <w:rPrChange w:id="544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48" w:author="Adelino Naquarta Sepalanga Domingos" w:date="2025-03-05T09:17:00Z" w16du:dateUtc="2025-03-05T08:17:00Z">
                  <w:rPr>
                    <w:rFonts w:ascii="Times New Roman" w:eastAsia="Times New Roman" w:hAnsi="Times New Roman"/>
                    <w:spacing w:val="-1"/>
                  </w:rPr>
                </w:rPrChange>
              </w:rPr>
              <w:t>Chave de controlo (</w:t>
            </w:r>
            <w:proofErr w:type="spellStart"/>
            <w:r w:rsidRPr="004866BB">
              <w:rPr>
                <w:rFonts w:ascii="Arial" w:eastAsia="Times New Roman" w:hAnsi="Arial" w:cs="Arial"/>
                <w:spacing w:val="-1"/>
                <w:sz w:val="20"/>
                <w:szCs w:val="20"/>
                <w:rPrChange w:id="5449" w:author="Adelino Naquarta Sepalanga Domingos" w:date="2025-03-05T09:17:00Z" w16du:dateUtc="2025-03-05T08:17:00Z">
                  <w:rPr>
                    <w:rFonts w:ascii="Times New Roman" w:eastAsia="Times New Roman" w:hAnsi="Times New Roman"/>
                    <w:spacing w:val="-1"/>
                  </w:rPr>
                </w:rPrChange>
              </w:rPr>
              <w:t>HashControl</w:t>
            </w:r>
            <w:proofErr w:type="spellEnd"/>
            <w:r w:rsidRPr="004866BB">
              <w:rPr>
                <w:rFonts w:ascii="Arial" w:eastAsia="Times New Roman" w:hAnsi="Arial" w:cs="Arial"/>
                <w:spacing w:val="-1"/>
                <w:sz w:val="20"/>
                <w:szCs w:val="20"/>
                <w:rPrChange w:id="545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906343" w14:textId="77777777" w:rsidR="003F3EDE" w:rsidRPr="004866BB" w:rsidRDefault="003F3EDE" w:rsidP="0025185C">
            <w:pPr>
              <w:rPr>
                <w:rFonts w:ascii="Arial" w:eastAsia="Times New Roman" w:hAnsi="Arial" w:cs="Arial"/>
                <w:spacing w:val="-1"/>
                <w:sz w:val="20"/>
                <w:szCs w:val="20"/>
                <w:rPrChange w:id="54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52" w:author="Adelino Naquarta Sepalanga Domingos" w:date="2025-03-05T09:17:00Z" w16du:dateUtc="2025-03-05T08:17:00Z">
                  <w:rPr>
                    <w:rFonts w:ascii="Times New Roman" w:eastAsia="Times New Roman" w:hAnsi="Times New Roman"/>
                    <w:spacing w:val="-1"/>
                  </w:rPr>
                </w:rPrChange>
              </w:rPr>
              <w:t>Versão da chave privada utilizada na criação da assinatura do campo 4.1.4.4.  -  Chave do documento (</w:t>
            </w:r>
            <w:proofErr w:type="spellStart"/>
            <w:r w:rsidRPr="004866BB">
              <w:rPr>
                <w:rFonts w:ascii="Arial" w:eastAsia="Times New Roman" w:hAnsi="Arial" w:cs="Arial"/>
                <w:spacing w:val="-1"/>
                <w:sz w:val="20"/>
                <w:szCs w:val="20"/>
                <w:rPrChange w:id="5453" w:author="Adelino Naquarta Sepalanga Domingos" w:date="2025-03-05T09:17:00Z" w16du:dateUtc="2025-03-05T08:17:00Z">
                  <w:rPr>
                    <w:rFonts w:ascii="Times New Roman" w:eastAsia="Times New Roman" w:hAnsi="Times New Roman"/>
                    <w:spacing w:val="-1"/>
                  </w:rPr>
                </w:rPrChange>
              </w:rPr>
              <w:t>Hash</w:t>
            </w:r>
            <w:proofErr w:type="spellEnd"/>
            <w:r w:rsidRPr="004866BB">
              <w:rPr>
                <w:rFonts w:ascii="Arial" w:eastAsia="Times New Roman" w:hAnsi="Arial" w:cs="Arial"/>
                <w:spacing w:val="-1"/>
                <w:sz w:val="20"/>
                <w:szCs w:val="20"/>
                <w:rPrChange w:id="5454" w:author="Adelino Naquarta Sepalanga Domingos" w:date="2025-03-05T09:17:00Z" w16du:dateUtc="2025-03-05T08:17:00Z">
                  <w:rPr>
                    <w:rFonts w:ascii="Times New Roman" w:eastAsia="Times New Roman" w:hAnsi="Times New Roman"/>
                    <w:spacing w:val="-1"/>
                  </w:rPr>
                </w:rPrChange>
              </w:rPr>
              <w:t>).</w:t>
            </w:r>
          </w:p>
          <w:p w14:paraId="503CD4E2" w14:textId="77777777" w:rsidR="003F3EDE" w:rsidRPr="004866BB" w:rsidRDefault="003F3EDE" w:rsidP="0025185C">
            <w:pPr>
              <w:rPr>
                <w:rFonts w:ascii="Arial" w:eastAsia="Times New Roman" w:hAnsi="Arial" w:cs="Arial"/>
                <w:spacing w:val="-1"/>
                <w:sz w:val="20"/>
                <w:szCs w:val="20"/>
                <w:rPrChange w:id="545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56" w:author="Adelino Naquarta Sepalanga Domingos" w:date="2025-03-05T09:17:00Z" w16du:dateUtc="2025-03-05T08:17:00Z">
                  <w:rPr>
                    <w:rFonts w:ascii="Times New Roman" w:eastAsia="Times New Roman" w:hAnsi="Times New Roman"/>
                    <w:spacing w:val="-1"/>
                  </w:rPr>
                </w:rPrChange>
              </w:rPr>
              <w:t>O campo deve ser preenchido com “0” (zero), caso o documento seja gerado por um programa não validado.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BFD03F" w14:textId="77777777" w:rsidR="003F3EDE" w:rsidRPr="004866BB" w:rsidRDefault="003F3EDE" w:rsidP="0025185C">
            <w:pPr>
              <w:jc w:val="center"/>
              <w:rPr>
                <w:rFonts w:ascii="Arial" w:eastAsia="Times New Roman" w:hAnsi="Arial" w:cs="Arial"/>
                <w:spacing w:val="-1"/>
                <w:sz w:val="20"/>
                <w:szCs w:val="20"/>
                <w:rPrChange w:id="5457" w:author="Adelino Naquarta Sepalanga Domingos" w:date="2025-03-05T09:17:00Z" w16du:dateUtc="2025-03-05T08:17:00Z">
                  <w:rPr>
                    <w:rFonts w:ascii="Times New Roman" w:eastAsia="Times New Roman" w:hAnsi="Times New Roman"/>
                    <w:spacing w:val="-1"/>
                  </w:rPr>
                </w:rPrChange>
              </w:rPr>
            </w:pPr>
          </w:p>
          <w:p w14:paraId="01A4DB2E" w14:textId="77777777" w:rsidR="003F3EDE" w:rsidRPr="004866BB" w:rsidRDefault="003F3EDE" w:rsidP="0025185C">
            <w:pPr>
              <w:jc w:val="center"/>
              <w:rPr>
                <w:rFonts w:ascii="Arial" w:eastAsia="Times New Roman" w:hAnsi="Arial" w:cs="Arial"/>
                <w:spacing w:val="-1"/>
                <w:sz w:val="20"/>
                <w:szCs w:val="20"/>
                <w:rPrChange w:id="5458" w:author="Adelino Naquarta Sepalanga Domingos" w:date="2025-03-05T09:17:00Z" w16du:dateUtc="2025-03-05T08:17:00Z">
                  <w:rPr>
                    <w:rFonts w:ascii="Times New Roman" w:eastAsia="Times New Roman" w:hAnsi="Times New Roman"/>
                    <w:spacing w:val="-1"/>
                  </w:rPr>
                </w:rPrChange>
              </w:rPr>
            </w:pPr>
          </w:p>
          <w:p w14:paraId="2C792278" w14:textId="77777777" w:rsidR="003F3EDE" w:rsidRPr="004866BB" w:rsidRDefault="003F3EDE" w:rsidP="0025185C">
            <w:pPr>
              <w:jc w:val="center"/>
              <w:rPr>
                <w:rFonts w:ascii="Arial" w:eastAsia="Times New Roman" w:hAnsi="Arial" w:cs="Arial"/>
                <w:spacing w:val="-1"/>
                <w:sz w:val="20"/>
                <w:szCs w:val="20"/>
                <w:rPrChange w:id="5459" w:author="Adelino Naquarta Sepalanga Domingos" w:date="2025-03-05T09:17:00Z" w16du:dateUtc="2025-03-05T08:17:00Z">
                  <w:rPr>
                    <w:rFonts w:ascii="Times New Roman" w:eastAsia="Times New Roman" w:hAnsi="Times New Roman"/>
                    <w:spacing w:val="-1"/>
                  </w:rPr>
                </w:rPrChange>
              </w:rPr>
            </w:pPr>
          </w:p>
          <w:p w14:paraId="3E2C1642" w14:textId="77777777" w:rsidR="003F3EDE" w:rsidRPr="004866BB" w:rsidRDefault="003F3EDE" w:rsidP="0025185C">
            <w:pPr>
              <w:jc w:val="center"/>
              <w:rPr>
                <w:rFonts w:ascii="Arial" w:eastAsia="Times New Roman" w:hAnsi="Arial" w:cs="Arial"/>
                <w:spacing w:val="-1"/>
                <w:sz w:val="20"/>
                <w:szCs w:val="20"/>
                <w:rPrChange w:id="546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61" w:author="Adelino Naquarta Sepalanga Domingos" w:date="2025-03-05T09:17:00Z" w16du:dateUtc="2025-03-05T08:17:00Z">
                  <w:rPr>
                    <w:rFonts w:ascii="Times New Roman" w:eastAsia="Times New Roman" w:hAnsi="Times New Roman"/>
                    <w:spacing w:val="-1"/>
                  </w:rPr>
                </w:rPrChange>
              </w:rPr>
              <w:t>Texto 70</w:t>
            </w:r>
          </w:p>
        </w:tc>
      </w:tr>
      <w:tr w:rsidR="003F3EDE" w:rsidRPr="004866BB" w14:paraId="48DF74C8" w14:textId="77777777" w:rsidTr="0025185C">
        <w:trPr>
          <w:trHeight w:val="95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A9FEE1" w14:textId="77777777" w:rsidR="003F3EDE" w:rsidRPr="004866BB" w:rsidRDefault="003F3EDE" w:rsidP="0025185C">
            <w:pPr>
              <w:jc w:val="center"/>
              <w:rPr>
                <w:rFonts w:ascii="Arial" w:eastAsia="Times New Roman" w:hAnsi="Arial" w:cs="Arial"/>
                <w:spacing w:val="-1"/>
                <w:sz w:val="20"/>
                <w:szCs w:val="20"/>
                <w:rPrChange w:id="546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63" w:author="Adelino Naquarta Sepalanga Domingos" w:date="2025-03-05T09:17:00Z" w16du:dateUtc="2025-03-05T08:17:00Z">
                  <w:rPr>
                    <w:rFonts w:ascii="Times New Roman" w:eastAsia="Times New Roman" w:hAnsi="Times New Roman"/>
                    <w:spacing w:val="-1"/>
                  </w:rPr>
                </w:rPrChange>
              </w:rPr>
              <w:t>4.1.4.6.</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9A3AAEC" w14:textId="77777777" w:rsidR="003F3EDE" w:rsidRPr="004866BB" w:rsidRDefault="003F3EDE" w:rsidP="0025185C">
            <w:pPr>
              <w:jc w:val="center"/>
              <w:rPr>
                <w:rFonts w:ascii="Arial" w:eastAsia="Times New Roman" w:hAnsi="Arial" w:cs="Arial"/>
                <w:spacing w:val="-1"/>
                <w:sz w:val="20"/>
                <w:szCs w:val="20"/>
                <w:rPrChange w:id="5464"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E0E785" w14:textId="77777777" w:rsidR="003F3EDE" w:rsidRPr="004866BB" w:rsidRDefault="003F3EDE" w:rsidP="0025185C">
            <w:pPr>
              <w:rPr>
                <w:rFonts w:ascii="Arial" w:eastAsia="Times New Roman" w:hAnsi="Arial" w:cs="Arial"/>
                <w:spacing w:val="-1"/>
                <w:sz w:val="20"/>
                <w:szCs w:val="20"/>
                <w:rPrChange w:id="546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66" w:author="Adelino Naquarta Sepalanga Domingos" w:date="2025-03-05T09:17:00Z" w16du:dateUtc="2025-03-05T08:17:00Z">
                  <w:rPr>
                    <w:rFonts w:ascii="Times New Roman" w:eastAsia="Times New Roman" w:hAnsi="Times New Roman"/>
                    <w:spacing w:val="-1"/>
                  </w:rPr>
                </w:rPrChange>
              </w:rPr>
              <w:t>Período contabilístico (</w:t>
            </w:r>
            <w:proofErr w:type="spellStart"/>
            <w:r w:rsidRPr="004866BB">
              <w:rPr>
                <w:rFonts w:ascii="Arial" w:eastAsia="Times New Roman" w:hAnsi="Arial" w:cs="Arial"/>
                <w:spacing w:val="-1"/>
                <w:sz w:val="20"/>
                <w:szCs w:val="20"/>
                <w:rPrChange w:id="5467" w:author="Adelino Naquarta Sepalanga Domingos" w:date="2025-03-05T09:17:00Z" w16du:dateUtc="2025-03-05T08:17:00Z">
                  <w:rPr>
                    <w:rFonts w:ascii="Times New Roman" w:eastAsia="Times New Roman" w:hAnsi="Times New Roman"/>
                    <w:spacing w:val="-1"/>
                  </w:rPr>
                </w:rPrChange>
              </w:rPr>
              <w:t>Period</w:t>
            </w:r>
            <w:proofErr w:type="spellEnd"/>
            <w:r w:rsidRPr="004866BB">
              <w:rPr>
                <w:rFonts w:ascii="Arial" w:eastAsia="Times New Roman" w:hAnsi="Arial" w:cs="Arial"/>
                <w:spacing w:val="-1"/>
                <w:sz w:val="20"/>
                <w:szCs w:val="20"/>
                <w:rPrChange w:id="5468"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1E8D3D" w14:textId="77777777" w:rsidR="003F3EDE" w:rsidRPr="004866BB" w:rsidRDefault="003F3EDE" w:rsidP="0025185C">
            <w:pPr>
              <w:rPr>
                <w:rFonts w:ascii="Arial" w:eastAsia="Times New Roman" w:hAnsi="Arial" w:cs="Arial"/>
                <w:spacing w:val="-1"/>
                <w:sz w:val="20"/>
                <w:szCs w:val="20"/>
                <w:rPrChange w:id="546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70" w:author="Adelino Naquarta Sepalanga Domingos" w:date="2025-03-05T09:17:00Z" w16du:dateUtc="2025-03-05T08:17:00Z">
                  <w:rPr>
                    <w:rFonts w:ascii="Times New Roman" w:eastAsia="Times New Roman" w:hAnsi="Times New Roman"/>
                    <w:spacing w:val="-1"/>
                  </w:rPr>
                </w:rPrChange>
              </w:rPr>
              <w:t>Deve ser indicado o mês do período de tributação de “1” a “12”, contado desde a data do seu início.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1D58A5" w14:textId="77777777" w:rsidR="003F3EDE" w:rsidRPr="004866BB" w:rsidRDefault="003F3EDE" w:rsidP="0025185C">
            <w:pPr>
              <w:jc w:val="center"/>
              <w:rPr>
                <w:rFonts w:ascii="Arial" w:eastAsia="Times New Roman" w:hAnsi="Arial" w:cs="Arial"/>
                <w:spacing w:val="-1"/>
                <w:sz w:val="20"/>
                <w:szCs w:val="20"/>
                <w:rPrChange w:id="5471" w:author="Adelino Naquarta Sepalanga Domingos" w:date="2025-03-05T09:17:00Z" w16du:dateUtc="2025-03-05T08:17:00Z">
                  <w:rPr>
                    <w:rFonts w:ascii="Times New Roman" w:eastAsia="Times New Roman" w:hAnsi="Times New Roman"/>
                    <w:spacing w:val="-1"/>
                  </w:rPr>
                </w:rPrChange>
              </w:rPr>
            </w:pPr>
          </w:p>
          <w:p w14:paraId="38DE729B" w14:textId="77777777" w:rsidR="003F3EDE" w:rsidRPr="004866BB" w:rsidRDefault="003F3EDE" w:rsidP="0025185C">
            <w:pPr>
              <w:jc w:val="center"/>
              <w:rPr>
                <w:rFonts w:ascii="Arial" w:eastAsia="Times New Roman" w:hAnsi="Arial" w:cs="Arial"/>
                <w:spacing w:val="-1"/>
                <w:sz w:val="20"/>
                <w:szCs w:val="20"/>
                <w:rPrChange w:id="547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73" w:author="Adelino Naquarta Sepalanga Domingos" w:date="2025-03-05T09:17:00Z" w16du:dateUtc="2025-03-05T08:17:00Z">
                  <w:rPr>
                    <w:rFonts w:ascii="Times New Roman" w:eastAsia="Times New Roman" w:hAnsi="Times New Roman"/>
                    <w:spacing w:val="-1"/>
                  </w:rPr>
                </w:rPrChange>
              </w:rPr>
              <w:t>Inteiro</w:t>
            </w:r>
          </w:p>
        </w:tc>
      </w:tr>
      <w:tr w:rsidR="003F3EDE" w:rsidRPr="004866BB" w14:paraId="18C17DA8" w14:textId="77777777" w:rsidTr="0025185C">
        <w:trPr>
          <w:trHeight w:val="5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8FF9A5" w14:textId="77777777" w:rsidR="003F3EDE" w:rsidRPr="004866BB" w:rsidRDefault="003F3EDE" w:rsidP="0025185C">
            <w:pPr>
              <w:jc w:val="center"/>
              <w:rPr>
                <w:rFonts w:ascii="Arial" w:eastAsia="Times New Roman" w:hAnsi="Arial" w:cs="Arial"/>
                <w:spacing w:val="-1"/>
                <w:sz w:val="20"/>
                <w:szCs w:val="20"/>
                <w:rPrChange w:id="547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75" w:author="Adelino Naquarta Sepalanga Domingos" w:date="2025-03-05T09:17:00Z" w16du:dateUtc="2025-03-05T08:17:00Z">
                  <w:rPr>
                    <w:rFonts w:ascii="Times New Roman" w:eastAsia="Times New Roman" w:hAnsi="Times New Roman"/>
                    <w:spacing w:val="-1"/>
                  </w:rPr>
                </w:rPrChange>
              </w:rPr>
              <w:t>4.1.4.7.</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68F261" w14:textId="77777777" w:rsidR="003F3EDE" w:rsidRPr="004866BB" w:rsidRDefault="003F3EDE" w:rsidP="0025185C">
            <w:pPr>
              <w:jc w:val="center"/>
              <w:rPr>
                <w:rFonts w:ascii="Arial" w:eastAsia="Times New Roman" w:hAnsi="Arial" w:cs="Arial"/>
                <w:spacing w:val="-1"/>
                <w:sz w:val="20"/>
                <w:szCs w:val="20"/>
                <w:rPrChange w:id="547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77"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2273900" w14:textId="77777777" w:rsidR="003F3EDE" w:rsidRPr="004866BB" w:rsidRDefault="003F3EDE" w:rsidP="0025185C">
            <w:pPr>
              <w:rPr>
                <w:rFonts w:ascii="Arial" w:eastAsia="Times New Roman" w:hAnsi="Arial" w:cs="Arial"/>
                <w:spacing w:val="-1"/>
                <w:sz w:val="20"/>
                <w:szCs w:val="20"/>
                <w:rPrChange w:id="547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79" w:author="Adelino Naquarta Sepalanga Domingos" w:date="2025-03-05T09:17:00Z" w16du:dateUtc="2025-03-05T08:17:00Z">
                  <w:rPr>
                    <w:rFonts w:ascii="Times New Roman" w:eastAsia="Times New Roman" w:hAnsi="Times New Roman"/>
                    <w:spacing w:val="-1"/>
                  </w:rPr>
                </w:rPrChange>
              </w:rPr>
              <w:t>Data do documento de venda (</w:t>
            </w:r>
            <w:proofErr w:type="spellStart"/>
            <w:r w:rsidRPr="004866BB">
              <w:rPr>
                <w:rFonts w:ascii="Arial" w:eastAsia="Times New Roman" w:hAnsi="Arial" w:cs="Arial"/>
                <w:spacing w:val="-1"/>
                <w:sz w:val="20"/>
                <w:szCs w:val="20"/>
                <w:rPrChange w:id="5480" w:author="Adelino Naquarta Sepalanga Domingos" w:date="2025-03-05T09:17:00Z" w16du:dateUtc="2025-03-05T08:17:00Z">
                  <w:rPr>
                    <w:rFonts w:ascii="Times New Roman" w:eastAsia="Times New Roman" w:hAnsi="Times New Roman"/>
                    <w:spacing w:val="-1"/>
                  </w:rPr>
                </w:rPrChange>
              </w:rPr>
              <w:t>InvoiceDate</w:t>
            </w:r>
            <w:proofErr w:type="spellEnd"/>
            <w:r w:rsidRPr="004866BB">
              <w:rPr>
                <w:rFonts w:ascii="Arial" w:eastAsia="Times New Roman" w:hAnsi="Arial" w:cs="Arial"/>
                <w:spacing w:val="-1"/>
                <w:sz w:val="20"/>
                <w:szCs w:val="20"/>
                <w:rPrChange w:id="5481"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C26C99" w14:textId="77777777" w:rsidR="003F3EDE" w:rsidRPr="004866BB" w:rsidRDefault="003F3EDE" w:rsidP="0025185C">
            <w:pPr>
              <w:rPr>
                <w:rFonts w:ascii="Arial" w:eastAsia="Times New Roman" w:hAnsi="Arial" w:cs="Arial"/>
                <w:spacing w:val="-1"/>
                <w:sz w:val="20"/>
                <w:szCs w:val="20"/>
                <w:rPrChange w:id="548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83" w:author="Adelino Naquarta Sepalanga Domingos" w:date="2025-03-05T09:17:00Z" w16du:dateUtc="2025-03-05T08:17:00Z">
                  <w:rPr>
                    <w:rFonts w:ascii="Times New Roman" w:eastAsia="Times New Roman" w:hAnsi="Times New Roman"/>
                    <w:spacing w:val="-1"/>
                  </w:rPr>
                </w:rPrChange>
              </w:rPr>
              <w:t>Data de emissão do documento de venda.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CCFAE1" w14:textId="77777777" w:rsidR="003F3EDE" w:rsidRPr="004866BB" w:rsidRDefault="003F3EDE" w:rsidP="0025185C">
            <w:pPr>
              <w:jc w:val="center"/>
              <w:rPr>
                <w:rFonts w:ascii="Arial" w:eastAsia="Times New Roman" w:hAnsi="Arial" w:cs="Arial"/>
                <w:spacing w:val="-1"/>
                <w:sz w:val="20"/>
                <w:szCs w:val="20"/>
                <w:rPrChange w:id="548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85" w:author="Adelino Naquarta Sepalanga Domingos" w:date="2025-03-05T09:17:00Z" w16du:dateUtc="2025-03-05T08:17:00Z">
                  <w:rPr>
                    <w:rFonts w:ascii="Times New Roman" w:eastAsia="Times New Roman" w:hAnsi="Times New Roman"/>
                    <w:spacing w:val="-1"/>
                  </w:rPr>
                </w:rPrChange>
              </w:rPr>
              <w:t>Data</w:t>
            </w:r>
          </w:p>
        </w:tc>
      </w:tr>
      <w:tr w:rsidR="003F3EDE" w:rsidRPr="004866BB" w14:paraId="1EEAADA1" w14:textId="77777777" w:rsidTr="0025185C">
        <w:trPr>
          <w:trHeight w:val="60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FE4982" w14:textId="77777777" w:rsidR="003F3EDE" w:rsidRPr="004866BB" w:rsidRDefault="003F3EDE" w:rsidP="0025185C">
            <w:pPr>
              <w:jc w:val="center"/>
              <w:rPr>
                <w:rFonts w:ascii="Arial" w:eastAsia="Times New Roman" w:hAnsi="Arial" w:cs="Arial"/>
                <w:spacing w:val="-1"/>
                <w:sz w:val="20"/>
                <w:szCs w:val="20"/>
                <w:rPrChange w:id="5486" w:author="Adelino Naquarta Sepalanga Domingos" w:date="2025-03-05T09:17:00Z" w16du:dateUtc="2025-03-05T08:17:00Z">
                  <w:rPr>
                    <w:rFonts w:ascii="Times New Roman" w:eastAsia="Times New Roman" w:hAnsi="Times New Roman"/>
                    <w:spacing w:val="-1"/>
                  </w:rPr>
                </w:rPrChange>
              </w:rPr>
            </w:pPr>
          </w:p>
          <w:p w14:paraId="2356D1E7" w14:textId="77777777" w:rsidR="003F3EDE" w:rsidRPr="004866BB" w:rsidRDefault="003F3EDE" w:rsidP="0025185C">
            <w:pPr>
              <w:jc w:val="center"/>
              <w:rPr>
                <w:rFonts w:ascii="Arial" w:eastAsia="Times New Roman" w:hAnsi="Arial" w:cs="Arial"/>
                <w:spacing w:val="-1"/>
                <w:sz w:val="20"/>
                <w:szCs w:val="20"/>
                <w:rPrChange w:id="5487" w:author="Adelino Naquarta Sepalanga Domingos" w:date="2025-03-05T09:17:00Z" w16du:dateUtc="2025-03-05T08:17:00Z">
                  <w:rPr>
                    <w:rFonts w:ascii="Times New Roman" w:eastAsia="Times New Roman" w:hAnsi="Times New Roman"/>
                    <w:spacing w:val="-1"/>
                  </w:rPr>
                </w:rPrChange>
              </w:rPr>
            </w:pPr>
          </w:p>
          <w:p w14:paraId="54BF3DF1" w14:textId="77777777" w:rsidR="003F3EDE" w:rsidRPr="004866BB" w:rsidRDefault="003F3EDE" w:rsidP="0025185C">
            <w:pPr>
              <w:jc w:val="center"/>
              <w:rPr>
                <w:rFonts w:ascii="Arial" w:eastAsia="Times New Roman" w:hAnsi="Arial" w:cs="Arial"/>
                <w:spacing w:val="-1"/>
                <w:sz w:val="20"/>
                <w:szCs w:val="20"/>
                <w:rPrChange w:id="5488" w:author="Adelino Naquarta Sepalanga Domingos" w:date="2025-03-05T09:17:00Z" w16du:dateUtc="2025-03-05T08:17:00Z">
                  <w:rPr>
                    <w:rFonts w:ascii="Times New Roman" w:eastAsia="Times New Roman" w:hAnsi="Times New Roman"/>
                    <w:spacing w:val="-1"/>
                  </w:rPr>
                </w:rPrChange>
              </w:rPr>
            </w:pPr>
          </w:p>
          <w:p w14:paraId="47B83B24" w14:textId="77777777" w:rsidR="003F3EDE" w:rsidRPr="004866BB" w:rsidRDefault="003F3EDE" w:rsidP="0025185C">
            <w:pPr>
              <w:jc w:val="center"/>
              <w:rPr>
                <w:rFonts w:ascii="Arial" w:eastAsia="Times New Roman" w:hAnsi="Arial" w:cs="Arial"/>
                <w:spacing w:val="-1"/>
                <w:sz w:val="20"/>
                <w:szCs w:val="20"/>
                <w:rPrChange w:id="5489" w:author="Adelino Naquarta Sepalanga Domingos" w:date="2025-03-05T09:17:00Z" w16du:dateUtc="2025-03-05T08:17:00Z">
                  <w:rPr>
                    <w:rFonts w:ascii="Times New Roman" w:eastAsia="Times New Roman" w:hAnsi="Times New Roman"/>
                    <w:spacing w:val="-1"/>
                  </w:rPr>
                </w:rPrChange>
              </w:rPr>
            </w:pPr>
          </w:p>
          <w:p w14:paraId="01C19FD6" w14:textId="77777777" w:rsidR="003F3EDE" w:rsidRPr="004866BB" w:rsidRDefault="003F3EDE" w:rsidP="0025185C">
            <w:pPr>
              <w:jc w:val="center"/>
              <w:rPr>
                <w:rFonts w:ascii="Arial" w:eastAsia="Times New Roman" w:hAnsi="Arial" w:cs="Arial"/>
                <w:spacing w:val="-1"/>
                <w:sz w:val="20"/>
                <w:szCs w:val="20"/>
                <w:rPrChange w:id="5490" w:author="Adelino Naquarta Sepalanga Domingos" w:date="2025-03-05T09:17:00Z" w16du:dateUtc="2025-03-05T08:17:00Z">
                  <w:rPr>
                    <w:rFonts w:ascii="Times New Roman" w:eastAsia="Times New Roman" w:hAnsi="Times New Roman"/>
                    <w:spacing w:val="-1"/>
                  </w:rPr>
                </w:rPrChange>
              </w:rPr>
            </w:pPr>
          </w:p>
          <w:p w14:paraId="7C1D7A5A" w14:textId="77777777" w:rsidR="003F3EDE" w:rsidRPr="004866BB" w:rsidRDefault="003F3EDE" w:rsidP="0025185C">
            <w:pPr>
              <w:jc w:val="center"/>
              <w:rPr>
                <w:rFonts w:ascii="Arial" w:eastAsia="Times New Roman" w:hAnsi="Arial" w:cs="Arial"/>
                <w:spacing w:val="-1"/>
                <w:sz w:val="20"/>
                <w:szCs w:val="20"/>
                <w:rPrChange w:id="5491" w:author="Adelino Naquarta Sepalanga Domingos" w:date="2025-03-05T09:17:00Z" w16du:dateUtc="2025-03-05T08:17:00Z">
                  <w:rPr>
                    <w:rFonts w:ascii="Times New Roman" w:eastAsia="Times New Roman" w:hAnsi="Times New Roman"/>
                    <w:spacing w:val="-1"/>
                  </w:rPr>
                </w:rPrChange>
              </w:rPr>
            </w:pPr>
          </w:p>
          <w:p w14:paraId="11EBD5F2" w14:textId="77777777" w:rsidR="003F3EDE" w:rsidRPr="004866BB" w:rsidRDefault="003F3EDE" w:rsidP="0025185C">
            <w:pPr>
              <w:jc w:val="center"/>
              <w:rPr>
                <w:rFonts w:ascii="Arial" w:eastAsia="Times New Roman" w:hAnsi="Arial" w:cs="Arial"/>
                <w:spacing w:val="-1"/>
                <w:sz w:val="20"/>
                <w:szCs w:val="20"/>
                <w:rPrChange w:id="5492" w:author="Adelino Naquarta Sepalanga Domingos" w:date="2025-03-05T09:17:00Z" w16du:dateUtc="2025-03-05T08:17:00Z">
                  <w:rPr>
                    <w:rFonts w:ascii="Times New Roman" w:eastAsia="Times New Roman" w:hAnsi="Times New Roman"/>
                    <w:spacing w:val="-1"/>
                  </w:rPr>
                </w:rPrChange>
              </w:rPr>
            </w:pPr>
          </w:p>
          <w:p w14:paraId="1F7B6A13" w14:textId="77777777" w:rsidR="003F3EDE" w:rsidRPr="004866BB" w:rsidRDefault="003F3EDE" w:rsidP="0025185C">
            <w:pPr>
              <w:jc w:val="center"/>
              <w:rPr>
                <w:rFonts w:ascii="Arial" w:eastAsia="Times New Roman" w:hAnsi="Arial" w:cs="Arial"/>
                <w:spacing w:val="-1"/>
                <w:sz w:val="20"/>
                <w:szCs w:val="20"/>
                <w:rPrChange w:id="5493" w:author="Adelino Naquarta Sepalanga Domingos" w:date="2025-03-05T09:17:00Z" w16du:dateUtc="2025-03-05T08:17:00Z">
                  <w:rPr>
                    <w:rFonts w:ascii="Times New Roman" w:eastAsia="Times New Roman" w:hAnsi="Times New Roman"/>
                    <w:spacing w:val="-1"/>
                  </w:rPr>
                </w:rPrChange>
              </w:rPr>
            </w:pPr>
          </w:p>
          <w:p w14:paraId="5CA1277A" w14:textId="77777777" w:rsidR="003F3EDE" w:rsidRPr="004866BB" w:rsidRDefault="003F3EDE" w:rsidP="0025185C">
            <w:pPr>
              <w:jc w:val="center"/>
              <w:rPr>
                <w:rFonts w:ascii="Arial" w:eastAsia="Times New Roman" w:hAnsi="Arial" w:cs="Arial"/>
                <w:spacing w:val="-1"/>
                <w:sz w:val="20"/>
                <w:szCs w:val="20"/>
                <w:rPrChange w:id="5494" w:author="Adelino Naquarta Sepalanga Domingos" w:date="2025-03-05T09:17:00Z" w16du:dateUtc="2025-03-05T08:17:00Z">
                  <w:rPr>
                    <w:rFonts w:ascii="Times New Roman" w:eastAsia="Times New Roman" w:hAnsi="Times New Roman"/>
                    <w:spacing w:val="-1"/>
                  </w:rPr>
                </w:rPrChange>
              </w:rPr>
            </w:pPr>
          </w:p>
          <w:p w14:paraId="2D746596" w14:textId="77777777" w:rsidR="003F3EDE" w:rsidRPr="004866BB" w:rsidRDefault="003F3EDE" w:rsidP="0025185C">
            <w:pPr>
              <w:jc w:val="center"/>
              <w:rPr>
                <w:rFonts w:ascii="Arial" w:eastAsia="Times New Roman" w:hAnsi="Arial" w:cs="Arial"/>
                <w:spacing w:val="-1"/>
                <w:sz w:val="20"/>
                <w:szCs w:val="20"/>
                <w:rPrChange w:id="5495" w:author="Adelino Naquarta Sepalanga Domingos" w:date="2025-03-05T09:17:00Z" w16du:dateUtc="2025-03-05T08:17:00Z">
                  <w:rPr>
                    <w:rFonts w:ascii="Times New Roman" w:eastAsia="Times New Roman" w:hAnsi="Times New Roman"/>
                    <w:spacing w:val="-1"/>
                  </w:rPr>
                </w:rPrChange>
              </w:rPr>
            </w:pPr>
          </w:p>
          <w:p w14:paraId="656A0567" w14:textId="77777777" w:rsidR="003F3EDE" w:rsidRPr="004866BB" w:rsidRDefault="003F3EDE" w:rsidP="0025185C">
            <w:pPr>
              <w:jc w:val="center"/>
              <w:rPr>
                <w:rFonts w:ascii="Arial" w:eastAsia="Times New Roman" w:hAnsi="Arial" w:cs="Arial"/>
                <w:spacing w:val="-1"/>
                <w:sz w:val="20"/>
                <w:szCs w:val="20"/>
                <w:rPrChange w:id="549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97" w:author="Adelino Naquarta Sepalanga Domingos" w:date="2025-03-05T09:17:00Z" w16du:dateUtc="2025-03-05T08:17:00Z">
                  <w:rPr>
                    <w:rFonts w:ascii="Times New Roman" w:eastAsia="Times New Roman" w:hAnsi="Times New Roman"/>
                    <w:spacing w:val="-1"/>
                  </w:rPr>
                </w:rPrChange>
              </w:rPr>
              <w:t>4.1.4.8.</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5E3F6C" w14:textId="77777777" w:rsidR="003F3EDE" w:rsidRPr="004866BB" w:rsidRDefault="003F3EDE" w:rsidP="0025185C">
            <w:pPr>
              <w:jc w:val="center"/>
              <w:rPr>
                <w:rFonts w:ascii="Arial" w:eastAsia="Times New Roman" w:hAnsi="Arial" w:cs="Arial"/>
                <w:spacing w:val="-1"/>
                <w:sz w:val="20"/>
                <w:szCs w:val="20"/>
                <w:rPrChange w:id="5498" w:author="Adelino Naquarta Sepalanga Domingos" w:date="2025-03-05T09:17:00Z" w16du:dateUtc="2025-03-05T08:17:00Z">
                  <w:rPr>
                    <w:rFonts w:ascii="Times New Roman" w:eastAsia="Times New Roman" w:hAnsi="Times New Roman"/>
                    <w:spacing w:val="-1"/>
                  </w:rPr>
                </w:rPrChange>
              </w:rPr>
            </w:pPr>
          </w:p>
          <w:p w14:paraId="4DB3E781" w14:textId="77777777" w:rsidR="003F3EDE" w:rsidRPr="004866BB" w:rsidRDefault="003F3EDE" w:rsidP="0025185C">
            <w:pPr>
              <w:jc w:val="center"/>
              <w:rPr>
                <w:rFonts w:ascii="Arial" w:eastAsia="Times New Roman" w:hAnsi="Arial" w:cs="Arial"/>
                <w:spacing w:val="-1"/>
                <w:sz w:val="20"/>
                <w:szCs w:val="20"/>
                <w:rPrChange w:id="5499" w:author="Adelino Naquarta Sepalanga Domingos" w:date="2025-03-05T09:17:00Z" w16du:dateUtc="2025-03-05T08:17:00Z">
                  <w:rPr>
                    <w:rFonts w:ascii="Times New Roman" w:eastAsia="Times New Roman" w:hAnsi="Times New Roman"/>
                    <w:spacing w:val="-1"/>
                  </w:rPr>
                </w:rPrChange>
              </w:rPr>
            </w:pPr>
          </w:p>
          <w:p w14:paraId="09C50E77" w14:textId="77777777" w:rsidR="003F3EDE" w:rsidRPr="004866BB" w:rsidRDefault="003F3EDE" w:rsidP="0025185C">
            <w:pPr>
              <w:jc w:val="center"/>
              <w:rPr>
                <w:rFonts w:ascii="Arial" w:eastAsia="Times New Roman" w:hAnsi="Arial" w:cs="Arial"/>
                <w:spacing w:val="-1"/>
                <w:sz w:val="20"/>
                <w:szCs w:val="20"/>
                <w:rPrChange w:id="5500" w:author="Adelino Naquarta Sepalanga Domingos" w:date="2025-03-05T09:17:00Z" w16du:dateUtc="2025-03-05T08:17:00Z">
                  <w:rPr>
                    <w:rFonts w:ascii="Times New Roman" w:eastAsia="Times New Roman" w:hAnsi="Times New Roman"/>
                    <w:spacing w:val="-1"/>
                  </w:rPr>
                </w:rPrChange>
              </w:rPr>
            </w:pPr>
          </w:p>
          <w:p w14:paraId="67C8B376" w14:textId="77777777" w:rsidR="003F3EDE" w:rsidRPr="004866BB" w:rsidRDefault="003F3EDE" w:rsidP="0025185C">
            <w:pPr>
              <w:jc w:val="center"/>
              <w:rPr>
                <w:rFonts w:ascii="Arial" w:eastAsia="Times New Roman" w:hAnsi="Arial" w:cs="Arial"/>
                <w:spacing w:val="-1"/>
                <w:sz w:val="20"/>
                <w:szCs w:val="20"/>
                <w:rPrChange w:id="5501" w:author="Adelino Naquarta Sepalanga Domingos" w:date="2025-03-05T09:17:00Z" w16du:dateUtc="2025-03-05T08:17:00Z">
                  <w:rPr>
                    <w:rFonts w:ascii="Times New Roman" w:eastAsia="Times New Roman" w:hAnsi="Times New Roman"/>
                    <w:spacing w:val="-1"/>
                  </w:rPr>
                </w:rPrChange>
              </w:rPr>
            </w:pPr>
          </w:p>
          <w:p w14:paraId="1999939B" w14:textId="77777777" w:rsidR="003F3EDE" w:rsidRPr="004866BB" w:rsidRDefault="003F3EDE" w:rsidP="0025185C">
            <w:pPr>
              <w:jc w:val="center"/>
              <w:rPr>
                <w:rFonts w:ascii="Arial" w:eastAsia="Times New Roman" w:hAnsi="Arial" w:cs="Arial"/>
                <w:spacing w:val="-1"/>
                <w:sz w:val="20"/>
                <w:szCs w:val="20"/>
                <w:rPrChange w:id="5502" w:author="Adelino Naquarta Sepalanga Domingos" w:date="2025-03-05T09:17:00Z" w16du:dateUtc="2025-03-05T08:17:00Z">
                  <w:rPr>
                    <w:rFonts w:ascii="Times New Roman" w:eastAsia="Times New Roman" w:hAnsi="Times New Roman"/>
                    <w:spacing w:val="-1"/>
                  </w:rPr>
                </w:rPrChange>
              </w:rPr>
            </w:pPr>
          </w:p>
          <w:p w14:paraId="33C05DB4" w14:textId="77777777" w:rsidR="003F3EDE" w:rsidRPr="004866BB" w:rsidRDefault="003F3EDE" w:rsidP="0025185C">
            <w:pPr>
              <w:jc w:val="center"/>
              <w:rPr>
                <w:rFonts w:ascii="Arial" w:eastAsia="Times New Roman" w:hAnsi="Arial" w:cs="Arial"/>
                <w:spacing w:val="-1"/>
                <w:sz w:val="20"/>
                <w:szCs w:val="20"/>
                <w:rPrChange w:id="5503" w:author="Adelino Naquarta Sepalanga Domingos" w:date="2025-03-05T09:17:00Z" w16du:dateUtc="2025-03-05T08:17:00Z">
                  <w:rPr>
                    <w:rFonts w:ascii="Times New Roman" w:eastAsia="Times New Roman" w:hAnsi="Times New Roman"/>
                    <w:spacing w:val="-1"/>
                  </w:rPr>
                </w:rPrChange>
              </w:rPr>
            </w:pPr>
          </w:p>
          <w:p w14:paraId="75D7854C" w14:textId="77777777" w:rsidR="003F3EDE" w:rsidRPr="004866BB" w:rsidRDefault="003F3EDE" w:rsidP="0025185C">
            <w:pPr>
              <w:jc w:val="center"/>
              <w:rPr>
                <w:rFonts w:ascii="Arial" w:eastAsia="Times New Roman" w:hAnsi="Arial" w:cs="Arial"/>
                <w:spacing w:val="-1"/>
                <w:sz w:val="20"/>
                <w:szCs w:val="20"/>
                <w:rPrChange w:id="5504" w:author="Adelino Naquarta Sepalanga Domingos" w:date="2025-03-05T09:17:00Z" w16du:dateUtc="2025-03-05T08:17:00Z">
                  <w:rPr>
                    <w:rFonts w:ascii="Times New Roman" w:eastAsia="Times New Roman" w:hAnsi="Times New Roman"/>
                    <w:spacing w:val="-1"/>
                  </w:rPr>
                </w:rPrChange>
              </w:rPr>
            </w:pPr>
          </w:p>
          <w:p w14:paraId="6821BCAD" w14:textId="77777777" w:rsidR="003F3EDE" w:rsidRPr="004866BB" w:rsidRDefault="003F3EDE" w:rsidP="0025185C">
            <w:pPr>
              <w:jc w:val="center"/>
              <w:rPr>
                <w:rFonts w:ascii="Arial" w:eastAsia="Times New Roman" w:hAnsi="Arial" w:cs="Arial"/>
                <w:spacing w:val="-1"/>
                <w:sz w:val="20"/>
                <w:szCs w:val="20"/>
                <w:rPrChange w:id="5505" w:author="Adelino Naquarta Sepalanga Domingos" w:date="2025-03-05T09:17:00Z" w16du:dateUtc="2025-03-05T08:17:00Z">
                  <w:rPr>
                    <w:rFonts w:ascii="Times New Roman" w:eastAsia="Times New Roman" w:hAnsi="Times New Roman"/>
                    <w:spacing w:val="-1"/>
                  </w:rPr>
                </w:rPrChange>
              </w:rPr>
            </w:pPr>
          </w:p>
          <w:p w14:paraId="715033A7" w14:textId="77777777" w:rsidR="003F3EDE" w:rsidRPr="004866BB" w:rsidRDefault="003F3EDE" w:rsidP="0025185C">
            <w:pPr>
              <w:jc w:val="center"/>
              <w:rPr>
                <w:rFonts w:ascii="Arial" w:eastAsia="Times New Roman" w:hAnsi="Arial" w:cs="Arial"/>
                <w:spacing w:val="-1"/>
                <w:sz w:val="20"/>
                <w:szCs w:val="20"/>
                <w:rPrChange w:id="5506" w:author="Adelino Naquarta Sepalanga Domingos" w:date="2025-03-05T09:17:00Z" w16du:dateUtc="2025-03-05T08:17:00Z">
                  <w:rPr>
                    <w:rFonts w:ascii="Times New Roman" w:eastAsia="Times New Roman" w:hAnsi="Times New Roman"/>
                    <w:spacing w:val="-1"/>
                  </w:rPr>
                </w:rPrChange>
              </w:rPr>
            </w:pPr>
          </w:p>
          <w:p w14:paraId="2CDA82B5" w14:textId="77777777" w:rsidR="003F3EDE" w:rsidRPr="004866BB" w:rsidRDefault="003F3EDE" w:rsidP="0025185C">
            <w:pPr>
              <w:jc w:val="center"/>
              <w:rPr>
                <w:rFonts w:ascii="Arial" w:eastAsia="Times New Roman" w:hAnsi="Arial" w:cs="Arial"/>
                <w:spacing w:val="-1"/>
                <w:sz w:val="20"/>
                <w:szCs w:val="20"/>
                <w:rPrChange w:id="5507" w:author="Adelino Naquarta Sepalanga Domingos" w:date="2025-03-05T09:17:00Z" w16du:dateUtc="2025-03-05T08:17:00Z">
                  <w:rPr>
                    <w:rFonts w:ascii="Times New Roman" w:eastAsia="Times New Roman" w:hAnsi="Times New Roman"/>
                    <w:spacing w:val="-1"/>
                  </w:rPr>
                </w:rPrChange>
              </w:rPr>
            </w:pPr>
          </w:p>
          <w:p w14:paraId="55D5291A" w14:textId="77777777" w:rsidR="003F3EDE" w:rsidRPr="004866BB" w:rsidRDefault="003F3EDE" w:rsidP="0025185C">
            <w:pPr>
              <w:jc w:val="center"/>
              <w:rPr>
                <w:rFonts w:ascii="Arial" w:eastAsia="Times New Roman" w:hAnsi="Arial" w:cs="Arial"/>
                <w:spacing w:val="-1"/>
                <w:sz w:val="20"/>
                <w:szCs w:val="20"/>
                <w:rPrChange w:id="550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09"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D96B1FE" w14:textId="77777777" w:rsidR="003F3EDE" w:rsidRPr="004866BB" w:rsidRDefault="003F3EDE" w:rsidP="0025185C">
            <w:pPr>
              <w:rPr>
                <w:rFonts w:ascii="Arial" w:eastAsia="Times New Roman" w:hAnsi="Arial" w:cs="Arial"/>
                <w:spacing w:val="-1"/>
                <w:sz w:val="20"/>
                <w:szCs w:val="20"/>
                <w:rPrChange w:id="5510" w:author="Adelino Naquarta Sepalanga Domingos" w:date="2025-03-05T09:17:00Z" w16du:dateUtc="2025-03-05T08:17:00Z">
                  <w:rPr>
                    <w:rFonts w:ascii="Times New Roman" w:eastAsia="Times New Roman" w:hAnsi="Times New Roman"/>
                    <w:spacing w:val="-1"/>
                  </w:rPr>
                </w:rPrChange>
              </w:rPr>
            </w:pPr>
          </w:p>
          <w:p w14:paraId="49375E86" w14:textId="77777777" w:rsidR="003F3EDE" w:rsidRPr="004866BB" w:rsidRDefault="003F3EDE" w:rsidP="0025185C">
            <w:pPr>
              <w:rPr>
                <w:rFonts w:ascii="Arial" w:eastAsia="Times New Roman" w:hAnsi="Arial" w:cs="Arial"/>
                <w:spacing w:val="-1"/>
                <w:sz w:val="20"/>
                <w:szCs w:val="20"/>
                <w:rPrChange w:id="5511" w:author="Adelino Naquarta Sepalanga Domingos" w:date="2025-03-05T09:17:00Z" w16du:dateUtc="2025-03-05T08:17:00Z">
                  <w:rPr>
                    <w:rFonts w:ascii="Times New Roman" w:eastAsia="Times New Roman" w:hAnsi="Times New Roman"/>
                    <w:spacing w:val="-1"/>
                  </w:rPr>
                </w:rPrChange>
              </w:rPr>
            </w:pPr>
          </w:p>
          <w:p w14:paraId="6C322141" w14:textId="77777777" w:rsidR="003F3EDE" w:rsidRPr="004866BB" w:rsidRDefault="003F3EDE" w:rsidP="0025185C">
            <w:pPr>
              <w:rPr>
                <w:rFonts w:ascii="Arial" w:eastAsia="Times New Roman" w:hAnsi="Arial" w:cs="Arial"/>
                <w:spacing w:val="-1"/>
                <w:sz w:val="20"/>
                <w:szCs w:val="20"/>
                <w:rPrChange w:id="5512" w:author="Adelino Naquarta Sepalanga Domingos" w:date="2025-03-05T09:17:00Z" w16du:dateUtc="2025-03-05T08:17:00Z">
                  <w:rPr>
                    <w:rFonts w:ascii="Times New Roman" w:eastAsia="Times New Roman" w:hAnsi="Times New Roman"/>
                    <w:spacing w:val="-1"/>
                  </w:rPr>
                </w:rPrChange>
              </w:rPr>
            </w:pPr>
          </w:p>
          <w:p w14:paraId="5A32AE00" w14:textId="77777777" w:rsidR="003F3EDE" w:rsidRPr="004866BB" w:rsidRDefault="003F3EDE" w:rsidP="0025185C">
            <w:pPr>
              <w:rPr>
                <w:rFonts w:ascii="Arial" w:eastAsia="Times New Roman" w:hAnsi="Arial" w:cs="Arial"/>
                <w:spacing w:val="-1"/>
                <w:sz w:val="20"/>
                <w:szCs w:val="20"/>
                <w:rPrChange w:id="5513" w:author="Adelino Naquarta Sepalanga Domingos" w:date="2025-03-05T09:17:00Z" w16du:dateUtc="2025-03-05T08:17:00Z">
                  <w:rPr>
                    <w:rFonts w:ascii="Times New Roman" w:eastAsia="Times New Roman" w:hAnsi="Times New Roman"/>
                    <w:spacing w:val="-1"/>
                  </w:rPr>
                </w:rPrChange>
              </w:rPr>
            </w:pPr>
          </w:p>
          <w:p w14:paraId="654A2BB6" w14:textId="77777777" w:rsidR="003F3EDE" w:rsidRPr="004866BB" w:rsidRDefault="003F3EDE" w:rsidP="0025185C">
            <w:pPr>
              <w:rPr>
                <w:rFonts w:ascii="Arial" w:eastAsia="Times New Roman" w:hAnsi="Arial" w:cs="Arial"/>
                <w:spacing w:val="-1"/>
                <w:sz w:val="20"/>
                <w:szCs w:val="20"/>
                <w:rPrChange w:id="5514" w:author="Adelino Naquarta Sepalanga Domingos" w:date="2025-03-05T09:17:00Z" w16du:dateUtc="2025-03-05T08:17:00Z">
                  <w:rPr>
                    <w:rFonts w:ascii="Times New Roman" w:eastAsia="Times New Roman" w:hAnsi="Times New Roman"/>
                    <w:spacing w:val="-1"/>
                  </w:rPr>
                </w:rPrChange>
              </w:rPr>
            </w:pPr>
          </w:p>
          <w:p w14:paraId="697BCCAA" w14:textId="77777777" w:rsidR="003F3EDE" w:rsidRPr="004866BB" w:rsidRDefault="003F3EDE" w:rsidP="0025185C">
            <w:pPr>
              <w:rPr>
                <w:rFonts w:ascii="Arial" w:eastAsia="Times New Roman" w:hAnsi="Arial" w:cs="Arial"/>
                <w:spacing w:val="-1"/>
                <w:sz w:val="20"/>
                <w:szCs w:val="20"/>
                <w:rPrChange w:id="5515" w:author="Adelino Naquarta Sepalanga Domingos" w:date="2025-03-05T09:17:00Z" w16du:dateUtc="2025-03-05T08:17:00Z">
                  <w:rPr>
                    <w:rFonts w:ascii="Times New Roman" w:eastAsia="Times New Roman" w:hAnsi="Times New Roman"/>
                    <w:spacing w:val="-1"/>
                  </w:rPr>
                </w:rPrChange>
              </w:rPr>
            </w:pPr>
          </w:p>
          <w:p w14:paraId="4D679702" w14:textId="77777777" w:rsidR="003F3EDE" w:rsidRPr="004866BB" w:rsidRDefault="003F3EDE" w:rsidP="0025185C">
            <w:pPr>
              <w:rPr>
                <w:rFonts w:ascii="Arial" w:eastAsia="Times New Roman" w:hAnsi="Arial" w:cs="Arial"/>
                <w:spacing w:val="-1"/>
                <w:sz w:val="20"/>
                <w:szCs w:val="20"/>
                <w:rPrChange w:id="5516" w:author="Adelino Naquarta Sepalanga Domingos" w:date="2025-03-05T09:17:00Z" w16du:dateUtc="2025-03-05T08:17:00Z">
                  <w:rPr>
                    <w:rFonts w:ascii="Times New Roman" w:eastAsia="Times New Roman" w:hAnsi="Times New Roman"/>
                    <w:spacing w:val="-1"/>
                  </w:rPr>
                </w:rPrChange>
              </w:rPr>
            </w:pPr>
          </w:p>
          <w:p w14:paraId="1A190E3B" w14:textId="77777777" w:rsidR="003F3EDE" w:rsidRPr="004866BB" w:rsidRDefault="003F3EDE" w:rsidP="0025185C">
            <w:pPr>
              <w:rPr>
                <w:rFonts w:ascii="Arial" w:eastAsia="Times New Roman" w:hAnsi="Arial" w:cs="Arial"/>
                <w:spacing w:val="-1"/>
                <w:sz w:val="20"/>
                <w:szCs w:val="20"/>
                <w:rPrChange w:id="5517" w:author="Adelino Naquarta Sepalanga Domingos" w:date="2025-03-05T09:17:00Z" w16du:dateUtc="2025-03-05T08:17:00Z">
                  <w:rPr>
                    <w:rFonts w:ascii="Times New Roman" w:eastAsia="Times New Roman" w:hAnsi="Times New Roman"/>
                    <w:spacing w:val="-1"/>
                  </w:rPr>
                </w:rPrChange>
              </w:rPr>
            </w:pPr>
          </w:p>
          <w:p w14:paraId="4E43B37E" w14:textId="77777777" w:rsidR="003F3EDE" w:rsidRPr="004866BB" w:rsidRDefault="003F3EDE" w:rsidP="0025185C">
            <w:pPr>
              <w:rPr>
                <w:rFonts w:ascii="Arial" w:eastAsia="Times New Roman" w:hAnsi="Arial" w:cs="Arial"/>
                <w:spacing w:val="-1"/>
                <w:sz w:val="20"/>
                <w:szCs w:val="20"/>
                <w:rPrChange w:id="5518" w:author="Adelino Naquarta Sepalanga Domingos" w:date="2025-03-05T09:17:00Z" w16du:dateUtc="2025-03-05T08:17:00Z">
                  <w:rPr>
                    <w:rFonts w:ascii="Times New Roman" w:eastAsia="Times New Roman" w:hAnsi="Times New Roman"/>
                    <w:spacing w:val="-1"/>
                  </w:rPr>
                </w:rPrChange>
              </w:rPr>
            </w:pPr>
          </w:p>
          <w:p w14:paraId="1649BC3F" w14:textId="77777777" w:rsidR="003F3EDE" w:rsidRPr="004866BB" w:rsidRDefault="003F3EDE" w:rsidP="0025185C">
            <w:pPr>
              <w:rPr>
                <w:rFonts w:ascii="Arial" w:eastAsia="Times New Roman" w:hAnsi="Arial" w:cs="Arial"/>
                <w:spacing w:val="-1"/>
                <w:sz w:val="20"/>
                <w:szCs w:val="20"/>
                <w:rPrChange w:id="5519" w:author="Adelino Naquarta Sepalanga Domingos" w:date="2025-03-05T09:17:00Z" w16du:dateUtc="2025-03-05T08:17:00Z">
                  <w:rPr>
                    <w:rFonts w:ascii="Times New Roman" w:eastAsia="Times New Roman" w:hAnsi="Times New Roman"/>
                    <w:spacing w:val="-1"/>
                  </w:rPr>
                </w:rPrChange>
              </w:rPr>
            </w:pPr>
          </w:p>
          <w:p w14:paraId="25C77DB4" w14:textId="77777777" w:rsidR="003F3EDE" w:rsidRPr="004866BB" w:rsidRDefault="003F3EDE" w:rsidP="0025185C">
            <w:pPr>
              <w:rPr>
                <w:rFonts w:ascii="Arial" w:eastAsia="Times New Roman" w:hAnsi="Arial" w:cs="Arial"/>
                <w:spacing w:val="-1"/>
                <w:sz w:val="20"/>
                <w:szCs w:val="20"/>
                <w:rPrChange w:id="552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21" w:author="Adelino Naquarta Sepalanga Domingos" w:date="2025-03-05T09:17:00Z" w16du:dateUtc="2025-03-05T08:17:00Z">
                  <w:rPr>
                    <w:rFonts w:ascii="Times New Roman" w:eastAsia="Times New Roman" w:hAnsi="Times New Roman"/>
                    <w:spacing w:val="-1"/>
                  </w:rPr>
                </w:rPrChange>
              </w:rPr>
              <w:t>Tipo de documento (</w:t>
            </w:r>
            <w:proofErr w:type="spellStart"/>
            <w:r w:rsidRPr="004866BB">
              <w:rPr>
                <w:rFonts w:ascii="Arial" w:eastAsia="Times New Roman" w:hAnsi="Arial" w:cs="Arial"/>
                <w:spacing w:val="-1"/>
                <w:sz w:val="20"/>
                <w:szCs w:val="20"/>
                <w:rPrChange w:id="5522" w:author="Adelino Naquarta Sepalanga Domingos" w:date="2025-03-05T09:17:00Z" w16du:dateUtc="2025-03-05T08:17:00Z">
                  <w:rPr>
                    <w:rFonts w:ascii="Times New Roman" w:eastAsia="Times New Roman" w:hAnsi="Times New Roman"/>
                    <w:spacing w:val="-1"/>
                  </w:rPr>
                </w:rPrChange>
              </w:rPr>
              <w:t>InvoiceType</w:t>
            </w:r>
            <w:proofErr w:type="spellEnd"/>
            <w:r w:rsidRPr="004866BB">
              <w:rPr>
                <w:rFonts w:ascii="Arial" w:eastAsia="Times New Roman" w:hAnsi="Arial" w:cs="Arial"/>
                <w:spacing w:val="-1"/>
                <w:sz w:val="20"/>
                <w:szCs w:val="20"/>
                <w:rPrChange w:id="5523"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2E1A6F" w14:textId="77777777" w:rsidR="003F3EDE" w:rsidRPr="004866BB" w:rsidRDefault="003F3EDE" w:rsidP="0025185C">
            <w:pPr>
              <w:spacing w:line="240" w:lineRule="auto"/>
              <w:rPr>
                <w:rFonts w:ascii="Arial" w:eastAsia="Times New Roman" w:hAnsi="Arial" w:cs="Arial"/>
                <w:spacing w:val="-1"/>
                <w:sz w:val="20"/>
                <w:szCs w:val="20"/>
                <w:rPrChange w:id="552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25" w:author="Adelino Naquarta Sepalanga Domingos" w:date="2025-03-05T09:17:00Z" w16du:dateUtc="2025-03-05T08:17:00Z">
                  <w:rPr>
                    <w:rFonts w:ascii="Times New Roman" w:eastAsia="Times New Roman" w:hAnsi="Times New Roman"/>
                    <w:spacing w:val="-1"/>
                  </w:rPr>
                </w:rPrChange>
              </w:rPr>
              <w:t>Deve ser preenchido com:</w:t>
            </w:r>
          </w:p>
          <w:p w14:paraId="10B90F6F" w14:textId="77777777" w:rsidR="003F3EDE" w:rsidRPr="004866BB" w:rsidRDefault="003F3EDE" w:rsidP="0025185C">
            <w:pPr>
              <w:spacing w:after="0" w:line="240" w:lineRule="auto"/>
              <w:rPr>
                <w:rFonts w:ascii="Arial" w:eastAsia="Times New Roman" w:hAnsi="Arial" w:cs="Arial"/>
                <w:spacing w:val="-1"/>
                <w:sz w:val="20"/>
                <w:szCs w:val="20"/>
                <w:rPrChange w:id="552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27" w:author="Adelino Naquarta Sepalanga Domingos" w:date="2025-03-05T09:17:00Z" w16du:dateUtc="2025-03-05T08:17:00Z">
                  <w:rPr>
                    <w:rFonts w:ascii="Times New Roman" w:eastAsia="Times New Roman" w:hAnsi="Times New Roman"/>
                    <w:spacing w:val="-1"/>
                  </w:rPr>
                </w:rPrChange>
              </w:rPr>
              <w:t>“FT” – Factura;</w:t>
            </w:r>
          </w:p>
          <w:p w14:paraId="2691D996" w14:textId="77777777" w:rsidR="003F3EDE" w:rsidRPr="004866BB" w:rsidRDefault="003F3EDE" w:rsidP="0025185C">
            <w:pPr>
              <w:spacing w:after="0" w:line="240" w:lineRule="auto"/>
              <w:rPr>
                <w:rFonts w:ascii="Arial" w:eastAsia="Times New Roman" w:hAnsi="Arial" w:cs="Arial"/>
                <w:spacing w:val="-1"/>
                <w:sz w:val="20"/>
                <w:szCs w:val="20"/>
                <w:rPrChange w:id="552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29" w:author="Adelino Naquarta Sepalanga Domingos" w:date="2025-03-05T09:17:00Z" w16du:dateUtc="2025-03-05T08:17:00Z">
                  <w:rPr>
                    <w:rFonts w:ascii="Times New Roman" w:eastAsia="Times New Roman" w:hAnsi="Times New Roman"/>
                    <w:spacing w:val="-1"/>
                  </w:rPr>
                </w:rPrChange>
              </w:rPr>
              <w:t xml:space="preserve">“FR” – Factura/recibo; </w:t>
            </w:r>
          </w:p>
          <w:p w14:paraId="4455152D" w14:textId="77777777" w:rsidR="003F3EDE" w:rsidRPr="004866BB" w:rsidRDefault="003F3EDE" w:rsidP="0025185C">
            <w:pPr>
              <w:spacing w:after="0" w:line="240" w:lineRule="auto"/>
              <w:rPr>
                <w:rFonts w:ascii="Arial" w:eastAsia="Times New Roman" w:hAnsi="Arial" w:cs="Arial"/>
                <w:spacing w:val="-1"/>
                <w:sz w:val="20"/>
                <w:szCs w:val="20"/>
                <w:rPrChange w:id="553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31" w:author="Adelino Naquarta Sepalanga Domingos" w:date="2025-03-05T09:17:00Z" w16du:dateUtc="2025-03-05T08:17:00Z">
                  <w:rPr>
                    <w:rFonts w:ascii="Times New Roman" w:eastAsia="Times New Roman" w:hAnsi="Times New Roman"/>
                    <w:spacing w:val="-1"/>
                  </w:rPr>
                </w:rPrChange>
              </w:rPr>
              <w:t>“GF” – Factura genérica;</w:t>
            </w:r>
          </w:p>
          <w:p w14:paraId="0F1A3658" w14:textId="77777777" w:rsidR="003F3EDE" w:rsidRPr="004866BB" w:rsidRDefault="003F3EDE" w:rsidP="0025185C">
            <w:pPr>
              <w:spacing w:after="0" w:line="240" w:lineRule="auto"/>
              <w:rPr>
                <w:rFonts w:ascii="Arial" w:eastAsia="Times New Roman" w:hAnsi="Arial" w:cs="Arial"/>
                <w:spacing w:val="-1"/>
                <w:sz w:val="20"/>
                <w:szCs w:val="20"/>
                <w:rPrChange w:id="553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33" w:author="Adelino Naquarta Sepalanga Domingos" w:date="2025-03-05T09:17:00Z" w16du:dateUtc="2025-03-05T08:17:00Z">
                  <w:rPr>
                    <w:rFonts w:ascii="Times New Roman" w:eastAsia="Times New Roman" w:hAnsi="Times New Roman"/>
                    <w:spacing w:val="-1"/>
                  </w:rPr>
                </w:rPrChange>
              </w:rPr>
              <w:t>“FG” -Factura global</w:t>
            </w:r>
          </w:p>
          <w:p w14:paraId="7BA37D05" w14:textId="77777777" w:rsidR="003F3EDE" w:rsidRPr="004866BB" w:rsidRDefault="003F3EDE" w:rsidP="0025185C">
            <w:pPr>
              <w:spacing w:after="0" w:line="240" w:lineRule="auto"/>
              <w:rPr>
                <w:rFonts w:ascii="Arial" w:eastAsia="Times New Roman" w:hAnsi="Arial" w:cs="Arial"/>
                <w:spacing w:val="-1"/>
                <w:sz w:val="20"/>
                <w:szCs w:val="20"/>
                <w:rPrChange w:id="553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35" w:author="Adelino Naquarta Sepalanga Domingos" w:date="2025-03-05T09:17:00Z" w16du:dateUtc="2025-03-05T08:17:00Z">
                  <w:rPr>
                    <w:rFonts w:ascii="Times New Roman" w:eastAsia="Times New Roman" w:hAnsi="Times New Roman"/>
                    <w:spacing w:val="-1"/>
                  </w:rPr>
                </w:rPrChange>
              </w:rPr>
              <w:t>“AC” – Aviso de cobrança;</w:t>
            </w:r>
          </w:p>
          <w:p w14:paraId="4A002BB7" w14:textId="77777777" w:rsidR="003F3EDE" w:rsidRPr="004866BB" w:rsidRDefault="003F3EDE" w:rsidP="0025185C">
            <w:pPr>
              <w:widowControl w:val="0"/>
              <w:spacing w:after="0" w:line="240" w:lineRule="auto"/>
              <w:rPr>
                <w:rFonts w:ascii="Arial" w:eastAsia="Times New Roman" w:hAnsi="Arial" w:cs="Arial"/>
                <w:spacing w:val="-1"/>
                <w:sz w:val="20"/>
                <w:szCs w:val="20"/>
                <w:rPrChange w:id="553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37" w:author="Adelino Naquarta Sepalanga Domingos" w:date="2025-03-05T09:17:00Z" w16du:dateUtc="2025-03-05T08:17:00Z">
                  <w:rPr>
                    <w:rFonts w:ascii="Times New Roman" w:eastAsia="Times New Roman" w:hAnsi="Times New Roman"/>
                    <w:spacing w:val="-1"/>
                  </w:rPr>
                </w:rPrChange>
              </w:rPr>
              <w:t xml:space="preserve">“AR” – Aviso de cobrança/recibo; </w:t>
            </w:r>
          </w:p>
          <w:p w14:paraId="0399F1E9" w14:textId="77777777" w:rsidR="003F3EDE" w:rsidRPr="004866BB" w:rsidRDefault="003F3EDE" w:rsidP="0025185C">
            <w:pPr>
              <w:spacing w:after="0" w:line="240" w:lineRule="auto"/>
              <w:rPr>
                <w:rFonts w:ascii="Arial" w:eastAsia="Times New Roman" w:hAnsi="Arial" w:cs="Arial"/>
                <w:spacing w:val="-1"/>
                <w:sz w:val="20"/>
                <w:szCs w:val="20"/>
                <w:rPrChange w:id="553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39" w:author="Adelino Naquarta Sepalanga Domingos" w:date="2025-03-05T09:17:00Z" w16du:dateUtc="2025-03-05T08:17:00Z">
                  <w:rPr>
                    <w:rFonts w:ascii="Times New Roman" w:eastAsia="Times New Roman" w:hAnsi="Times New Roman"/>
                    <w:spacing w:val="-1"/>
                  </w:rPr>
                </w:rPrChange>
              </w:rPr>
              <w:t>“ND” – Nota de débito;</w:t>
            </w:r>
          </w:p>
          <w:p w14:paraId="43E236BC" w14:textId="77777777" w:rsidR="003F3EDE" w:rsidRPr="004866BB" w:rsidRDefault="003F3EDE" w:rsidP="0025185C">
            <w:pPr>
              <w:spacing w:after="0" w:line="240" w:lineRule="auto"/>
              <w:rPr>
                <w:rFonts w:ascii="Arial" w:eastAsia="Times New Roman" w:hAnsi="Arial" w:cs="Arial"/>
                <w:spacing w:val="-1"/>
                <w:sz w:val="20"/>
                <w:szCs w:val="20"/>
                <w:rPrChange w:id="554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41" w:author="Adelino Naquarta Sepalanga Domingos" w:date="2025-03-05T09:17:00Z" w16du:dateUtc="2025-03-05T08:17:00Z">
                  <w:rPr>
                    <w:rFonts w:ascii="Times New Roman" w:eastAsia="Times New Roman" w:hAnsi="Times New Roman"/>
                    <w:spacing w:val="-1"/>
                  </w:rPr>
                </w:rPrChange>
              </w:rPr>
              <w:t>“NC” – Nota de crédito</w:t>
            </w:r>
          </w:p>
          <w:p w14:paraId="585AA1E3" w14:textId="77777777" w:rsidR="003F3EDE" w:rsidRPr="004866BB" w:rsidRDefault="003F3EDE" w:rsidP="0025185C">
            <w:pPr>
              <w:spacing w:after="0" w:line="240" w:lineRule="auto"/>
              <w:rPr>
                <w:rFonts w:ascii="Arial" w:eastAsia="Times New Roman" w:hAnsi="Arial" w:cs="Arial"/>
                <w:spacing w:val="-1"/>
                <w:sz w:val="20"/>
                <w:szCs w:val="20"/>
                <w:rPrChange w:id="554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43" w:author="Adelino Naquarta Sepalanga Domingos" w:date="2025-03-05T09:17:00Z" w16du:dateUtc="2025-03-05T08:17:00Z">
                  <w:rPr>
                    <w:rFonts w:ascii="Times New Roman" w:eastAsia="Times New Roman" w:hAnsi="Times New Roman"/>
                    <w:spacing w:val="-1"/>
                  </w:rPr>
                </w:rPrChange>
              </w:rPr>
              <w:t xml:space="preserve"> “AF” – Factura/recibo (autofacturação)</w:t>
            </w:r>
          </w:p>
          <w:p w14:paraId="28016845" w14:textId="77777777" w:rsidR="003F3EDE" w:rsidRPr="004866BB" w:rsidRDefault="003F3EDE" w:rsidP="0025185C">
            <w:pPr>
              <w:spacing w:after="0" w:line="240" w:lineRule="auto"/>
              <w:rPr>
                <w:rFonts w:ascii="Arial" w:eastAsia="Times New Roman" w:hAnsi="Arial" w:cs="Arial"/>
                <w:spacing w:val="-1"/>
                <w:sz w:val="20"/>
                <w:szCs w:val="20"/>
                <w:rPrChange w:id="554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45" w:author="Adelino Naquarta Sepalanga Domingos" w:date="2025-03-05T09:17:00Z" w16du:dateUtc="2025-03-05T08:17:00Z">
                  <w:rPr>
                    <w:rFonts w:ascii="Times New Roman" w:eastAsia="Times New Roman" w:hAnsi="Times New Roman"/>
                    <w:spacing w:val="-1"/>
                  </w:rPr>
                </w:rPrChange>
              </w:rPr>
              <w:t>“TV” – Talão de venda</w:t>
            </w:r>
          </w:p>
          <w:p w14:paraId="5909DAA2" w14:textId="77777777" w:rsidR="003F3EDE" w:rsidRPr="004866BB" w:rsidRDefault="003F3EDE" w:rsidP="0025185C">
            <w:pPr>
              <w:spacing w:line="240" w:lineRule="auto"/>
              <w:rPr>
                <w:rFonts w:ascii="Arial" w:eastAsia="Times New Roman" w:hAnsi="Arial" w:cs="Arial"/>
                <w:spacing w:val="-1"/>
                <w:sz w:val="20"/>
                <w:szCs w:val="20"/>
                <w:rPrChange w:id="554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47" w:author="Adelino Naquarta Sepalanga Domingos" w:date="2025-03-05T09:17:00Z" w16du:dateUtc="2025-03-05T08:17:00Z">
                  <w:rPr>
                    <w:rFonts w:ascii="Times New Roman" w:eastAsia="Times New Roman" w:hAnsi="Times New Roman"/>
                    <w:spacing w:val="-1"/>
                  </w:rPr>
                </w:rPrChange>
              </w:rPr>
              <w:t>Para o sector Segurador quando não deva constar da tabela 4.3. - Documentos de conferência de mercadorias ou de prestação de serviços (</w:t>
            </w:r>
            <w:proofErr w:type="spellStart"/>
            <w:r w:rsidRPr="004866BB">
              <w:rPr>
                <w:rFonts w:ascii="Arial" w:eastAsia="Times New Roman" w:hAnsi="Arial" w:cs="Arial"/>
                <w:spacing w:val="-1"/>
                <w:sz w:val="20"/>
                <w:szCs w:val="20"/>
                <w:rPrChange w:id="5548" w:author="Adelino Naquarta Sepalanga Domingos" w:date="2025-03-05T09:17:00Z" w16du:dateUtc="2025-03-05T08:17:00Z">
                  <w:rPr>
                    <w:rFonts w:ascii="Times New Roman" w:eastAsia="Times New Roman" w:hAnsi="Times New Roman"/>
                    <w:spacing w:val="-1"/>
                  </w:rPr>
                </w:rPrChange>
              </w:rPr>
              <w:t>WorkingDocuments</w:t>
            </w:r>
            <w:proofErr w:type="spellEnd"/>
            <w:r w:rsidRPr="004866BB">
              <w:rPr>
                <w:rFonts w:ascii="Arial" w:eastAsia="Times New Roman" w:hAnsi="Arial" w:cs="Arial"/>
                <w:spacing w:val="-1"/>
                <w:sz w:val="20"/>
                <w:szCs w:val="20"/>
                <w:rPrChange w:id="5549" w:author="Adelino Naquarta Sepalanga Domingos" w:date="2025-03-05T09:17:00Z" w16du:dateUtc="2025-03-05T08:17:00Z">
                  <w:rPr>
                    <w:rFonts w:ascii="Times New Roman" w:eastAsia="Times New Roman" w:hAnsi="Times New Roman"/>
                    <w:spacing w:val="-1"/>
                  </w:rPr>
                </w:rPrChange>
              </w:rPr>
              <w:t>), pode ainda ser preenchido com:</w:t>
            </w:r>
          </w:p>
          <w:p w14:paraId="6A156233" w14:textId="77777777" w:rsidR="003F3EDE" w:rsidRPr="004866BB" w:rsidRDefault="003F3EDE" w:rsidP="0025185C">
            <w:pPr>
              <w:spacing w:after="0" w:line="240" w:lineRule="auto"/>
              <w:rPr>
                <w:rFonts w:ascii="Arial" w:eastAsia="Times New Roman" w:hAnsi="Arial" w:cs="Arial"/>
                <w:spacing w:val="-1"/>
                <w:sz w:val="20"/>
                <w:szCs w:val="20"/>
                <w:rPrChange w:id="555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51" w:author="Adelino Naquarta Sepalanga Domingos" w:date="2025-03-05T09:17:00Z" w16du:dateUtc="2025-03-05T08:17:00Z">
                  <w:rPr>
                    <w:rFonts w:ascii="Times New Roman" w:eastAsia="Times New Roman" w:hAnsi="Times New Roman"/>
                    <w:spacing w:val="-1"/>
                  </w:rPr>
                </w:rPrChange>
              </w:rPr>
              <w:t xml:space="preserve">“RP” – Prémio ou recibo de prémio; </w:t>
            </w:r>
          </w:p>
          <w:p w14:paraId="51652734" w14:textId="77777777" w:rsidR="003F3EDE" w:rsidRPr="004866BB" w:rsidRDefault="003F3EDE" w:rsidP="0025185C">
            <w:pPr>
              <w:spacing w:after="0" w:line="240" w:lineRule="auto"/>
              <w:rPr>
                <w:rFonts w:ascii="Arial" w:eastAsia="Times New Roman" w:hAnsi="Arial" w:cs="Arial"/>
                <w:spacing w:val="-1"/>
                <w:sz w:val="20"/>
                <w:szCs w:val="20"/>
                <w:rPrChange w:id="555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53" w:author="Adelino Naquarta Sepalanga Domingos" w:date="2025-03-05T09:17:00Z" w16du:dateUtc="2025-03-05T08:17:00Z">
                  <w:rPr>
                    <w:rFonts w:ascii="Times New Roman" w:eastAsia="Times New Roman" w:hAnsi="Times New Roman"/>
                    <w:spacing w:val="-1"/>
                  </w:rPr>
                </w:rPrChange>
              </w:rPr>
              <w:t xml:space="preserve">“RE” – Estorno ou recibo de estorno; </w:t>
            </w:r>
          </w:p>
          <w:p w14:paraId="309DC637" w14:textId="77777777" w:rsidR="003F3EDE" w:rsidRPr="004866BB" w:rsidRDefault="003F3EDE" w:rsidP="0025185C">
            <w:pPr>
              <w:spacing w:after="0" w:line="240" w:lineRule="auto"/>
              <w:rPr>
                <w:rFonts w:ascii="Arial" w:eastAsia="Times New Roman" w:hAnsi="Arial" w:cs="Arial"/>
                <w:spacing w:val="-1"/>
                <w:sz w:val="20"/>
                <w:szCs w:val="20"/>
                <w:rPrChange w:id="555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55" w:author="Adelino Naquarta Sepalanga Domingos" w:date="2025-03-05T09:17:00Z" w16du:dateUtc="2025-03-05T08:17:00Z">
                  <w:rPr>
                    <w:rFonts w:ascii="Times New Roman" w:eastAsia="Times New Roman" w:hAnsi="Times New Roman"/>
                    <w:spacing w:val="-1"/>
                  </w:rPr>
                </w:rPrChange>
              </w:rPr>
              <w:t>“CS” – Imputação a co-seguradoras;</w:t>
            </w:r>
          </w:p>
          <w:p w14:paraId="2FC9FB08" w14:textId="77777777" w:rsidR="003F3EDE" w:rsidRPr="004866BB" w:rsidRDefault="003F3EDE" w:rsidP="0025185C">
            <w:pPr>
              <w:spacing w:after="0" w:line="240" w:lineRule="auto"/>
              <w:rPr>
                <w:rFonts w:ascii="Arial" w:eastAsia="Times New Roman" w:hAnsi="Arial" w:cs="Arial"/>
                <w:spacing w:val="-1"/>
                <w:sz w:val="20"/>
                <w:szCs w:val="20"/>
                <w:rPrChange w:id="555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57" w:author="Adelino Naquarta Sepalanga Domingos" w:date="2025-03-05T09:17:00Z" w16du:dateUtc="2025-03-05T08:17:00Z">
                  <w:rPr>
                    <w:rFonts w:ascii="Times New Roman" w:eastAsia="Times New Roman" w:hAnsi="Times New Roman"/>
                    <w:spacing w:val="-1"/>
                  </w:rPr>
                </w:rPrChange>
              </w:rPr>
              <w:t>“LD” – Imputação a co-seguradora líder;</w:t>
            </w:r>
          </w:p>
          <w:p w14:paraId="72B02D95" w14:textId="77777777" w:rsidR="003F3EDE" w:rsidRPr="004866BB" w:rsidRDefault="003F3EDE" w:rsidP="0025185C">
            <w:pPr>
              <w:spacing w:after="0"/>
              <w:rPr>
                <w:rFonts w:ascii="Arial" w:eastAsia="Times New Roman" w:hAnsi="Arial" w:cs="Arial"/>
                <w:spacing w:val="-1"/>
                <w:sz w:val="20"/>
                <w:szCs w:val="20"/>
                <w:rPrChange w:id="555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59" w:author="Adelino Naquarta Sepalanga Domingos" w:date="2025-03-05T09:17:00Z" w16du:dateUtc="2025-03-05T08:17:00Z">
                  <w:rPr>
                    <w:rFonts w:ascii="Times New Roman" w:eastAsia="Times New Roman" w:hAnsi="Times New Roman"/>
                    <w:spacing w:val="-1"/>
                  </w:rPr>
                </w:rPrChange>
              </w:rPr>
              <w:t>“RA” – Resseguro aceite.</w:t>
            </w:r>
          </w:p>
          <w:p w14:paraId="6BD19880" w14:textId="77777777" w:rsidR="003F3EDE" w:rsidRPr="004866BB" w:rsidRDefault="003F3EDE" w:rsidP="0025185C">
            <w:pPr>
              <w:spacing w:after="0"/>
              <w:rPr>
                <w:rFonts w:ascii="Arial" w:eastAsia="Times New Roman" w:hAnsi="Arial" w:cs="Arial"/>
                <w:spacing w:val="-1"/>
                <w:sz w:val="20"/>
                <w:szCs w:val="20"/>
                <w:rPrChange w:id="5560"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D44B94" w14:textId="77777777" w:rsidR="003F3EDE" w:rsidRPr="004866BB" w:rsidRDefault="003F3EDE" w:rsidP="0025185C">
            <w:pPr>
              <w:jc w:val="center"/>
              <w:rPr>
                <w:rFonts w:ascii="Arial" w:eastAsia="Times New Roman" w:hAnsi="Arial" w:cs="Arial"/>
                <w:spacing w:val="-1"/>
                <w:sz w:val="20"/>
                <w:szCs w:val="20"/>
                <w:rPrChange w:id="5561" w:author="Adelino Naquarta Sepalanga Domingos" w:date="2025-03-05T09:17:00Z" w16du:dateUtc="2025-03-05T08:17:00Z">
                  <w:rPr>
                    <w:rFonts w:ascii="Times New Roman" w:eastAsia="Times New Roman" w:hAnsi="Times New Roman"/>
                    <w:spacing w:val="-1"/>
                  </w:rPr>
                </w:rPrChange>
              </w:rPr>
            </w:pPr>
          </w:p>
          <w:p w14:paraId="056447F5" w14:textId="77777777" w:rsidR="003F3EDE" w:rsidRPr="004866BB" w:rsidRDefault="003F3EDE" w:rsidP="0025185C">
            <w:pPr>
              <w:jc w:val="center"/>
              <w:rPr>
                <w:rFonts w:ascii="Arial" w:eastAsia="Times New Roman" w:hAnsi="Arial" w:cs="Arial"/>
                <w:spacing w:val="-1"/>
                <w:sz w:val="20"/>
                <w:szCs w:val="20"/>
                <w:rPrChange w:id="5562" w:author="Adelino Naquarta Sepalanga Domingos" w:date="2025-03-05T09:17:00Z" w16du:dateUtc="2025-03-05T08:17:00Z">
                  <w:rPr>
                    <w:rFonts w:ascii="Times New Roman" w:eastAsia="Times New Roman" w:hAnsi="Times New Roman"/>
                    <w:spacing w:val="-1"/>
                  </w:rPr>
                </w:rPrChange>
              </w:rPr>
            </w:pPr>
          </w:p>
          <w:p w14:paraId="732937A6" w14:textId="77777777" w:rsidR="003F3EDE" w:rsidRPr="004866BB" w:rsidRDefault="003F3EDE" w:rsidP="0025185C">
            <w:pPr>
              <w:jc w:val="center"/>
              <w:rPr>
                <w:rFonts w:ascii="Arial" w:eastAsia="Times New Roman" w:hAnsi="Arial" w:cs="Arial"/>
                <w:spacing w:val="-1"/>
                <w:sz w:val="20"/>
                <w:szCs w:val="20"/>
                <w:rPrChange w:id="5563" w:author="Adelino Naquarta Sepalanga Domingos" w:date="2025-03-05T09:17:00Z" w16du:dateUtc="2025-03-05T08:17:00Z">
                  <w:rPr>
                    <w:rFonts w:ascii="Times New Roman" w:eastAsia="Times New Roman" w:hAnsi="Times New Roman"/>
                    <w:spacing w:val="-1"/>
                  </w:rPr>
                </w:rPrChange>
              </w:rPr>
            </w:pPr>
          </w:p>
          <w:p w14:paraId="0F48DD9C" w14:textId="77777777" w:rsidR="003F3EDE" w:rsidRPr="004866BB" w:rsidRDefault="003F3EDE" w:rsidP="0025185C">
            <w:pPr>
              <w:jc w:val="center"/>
              <w:rPr>
                <w:rFonts w:ascii="Arial" w:eastAsia="Times New Roman" w:hAnsi="Arial" w:cs="Arial"/>
                <w:spacing w:val="-1"/>
                <w:sz w:val="20"/>
                <w:szCs w:val="20"/>
                <w:rPrChange w:id="5564" w:author="Adelino Naquarta Sepalanga Domingos" w:date="2025-03-05T09:17:00Z" w16du:dateUtc="2025-03-05T08:17:00Z">
                  <w:rPr>
                    <w:rFonts w:ascii="Times New Roman" w:eastAsia="Times New Roman" w:hAnsi="Times New Roman"/>
                    <w:spacing w:val="-1"/>
                  </w:rPr>
                </w:rPrChange>
              </w:rPr>
            </w:pPr>
          </w:p>
          <w:p w14:paraId="796A5859" w14:textId="77777777" w:rsidR="003F3EDE" w:rsidRPr="004866BB" w:rsidRDefault="003F3EDE" w:rsidP="0025185C">
            <w:pPr>
              <w:jc w:val="center"/>
              <w:rPr>
                <w:rFonts w:ascii="Arial" w:eastAsia="Times New Roman" w:hAnsi="Arial" w:cs="Arial"/>
                <w:spacing w:val="-1"/>
                <w:sz w:val="20"/>
                <w:szCs w:val="20"/>
                <w:rPrChange w:id="5565" w:author="Adelino Naquarta Sepalanga Domingos" w:date="2025-03-05T09:17:00Z" w16du:dateUtc="2025-03-05T08:17:00Z">
                  <w:rPr>
                    <w:rFonts w:ascii="Times New Roman" w:eastAsia="Times New Roman" w:hAnsi="Times New Roman"/>
                    <w:spacing w:val="-1"/>
                  </w:rPr>
                </w:rPrChange>
              </w:rPr>
            </w:pPr>
          </w:p>
          <w:p w14:paraId="7FCC54C0" w14:textId="77777777" w:rsidR="003F3EDE" w:rsidRPr="004866BB" w:rsidRDefault="003F3EDE" w:rsidP="0025185C">
            <w:pPr>
              <w:jc w:val="center"/>
              <w:rPr>
                <w:rFonts w:ascii="Arial" w:eastAsia="Times New Roman" w:hAnsi="Arial" w:cs="Arial"/>
                <w:spacing w:val="-1"/>
                <w:sz w:val="20"/>
                <w:szCs w:val="20"/>
                <w:rPrChange w:id="5566" w:author="Adelino Naquarta Sepalanga Domingos" w:date="2025-03-05T09:17:00Z" w16du:dateUtc="2025-03-05T08:17:00Z">
                  <w:rPr>
                    <w:rFonts w:ascii="Times New Roman" w:eastAsia="Times New Roman" w:hAnsi="Times New Roman"/>
                    <w:spacing w:val="-1"/>
                  </w:rPr>
                </w:rPrChange>
              </w:rPr>
            </w:pPr>
          </w:p>
          <w:p w14:paraId="5CDC44DB" w14:textId="77777777" w:rsidR="003F3EDE" w:rsidRPr="004866BB" w:rsidRDefault="003F3EDE" w:rsidP="0025185C">
            <w:pPr>
              <w:jc w:val="center"/>
              <w:rPr>
                <w:rFonts w:ascii="Arial" w:eastAsia="Times New Roman" w:hAnsi="Arial" w:cs="Arial"/>
                <w:spacing w:val="-1"/>
                <w:sz w:val="20"/>
                <w:szCs w:val="20"/>
                <w:rPrChange w:id="5567" w:author="Adelino Naquarta Sepalanga Domingos" w:date="2025-03-05T09:17:00Z" w16du:dateUtc="2025-03-05T08:17:00Z">
                  <w:rPr>
                    <w:rFonts w:ascii="Times New Roman" w:eastAsia="Times New Roman" w:hAnsi="Times New Roman"/>
                    <w:spacing w:val="-1"/>
                  </w:rPr>
                </w:rPrChange>
              </w:rPr>
            </w:pPr>
          </w:p>
          <w:p w14:paraId="094A702F" w14:textId="77777777" w:rsidR="003F3EDE" w:rsidRPr="004866BB" w:rsidRDefault="003F3EDE" w:rsidP="0025185C">
            <w:pPr>
              <w:jc w:val="center"/>
              <w:rPr>
                <w:rFonts w:ascii="Arial" w:eastAsia="Times New Roman" w:hAnsi="Arial" w:cs="Arial"/>
                <w:spacing w:val="-1"/>
                <w:sz w:val="20"/>
                <w:szCs w:val="20"/>
                <w:rPrChange w:id="5568" w:author="Adelino Naquarta Sepalanga Domingos" w:date="2025-03-05T09:17:00Z" w16du:dateUtc="2025-03-05T08:17:00Z">
                  <w:rPr>
                    <w:rFonts w:ascii="Times New Roman" w:eastAsia="Times New Roman" w:hAnsi="Times New Roman"/>
                    <w:spacing w:val="-1"/>
                  </w:rPr>
                </w:rPrChange>
              </w:rPr>
            </w:pPr>
          </w:p>
          <w:p w14:paraId="07BE80C3" w14:textId="77777777" w:rsidR="003F3EDE" w:rsidRPr="004866BB" w:rsidRDefault="003F3EDE" w:rsidP="0025185C">
            <w:pPr>
              <w:jc w:val="center"/>
              <w:rPr>
                <w:rFonts w:ascii="Arial" w:eastAsia="Times New Roman" w:hAnsi="Arial" w:cs="Arial"/>
                <w:spacing w:val="-1"/>
                <w:sz w:val="20"/>
                <w:szCs w:val="20"/>
                <w:rPrChange w:id="5569" w:author="Adelino Naquarta Sepalanga Domingos" w:date="2025-03-05T09:17:00Z" w16du:dateUtc="2025-03-05T08:17:00Z">
                  <w:rPr>
                    <w:rFonts w:ascii="Times New Roman" w:eastAsia="Times New Roman" w:hAnsi="Times New Roman"/>
                    <w:spacing w:val="-1"/>
                  </w:rPr>
                </w:rPrChange>
              </w:rPr>
            </w:pPr>
          </w:p>
          <w:p w14:paraId="325E6978" w14:textId="77777777" w:rsidR="003F3EDE" w:rsidRPr="004866BB" w:rsidRDefault="003F3EDE" w:rsidP="0025185C">
            <w:pPr>
              <w:jc w:val="center"/>
              <w:rPr>
                <w:rFonts w:ascii="Arial" w:eastAsia="Times New Roman" w:hAnsi="Arial" w:cs="Arial"/>
                <w:spacing w:val="-1"/>
                <w:sz w:val="20"/>
                <w:szCs w:val="20"/>
                <w:rPrChange w:id="5570" w:author="Adelino Naquarta Sepalanga Domingos" w:date="2025-03-05T09:17:00Z" w16du:dateUtc="2025-03-05T08:17:00Z">
                  <w:rPr>
                    <w:rFonts w:ascii="Times New Roman" w:eastAsia="Times New Roman" w:hAnsi="Times New Roman"/>
                    <w:spacing w:val="-1"/>
                  </w:rPr>
                </w:rPrChange>
              </w:rPr>
            </w:pPr>
          </w:p>
          <w:p w14:paraId="6B00F602" w14:textId="77777777" w:rsidR="003F3EDE" w:rsidRPr="004866BB" w:rsidRDefault="003F3EDE" w:rsidP="0025185C">
            <w:pPr>
              <w:jc w:val="center"/>
              <w:rPr>
                <w:rFonts w:ascii="Arial" w:eastAsia="Times New Roman" w:hAnsi="Arial" w:cs="Arial"/>
                <w:spacing w:val="-1"/>
                <w:sz w:val="20"/>
                <w:szCs w:val="20"/>
                <w:rPrChange w:id="557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72" w:author="Adelino Naquarta Sepalanga Domingos" w:date="2025-03-05T09:17:00Z" w16du:dateUtc="2025-03-05T08:17:00Z">
                  <w:rPr>
                    <w:rFonts w:ascii="Times New Roman" w:eastAsia="Times New Roman" w:hAnsi="Times New Roman"/>
                    <w:spacing w:val="-1"/>
                  </w:rPr>
                </w:rPrChange>
              </w:rPr>
              <w:t>Texto 2</w:t>
            </w:r>
          </w:p>
        </w:tc>
      </w:tr>
      <w:tr w:rsidR="003F3EDE" w:rsidRPr="004866BB" w14:paraId="689661F4" w14:textId="77777777" w:rsidTr="0025185C">
        <w:trPr>
          <w:trHeight w:val="60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13B98E" w14:textId="77777777" w:rsidR="003F3EDE" w:rsidRPr="004866BB" w:rsidRDefault="003F3EDE" w:rsidP="0025185C">
            <w:pPr>
              <w:jc w:val="center"/>
              <w:rPr>
                <w:rFonts w:ascii="Arial" w:eastAsia="Times New Roman" w:hAnsi="Arial" w:cs="Arial"/>
                <w:spacing w:val="-1"/>
                <w:sz w:val="20"/>
                <w:szCs w:val="20"/>
                <w:rPrChange w:id="557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74" w:author="Adelino Naquarta Sepalanga Domingos" w:date="2025-03-05T09:17:00Z" w16du:dateUtc="2025-03-05T08:17:00Z">
                  <w:rPr>
                    <w:rFonts w:ascii="Times New Roman" w:eastAsia="Times New Roman" w:hAnsi="Times New Roman"/>
                    <w:spacing w:val="-1"/>
                  </w:rPr>
                </w:rPrChange>
              </w:rPr>
              <w:t>4.1.4.9.</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C23BAE" w14:textId="77777777" w:rsidR="003F3EDE" w:rsidRPr="004866BB" w:rsidRDefault="003F3EDE" w:rsidP="0025185C">
            <w:pPr>
              <w:jc w:val="center"/>
              <w:rPr>
                <w:rFonts w:ascii="Arial" w:eastAsia="Times New Roman" w:hAnsi="Arial" w:cs="Arial"/>
                <w:spacing w:val="-1"/>
                <w:sz w:val="20"/>
                <w:szCs w:val="20"/>
                <w:rPrChange w:id="557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7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783371" w14:textId="77777777" w:rsidR="003F3EDE" w:rsidRPr="004866BB" w:rsidRDefault="003F3EDE" w:rsidP="0025185C">
            <w:pPr>
              <w:rPr>
                <w:rFonts w:ascii="Arial" w:eastAsia="Times New Roman" w:hAnsi="Arial" w:cs="Arial"/>
                <w:spacing w:val="-1"/>
                <w:sz w:val="20"/>
                <w:szCs w:val="20"/>
                <w:rPrChange w:id="557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78" w:author="Adelino Naquarta Sepalanga Domingos" w:date="2025-03-05T09:17:00Z" w16du:dateUtc="2025-03-05T08:17:00Z">
                  <w:rPr>
                    <w:rFonts w:ascii="Times New Roman" w:eastAsia="Times New Roman" w:hAnsi="Times New Roman"/>
                    <w:spacing w:val="-1"/>
                  </w:rPr>
                </w:rPrChange>
              </w:rPr>
              <w:t>Regimes especiais (</w:t>
            </w:r>
            <w:proofErr w:type="spellStart"/>
            <w:r w:rsidRPr="004866BB">
              <w:rPr>
                <w:rFonts w:ascii="Arial" w:eastAsia="Times New Roman" w:hAnsi="Arial" w:cs="Arial"/>
                <w:spacing w:val="-1"/>
                <w:sz w:val="20"/>
                <w:szCs w:val="20"/>
                <w:rPrChange w:id="5579" w:author="Adelino Naquarta Sepalanga Domingos" w:date="2025-03-05T09:17:00Z" w16du:dateUtc="2025-03-05T08:17:00Z">
                  <w:rPr>
                    <w:rFonts w:ascii="Times New Roman" w:eastAsia="Times New Roman" w:hAnsi="Times New Roman"/>
                    <w:spacing w:val="-1"/>
                  </w:rPr>
                </w:rPrChange>
              </w:rPr>
              <w:t>SpecialRegimes</w:t>
            </w:r>
            <w:proofErr w:type="spellEnd"/>
            <w:r w:rsidRPr="004866BB">
              <w:rPr>
                <w:rFonts w:ascii="Arial" w:eastAsia="Times New Roman" w:hAnsi="Arial" w:cs="Arial"/>
                <w:spacing w:val="-1"/>
                <w:sz w:val="20"/>
                <w:szCs w:val="20"/>
                <w:rPrChange w:id="558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F5A367D" w14:textId="77777777" w:rsidR="003F3EDE" w:rsidRPr="004866BB" w:rsidRDefault="003F3EDE" w:rsidP="0025185C">
            <w:pPr>
              <w:rPr>
                <w:rFonts w:ascii="Arial" w:eastAsia="Times New Roman" w:hAnsi="Arial" w:cs="Arial"/>
                <w:spacing w:val="-1"/>
                <w:sz w:val="20"/>
                <w:szCs w:val="20"/>
                <w:rPrChange w:id="5581"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2E93B58" w14:textId="77777777" w:rsidR="003F3EDE" w:rsidRPr="004866BB" w:rsidRDefault="003F3EDE" w:rsidP="0025185C">
            <w:pPr>
              <w:jc w:val="center"/>
              <w:rPr>
                <w:rFonts w:ascii="Arial" w:eastAsia="Times New Roman" w:hAnsi="Arial" w:cs="Arial"/>
                <w:spacing w:val="-1"/>
                <w:sz w:val="20"/>
                <w:szCs w:val="20"/>
                <w:rPrChange w:id="558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83"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7E62F1D6" w14:textId="77777777" w:rsidTr="0025185C">
        <w:trPr>
          <w:trHeight w:val="104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38B650" w14:textId="77777777" w:rsidR="003F3EDE" w:rsidRPr="004866BB" w:rsidRDefault="003F3EDE" w:rsidP="0025185C">
            <w:pPr>
              <w:jc w:val="center"/>
              <w:rPr>
                <w:rFonts w:ascii="Arial" w:eastAsia="Times New Roman" w:hAnsi="Arial" w:cs="Arial"/>
                <w:spacing w:val="-1"/>
                <w:sz w:val="20"/>
                <w:szCs w:val="20"/>
                <w:rPrChange w:id="558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85" w:author="Adelino Naquarta Sepalanga Domingos" w:date="2025-03-05T09:17:00Z" w16du:dateUtc="2025-03-05T08:17:00Z">
                  <w:rPr>
                    <w:rFonts w:ascii="Times New Roman" w:eastAsia="Times New Roman" w:hAnsi="Times New Roman"/>
                    <w:spacing w:val="-1"/>
                  </w:rPr>
                </w:rPrChange>
              </w:rPr>
              <w:t>4.1.4.9.1.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B711BF" w14:textId="77777777" w:rsidR="003F3EDE" w:rsidRPr="004866BB" w:rsidRDefault="003F3EDE" w:rsidP="0025185C">
            <w:pPr>
              <w:jc w:val="center"/>
              <w:rPr>
                <w:rFonts w:ascii="Arial" w:eastAsia="Times New Roman" w:hAnsi="Arial" w:cs="Arial"/>
                <w:spacing w:val="-1"/>
                <w:sz w:val="20"/>
                <w:szCs w:val="20"/>
                <w:rPrChange w:id="558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87"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830C1CD" w14:textId="77777777" w:rsidR="003F3EDE" w:rsidRPr="004866BB" w:rsidRDefault="003F3EDE" w:rsidP="0025185C">
            <w:pPr>
              <w:rPr>
                <w:rFonts w:ascii="Arial" w:eastAsia="Times New Roman" w:hAnsi="Arial" w:cs="Arial"/>
                <w:spacing w:val="-1"/>
                <w:sz w:val="20"/>
                <w:szCs w:val="20"/>
                <w:rPrChange w:id="558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89" w:author="Adelino Naquarta Sepalanga Domingos" w:date="2025-03-05T09:17:00Z" w16du:dateUtc="2025-03-05T08:17:00Z">
                  <w:rPr>
                    <w:rFonts w:ascii="Times New Roman" w:eastAsia="Times New Roman" w:hAnsi="Times New Roman"/>
                    <w:spacing w:val="-1"/>
                  </w:rPr>
                </w:rPrChange>
              </w:rPr>
              <w:t>Indicador de autofacturação (</w:t>
            </w:r>
            <w:proofErr w:type="spellStart"/>
            <w:r w:rsidRPr="004866BB">
              <w:rPr>
                <w:rFonts w:ascii="Arial" w:eastAsia="Times New Roman" w:hAnsi="Arial" w:cs="Arial"/>
                <w:spacing w:val="-1"/>
                <w:sz w:val="20"/>
                <w:szCs w:val="20"/>
                <w:rPrChange w:id="5590" w:author="Adelino Naquarta Sepalanga Domingos" w:date="2025-03-05T09:17:00Z" w16du:dateUtc="2025-03-05T08:17:00Z">
                  <w:rPr>
                    <w:rFonts w:ascii="Times New Roman" w:eastAsia="Times New Roman" w:hAnsi="Times New Roman"/>
                    <w:spacing w:val="-1"/>
                  </w:rPr>
                </w:rPrChange>
              </w:rPr>
              <w:t>SelfBillingIndicator</w:t>
            </w:r>
            <w:proofErr w:type="spellEnd"/>
            <w:r w:rsidRPr="004866BB">
              <w:rPr>
                <w:rFonts w:ascii="Arial" w:eastAsia="Times New Roman" w:hAnsi="Arial" w:cs="Arial"/>
                <w:spacing w:val="-1"/>
                <w:sz w:val="20"/>
                <w:szCs w:val="20"/>
                <w:rPrChange w:id="5591"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87A127" w14:textId="77777777" w:rsidR="003F3EDE" w:rsidRPr="004866BB" w:rsidRDefault="003F3EDE" w:rsidP="0025185C">
            <w:pPr>
              <w:rPr>
                <w:rFonts w:ascii="Arial" w:eastAsia="Times New Roman" w:hAnsi="Arial" w:cs="Arial"/>
                <w:spacing w:val="-1"/>
                <w:sz w:val="20"/>
                <w:szCs w:val="20"/>
                <w:rPrChange w:id="559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93" w:author="Adelino Naquarta Sepalanga Domingos" w:date="2025-03-05T09:17:00Z" w16du:dateUtc="2025-03-05T08:17:00Z">
                  <w:rPr>
                    <w:rFonts w:ascii="Times New Roman" w:eastAsia="Times New Roman" w:hAnsi="Times New Roman"/>
                    <w:spacing w:val="-1"/>
                  </w:rPr>
                </w:rPrChange>
              </w:rPr>
              <w:t>Deve ser preenchido com “1” se respeitar a autofacturação e com “0” (zero) no caso contrário.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3E1A2E" w14:textId="77777777" w:rsidR="003F3EDE" w:rsidRPr="004866BB" w:rsidRDefault="003F3EDE" w:rsidP="0025185C">
            <w:pPr>
              <w:jc w:val="center"/>
              <w:rPr>
                <w:rFonts w:ascii="Arial" w:eastAsia="Times New Roman" w:hAnsi="Arial" w:cs="Arial"/>
                <w:spacing w:val="-1"/>
                <w:sz w:val="20"/>
                <w:szCs w:val="20"/>
                <w:rPrChange w:id="5594" w:author="Adelino Naquarta Sepalanga Domingos" w:date="2025-03-05T09:17:00Z" w16du:dateUtc="2025-03-05T08:17:00Z">
                  <w:rPr>
                    <w:rFonts w:ascii="Times New Roman" w:eastAsia="Times New Roman" w:hAnsi="Times New Roman"/>
                    <w:spacing w:val="-1"/>
                  </w:rPr>
                </w:rPrChange>
              </w:rPr>
            </w:pPr>
          </w:p>
          <w:p w14:paraId="387F155A" w14:textId="77777777" w:rsidR="003F3EDE" w:rsidRPr="004866BB" w:rsidRDefault="003F3EDE" w:rsidP="0025185C">
            <w:pPr>
              <w:jc w:val="center"/>
              <w:rPr>
                <w:rFonts w:ascii="Arial" w:eastAsia="Times New Roman" w:hAnsi="Arial" w:cs="Arial"/>
                <w:spacing w:val="-1"/>
                <w:sz w:val="20"/>
                <w:szCs w:val="20"/>
                <w:rPrChange w:id="559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96" w:author="Adelino Naquarta Sepalanga Domingos" w:date="2025-03-05T09:17:00Z" w16du:dateUtc="2025-03-05T08:17:00Z">
                  <w:rPr>
                    <w:rFonts w:ascii="Times New Roman" w:eastAsia="Times New Roman" w:hAnsi="Times New Roman"/>
                    <w:spacing w:val="-1"/>
                  </w:rPr>
                </w:rPrChange>
              </w:rPr>
              <w:t>Inteiro</w:t>
            </w:r>
          </w:p>
        </w:tc>
      </w:tr>
      <w:tr w:rsidR="003F3EDE" w:rsidRPr="004866BB" w14:paraId="1A053C29" w14:textId="77777777" w:rsidTr="0025185C">
        <w:trPr>
          <w:trHeight w:val="1632"/>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E49E45" w14:textId="77777777" w:rsidR="003F3EDE" w:rsidRPr="004866BB" w:rsidRDefault="003F3EDE" w:rsidP="0025185C">
            <w:pPr>
              <w:jc w:val="center"/>
              <w:rPr>
                <w:rFonts w:ascii="Arial" w:eastAsia="Times New Roman" w:hAnsi="Arial" w:cs="Arial"/>
                <w:spacing w:val="-1"/>
                <w:sz w:val="20"/>
                <w:szCs w:val="20"/>
                <w:rPrChange w:id="559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98" w:author="Adelino Naquarta Sepalanga Domingos" w:date="2025-03-05T09:17:00Z" w16du:dateUtc="2025-03-05T08:17:00Z">
                  <w:rPr>
                    <w:rFonts w:ascii="Times New Roman" w:eastAsia="Times New Roman" w:hAnsi="Times New Roman"/>
                    <w:spacing w:val="-1"/>
                  </w:rPr>
                </w:rPrChange>
              </w:rPr>
              <w:lastRenderedPageBreak/>
              <w:t>4.1.4.9.2.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989CE6" w14:textId="77777777" w:rsidR="003F3EDE" w:rsidRPr="004866BB" w:rsidRDefault="003F3EDE" w:rsidP="0025185C">
            <w:pPr>
              <w:jc w:val="center"/>
              <w:rPr>
                <w:rFonts w:ascii="Arial" w:eastAsia="Times New Roman" w:hAnsi="Arial" w:cs="Arial"/>
                <w:spacing w:val="-1"/>
                <w:sz w:val="20"/>
                <w:szCs w:val="20"/>
                <w:rPrChange w:id="559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00"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C8099C" w14:textId="77777777" w:rsidR="003F3EDE" w:rsidRPr="004866BB" w:rsidRDefault="003F3EDE" w:rsidP="0025185C">
            <w:pPr>
              <w:rPr>
                <w:rFonts w:ascii="Arial" w:eastAsia="Times New Roman" w:hAnsi="Arial" w:cs="Arial"/>
                <w:spacing w:val="-1"/>
                <w:sz w:val="20"/>
                <w:szCs w:val="20"/>
                <w:rPrChange w:id="560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02" w:author="Adelino Naquarta Sepalanga Domingos" w:date="2025-03-05T09:17:00Z" w16du:dateUtc="2025-03-05T08:17:00Z">
                  <w:rPr>
                    <w:rFonts w:ascii="Times New Roman" w:eastAsia="Times New Roman" w:hAnsi="Times New Roman"/>
                    <w:spacing w:val="-1"/>
                  </w:rPr>
                </w:rPrChange>
              </w:rPr>
              <w:t>Indicador de regime de IVA de Caixa</w:t>
            </w:r>
          </w:p>
          <w:p w14:paraId="13256849" w14:textId="77777777" w:rsidR="003F3EDE" w:rsidRPr="004866BB" w:rsidRDefault="003F3EDE" w:rsidP="0025185C">
            <w:pPr>
              <w:rPr>
                <w:rFonts w:ascii="Arial" w:eastAsia="Times New Roman" w:hAnsi="Arial" w:cs="Arial"/>
                <w:spacing w:val="-1"/>
                <w:sz w:val="20"/>
                <w:szCs w:val="20"/>
                <w:rPrChange w:id="560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04" w:author="Adelino Naquarta Sepalanga Domingos" w:date="2025-03-05T09:17:00Z" w16du:dateUtc="2025-03-05T08:17:00Z">
                  <w:rPr>
                    <w:rFonts w:ascii="Times New Roman" w:eastAsia="Times New Roman" w:hAnsi="Times New Roman"/>
                    <w:spacing w:val="-1"/>
                  </w:rPr>
                </w:rPrChange>
              </w:rPr>
              <w:t>(</w:t>
            </w:r>
            <w:proofErr w:type="spellStart"/>
            <w:r w:rsidRPr="004866BB">
              <w:rPr>
                <w:rFonts w:ascii="Arial" w:eastAsia="Times New Roman" w:hAnsi="Arial" w:cs="Arial"/>
                <w:spacing w:val="-1"/>
                <w:sz w:val="20"/>
                <w:szCs w:val="20"/>
                <w:rPrChange w:id="5605" w:author="Adelino Naquarta Sepalanga Domingos" w:date="2025-03-05T09:17:00Z" w16du:dateUtc="2025-03-05T08:17:00Z">
                  <w:rPr>
                    <w:rFonts w:ascii="Times New Roman" w:eastAsia="Times New Roman" w:hAnsi="Times New Roman"/>
                    <w:spacing w:val="-1"/>
                  </w:rPr>
                </w:rPrChange>
              </w:rPr>
              <w:t>CashVATSchemeIndicator</w:t>
            </w:r>
            <w:proofErr w:type="spellEnd"/>
            <w:r w:rsidRPr="004866BB">
              <w:rPr>
                <w:rFonts w:ascii="Arial" w:eastAsia="Times New Roman" w:hAnsi="Arial" w:cs="Arial"/>
                <w:spacing w:val="-1"/>
                <w:sz w:val="20"/>
                <w:szCs w:val="20"/>
                <w:rPrChange w:id="5606"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1E7E5B" w14:textId="77777777" w:rsidR="003F3EDE" w:rsidRPr="004866BB" w:rsidRDefault="003F3EDE" w:rsidP="0025185C">
            <w:pPr>
              <w:rPr>
                <w:rFonts w:ascii="Arial" w:eastAsia="Times New Roman" w:hAnsi="Arial" w:cs="Arial"/>
                <w:spacing w:val="-1"/>
                <w:sz w:val="20"/>
                <w:szCs w:val="20"/>
                <w:rPrChange w:id="56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08" w:author="Adelino Naquarta Sepalanga Domingos" w:date="2025-03-05T09:17:00Z" w16du:dateUtc="2025-03-05T08:17:00Z">
                  <w:rPr>
                    <w:rFonts w:ascii="Times New Roman" w:eastAsia="Times New Roman" w:hAnsi="Times New Roman"/>
                    <w:spacing w:val="-1"/>
                  </w:rPr>
                </w:rPrChange>
              </w:rPr>
              <w:t>Indicador da existência de adesão ao</w:t>
            </w:r>
          </w:p>
          <w:p w14:paraId="35E227A0" w14:textId="77777777" w:rsidR="003F3EDE" w:rsidRPr="004866BB" w:rsidRDefault="003F3EDE" w:rsidP="0025185C">
            <w:pPr>
              <w:rPr>
                <w:rFonts w:ascii="Arial" w:eastAsia="Times New Roman" w:hAnsi="Arial" w:cs="Arial"/>
                <w:spacing w:val="-1"/>
                <w:sz w:val="20"/>
                <w:szCs w:val="20"/>
                <w:rPrChange w:id="560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10" w:author="Adelino Naquarta Sepalanga Domingos" w:date="2025-03-05T09:17:00Z" w16du:dateUtc="2025-03-05T08:17:00Z">
                  <w:rPr>
                    <w:rFonts w:ascii="Times New Roman" w:eastAsia="Times New Roman" w:hAnsi="Times New Roman"/>
                    <w:spacing w:val="-1"/>
                  </w:rPr>
                </w:rPrChange>
              </w:rPr>
              <w:t>regime de IVA de Caixa.</w:t>
            </w:r>
          </w:p>
          <w:p w14:paraId="4016F24D" w14:textId="77777777" w:rsidR="003F3EDE" w:rsidRPr="004866BB" w:rsidRDefault="003F3EDE" w:rsidP="0025185C">
            <w:pPr>
              <w:rPr>
                <w:rFonts w:ascii="Arial" w:eastAsia="Times New Roman" w:hAnsi="Arial" w:cs="Arial"/>
                <w:spacing w:val="-1"/>
                <w:sz w:val="20"/>
                <w:szCs w:val="20"/>
                <w:rPrChange w:id="561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12" w:author="Adelino Naquarta Sepalanga Domingos" w:date="2025-03-05T09:17:00Z" w16du:dateUtc="2025-03-05T08:17:00Z">
                  <w:rPr>
                    <w:rFonts w:ascii="Times New Roman" w:eastAsia="Times New Roman" w:hAnsi="Times New Roman"/>
                    <w:spacing w:val="-1"/>
                  </w:rPr>
                </w:rPrChange>
              </w:rPr>
              <w:t>Deve ser preenchido com “1” se houver adesão e com “0” (zero) no caso contrário.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5A5142" w14:textId="77777777" w:rsidR="003F3EDE" w:rsidRPr="004866BB" w:rsidRDefault="003F3EDE" w:rsidP="0025185C">
            <w:pPr>
              <w:jc w:val="center"/>
              <w:rPr>
                <w:rFonts w:ascii="Arial" w:eastAsia="Times New Roman" w:hAnsi="Arial" w:cs="Arial"/>
                <w:spacing w:val="-1"/>
                <w:sz w:val="20"/>
                <w:szCs w:val="20"/>
                <w:rPrChange w:id="5613" w:author="Adelino Naquarta Sepalanga Domingos" w:date="2025-03-05T09:17:00Z" w16du:dateUtc="2025-03-05T08:17:00Z">
                  <w:rPr>
                    <w:rFonts w:ascii="Times New Roman" w:eastAsia="Times New Roman" w:hAnsi="Times New Roman"/>
                    <w:spacing w:val="-1"/>
                  </w:rPr>
                </w:rPrChange>
              </w:rPr>
            </w:pPr>
          </w:p>
          <w:p w14:paraId="62EC3049" w14:textId="77777777" w:rsidR="003F3EDE" w:rsidRPr="004866BB" w:rsidRDefault="003F3EDE" w:rsidP="0025185C">
            <w:pPr>
              <w:jc w:val="center"/>
              <w:rPr>
                <w:rFonts w:ascii="Arial" w:eastAsia="Times New Roman" w:hAnsi="Arial" w:cs="Arial"/>
                <w:spacing w:val="-1"/>
                <w:sz w:val="20"/>
                <w:szCs w:val="20"/>
                <w:rPrChange w:id="561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15" w:author="Adelino Naquarta Sepalanga Domingos" w:date="2025-03-05T09:17:00Z" w16du:dateUtc="2025-03-05T08:17:00Z">
                  <w:rPr>
                    <w:rFonts w:ascii="Times New Roman" w:eastAsia="Times New Roman" w:hAnsi="Times New Roman"/>
                    <w:spacing w:val="-1"/>
                  </w:rPr>
                </w:rPrChange>
              </w:rPr>
              <w:t>Inteiro</w:t>
            </w:r>
          </w:p>
        </w:tc>
      </w:tr>
      <w:tr w:rsidR="003F3EDE" w:rsidRPr="004866BB" w14:paraId="0CD8911C" w14:textId="77777777" w:rsidTr="0025185C">
        <w:trPr>
          <w:trHeight w:val="137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E1A9FD" w14:textId="77777777" w:rsidR="003F3EDE" w:rsidRPr="004866BB" w:rsidRDefault="003F3EDE" w:rsidP="0025185C">
            <w:pPr>
              <w:jc w:val="center"/>
              <w:rPr>
                <w:rFonts w:ascii="Arial" w:eastAsia="Times New Roman" w:hAnsi="Arial" w:cs="Arial"/>
                <w:spacing w:val="-1"/>
                <w:sz w:val="20"/>
                <w:szCs w:val="20"/>
                <w:rPrChange w:id="561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17" w:author="Adelino Naquarta Sepalanga Domingos" w:date="2025-03-05T09:17:00Z" w16du:dateUtc="2025-03-05T08:17:00Z">
                  <w:rPr>
                    <w:rFonts w:ascii="Times New Roman" w:eastAsia="Times New Roman" w:hAnsi="Times New Roman"/>
                    <w:spacing w:val="-1"/>
                  </w:rPr>
                </w:rPrChange>
              </w:rPr>
              <w:t>4.1.4.9.3.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43387C" w14:textId="77777777" w:rsidR="003F3EDE" w:rsidRPr="004866BB" w:rsidRDefault="003F3EDE" w:rsidP="0025185C">
            <w:pPr>
              <w:jc w:val="center"/>
              <w:rPr>
                <w:rFonts w:ascii="Arial" w:eastAsia="Times New Roman" w:hAnsi="Arial" w:cs="Arial"/>
                <w:spacing w:val="-1"/>
                <w:sz w:val="20"/>
                <w:szCs w:val="20"/>
                <w:rPrChange w:id="561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19"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DAC444" w14:textId="77777777" w:rsidR="003F3EDE" w:rsidRPr="004866BB" w:rsidRDefault="003F3EDE" w:rsidP="0025185C">
            <w:pPr>
              <w:rPr>
                <w:rFonts w:ascii="Arial" w:eastAsia="Times New Roman" w:hAnsi="Arial" w:cs="Arial"/>
                <w:spacing w:val="-1"/>
                <w:sz w:val="20"/>
                <w:szCs w:val="20"/>
                <w:rPrChange w:id="562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21" w:author="Adelino Naquarta Sepalanga Domingos" w:date="2025-03-05T09:17:00Z" w16du:dateUtc="2025-03-05T08:17:00Z">
                  <w:rPr>
                    <w:rFonts w:ascii="Times New Roman" w:eastAsia="Times New Roman" w:hAnsi="Times New Roman"/>
                    <w:spacing w:val="-1"/>
                  </w:rPr>
                </w:rPrChange>
              </w:rPr>
              <w:t>Emitida em nome e por conta de terceiros</w:t>
            </w:r>
          </w:p>
          <w:p w14:paraId="31A828AA" w14:textId="77777777" w:rsidR="003F3EDE" w:rsidRPr="004866BB" w:rsidRDefault="003F3EDE" w:rsidP="0025185C">
            <w:pPr>
              <w:rPr>
                <w:rFonts w:ascii="Arial" w:eastAsia="Times New Roman" w:hAnsi="Arial" w:cs="Arial"/>
                <w:spacing w:val="-1"/>
                <w:sz w:val="20"/>
                <w:szCs w:val="20"/>
                <w:rPrChange w:id="562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23" w:author="Adelino Naquarta Sepalanga Domingos" w:date="2025-03-05T09:17:00Z" w16du:dateUtc="2025-03-05T08:17:00Z">
                  <w:rPr>
                    <w:rFonts w:ascii="Times New Roman" w:eastAsia="Times New Roman" w:hAnsi="Times New Roman"/>
                    <w:spacing w:val="-1"/>
                  </w:rPr>
                </w:rPrChange>
              </w:rPr>
              <w:t>(</w:t>
            </w:r>
            <w:proofErr w:type="spellStart"/>
            <w:r w:rsidRPr="004866BB">
              <w:rPr>
                <w:rFonts w:ascii="Arial" w:eastAsia="Times New Roman" w:hAnsi="Arial" w:cs="Arial"/>
                <w:spacing w:val="-1"/>
                <w:sz w:val="20"/>
                <w:szCs w:val="20"/>
                <w:rPrChange w:id="5624" w:author="Adelino Naquarta Sepalanga Domingos" w:date="2025-03-05T09:17:00Z" w16du:dateUtc="2025-03-05T08:17:00Z">
                  <w:rPr>
                    <w:rFonts w:ascii="Times New Roman" w:eastAsia="Times New Roman" w:hAnsi="Times New Roman"/>
                    <w:spacing w:val="-1"/>
                  </w:rPr>
                </w:rPrChange>
              </w:rPr>
              <w:t>ThirdPartiesBillingIndicator</w:t>
            </w:r>
            <w:proofErr w:type="spellEnd"/>
            <w:r w:rsidRPr="004866BB">
              <w:rPr>
                <w:rFonts w:ascii="Arial" w:eastAsia="Times New Roman" w:hAnsi="Arial" w:cs="Arial"/>
                <w:spacing w:val="-1"/>
                <w:sz w:val="20"/>
                <w:szCs w:val="20"/>
                <w:rPrChange w:id="5625"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2CD1EF" w14:textId="77777777" w:rsidR="003F3EDE" w:rsidRPr="004866BB" w:rsidRDefault="003F3EDE" w:rsidP="0025185C">
            <w:pPr>
              <w:rPr>
                <w:rFonts w:ascii="Arial" w:eastAsia="Times New Roman" w:hAnsi="Arial" w:cs="Arial"/>
                <w:spacing w:val="-1"/>
                <w:sz w:val="20"/>
                <w:szCs w:val="20"/>
                <w:rPrChange w:id="562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27" w:author="Adelino Naquarta Sepalanga Domingos" w:date="2025-03-05T09:17:00Z" w16du:dateUtc="2025-03-05T08:17:00Z">
                  <w:rPr>
                    <w:rFonts w:ascii="Times New Roman" w:eastAsia="Times New Roman" w:hAnsi="Times New Roman"/>
                    <w:spacing w:val="-1"/>
                  </w:rPr>
                </w:rPrChange>
              </w:rPr>
              <w:t>Deve ser preenchido com “1” se respeitar a facturação emitida em nome e por conta de terceiros e com “0” (zero) no caso contrário.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17E7EF0" w14:textId="77777777" w:rsidR="003F3EDE" w:rsidRPr="004866BB" w:rsidRDefault="003F3EDE" w:rsidP="0025185C">
            <w:pPr>
              <w:jc w:val="center"/>
              <w:rPr>
                <w:rFonts w:ascii="Arial" w:eastAsia="Times New Roman" w:hAnsi="Arial" w:cs="Arial"/>
                <w:spacing w:val="-1"/>
                <w:sz w:val="20"/>
                <w:szCs w:val="20"/>
                <w:rPrChange w:id="562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29" w:author="Adelino Naquarta Sepalanga Domingos" w:date="2025-03-05T09:17:00Z" w16du:dateUtc="2025-03-05T08:17:00Z">
                  <w:rPr>
                    <w:rFonts w:ascii="Times New Roman" w:eastAsia="Times New Roman" w:hAnsi="Times New Roman"/>
                    <w:spacing w:val="-1"/>
                  </w:rPr>
                </w:rPrChange>
              </w:rPr>
              <w:t>Inteiro</w:t>
            </w:r>
          </w:p>
        </w:tc>
      </w:tr>
      <w:tr w:rsidR="003F3EDE" w:rsidRPr="004866BB" w14:paraId="7D83CC21" w14:textId="77777777" w:rsidTr="0025185C">
        <w:trPr>
          <w:trHeight w:val="78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43A36E" w14:textId="77777777" w:rsidR="003F3EDE" w:rsidRPr="004866BB" w:rsidRDefault="003F3EDE" w:rsidP="0025185C">
            <w:pPr>
              <w:jc w:val="center"/>
              <w:rPr>
                <w:rFonts w:ascii="Arial" w:eastAsia="Times New Roman" w:hAnsi="Arial" w:cs="Arial"/>
                <w:spacing w:val="-1"/>
                <w:sz w:val="20"/>
                <w:szCs w:val="20"/>
                <w:rPrChange w:id="563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31" w:author="Adelino Naquarta Sepalanga Domingos" w:date="2025-03-05T09:17:00Z" w16du:dateUtc="2025-03-05T08:17:00Z">
                  <w:rPr>
                    <w:rFonts w:ascii="Times New Roman" w:eastAsia="Times New Roman" w:hAnsi="Times New Roman"/>
                    <w:spacing w:val="-1"/>
                  </w:rPr>
                </w:rPrChange>
              </w:rPr>
              <w:t>4.1.4.10.</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E19F03" w14:textId="77777777" w:rsidR="003F3EDE" w:rsidRPr="004866BB" w:rsidRDefault="003F3EDE" w:rsidP="0025185C">
            <w:pPr>
              <w:jc w:val="center"/>
              <w:rPr>
                <w:rFonts w:ascii="Arial" w:eastAsia="Times New Roman" w:hAnsi="Arial" w:cs="Arial"/>
                <w:spacing w:val="-1"/>
                <w:sz w:val="20"/>
                <w:szCs w:val="20"/>
                <w:rPrChange w:id="563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3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9DE6DF" w14:textId="77777777" w:rsidR="003F3EDE" w:rsidRPr="004866BB" w:rsidRDefault="003F3EDE" w:rsidP="0025185C">
            <w:pPr>
              <w:rPr>
                <w:rFonts w:ascii="Arial" w:eastAsia="Times New Roman" w:hAnsi="Arial" w:cs="Arial"/>
                <w:spacing w:val="-1"/>
                <w:sz w:val="20"/>
                <w:szCs w:val="20"/>
                <w:rPrChange w:id="563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35" w:author="Adelino Naquarta Sepalanga Domingos" w:date="2025-03-05T09:17:00Z" w16du:dateUtc="2025-03-05T08:17:00Z">
                  <w:rPr>
                    <w:rFonts w:ascii="Times New Roman" w:eastAsia="Times New Roman" w:hAnsi="Times New Roman"/>
                    <w:spacing w:val="-1"/>
                  </w:rPr>
                </w:rPrChange>
              </w:rPr>
              <w:t>Código do utilizador (</w:t>
            </w:r>
            <w:proofErr w:type="spellStart"/>
            <w:r w:rsidRPr="004866BB">
              <w:rPr>
                <w:rFonts w:ascii="Arial" w:eastAsia="Times New Roman" w:hAnsi="Arial" w:cs="Arial"/>
                <w:spacing w:val="-1"/>
                <w:sz w:val="20"/>
                <w:szCs w:val="20"/>
                <w:rPrChange w:id="5636" w:author="Adelino Naquarta Sepalanga Domingos" w:date="2025-03-05T09:17:00Z" w16du:dateUtc="2025-03-05T08:17:00Z">
                  <w:rPr>
                    <w:rFonts w:ascii="Times New Roman" w:eastAsia="Times New Roman" w:hAnsi="Times New Roman"/>
                    <w:spacing w:val="-1"/>
                  </w:rPr>
                </w:rPrChange>
              </w:rPr>
              <w:t>SourceID</w:t>
            </w:r>
            <w:proofErr w:type="spellEnd"/>
            <w:r w:rsidRPr="004866BB">
              <w:rPr>
                <w:rFonts w:ascii="Arial" w:eastAsia="Times New Roman" w:hAnsi="Arial" w:cs="Arial"/>
                <w:spacing w:val="-1"/>
                <w:sz w:val="20"/>
                <w:szCs w:val="20"/>
                <w:rPrChange w:id="5637"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AEB601" w14:textId="77777777" w:rsidR="003F3EDE" w:rsidRPr="004866BB" w:rsidRDefault="003F3EDE" w:rsidP="0025185C">
            <w:pPr>
              <w:rPr>
                <w:rFonts w:ascii="Arial" w:eastAsia="Times New Roman" w:hAnsi="Arial" w:cs="Arial"/>
                <w:spacing w:val="-1"/>
                <w:sz w:val="20"/>
                <w:szCs w:val="20"/>
                <w:rPrChange w:id="563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39" w:author="Adelino Naquarta Sepalanga Domingos" w:date="2025-03-05T09:17:00Z" w16du:dateUtc="2025-03-05T08:17:00Z">
                  <w:rPr>
                    <w:rFonts w:ascii="Times New Roman" w:eastAsia="Times New Roman" w:hAnsi="Times New Roman"/>
                    <w:spacing w:val="-1"/>
                  </w:rPr>
                </w:rPrChange>
              </w:rPr>
              <w:t>Utilizador que gerou o documento.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38918A8" w14:textId="77777777" w:rsidR="003F3EDE" w:rsidRPr="004866BB" w:rsidRDefault="003F3EDE" w:rsidP="0025185C">
            <w:pPr>
              <w:jc w:val="center"/>
              <w:rPr>
                <w:rFonts w:ascii="Arial" w:eastAsia="Times New Roman" w:hAnsi="Arial" w:cs="Arial"/>
                <w:spacing w:val="-1"/>
                <w:sz w:val="20"/>
                <w:szCs w:val="20"/>
                <w:rPrChange w:id="564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41" w:author="Adelino Naquarta Sepalanga Domingos" w:date="2025-03-05T09:17:00Z" w16du:dateUtc="2025-03-05T08:17:00Z">
                  <w:rPr>
                    <w:rFonts w:ascii="Times New Roman" w:eastAsia="Times New Roman" w:hAnsi="Times New Roman"/>
                    <w:spacing w:val="-1"/>
                  </w:rPr>
                </w:rPrChange>
              </w:rPr>
              <w:t>Texto 30</w:t>
            </w:r>
          </w:p>
        </w:tc>
      </w:tr>
      <w:tr w:rsidR="003F3EDE" w:rsidRPr="004866BB" w14:paraId="36C89931" w14:textId="77777777" w:rsidTr="0025185C">
        <w:trPr>
          <w:trHeight w:val="109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43B0BCB" w14:textId="77777777" w:rsidR="003F3EDE" w:rsidRPr="004866BB" w:rsidRDefault="003F3EDE" w:rsidP="0025185C">
            <w:pPr>
              <w:jc w:val="center"/>
              <w:rPr>
                <w:rFonts w:ascii="Arial" w:eastAsia="Times New Roman" w:hAnsi="Arial" w:cs="Arial"/>
                <w:spacing w:val="-1"/>
                <w:sz w:val="20"/>
                <w:szCs w:val="20"/>
                <w:rPrChange w:id="564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43" w:author="Adelino Naquarta Sepalanga Domingos" w:date="2025-03-05T09:17:00Z" w16du:dateUtc="2025-03-05T08:17:00Z">
                  <w:rPr>
                    <w:rFonts w:ascii="Times New Roman" w:eastAsia="Times New Roman" w:hAnsi="Times New Roman"/>
                    <w:spacing w:val="-1"/>
                  </w:rPr>
                </w:rPrChange>
              </w:rPr>
              <w:t>4.1.4.11.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4043B0" w14:textId="77777777" w:rsidR="003F3EDE" w:rsidRPr="004866BB" w:rsidRDefault="003F3EDE" w:rsidP="0025185C">
            <w:pPr>
              <w:jc w:val="center"/>
              <w:rPr>
                <w:rFonts w:ascii="Arial" w:eastAsia="Times New Roman" w:hAnsi="Arial" w:cs="Arial"/>
                <w:spacing w:val="-1"/>
                <w:sz w:val="20"/>
                <w:szCs w:val="20"/>
                <w:rPrChange w:id="5644"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47181B7" w14:textId="77777777" w:rsidR="003F3EDE" w:rsidRPr="004866BB" w:rsidRDefault="003F3EDE" w:rsidP="0025185C">
            <w:pPr>
              <w:rPr>
                <w:rFonts w:ascii="Arial" w:eastAsia="Times New Roman" w:hAnsi="Arial" w:cs="Arial"/>
                <w:spacing w:val="-1"/>
                <w:sz w:val="20"/>
                <w:szCs w:val="20"/>
                <w:rPrChange w:id="56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46" w:author="Adelino Naquarta Sepalanga Domingos" w:date="2025-03-05T09:17:00Z" w16du:dateUtc="2025-03-05T08:17:00Z">
                  <w:rPr>
                    <w:rFonts w:ascii="Times New Roman" w:eastAsia="Times New Roman" w:hAnsi="Times New Roman"/>
                    <w:spacing w:val="-1"/>
                  </w:rPr>
                </w:rPrChange>
              </w:rPr>
              <w:t>Código CAE (</w:t>
            </w:r>
            <w:proofErr w:type="spellStart"/>
            <w:r w:rsidRPr="004866BB">
              <w:rPr>
                <w:rFonts w:ascii="Arial" w:eastAsia="Times New Roman" w:hAnsi="Arial" w:cs="Arial"/>
                <w:spacing w:val="-1"/>
                <w:sz w:val="20"/>
                <w:szCs w:val="20"/>
                <w:rPrChange w:id="5647" w:author="Adelino Naquarta Sepalanga Domingos" w:date="2025-03-05T09:17:00Z" w16du:dateUtc="2025-03-05T08:17:00Z">
                  <w:rPr>
                    <w:rFonts w:ascii="Times New Roman" w:eastAsia="Times New Roman" w:hAnsi="Times New Roman"/>
                    <w:spacing w:val="-1"/>
                  </w:rPr>
                </w:rPrChange>
              </w:rPr>
              <w:t>EACCode</w:t>
            </w:r>
            <w:proofErr w:type="spellEnd"/>
            <w:r w:rsidRPr="004866BB">
              <w:rPr>
                <w:rFonts w:ascii="Arial" w:eastAsia="Times New Roman" w:hAnsi="Arial" w:cs="Arial"/>
                <w:spacing w:val="-1"/>
                <w:sz w:val="20"/>
                <w:szCs w:val="20"/>
                <w:rPrChange w:id="5648" w:author="Adelino Naquarta Sepalanga Domingos" w:date="2025-03-05T09:17:00Z" w16du:dateUtc="2025-03-05T08:17:00Z">
                  <w:rPr>
                    <w:rFonts w:ascii="Times New Roman" w:eastAsia="Times New Roman" w:hAnsi="Times New Roman"/>
                    <w:spacing w:val="-1"/>
                  </w:rPr>
                </w:rPrChange>
              </w:rPr>
              <w:t>)</w:t>
            </w:r>
          </w:p>
          <w:p w14:paraId="518A2DF5" w14:textId="77777777" w:rsidR="003F3EDE" w:rsidRPr="004866BB" w:rsidRDefault="003F3EDE" w:rsidP="0025185C">
            <w:pPr>
              <w:rPr>
                <w:rFonts w:ascii="Arial" w:eastAsia="Times New Roman" w:hAnsi="Arial" w:cs="Arial"/>
                <w:spacing w:val="-1"/>
                <w:sz w:val="20"/>
                <w:szCs w:val="20"/>
                <w:rPrChange w:id="5649" w:author="Adelino Naquarta Sepalanga Domingos" w:date="2025-03-05T09:17:00Z" w16du:dateUtc="2025-03-05T08:17:00Z">
                  <w:rPr>
                    <w:rFonts w:ascii="Times New Roman" w:eastAsia="Times New Roman" w:hAnsi="Times New Roman"/>
                    <w:spacing w:val="-1"/>
                  </w:rPr>
                </w:rPrChange>
              </w:rPr>
            </w:pP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120019" w14:textId="77777777" w:rsidR="003F3EDE" w:rsidRPr="004866BB" w:rsidRDefault="003F3EDE" w:rsidP="0025185C">
            <w:pPr>
              <w:rPr>
                <w:rFonts w:ascii="Arial" w:eastAsia="Times New Roman" w:hAnsi="Arial" w:cs="Arial"/>
                <w:spacing w:val="-1"/>
                <w:sz w:val="20"/>
                <w:szCs w:val="20"/>
                <w:rPrChange w:id="565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51" w:author="Adelino Naquarta Sepalanga Domingos" w:date="2025-03-05T09:17:00Z" w16du:dateUtc="2025-03-05T08:17:00Z">
                  <w:rPr>
                    <w:rFonts w:ascii="Times New Roman" w:eastAsia="Times New Roman" w:hAnsi="Times New Roman"/>
                    <w:spacing w:val="-1"/>
                  </w:rPr>
                </w:rPrChange>
              </w:rPr>
              <w:t>Deve ser indicado o código CAE da actividade relacionada com a emissão deste documento.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9A8EBA" w14:textId="77777777" w:rsidR="003F3EDE" w:rsidRPr="004866BB" w:rsidRDefault="003F3EDE" w:rsidP="0025185C">
            <w:pPr>
              <w:jc w:val="center"/>
              <w:rPr>
                <w:rFonts w:ascii="Arial" w:eastAsia="Times New Roman" w:hAnsi="Arial" w:cs="Arial"/>
                <w:spacing w:val="-1"/>
                <w:sz w:val="20"/>
                <w:szCs w:val="20"/>
                <w:rPrChange w:id="5652" w:author="Adelino Naquarta Sepalanga Domingos" w:date="2025-03-05T09:17:00Z" w16du:dateUtc="2025-03-05T08:17:00Z">
                  <w:rPr>
                    <w:rFonts w:ascii="Times New Roman" w:eastAsia="Times New Roman" w:hAnsi="Times New Roman"/>
                    <w:spacing w:val="-1"/>
                  </w:rPr>
                </w:rPrChange>
              </w:rPr>
            </w:pPr>
          </w:p>
          <w:p w14:paraId="226278FF" w14:textId="77777777" w:rsidR="003F3EDE" w:rsidRPr="004866BB" w:rsidRDefault="003F3EDE" w:rsidP="0025185C">
            <w:pPr>
              <w:jc w:val="center"/>
              <w:rPr>
                <w:rFonts w:ascii="Arial" w:eastAsia="Times New Roman" w:hAnsi="Arial" w:cs="Arial"/>
                <w:spacing w:val="-1"/>
                <w:sz w:val="20"/>
                <w:szCs w:val="20"/>
                <w:rPrChange w:id="565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54" w:author="Adelino Naquarta Sepalanga Domingos" w:date="2025-03-05T09:17:00Z" w16du:dateUtc="2025-03-05T08:17:00Z">
                  <w:rPr>
                    <w:rFonts w:ascii="Times New Roman" w:eastAsia="Times New Roman" w:hAnsi="Times New Roman"/>
                    <w:spacing w:val="-1"/>
                  </w:rPr>
                </w:rPrChange>
              </w:rPr>
              <w:t>Texto 10</w:t>
            </w:r>
          </w:p>
        </w:tc>
      </w:tr>
      <w:tr w:rsidR="003F3EDE" w:rsidRPr="004866BB" w14:paraId="3AE5D91A" w14:textId="77777777" w:rsidTr="0025185C">
        <w:trPr>
          <w:trHeight w:val="137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A9BC60" w14:textId="77777777" w:rsidR="003F3EDE" w:rsidRPr="004866BB" w:rsidRDefault="003F3EDE" w:rsidP="0025185C">
            <w:pPr>
              <w:jc w:val="center"/>
              <w:rPr>
                <w:rFonts w:ascii="Arial" w:eastAsia="Times New Roman" w:hAnsi="Arial" w:cs="Arial"/>
                <w:spacing w:val="-1"/>
                <w:sz w:val="20"/>
                <w:szCs w:val="20"/>
                <w:rPrChange w:id="565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56" w:author="Adelino Naquarta Sepalanga Domingos" w:date="2025-03-05T09:17:00Z" w16du:dateUtc="2025-03-05T08:17:00Z">
                  <w:rPr>
                    <w:rFonts w:ascii="Times New Roman" w:eastAsia="Times New Roman" w:hAnsi="Times New Roman"/>
                    <w:spacing w:val="-1"/>
                  </w:rPr>
                </w:rPrChange>
              </w:rPr>
              <w:t>4.1.4.12.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2AC84F8" w14:textId="77777777" w:rsidR="003F3EDE" w:rsidRPr="004866BB" w:rsidRDefault="003F3EDE" w:rsidP="0025185C">
            <w:pPr>
              <w:jc w:val="center"/>
              <w:rPr>
                <w:rFonts w:ascii="Arial" w:eastAsia="Times New Roman" w:hAnsi="Arial" w:cs="Arial"/>
                <w:spacing w:val="-1"/>
                <w:sz w:val="20"/>
                <w:szCs w:val="20"/>
                <w:rPrChange w:id="565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58"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75EC9F" w14:textId="77777777" w:rsidR="003F3EDE" w:rsidRPr="004866BB" w:rsidRDefault="003F3EDE" w:rsidP="0025185C">
            <w:pPr>
              <w:rPr>
                <w:rFonts w:ascii="Arial" w:eastAsia="Times New Roman" w:hAnsi="Arial" w:cs="Arial"/>
                <w:spacing w:val="-1"/>
                <w:sz w:val="20"/>
                <w:szCs w:val="20"/>
                <w:rPrChange w:id="565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60" w:author="Adelino Naquarta Sepalanga Domingos" w:date="2025-03-05T09:17:00Z" w16du:dateUtc="2025-03-05T08:17:00Z">
                  <w:rPr>
                    <w:rFonts w:ascii="Times New Roman" w:eastAsia="Times New Roman" w:hAnsi="Times New Roman"/>
                    <w:spacing w:val="-1"/>
                  </w:rPr>
                </w:rPrChange>
              </w:rPr>
              <w:t>Data de gravação do documento (</w:t>
            </w:r>
            <w:proofErr w:type="spellStart"/>
            <w:r w:rsidRPr="004866BB">
              <w:rPr>
                <w:rFonts w:ascii="Arial" w:eastAsia="Times New Roman" w:hAnsi="Arial" w:cs="Arial"/>
                <w:spacing w:val="-1"/>
                <w:sz w:val="20"/>
                <w:szCs w:val="20"/>
                <w:rPrChange w:id="5661" w:author="Adelino Naquarta Sepalanga Domingos" w:date="2025-03-05T09:17:00Z" w16du:dateUtc="2025-03-05T08:17:00Z">
                  <w:rPr>
                    <w:rFonts w:ascii="Times New Roman" w:eastAsia="Times New Roman" w:hAnsi="Times New Roman"/>
                    <w:spacing w:val="-1"/>
                  </w:rPr>
                </w:rPrChange>
              </w:rPr>
              <w:t>SystemEntryDate</w:t>
            </w:r>
            <w:proofErr w:type="spellEnd"/>
            <w:r w:rsidRPr="004866BB">
              <w:rPr>
                <w:rFonts w:ascii="Arial" w:eastAsia="Times New Roman" w:hAnsi="Arial" w:cs="Arial"/>
                <w:spacing w:val="-1"/>
                <w:sz w:val="20"/>
                <w:szCs w:val="20"/>
                <w:rPrChange w:id="5662"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035107" w14:textId="77777777" w:rsidR="003F3EDE" w:rsidRPr="004866BB" w:rsidRDefault="003F3EDE" w:rsidP="0025185C">
            <w:pPr>
              <w:rPr>
                <w:rFonts w:ascii="Arial" w:eastAsia="Times New Roman" w:hAnsi="Arial" w:cs="Arial"/>
                <w:spacing w:val="-1"/>
                <w:sz w:val="20"/>
                <w:szCs w:val="20"/>
                <w:rPrChange w:id="56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64" w:author="Adelino Naquarta Sepalanga Domingos" w:date="2025-03-05T09:17:00Z" w16du:dateUtc="2025-03-05T08:17:00Z">
                  <w:rPr>
                    <w:rFonts w:ascii="Times New Roman" w:eastAsia="Times New Roman" w:hAnsi="Times New Roman"/>
                    <w:spacing w:val="-1"/>
                  </w:rPr>
                </w:rPrChange>
              </w:rPr>
              <w:t xml:space="preserve">Data da gravação do registo ao segundo, no momento da assinatura. Tipo data e hora: “AAAA-MM- </w:t>
            </w:r>
            <w:proofErr w:type="spellStart"/>
            <w:r w:rsidRPr="004866BB">
              <w:rPr>
                <w:rFonts w:ascii="Arial" w:eastAsia="Times New Roman" w:hAnsi="Arial" w:cs="Arial"/>
                <w:spacing w:val="-1"/>
                <w:sz w:val="20"/>
                <w:szCs w:val="20"/>
                <w:rPrChange w:id="5665" w:author="Adelino Naquarta Sepalanga Domingos" w:date="2025-03-05T09:17:00Z" w16du:dateUtc="2025-03-05T08:17:00Z">
                  <w:rPr>
                    <w:rFonts w:ascii="Times New Roman" w:eastAsia="Times New Roman" w:hAnsi="Times New Roman"/>
                    <w:spacing w:val="-1"/>
                  </w:rPr>
                </w:rPrChange>
              </w:rPr>
              <w:t>DDThh:</w:t>
            </w:r>
            <w:proofErr w:type="gramStart"/>
            <w:r w:rsidRPr="004866BB">
              <w:rPr>
                <w:rFonts w:ascii="Arial" w:eastAsia="Times New Roman" w:hAnsi="Arial" w:cs="Arial"/>
                <w:spacing w:val="-1"/>
                <w:sz w:val="20"/>
                <w:szCs w:val="20"/>
                <w:rPrChange w:id="5666" w:author="Adelino Naquarta Sepalanga Domingos" w:date="2025-03-05T09:17:00Z" w16du:dateUtc="2025-03-05T08:17:00Z">
                  <w:rPr>
                    <w:rFonts w:ascii="Times New Roman" w:eastAsia="Times New Roman" w:hAnsi="Times New Roman"/>
                    <w:spacing w:val="-1"/>
                  </w:rPr>
                </w:rPrChange>
              </w:rPr>
              <w:t>mm:ss</w:t>
            </w:r>
            <w:proofErr w:type="spellEnd"/>
            <w:proofErr w:type="gramEnd"/>
            <w:r w:rsidRPr="004866BB">
              <w:rPr>
                <w:rFonts w:ascii="Arial" w:eastAsia="Times New Roman" w:hAnsi="Arial" w:cs="Arial"/>
                <w:spacing w:val="-1"/>
                <w:sz w:val="20"/>
                <w:szCs w:val="20"/>
                <w:rPrChange w:id="5667"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C483509" w14:textId="77777777" w:rsidR="003F3EDE" w:rsidRPr="004866BB" w:rsidRDefault="003F3EDE" w:rsidP="0025185C">
            <w:pPr>
              <w:jc w:val="center"/>
              <w:rPr>
                <w:rFonts w:ascii="Arial" w:eastAsia="Times New Roman" w:hAnsi="Arial" w:cs="Arial"/>
                <w:spacing w:val="-1"/>
                <w:sz w:val="20"/>
                <w:szCs w:val="20"/>
                <w:rPrChange w:id="5668" w:author="Adelino Naquarta Sepalanga Domingos" w:date="2025-03-05T09:17:00Z" w16du:dateUtc="2025-03-05T08:17:00Z">
                  <w:rPr>
                    <w:rFonts w:ascii="Times New Roman" w:eastAsia="Times New Roman" w:hAnsi="Times New Roman"/>
                    <w:spacing w:val="-1"/>
                  </w:rPr>
                </w:rPrChange>
              </w:rPr>
            </w:pPr>
          </w:p>
          <w:p w14:paraId="39277CA7" w14:textId="77777777" w:rsidR="003F3EDE" w:rsidRPr="004866BB" w:rsidRDefault="003F3EDE" w:rsidP="0025185C">
            <w:pPr>
              <w:jc w:val="center"/>
              <w:rPr>
                <w:rFonts w:ascii="Arial" w:eastAsia="Times New Roman" w:hAnsi="Arial" w:cs="Arial"/>
                <w:spacing w:val="-1"/>
                <w:sz w:val="20"/>
                <w:szCs w:val="20"/>
                <w:rPrChange w:id="566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70" w:author="Adelino Naquarta Sepalanga Domingos" w:date="2025-03-05T09:17:00Z" w16du:dateUtc="2025-03-05T08:17:00Z">
                  <w:rPr>
                    <w:rFonts w:ascii="Times New Roman" w:eastAsia="Times New Roman" w:hAnsi="Times New Roman"/>
                    <w:spacing w:val="-1"/>
                  </w:rPr>
                </w:rPrChange>
              </w:rPr>
              <w:t>Data e Hora</w:t>
            </w:r>
          </w:p>
        </w:tc>
      </w:tr>
      <w:tr w:rsidR="003F3EDE" w:rsidRPr="004866BB" w14:paraId="4118D250"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C68A65" w14:textId="77777777" w:rsidR="003F3EDE" w:rsidRPr="004866BB" w:rsidRDefault="003F3EDE" w:rsidP="0025185C">
            <w:pPr>
              <w:jc w:val="center"/>
              <w:rPr>
                <w:rFonts w:ascii="Arial" w:eastAsia="Times New Roman" w:hAnsi="Arial" w:cs="Arial"/>
                <w:spacing w:val="-1"/>
                <w:sz w:val="20"/>
                <w:szCs w:val="20"/>
                <w:rPrChange w:id="5671" w:author="Adelino Naquarta Sepalanga Domingos" w:date="2025-03-05T09:17:00Z" w16du:dateUtc="2025-03-05T08:17:00Z">
                  <w:rPr>
                    <w:rFonts w:ascii="Times New Roman" w:eastAsia="Times New Roman" w:hAnsi="Times New Roman"/>
                    <w:spacing w:val="-1"/>
                  </w:rPr>
                </w:rPrChange>
              </w:rPr>
            </w:pPr>
          </w:p>
          <w:p w14:paraId="41B81743" w14:textId="77777777" w:rsidR="003F3EDE" w:rsidRPr="004866BB" w:rsidRDefault="003F3EDE" w:rsidP="0025185C">
            <w:pPr>
              <w:jc w:val="center"/>
              <w:rPr>
                <w:rFonts w:ascii="Arial" w:eastAsia="Times New Roman" w:hAnsi="Arial" w:cs="Arial"/>
                <w:spacing w:val="-1"/>
                <w:sz w:val="20"/>
                <w:szCs w:val="20"/>
                <w:rPrChange w:id="5672" w:author="Adelino Naquarta Sepalanga Domingos" w:date="2025-03-05T09:17:00Z" w16du:dateUtc="2025-03-05T08:17:00Z">
                  <w:rPr>
                    <w:rFonts w:ascii="Times New Roman" w:eastAsia="Times New Roman" w:hAnsi="Times New Roman"/>
                    <w:spacing w:val="-1"/>
                  </w:rPr>
                </w:rPrChange>
              </w:rPr>
            </w:pPr>
          </w:p>
          <w:p w14:paraId="4E61459F" w14:textId="77777777" w:rsidR="003F3EDE" w:rsidRPr="004866BB" w:rsidRDefault="003F3EDE" w:rsidP="0025185C">
            <w:pPr>
              <w:jc w:val="center"/>
              <w:rPr>
                <w:rFonts w:ascii="Arial" w:eastAsia="Times New Roman" w:hAnsi="Arial" w:cs="Arial"/>
                <w:spacing w:val="-1"/>
                <w:sz w:val="20"/>
                <w:szCs w:val="20"/>
                <w:rPrChange w:id="5673" w:author="Adelino Naquarta Sepalanga Domingos" w:date="2025-03-05T09:17:00Z" w16du:dateUtc="2025-03-05T08:17:00Z">
                  <w:rPr>
                    <w:rFonts w:ascii="Times New Roman" w:eastAsia="Times New Roman" w:hAnsi="Times New Roman"/>
                    <w:spacing w:val="-1"/>
                  </w:rPr>
                </w:rPrChange>
              </w:rPr>
            </w:pPr>
          </w:p>
          <w:p w14:paraId="04B8CE44" w14:textId="77777777" w:rsidR="003F3EDE" w:rsidRPr="004866BB" w:rsidRDefault="003F3EDE" w:rsidP="0025185C">
            <w:pPr>
              <w:jc w:val="center"/>
              <w:rPr>
                <w:rFonts w:ascii="Arial" w:eastAsia="Times New Roman" w:hAnsi="Arial" w:cs="Arial"/>
                <w:spacing w:val="-1"/>
                <w:sz w:val="20"/>
                <w:szCs w:val="20"/>
                <w:rPrChange w:id="5674" w:author="Adelino Naquarta Sepalanga Domingos" w:date="2025-03-05T09:17:00Z" w16du:dateUtc="2025-03-05T08:17:00Z">
                  <w:rPr>
                    <w:rFonts w:ascii="Times New Roman" w:eastAsia="Times New Roman" w:hAnsi="Times New Roman"/>
                    <w:spacing w:val="-1"/>
                  </w:rPr>
                </w:rPrChange>
              </w:rPr>
            </w:pPr>
          </w:p>
          <w:p w14:paraId="40CDB097" w14:textId="77777777" w:rsidR="003F3EDE" w:rsidRPr="004866BB" w:rsidRDefault="003F3EDE" w:rsidP="0025185C">
            <w:pPr>
              <w:jc w:val="center"/>
              <w:rPr>
                <w:rFonts w:ascii="Arial" w:eastAsia="Times New Roman" w:hAnsi="Arial" w:cs="Arial"/>
                <w:spacing w:val="-1"/>
                <w:sz w:val="20"/>
                <w:szCs w:val="20"/>
                <w:rPrChange w:id="5675" w:author="Adelino Naquarta Sepalanga Domingos" w:date="2025-03-05T09:17:00Z" w16du:dateUtc="2025-03-05T08:17:00Z">
                  <w:rPr>
                    <w:rFonts w:ascii="Times New Roman" w:eastAsia="Times New Roman" w:hAnsi="Times New Roman"/>
                    <w:spacing w:val="-1"/>
                  </w:rPr>
                </w:rPrChange>
              </w:rPr>
            </w:pPr>
          </w:p>
          <w:p w14:paraId="2DFC58F0" w14:textId="77777777" w:rsidR="003F3EDE" w:rsidRPr="004866BB" w:rsidRDefault="003F3EDE" w:rsidP="0025185C">
            <w:pPr>
              <w:jc w:val="center"/>
              <w:rPr>
                <w:rFonts w:ascii="Arial" w:eastAsia="Times New Roman" w:hAnsi="Arial" w:cs="Arial"/>
                <w:spacing w:val="-1"/>
                <w:sz w:val="20"/>
                <w:szCs w:val="20"/>
                <w:rPrChange w:id="567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77" w:author="Adelino Naquarta Sepalanga Domingos" w:date="2025-03-05T09:17:00Z" w16du:dateUtc="2025-03-05T08:17:00Z">
                  <w:rPr>
                    <w:rFonts w:ascii="Times New Roman" w:eastAsia="Times New Roman" w:hAnsi="Times New Roman"/>
                    <w:spacing w:val="-1"/>
                  </w:rPr>
                </w:rPrChange>
              </w:rPr>
              <w:t>4.1.4.13.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4ECBEFC" w14:textId="77777777" w:rsidR="003F3EDE" w:rsidRPr="004866BB" w:rsidRDefault="003F3EDE" w:rsidP="0025185C">
            <w:pPr>
              <w:jc w:val="center"/>
              <w:rPr>
                <w:rFonts w:ascii="Arial" w:eastAsia="Times New Roman" w:hAnsi="Arial" w:cs="Arial"/>
                <w:spacing w:val="-1"/>
                <w:sz w:val="20"/>
                <w:szCs w:val="20"/>
                <w:rPrChange w:id="5678" w:author="Adelino Naquarta Sepalanga Domingos" w:date="2025-03-05T09:17:00Z" w16du:dateUtc="2025-03-05T08:17:00Z">
                  <w:rPr>
                    <w:rFonts w:ascii="Times New Roman" w:eastAsia="Times New Roman" w:hAnsi="Times New Roman"/>
                    <w:spacing w:val="-1"/>
                  </w:rPr>
                </w:rPrChange>
              </w:rPr>
            </w:pPr>
          </w:p>
          <w:p w14:paraId="4967B48B" w14:textId="77777777" w:rsidR="003F3EDE" w:rsidRPr="004866BB" w:rsidRDefault="003F3EDE" w:rsidP="0025185C">
            <w:pPr>
              <w:jc w:val="center"/>
              <w:rPr>
                <w:rFonts w:ascii="Arial" w:eastAsia="Times New Roman" w:hAnsi="Arial" w:cs="Arial"/>
                <w:spacing w:val="-1"/>
                <w:sz w:val="20"/>
                <w:szCs w:val="20"/>
                <w:rPrChange w:id="5679" w:author="Adelino Naquarta Sepalanga Domingos" w:date="2025-03-05T09:17:00Z" w16du:dateUtc="2025-03-05T08:17:00Z">
                  <w:rPr>
                    <w:rFonts w:ascii="Times New Roman" w:eastAsia="Times New Roman" w:hAnsi="Times New Roman"/>
                    <w:spacing w:val="-1"/>
                  </w:rPr>
                </w:rPrChange>
              </w:rPr>
            </w:pPr>
          </w:p>
          <w:p w14:paraId="2A862106" w14:textId="77777777" w:rsidR="003F3EDE" w:rsidRPr="004866BB" w:rsidRDefault="003F3EDE" w:rsidP="0025185C">
            <w:pPr>
              <w:jc w:val="center"/>
              <w:rPr>
                <w:rFonts w:ascii="Arial" w:eastAsia="Times New Roman" w:hAnsi="Arial" w:cs="Arial"/>
                <w:spacing w:val="-1"/>
                <w:sz w:val="20"/>
                <w:szCs w:val="20"/>
                <w:rPrChange w:id="5680" w:author="Adelino Naquarta Sepalanga Domingos" w:date="2025-03-05T09:17:00Z" w16du:dateUtc="2025-03-05T08:17:00Z">
                  <w:rPr>
                    <w:rFonts w:ascii="Times New Roman" w:eastAsia="Times New Roman" w:hAnsi="Times New Roman"/>
                    <w:spacing w:val="-1"/>
                  </w:rPr>
                </w:rPrChange>
              </w:rPr>
            </w:pPr>
          </w:p>
          <w:p w14:paraId="76ADA590" w14:textId="77777777" w:rsidR="003F3EDE" w:rsidRPr="004866BB" w:rsidRDefault="003F3EDE" w:rsidP="0025185C">
            <w:pPr>
              <w:jc w:val="center"/>
              <w:rPr>
                <w:rFonts w:ascii="Arial" w:eastAsia="Times New Roman" w:hAnsi="Arial" w:cs="Arial"/>
                <w:spacing w:val="-1"/>
                <w:sz w:val="20"/>
                <w:szCs w:val="20"/>
                <w:rPrChange w:id="5681" w:author="Adelino Naquarta Sepalanga Domingos" w:date="2025-03-05T09:17:00Z" w16du:dateUtc="2025-03-05T08:17:00Z">
                  <w:rPr>
                    <w:rFonts w:ascii="Times New Roman" w:eastAsia="Times New Roman" w:hAnsi="Times New Roman"/>
                    <w:spacing w:val="-1"/>
                  </w:rPr>
                </w:rPrChange>
              </w:rPr>
            </w:pPr>
          </w:p>
          <w:p w14:paraId="7EB582F7" w14:textId="77777777" w:rsidR="003F3EDE" w:rsidRPr="004866BB" w:rsidRDefault="003F3EDE" w:rsidP="0025185C">
            <w:pPr>
              <w:jc w:val="center"/>
              <w:rPr>
                <w:rFonts w:ascii="Arial" w:eastAsia="Times New Roman" w:hAnsi="Arial" w:cs="Arial"/>
                <w:spacing w:val="-1"/>
                <w:sz w:val="20"/>
                <w:szCs w:val="20"/>
                <w:rPrChange w:id="5682" w:author="Adelino Naquarta Sepalanga Domingos" w:date="2025-03-05T09:17:00Z" w16du:dateUtc="2025-03-05T08:17:00Z">
                  <w:rPr>
                    <w:rFonts w:ascii="Times New Roman" w:eastAsia="Times New Roman" w:hAnsi="Times New Roman"/>
                    <w:spacing w:val="-1"/>
                  </w:rPr>
                </w:rPrChange>
              </w:rPr>
            </w:pPr>
          </w:p>
          <w:p w14:paraId="146E2F1A" w14:textId="77777777" w:rsidR="003F3EDE" w:rsidRPr="004866BB" w:rsidRDefault="003F3EDE" w:rsidP="0025185C">
            <w:pPr>
              <w:jc w:val="center"/>
              <w:rPr>
                <w:rFonts w:ascii="Arial" w:eastAsia="Times New Roman" w:hAnsi="Arial" w:cs="Arial"/>
                <w:spacing w:val="-1"/>
                <w:sz w:val="20"/>
                <w:szCs w:val="20"/>
                <w:rPrChange w:id="5683" w:author="Adelino Naquarta Sepalanga Domingos" w:date="2025-03-05T09:17:00Z" w16du:dateUtc="2025-03-05T08:17:00Z">
                  <w:rPr>
                    <w:rFonts w:ascii="Times New Roman" w:eastAsia="Times New Roman" w:hAnsi="Times New Roman"/>
                    <w:spacing w:val="-1"/>
                  </w:rPr>
                </w:rPrChange>
              </w:rPr>
            </w:pPr>
          </w:p>
          <w:p w14:paraId="6211A52D" w14:textId="77777777" w:rsidR="003F3EDE" w:rsidRPr="004866BB" w:rsidRDefault="003F3EDE" w:rsidP="0025185C">
            <w:pPr>
              <w:jc w:val="center"/>
              <w:rPr>
                <w:rFonts w:ascii="Arial" w:eastAsia="Times New Roman" w:hAnsi="Arial" w:cs="Arial"/>
                <w:spacing w:val="-1"/>
                <w:sz w:val="20"/>
                <w:szCs w:val="20"/>
                <w:rPrChange w:id="568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85"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9FA9A0B" w14:textId="77777777" w:rsidR="003F3EDE" w:rsidRPr="004866BB" w:rsidRDefault="003F3EDE" w:rsidP="0025185C">
            <w:pPr>
              <w:rPr>
                <w:rFonts w:ascii="Arial" w:eastAsia="Times New Roman" w:hAnsi="Arial" w:cs="Arial"/>
                <w:spacing w:val="-1"/>
                <w:sz w:val="20"/>
                <w:szCs w:val="20"/>
                <w:rPrChange w:id="5686" w:author="Adelino Naquarta Sepalanga Domingos" w:date="2025-03-05T09:17:00Z" w16du:dateUtc="2025-03-05T08:17:00Z">
                  <w:rPr>
                    <w:rFonts w:ascii="Times New Roman" w:eastAsia="Times New Roman" w:hAnsi="Times New Roman"/>
                    <w:spacing w:val="-1"/>
                  </w:rPr>
                </w:rPrChange>
              </w:rPr>
            </w:pPr>
          </w:p>
          <w:p w14:paraId="7DF48B02" w14:textId="77777777" w:rsidR="003F3EDE" w:rsidRPr="004866BB" w:rsidRDefault="003F3EDE" w:rsidP="0025185C">
            <w:pPr>
              <w:rPr>
                <w:rFonts w:ascii="Arial" w:eastAsia="Times New Roman" w:hAnsi="Arial" w:cs="Arial"/>
                <w:spacing w:val="-1"/>
                <w:sz w:val="20"/>
                <w:szCs w:val="20"/>
                <w:rPrChange w:id="5687" w:author="Adelino Naquarta Sepalanga Domingos" w:date="2025-03-05T09:17:00Z" w16du:dateUtc="2025-03-05T08:17:00Z">
                  <w:rPr>
                    <w:rFonts w:ascii="Times New Roman" w:eastAsia="Times New Roman" w:hAnsi="Times New Roman"/>
                    <w:spacing w:val="-1"/>
                  </w:rPr>
                </w:rPrChange>
              </w:rPr>
            </w:pPr>
          </w:p>
          <w:p w14:paraId="2985C4F6" w14:textId="77777777" w:rsidR="003F3EDE" w:rsidRPr="004866BB" w:rsidRDefault="003F3EDE" w:rsidP="0025185C">
            <w:pPr>
              <w:rPr>
                <w:rFonts w:ascii="Arial" w:eastAsia="Times New Roman" w:hAnsi="Arial" w:cs="Arial"/>
                <w:spacing w:val="-1"/>
                <w:sz w:val="20"/>
                <w:szCs w:val="20"/>
                <w:rPrChange w:id="5688" w:author="Adelino Naquarta Sepalanga Domingos" w:date="2025-03-05T09:17:00Z" w16du:dateUtc="2025-03-05T08:17:00Z">
                  <w:rPr>
                    <w:rFonts w:ascii="Times New Roman" w:eastAsia="Times New Roman" w:hAnsi="Times New Roman"/>
                    <w:spacing w:val="-1"/>
                  </w:rPr>
                </w:rPrChange>
              </w:rPr>
            </w:pPr>
          </w:p>
          <w:p w14:paraId="0BE1E750" w14:textId="77777777" w:rsidR="003F3EDE" w:rsidRPr="004866BB" w:rsidRDefault="003F3EDE" w:rsidP="0025185C">
            <w:pPr>
              <w:rPr>
                <w:rFonts w:ascii="Arial" w:eastAsia="Times New Roman" w:hAnsi="Arial" w:cs="Arial"/>
                <w:spacing w:val="-1"/>
                <w:sz w:val="20"/>
                <w:szCs w:val="20"/>
                <w:rPrChange w:id="5689" w:author="Adelino Naquarta Sepalanga Domingos" w:date="2025-03-05T09:17:00Z" w16du:dateUtc="2025-03-05T08:17:00Z">
                  <w:rPr>
                    <w:rFonts w:ascii="Times New Roman" w:eastAsia="Times New Roman" w:hAnsi="Times New Roman"/>
                    <w:spacing w:val="-1"/>
                  </w:rPr>
                </w:rPrChange>
              </w:rPr>
            </w:pPr>
          </w:p>
          <w:p w14:paraId="7473A8A6" w14:textId="77777777" w:rsidR="003F3EDE" w:rsidRPr="004866BB" w:rsidRDefault="003F3EDE" w:rsidP="0025185C">
            <w:pPr>
              <w:rPr>
                <w:rFonts w:ascii="Arial" w:eastAsia="Times New Roman" w:hAnsi="Arial" w:cs="Arial"/>
                <w:spacing w:val="-1"/>
                <w:sz w:val="20"/>
                <w:szCs w:val="20"/>
                <w:rPrChange w:id="5690" w:author="Adelino Naquarta Sepalanga Domingos" w:date="2025-03-05T09:17:00Z" w16du:dateUtc="2025-03-05T08:17:00Z">
                  <w:rPr>
                    <w:rFonts w:ascii="Times New Roman" w:eastAsia="Times New Roman" w:hAnsi="Times New Roman"/>
                    <w:spacing w:val="-1"/>
                  </w:rPr>
                </w:rPrChange>
              </w:rPr>
            </w:pPr>
          </w:p>
          <w:p w14:paraId="1419D82D" w14:textId="77777777" w:rsidR="003F3EDE" w:rsidRPr="004866BB" w:rsidRDefault="003F3EDE" w:rsidP="0025185C">
            <w:pPr>
              <w:rPr>
                <w:rFonts w:ascii="Arial" w:eastAsia="Times New Roman" w:hAnsi="Arial" w:cs="Arial"/>
                <w:spacing w:val="-1"/>
                <w:sz w:val="20"/>
                <w:szCs w:val="20"/>
                <w:rPrChange w:id="569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92" w:author="Adelino Naquarta Sepalanga Domingos" w:date="2025-03-05T09:17:00Z" w16du:dateUtc="2025-03-05T08:17:00Z">
                  <w:rPr>
                    <w:rFonts w:ascii="Times New Roman" w:eastAsia="Times New Roman" w:hAnsi="Times New Roman"/>
                    <w:spacing w:val="-1"/>
                  </w:rPr>
                </w:rPrChange>
              </w:rPr>
              <w:t>Identificador da transação (</w:t>
            </w:r>
            <w:proofErr w:type="spellStart"/>
            <w:r w:rsidRPr="004866BB">
              <w:rPr>
                <w:rFonts w:ascii="Arial" w:eastAsia="Times New Roman" w:hAnsi="Arial" w:cs="Arial"/>
                <w:spacing w:val="-1"/>
                <w:sz w:val="20"/>
                <w:szCs w:val="20"/>
                <w:rPrChange w:id="5693" w:author="Adelino Naquarta Sepalanga Domingos" w:date="2025-03-05T09:17:00Z" w16du:dateUtc="2025-03-05T08:17:00Z">
                  <w:rPr>
                    <w:rFonts w:ascii="Times New Roman" w:eastAsia="Times New Roman" w:hAnsi="Times New Roman"/>
                    <w:spacing w:val="-1"/>
                  </w:rPr>
                </w:rPrChange>
              </w:rPr>
              <w:t>TransactionID</w:t>
            </w:r>
            <w:proofErr w:type="spellEnd"/>
            <w:r w:rsidRPr="004866BB">
              <w:rPr>
                <w:rFonts w:ascii="Arial" w:eastAsia="Times New Roman" w:hAnsi="Arial" w:cs="Arial"/>
                <w:spacing w:val="-1"/>
                <w:sz w:val="20"/>
                <w:szCs w:val="20"/>
                <w:rPrChange w:id="5694"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86F12B" w14:textId="77777777" w:rsidR="003F3EDE" w:rsidRPr="004866BB" w:rsidRDefault="003F3EDE" w:rsidP="0025185C">
            <w:pPr>
              <w:rPr>
                <w:rFonts w:ascii="Arial" w:eastAsia="Times New Roman" w:hAnsi="Arial" w:cs="Arial"/>
                <w:spacing w:val="-1"/>
                <w:sz w:val="20"/>
                <w:szCs w:val="20"/>
                <w:rPrChange w:id="569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96" w:author="Adelino Naquarta Sepalanga Domingos" w:date="2025-03-05T09:17:00Z" w16du:dateUtc="2025-03-05T08:17:00Z">
                  <w:rPr>
                    <w:rFonts w:ascii="Times New Roman" w:eastAsia="Times New Roman" w:hAnsi="Times New Roman"/>
                    <w:spacing w:val="-1"/>
                  </w:rPr>
                </w:rPrChange>
              </w:rPr>
              <w:t>O preenchimento é obrigatório, no caso de se tratar de um sistema integrado de contabilidade e facturação, ainda que o tipo de ficheiro (</w:t>
            </w:r>
            <w:proofErr w:type="spellStart"/>
            <w:r w:rsidRPr="004866BB">
              <w:rPr>
                <w:rFonts w:ascii="Arial" w:eastAsia="Times New Roman" w:hAnsi="Arial" w:cs="Arial"/>
                <w:spacing w:val="-1"/>
                <w:sz w:val="20"/>
                <w:szCs w:val="20"/>
                <w:rPrChange w:id="5697" w:author="Adelino Naquarta Sepalanga Domingos" w:date="2025-03-05T09:17:00Z" w16du:dateUtc="2025-03-05T08:17:00Z">
                  <w:rPr>
                    <w:rFonts w:ascii="Times New Roman" w:eastAsia="Times New Roman" w:hAnsi="Times New Roman"/>
                    <w:spacing w:val="-1"/>
                  </w:rPr>
                </w:rPrChange>
              </w:rPr>
              <w:t>TaxAccountingBasis</w:t>
            </w:r>
            <w:proofErr w:type="spellEnd"/>
            <w:r w:rsidRPr="004866BB">
              <w:rPr>
                <w:rFonts w:ascii="Arial" w:eastAsia="Times New Roman" w:hAnsi="Arial" w:cs="Arial"/>
                <w:spacing w:val="-1"/>
                <w:sz w:val="20"/>
                <w:szCs w:val="20"/>
                <w:rPrChange w:id="5698" w:author="Adelino Naquarta Sepalanga Domingos" w:date="2025-03-05T09:17:00Z" w16du:dateUtc="2025-03-05T08:17:00Z">
                  <w:rPr>
                    <w:rFonts w:ascii="Times New Roman" w:eastAsia="Times New Roman" w:hAnsi="Times New Roman"/>
                    <w:spacing w:val="-1"/>
                  </w:rPr>
                </w:rPrChange>
              </w:rPr>
              <w:t>) não deva conter as tabelas relativas à contabilidade.</w:t>
            </w:r>
          </w:p>
          <w:p w14:paraId="59DEC8A6" w14:textId="77777777" w:rsidR="003F3EDE" w:rsidRPr="004866BB" w:rsidRDefault="003F3EDE" w:rsidP="0025185C">
            <w:pPr>
              <w:rPr>
                <w:rFonts w:ascii="Arial" w:eastAsia="Times New Roman" w:hAnsi="Arial" w:cs="Arial"/>
                <w:spacing w:val="-1"/>
                <w:sz w:val="20"/>
                <w:szCs w:val="20"/>
                <w:rPrChange w:id="569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00" w:author="Adelino Naquarta Sepalanga Domingos" w:date="2025-03-05T09:17:00Z" w16du:dateUtc="2025-03-05T08:17:00Z">
                  <w:rPr>
                    <w:rFonts w:ascii="Times New Roman" w:eastAsia="Times New Roman" w:hAnsi="Times New Roman"/>
                    <w:spacing w:val="-1"/>
                  </w:rPr>
                </w:rPrChange>
              </w:rPr>
              <w:t>Deve ser indicada a chave única da tabela 3. Movimentos contabilísticos (</w:t>
            </w:r>
            <w:proofErr w:type="spellStart"/>
            <w:r w:rsidRPr="004866BB">
              <w:rPr>
                <w:rFonts w:ascii="Arial" w:eastAsia="Times New Roman" w:hAnsi="Arial" w:cs="Arial"/>
                <w:spacing w:val="-1"/>
                <w:sz w:val="20"/>
                <w:szCs w:val="20"/>
                <w:rPrChange w:id="5701" w:author="Adelino Naquarta Sepalanga Domingos" w:date="2025-03-05T09:17:00Z" w16du:dateUtc="2025-03-05T08:17:00Z">
                  <w:rPr>
                    <w:rFonts w:ascii="Times New Roman" w:eastAsia="Times New Roman" w:hAnsi="Times New Roman"/>
                    <w:spacing w:val="-1"/>
                  </w:rPr>
                </w:rPrChange>
              </w:rPr>
              <w:t>GeneralLedgerEntries</w:t>
            </w:r>
            <w:proofErr w:type="spellEnd"/>
            <w:r w:rsidRPr="004866BB">
              <w:rPr>
                <w:rFonts w:ascii="Arial" w:eastAsia="Times New Roman" w:hAnsi="Arial" w:cs="Arial"/>
                <w:spacing w:val="-1"/>
                <w:sz w:val="20"/>
                <w:szCs w:val="20"/>
                <w:rPrChange w:id="5702" w:author="Adelino Naquarta Sepalanga Domingos" w:date="2025-03-05T09:17:00Z" w16du:dateUtc="2025-03-05T08:17:00Z">
                  <w:rPr>
                    <w:rFonts w:ascii="Times New Roman" w:eastAsia="Times New Roman" w:hAnsi="Times New Roman"/>
                    <w:spacing w:val="-1"/>
                  </w:rPr>
                </w:rPrChange>
              </w:rPr>
              <w:t xml:space="preserve">) da </w:t>
            </w:r>
            <w:proofErr w:type="spellStart"/>
            <w:r w:rsidRPr="004866BB">
              <w:rPr>
                <w:rFonts w:ascii="Arial" w:eastAsia="Times New Roman" w:hAnsi="Arial" w:cs="Arial"/>
                <w:spacing w:val="-1"/>
                <w:sz w:val="20"/>
                <w:szCs w:val="20"/>
                <w:rPrChange w:id="5703" w:author="Adelino Naquarta Sepalanga Domingos" w:date="2025-03-05T09:17:00Z" w16du:dateUtc="2025-03-05T08:17:00Z">
                  <w:rPr>
                    <w:rFonts w:ascii="Times New Roman" w:eastAsia="Times New Roman" w:hAnsi="Times New Roman"/>
                    <w:spacing w:val="-1"/>
                  </w:rPr>
                </w:rPrChange>
              </w:rPr>
              <w:t>transacção</w:t>
            </w:r>
            <w:proofErr w:type="spellEnd"/>
            <w:r w:rsidRPr="004866BB">
              <w:rPr>
                <w:rFonts w:ascii="Arial" w:eastAsia="Times New Roman" w:hAnsi="Arial" w:cs="Arial"/>
                <w:spacing w:val="-1"/>
                <w:sz w:val="20"/>
                <w:szCs w:val="20"/>
                <w:rPrChange w:id="5704" w:author="Adelino Naquarta Sepalanga Domingos" w:date="2025-03-05T09:17:00Z" w16du:dateUtc="2025-03-05T08:17:00Z">
                  <w:rPr>
                    <w:rFonts w:ascii="Times New Roman" w:eastAsia="Times New Roman" w:hAnsi="Times New Roman"/>
                    <w:spacing w:val="-1"/>
                  </w:rPr>
                </w:rPrChange>
              </w:rPr>
              <w:t xml:space="preserve"> onde foi lançado este documento, respeitando a regra aí definida para o campo 3.4.3.1 - Chave única do movimento contabilístico (</w:t>
            </w:r>
            <w:proofErr w:type="spellStart"/>
            <w:r w:rsidRPr="004866BB">
              <w:rPr>
                <w:rFonts w:ascii="Arial" w:eastAsia="Times New Roman" w:hAnsi="Arial" w:cs="Arial"/>
                <w:spacing w:val="-1"/>
                <w:sz w:val="20"/>
                <w:szCs w:val="20"/>
                <w:rPrChange w:id="5705" w:author="Adelino Naquarta Sepalanga Domingos" w:date="2025-03-05T09:17:00Z" w16du:dateUtc="2025-03-05T08:17:00Z">
                  <w:rPr>
                    <w:rFonts w:ascii="Times New Roman" w:eastAsia="Times New Roman" w:hAnsi="Times New Roman"/>
                    <w:spacing w:val="-1"/>
                  </w:rPr>
                </w:rPrChange>
              </w:rPr>
              <w:t>TransactionID</w:t>
            </w:r>
            <w:proofErr w:type="spellEnd"/>
            <w:r w:rsidRPr="004866BB">
              <w:rPr>
                <w:rFonts w:ascii="Arial" w:eastAsia="Times New Roman" w:hAnsi="Arial" w:cs="Arial"/>
                <w:spacing w:val="-1"/>
                <w:sz w:val="20"/>
                <w:szCs w:val="20"/>
                <w:rPrChange w:id="5706"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C473D3" w14:textId="77777777" w:rsidR="003F3EDE" w:rsidRPr="004866BB" w:rsidRDefault="003F3EDE" w:rsidP="0025185C">
            <w:pPr>
              <w:jc w:val="center"/>
              <w:rPr>
                <w:rFonts w:ascii="Arial" w:eastAsia="Times New Roman" w:hAnsi="Arial" w:cs="Arial"/>
                <w:spacing w:val="-1"/>
                <w:sz w:val="20"/>
                <w:szCs w:val="20"/>
                <w:rPrChange w:id="5707" w:author="Adelino Naquarta Sepalanga Domingos" w:date="2025-03-05T09:17:00Z" w16du:dateUtc="2025-03-05T08:17:00Z">
                  <w:rPr>
                    <w:rFonts w:ascii="Times New Roman" w:eastAsia="Times New Roman" w:hAnsi="Times New Roman"/>
                    <w:spacing w:val="-1"/>
                  </w:rPr>
                </w:rPrChange>
              </w:rPr>
            </w:pPr>
          </w:p>
          <w:p w14:paraId="559C5897" w14:textId="77777777" w:rsidR="003F3EDE" w:rsidRPr="004866BB" w:rsidRDefault="003F3EDE" w:rsidP="0025185C">
            <w:pPr>
              <w:jc w:val="center"/>
              <w:rPr>
                <w:rFonts w:ascii="Arial" w:eastAsia="Times New Roman" w:hAnsi="Arial" w:cs="Arial"/>
                <w:spacing w:val="-1"/>
                <w:sz w:val="20"/>
                <w:szCs w:val="20"/>
                <w:rPrChange w:id="5708" w:author="Adelino Naquarta Sepalanga Domingos" w:date="2025-03-05T09:17:00Z" w16du:dateUtc="2025-03-05T08:17:00Z">
                  <w:rPr>
                    <w:rFonts w:ascii="Times New Roman" w:eastAsia="Times New Roman" w:hAnsi="Times New Roman"/>
                    <w:spacing w:val="-1"/>
                  </w:rPr>
                </w:rPrChange>
              </w:rPr>
            </w:pPr>
          </w:p>
          <w:p w14:paraId="69FF8B1E" w14:textId="77777777" w:rsidR="003F3EDE" w:rsidRPr="004866BB" w:rsidRDefault="003F3EDE" w:rsidP="0025185C">
            <w:pPr>
              <w:jc w:val="center"/>
              <w:rPr>
                <w:rFonts w:ascii="Arial" w:eastAsia="Times New Roman" w:hAnsi="Arial" w:cs="Arial"/>
                <w:spacing w:val="-1"/>
                <w:sz w:val="20"/>
                <w:szCs w:val="20"/>
                <w:rPrChange w:id="5709" w:author="Adelino Naquarta Sepalanga Domingos" w:date="2025-03-05T09:17:00Z" w16du:dateUtc="2025-03-05T08:17:00Z">
                  <w:rPr>
                    <w:rFonts w:ascii="Times New Roman" w:eastAsia="Times New Roman" w:hAnsi="Times New Roman"/>
                    <w:spacing w:val="-1"/>
                  </w:rPr>
                </w:rPrChange>
              </w:rPr>
            </w:pPr>
          </w:p>
          <w:p w14:paraId="0B88FE2E" w14:textId="77777777" w:rsidR="003F3EDE" w:rsidRPr="004866BB" w:rsidRDefault="003F3EDE" w:rsidP="0025185C">
            <w:pPr>
              <w:jc w:val="center"/>
              <w:rPr>
                <w:rFonts w:ascii="Arial" w:eastAsia="Times New Roman" w:hAnsi="Arial" w:cs="Arial"/>
                <w:spacing w:val="-1"/>
                <w:sz w:val="20"/>
                <w:szCs w:val="20"/>
                <w:rPrChange w:id="5710" w:author="Adelino Naquarta Sepalanga Domingos" w:date="2025-03-05T09:17:00Z" w16du:dateUtc="2025-03-05T08:17:00Z">
                  <w:rPr>
                    <w:rFonts w:ascii="Times New Roman" w:eastAsia="Times New Roman" w:hAnsi="Times New Roman"/>
                    <w:spacing w:val="-1"/>
                  </w:rPr>
                </w:rPrChange>
              </w:rPr>
            </w:pPr>
          </w:p>
          <w:p w14:paraId="218BDCFD" w14:textId="77777777" w:rsidR="003F3EDE" w:rsidRPr="004866BB" w:rsidRDefault="003F3EDE" w:rsidP="0025185C">
            <w:pPr>
              <w:jc w:val="center"/>
              <w:rPr>
                <w:rFonts w:ascii="Arial" w:eastAsia="Times New Roman" w:hAnsi="Arial" w:cs="Arial"/>
                <w:spacing w:val="-1"/>
                <w:sz w:val="20"/>
                <w:szCs w:val="20"/>
                <w:rPrChange w:id="5711" w:author="Adelino Naquarta Sepalanga Domingos" w:date="2025-03-05T09:17:00Z" w16du:dateUtc="2025-03-05T08:17:00Z">
                  <w:rPr>
                    <w:rFonts w:ascii="Times New Roman" w:eastAsia="Times New Roman" w:hAnsi="Times New Roman"/>
                    <w:spacing w:val="-1"/>
                  </w:rPr>
                </w:rPrChange>
              </w:rPr>
            </w:pPr>
          </w:p>
          <w:p w14:paraId="0DA9AB2F" w14:textId="77777777" w:rsidR="003F3EDE" w:rsidRPr="004866BB" w:rsidRDefault="003F3EDE" w:rsidP="0025185C">
            <w:pPr>
              <w:jc w:val="center"/>
              <w:rPr>
                <w:rFonts w:ascii="Arial" w:eastAsia="Times New Roman" w:hAnsi="Arial" w:cs="Arial"/>
                <w:spacing w:val="-1"/>
                <w:sz w:val="20"/>
                <w:szCs w:val="20"/>
                <w:rPrChange w:id="57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13" w:author="Adelino Naquarta Sepalanga Domingos" w:date="2025-03-05T09:17:00Z" w16du:dateUtc="2025-03-05T08:17:00Z">
                  <w:rPr>
                    <w:rFonts w:ascii="Times New Roman" w:eastAsia="Times New Roman" w:hAnsi="Times New Roman"/>
                    <w:spacing w:val="-1"/>
                  </w:rPr>
                </w:rPrChange>
              </w:rPr>
              <w:t>Texto 70</w:t>
            </w:r>
          </w:p>
        </w:tc>
      </w:tr>
      <w:tr w:rsidR="003F3EDE" w:rsidRPr="004866BB" w14:paraId="632B6184" w14:textId="77777777" w:rsidTr="0025185C">
        <w:trPr>
          <w:trHeight w:val="175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0490F4A" w14:textId="77777777" w:rsidR="003F3EDE" w:rsidRPr="004866BB" w:rsidRDefault="003F3EDE" w:rsidP="0025185C">
            <w:pPr>
              <w:jc w:val="center"/>
              <w:rPr>
                <w:rFonts w:ascii="Arial" w:eastAsia="Times New Roman" w:hAnsi="Arial" w:cs="Arial"/>
                <w:spacing w:val="-1"/>
                <w:sz w:val="20"/>
                <w:szCs w:val="20"/>
                <w:rPrChange w:id="5714" w:author="Adelino Naquarta Sepalanga Domingos" w:date="2025-03-05T09:17:00Z" w16du:dateUtc="2025-03-05T08:17:00Z">
                  <w:rPr>
                    <w:rFonts w:ascii="Times New Roman" w:eastAsia="Times New Roman" w:hAnsi="Times New Roman"/>
                    <w:spacing w:val="-1"/>
                  </w:rPr>
                </w:rPrChange>
              </w:rPr>
            </w:pPr>
          </w:p>
          <w:p w14:paraId="3DDC8DFB" w14:textId="77777777" w:rsidR="003F3EDE" w:rsidRPr="004866BB" w:rsidRDefault="003F3EDE" w:rsidP="0025185C">
            <w:pPr>
              <w:jc w:val="center"/>
              <w:rPr>
                <w:rFonts w:ascii="Arial" w:eastAsia="Times New Roman" w:hAnsi="Arial" w:cs="Arial"/>
                <w:spacing w:val="-1"/>
                <w:sz w:val="20"/>
                <w:szCs w:val="20"/>
                <w:rPrChange w:id="5715" w:author="Adelino Naquarta Sepalanga Domingos" w:date="2025-03-05T09:17:00Z" w16du:dateUtc="2025-03-05T08:17:00Z">
                  <w:rPr>
                    <w:rFonts w:ascii="Times New Roman" w:eastAsia="Times New Roman" w:hAnsi="Times New Roman"/>
                    <w:spacing w:val="-1"/>
                  </w:rPr>
                </w:rPrChange>
              </w:rPr>
            </w:pPr>
          </w:p>
          <w:p w14:paraId="513FB903" w14:textId="77777777" w:rsidR="003F3EDE" w:rsidRPr="004866BB" w:rsidRDefault="003F3EDE" w:rsidP="0025185C">
            <w:pPr>
              <w:jc w:val="center"/>
              <w:rPr>
                <w:rFonts w:ascii="Arial" w:eastAsia="Times New Roman" w:hAnsi="Arial" w:cs="Arial"/>
                <w:spacing w:val="-1"/>
                <w:sz w:val="20"/>
                <w:szCs w:val="20"/>
                <w:rPrChange w:id="571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17" w:author="Adelino Naquarta Sepalanga Domingos" w:date="2025-03-05T09:17:00Z" w16du:dateUtc="2025-03-05T08:17:00Z">
                  <w:rPr>
                    <w:rFonts w:ascii="Times New Roman" w:eastAsia="Times New Roman" w:hAnsi="Times New Roman"/>
                    <w:spacing w:val="-1"/>
                  </w:rPr>
                </w:rPrChange>
              </w:rPr>
              <w:t>4.1.4.14.</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4A99856" w14:textId="77777777" w:rsidR="003F3EDE" w:rsidRPr="004866BB" w:rsidRDefault="003F3EDE" w:rsidP="0025185C">
            <w:pPr>
              <w:jc w:val="center"/>
              <w:rPr>
                <w:rFonts w:ascii="Arial" w:eastAsia="Times New Roman" w:hAnsi="Arial" w:cs="Arial"/>
                <w:spacing w:val="-1"/>
                <w:sz w:val="20"/>
                <w:szCs w:val="20"/>
                <w:rPrChange w:id="5718" w:author="Adelino Naquarta Sepalanga Domingos" w:date="2025-03-05T09:17:00Z" w16du:dateUtc="2025-03-05T08:17:00Z">
                  <w:rPr>
                    <w:rFonts w:ascii="Times New Roman" w:eastAsia="Times New Roman" w:hAnsi="Times New Roman"/>
                    <w:spacing w:val="-1"/>
                  </w:rPr>
                </w:rPrChange>
              </w:rPr>
            </w:pPr>
          </w:p>
          <w:p w14:paraId="4945D277" w14:textId="77777777" w:rsidR="003F3EDE" w:rsidRPr="004866BB" w:rsidRDefault="003F3EDE" w:rsidP="0025185C">
            <w:pPr>
              <w:jc w:val="center"/>
              <w:rPr>
                <w:rFonts w:ascii="Arial" w:eastAsia="Times New Roman" w:hAnsi="Arial" w:cs="Arial"/>
                <w:spacing w:val="-1"/>
                <w:sz w:val="20"/>
                <w:szCs w:val="20"/>
                <w:rPrChange w:id="5719" w:author="Adelino Naquarta Sepalanga Domingos" w:date="2025-03-05T09:17:00Z" w16du:dateUtc="2025-03-05T08:17:00Z">
                  <w:rPr>
                    <w:rFonts w:ascii="Times New Roman" w:eastAsia="Times New Roman" w:hAnsi="Times New Roman"/>
                    <w:spacing w:val="-1"/>
                  </w:rPr>
                </w:rPrChange>
              </w:rPr>
            </w:pPr>
          </w:p>
          <w:p w14:paraId="16A7F40D" w14:textId="77777777" w:rsidR="003F3EDE" w:rsidRPr="004866BB" w:rsidRDefault="003F3EDE" w:rsidP="0025185C">
            <w:pPr>
              <w:jc w:val="center"/>
              <w:rPr>
                <w:rFonts w:ascii="Arial" w:eastAsia="Times New Roman" w:hAnsi="Arial" w:cs="Arial"/>
                <w:spacing w:val="-1"/>
                <w:sz w:val="20"/>
                <w:szCs w:val="20"/>
                <w:rPrChange w:id="572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21"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4A61E0" w14:textId="77777777" w:rsidR="003F3EDE" w:rsidRPr="004866BB" w:rsidRDefault="003F3EDE" w:rsidP="0025185C">
            <w:pPr>
              <w:rPr>
                <w:rFonts w:ascii="Arial" w:eastAsia="Times New Roman" w:hAnsi="Arial" w:cs="Arial"/>
                <w:spacing w:val="-1"/>
                <w:sz w:val="20"/>
                <w:szCs w:val="20"/>
                <w:rPrChange w:id="5722" w:author="Adelino Naquarta Sepalanga Domingos" w:date="2025-03-05T09:17:00Z" w16du:dateUtc="2025-03-05T08:17:00Z">
                  <w:rPr>
                    <w:rFonts w:ascii="Times New Roman" w:eastAsia="Times New Roman" w:hAnsi="Times New Roman"/>
                    <w:spacing w:val="-1"/>
                  </w:rPr>
                </w:rPrChange>
              </w:rPr>
            </w:pPr>
          </w:p>
          <w:p w14:paraId="7499AF54" w14:textId="77777777" w:rsidR="003F3EDE" w:rsidRPr="004866BB" w:rsidRDefault="003F3EDE" w:rsidP="0025185C">
            <w:pPr>
              <w:rPr>
                <w:rFonts w:ascii="Arial" w:eastAsia="Times New Roman" w:hAnsi="Arial" w:cs="Arial"/>
                <w:spacing w:val="-1"/>
                <w:sz w:val="20"/>
                <w:szCs w:val="20"/>
                <w:rPrChange w:id="5723" w:author="Adelino Naquarta Sepalanga Domingos" w:date="2025-03-05T09:17:00Z" w16du:dateUtc="2025-03-05T08:17:00Z">
                  <w:rPr>
                    <w:rFonts w:ascii="Times New Roman" w:eastAsia="Times New Roman" w:hAnsi="Times New Roman"/>
                    <w:spacing w:val="-1"/>
                  </w:rPr>
                </w:rPrChange>
              </w:rPr>
            </w:pPr>
          </w:p>
          <w:p w14:paraId="46E82B5E" w14:textId="77777777" w:rsidR="003F3EDE" w:rsidRPr="004866BB" w:rsidRDefault="003F3EDE" w:rsidP="0025185C">
            <w:pPr>
              <w:rPr>
                <w:rFonts w:ascii="Arial" w:eastAsia="Times New Roman" w:hAnsi="Arial" w:cs="Arial"/>
                <w:spacing w:val="-1"/>
                <w:sz w:val="20"/>
                <w:szCs w:val="20"/>
                <w:rPrChange w:id="572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25" w:author="Adelino Naquarta Sepalanga Domingos" w:date="2025-03-05T09:17:00Z" w16du:dateUtc="2025-03-05T08:17:00Z">
                  <w:rPr>
                    <w:rFonts w:ascii="Times New Roman" w:eastAsia="Times New Roman" w:hAnsi="Times New Roman"/>
                    <w:spacing w:val="-1"/>
                  </w:rPr>
                </w:rPrChange>
              </w:rPr>
              <w:t>Identificador do cliente (</w:t>
            </w:r>
            <w:proofErr w:type="spellStart"/>
            <w:r w:rsidRPr="004866BB">
              <w:rPr>
                <w:rFonts w:ascii="Arial" w:eastAsia="Times New Roman" w:hAnsi="Arial" w:cs="Arial"/>
                <w:spacing w:val="-1"/>
                <w:sz w:val="20"/>
                <w:szCs w:val="20"/>
                <w:rPrChange w:id="5726" w:author="Adelino Naquarta Sepalanga Domingos" w:date="2025-03-05T09:17:00Z" w16du:dateUtc="2025-03-05T08:17:00Z">
                  <w:rPr>
                    <w:rFonts w:ascii="Times New Roman" w:eastAsia="Times New Roman" w:hAnsi="Times New Roman"/>
                    <w:spacing w:val="-1"/>
                  </w:rPr>
                </w:rPrChange>
              </w:rPr>
              <w:t>CustomerID</w:t>
            </w:r>
            <w:proofErr w:type="spellEnd"/>
            <w:r w:rsidRPr="004866BB">
              <w:rPr>
                <w:rFonts w:ascii="Arial" w:eastAsia="Times New Roman" w:hAnsi="Arial" w:cs="Arial"/>
                <w:spacing w:val="-1"/>
                <w:sz w:val="20"/>
                <w:szCs w:val="20"/>
                <w:rPrChange w:id="5727"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3D486BF" w14:textId="77777777" w:rsidR="003F3EDE" w:rsidRPr="004866BB" w:rsidRDefault="003F3EDE" w:rsidP="0025185C">
            <w:pPr>
              <w:rPr>
                <w:rFonts w:ascii="Arial" w:eastAsia="Times New Roman" w:hAnsi="Arial" w:cs="Arial"/>
                <w:spacing w:val="-1"/>
                <w:sz w:val="20"/>
                <w:szCs w:val="20"/>
                <w:rPrChange w:id="572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29" w:author="Adelino Naquarta Sepalanga Domingos" w:date="2025-03-05T09:17:00Z" w16du:dateUtc="2025-03-05T08:17:00Z">
                  <w:rPr>
                    <w:rFonts w:ascii="Times New Roman" w:eastAsia="Times New Roman" w:hAnsi="Times New Roman"/>
                    <w:spacing w:val="-1"/>
                  </w:rPr>
                </w:rPrChange>
              </w:rPr>
              <w:t>Chave única da tabela 2.2. – Tabela de clientes (</w:t>
            </w:r>
            <w:proofErr w:type="spellStart"/>
            <w:r w:rsidRPr="004866BB">
              <w:rPr>
                <w:rFonts w:ascii="Arial" w:eastAsia="Times New Roman" w:hAnsi="Arial" w:cs="Arial"/>
                <w:spacing w:val="-1"/>
                <w:sz w:val="20"/>
                <w:szCs w:val="20"/>
                <w:rPrChange w:id="5730" w:author="Adelino Naquarta Sepalanga Domingos" w:date="2025-03-05T09:17:00Z" w16du:dateUtc="2025-03-05T08:17:00Z">
                  <w:rPr>
                    <w:rFonts w:ascii="Times New Roman" w:eastAsia="Times New Roman" w:hAnsi="Times New Roman"/>
                    <w:spacing w:val="-1"/>
                  </w:rPr>
                </w:rPrChange>
              </w:rPr>
              <w:t>Customer</w:t>
            </w:r>
            <w:proofErr w:type="spellEnd"/>
            <w:r w:rsidRPr="004866BB">
              <w:rPr>
                <w:rFonts w:ascii="Arial" w:eastAsia="Times New Roman" w:hAnsi="Arial" w:cs="Arial"/>
                <w:spacing w:val="-1"/>
                <w:sz w:val="20"/>
                <w:szCs w:val="20"/>
                <w:rPrChange w:id="5731" w:author="Adelino Naquarta Sepalanga Domingos" w:date="2025-03-05T09:17:00Z" w16du:dateUtc="2025-03-05T08:17:00Z">
                  <w:rPr>
                    <w:rFonts w:ascii="Times New Roman" w:eastAsia="Times New Roman" w:hAnsi="Times New Roman"/>
                    <w:spacing w:val="-1"/>
                  </w:rPr>
                </w:rPrChange>
              </w:rPr>
              <w:t>) respeitando a regra aí definida para o campo</w:t>
            </w:r>
          </w:p>
          <w:p w14:paraId="1B421FCF" w14:textId="77777777" w:rsidR="003F3EDE" w:rsidRPr="004866BB" w:rsidRDefault="003F3EDE" w:rsidP="0025185C">
            <w:pPr>
              <w:rPr>
                <w:rFonts w:ascii="Arial" w:eastAsia="Times New Roman" w:hAnsi="Arial" w:cs="Arial"/>
                <w:spacing w:val="-1"/>
                <w:sz w:val="20"/>
                <w:szCs w:val="20"/>
                <w:rPrChange w:id="573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33" w:author="Adelino Naquarta Sepalanga Domingos" w:date="2025-03-05T09:17:00Z" w16du:dateUtc="2025-03-05T08:17:00Z">
                  <w:rPr>
                    <w:rFonts w:ascii="Times New Roman" w:eastAsia="Times New Roman" w:hAnsi="Times New Roman"/>
                    <w:spacing w:val="-1"/>
                  </w:rPr>
                </w:rPrChange>
              </w:rPr>
              <w:t>2.2.1. – Identificador único do cliente (</w:t>
            </w:r>
            <w:proofErr w:type="spellStart"/>
            <w:r w:rsidRPr="004866BB">
              <w:rPr>
                <w:rFonts w:ascii="Arial" w:eastAsia="Times New Roman" w:hAnsi="Arial" w:cs="Arial"/>
                <w:spacing w:val="-1"/>
                <w:sz w:val="20"/>
                <w:szCs w:val="20"/>
                <w:rPrChange w:id="5734" w:author="Adelino Naquarta Sepalanga Domingos" w:date="2025-03-05T09:17:00Z" w16du:dateUtc="2025-03-05T08:17:00Z">
                  <w:rPr>
                    <w:rFonts w:ascii="Times New Roman" w:eastAsia="Times New Roman" w:hAnsi="Times New Roman"/>
                    <w:spacing w:val="-1"/>
                  </w:rPr>
                </w:rPrChange>
              </w:rPr>
              <w:t>CustomerID</w:t>
            </w:r>
            <w:proofErr w:type="spellEnd"/>
            <w:r w:rsidRPr="004866BB">
              <w:rPr>
                <w:rFonts w:ascii="Arial" w:eastAsia="Times New Roman" w:hAnsi="Arial" w:cs="Arial"/>
                <w:spacing w:val="-1"/>
                <w:sz w:val="20"/>
                <w:szCs w:val="20"/>
                <w:rPrChange w:id="5735"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CB1A8B" w14:textId="77777777" w:rsidR="003F3EDE" w:rsidRPr="004866BB" w:rsidRDefault="003F3EDE" w:rsidP="0025185C">
            <w:pPr>
              <w:jc w:val="center"/>
              <w:rPr>
                <w:rFonts w:ascii="Arial" w:eastAsia="Times New Roman" w:hAnsi="Arial" w:cs="Arial"/>
                <w:spacing w:val="-1"/>
                <w:sz w:val="20"/>
                <w:szCs w:val="20"/>
                <w:rPrChange w:id="5736" w:author="Adelino Naquarta Sepalanga Domingos" w:date="2025-03-05T09:17:00Z" w16du:dateUtc="2025-03-05T08:17:00Z">
                  <w:rPr>
                    <w:rFonts w:ascii="Times New Roman" w:eastAsia="Times New Roman" w:hAnsi="Times New Roman"/>
                    <w:spacing w:val="-1"/>
                  </w:rPr>
                </w:rPrChange>
              </w:rPr>
            </w:pPr>
          </w:p>
          <w:p w14:paraId="54C6383C" w14:textId="77777777" w:rsidR="003F3EDE" w:rsidRPr="004866BB" w:rsidRDefault="003F3EDE" w:rsidP="0025185C">
            <w:pPr>
              <w:jc w:val="center"/>
              <w:rPr>
                <w:rFonts w:ascii="Arial" w:eastAsia="Times New Roman" w:hAnsi="Arial" w:cs="Arial"/>
                <w:spacing w:val="-1"/>
                <w:sz w:val="20"/>
                <w:szCs w:val="20"/>
                <w:rPrChange w:id="5737" w:author="Adelino Naquarta Sepalanga Domingos" w:date="2025-03-05T09:17:00Z" w16du:dateUtc="2025-03-05T08:17:00Z">
                  <w:rPr>
                    <w:rFonts w:ascii="Times New Roman" w:eastAsia="Times New Roman" w:hAnsi="Times New Roman"/>
                    <w:spacing w:val="-1"/>
                  </w:rPr>
                </w:rPrChange>
              </w:rPr>
            </w:pPr>
          </w:p>
          <w:p w14:paraId="53684BA9" w14:textId="77777777" w:rsidR="003F3EDE" w:rsidRPr="004866BB" w:rsidRDefault="003F3EDE" w:rsidP="0025185C">
            <w:pPr>
              <w:jc w:val="center"/>
              <w:rPr>
                <w:rFonts w:ascii="Arial" w:eastAsia="Times New Roman" w:hAnsi="Arial" w:cs="Arial"/>
                <w:spacing w:val="-1"/>
                <w:sz w:val="20"/>
                <w:szCs w:val="20"/>
                <w:rPrChange w:id="573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39" w:author="Adelino Naquarta Sepalanga Domingos" w:date="2025-03-05T09:17:00Z" w16du:dateUtc="2025-03-05T08:17:00Z">
                  <w:rPr>
                    <w:rFonts w:ascii="Times New Roman" w:eastAsia="Times New Roman" w:hAnsi="Times New Roman"/>
                    <w:spacing w:val="-1"/>
                  </w:rPr>
                </w:rPrChange>
              </w:rPr>
              <w:t>Texto 30</w:t>
            </w:r>
          </w:p>
        </w:tc>
      </w:tr>
      <w:tr w:rsidR="003F3EDE" w:rsidRPr="004866BB" w14:paraId="3187FE98" w14:textId="77777777" w:rsidTr="0025185C">
        <w:trPr>
          <w:trHeight w:val="175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48FDF7" w14:textId="77777777" w:rsidR="003F3EDE" w:rsidRPr="004866BB" w:rsidRDefault="003F3EDE" w:rsidP="0025185C">
            <w:pPr>
              <w:jc w:val="center"/>
              <w:rPr>
                <w:rFonts w:ascii="Arial" w:eastAsia="Times New Roman" w:hAnsi="Arial" w:cs="Arial"/>
                <w:spacing w:val="-1"/>
                <w:sz w:val="20"/>
                <w:szCs w:val="20"/>
                <w:rPrChange w:id="5740" w:author="Adelino Naquarta Sepalanga Domingos" w:date="2025-03-05T09:17:00Z" w16du:dateUtc="2025-03-05T08:17:00Z">
                  <w:rPr>
                    <w:rFonts w:ascii="Times New Roman" w:eastAsia="Times New Roman" w:hAnsi="Times New Roman"/>
                    <w:spacing w:val="-1"/>
                  </w:rPr>
                </w:rPrChange>
              </w:rPr>
            </w:pPr>
          </w:p>
          <w:p w14:paraId="1543AD9F" w14:textId="77777777" w:rsidR="003F3EDE" w:rsidRPr="004866BB" w:rsidRDefault="003F3EDE" w:rsidP="0025185C">
            <w:pPr>
              <w:jc w:val="center"/>
              <w:rPr>
                <w:rFonts w:ascii="Arial" w:eastAsia="Times New Roman" w:hAnsi="Arial" w:cs="Arial"/>
                <w:spacing w:val="-1"/>
                <w:sz w:val="20"/>
                <w:szCs w:val="20"/>
                <w:rPrChange w:id="5741" w:author="Adelino Naquarta Sepalanga Domingos" w:date="2025-03-05T09:17:00Z" w16du:dateUtc="2025-03-05T08:17:00Z">
                  <w:rPr>
                    <w:rFonts w:ascii="Times New Roman" w:eastAsia="Times New Roman" w:hAnsi="Times New Roman"/>
                    <w:spacing w:val="-1"/>
                  </w:rPr>
                </w:rPrChange>
              </w:rPr>
            </w:pPr>
          </w:p>
          <w:p w14:paraId="60686BC6" w14:textId="77777777" w:rsidR="003F3EDE" w:rsidRPr="004866BB" w:rsidRDefault="003F3EDE" w:rsidP="0025185C">
            <w:pPr>
              <w:jc w:val="center"/>
              <w:rPr>
                <w:rFonts w:ascii="Arial" w:eastAsia="Times New Roman" w:hAnsi="Arial" w:cs="Arial"/>
                <w:spacing w:val="-1"/>
                <w:sz w:val="20"/>
                <w:szCs w:val="20"/>
                <w:rPrChange w:id="574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43" w:author="Adelino Naquarta Sepalanga Domingos" w:date="2025-03-05T09:17:00Z" w16du:dateUtc="2025-03-05T08:17:00Z">
                  <w:rPr>
                    <w:rFonts w:ascii="Times New Roman" w:eastAsia="Times New Roman" w:hAnsi="Times New Roman"/>
                    <w:spacing w:val="-1"/>
                  </w:rPr>
                </w:rPrChange>
              </w:rPr>
              <w:t>4.1.4.15.</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0FB81EB" w14:textId="77777777" w:rsidR="003F3EDE" w:rsidRPr="004866BB" w:rsidRDefault="003F3EDE" w:rsidP="0025185C">
            <w:pPr>
              <w:jc w:val="center"/>
              <w:rPr>
                <w:rFonts w:ascii="Arial" w:eastAsia="Times New Roman" w:hAnsi="Arial" w:cs="Arial"/>
                <w:spacing w:val="-1"/>
                <w:sz w:val="20"/>
                <w:szCs w:val="20"/>
                <w:rPrChange w:id="5744"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BB3D8EE" w14:textId="77777777" w:rsidR="003F3EDE" w:rsidRPr="004866BB" w:rsidRDefault="003F3EDE" w:rsidP="0025185C">
            <w:pPr>
              <w:rPr>
                <w:rFonts w:ascii="Arial" w:eastAsia="Times New Roman" w:hAnsi="Arial" w:cs="Arial"/>
                <w:spacing w:val="-1"/>
                <w:sz w:val="20"/>
                <w:szCs w:val="20"/>
                <w:rPrChange w:id="5745" w:author="Adelino Naquarta Sepalanga Domingos" w:date="2025-03-05T09:17:00Z" w16du:dateUtc="2025-03-05T08:17:00Z">
                  <w:rPr>
                    <w:rFonts w:ascii="Times New Roman" w:eastAsia="Times New Roman" w:hAnsi="Times New Roman"/>
                    <w:spacing w:val="-1"/>
                  </w:rPr>
                </w:rPrChange>
              </w:rPr>
            </w:pPr>
          </w:p>
          <w:p w14:paraId="6D960404" w14:textId="77777777" w:rsidR="003F3EDE" w:rsidRPr="004866BB" w:rsidRDefault="003F3EDE" w:rsidP="0025185C">
            <w:pPr>
              <w:rPr>
                <w:rFonts w:ascii="Arial" w:eastAsia="Times New Roman" w:hAnsi="Arial" w:cs="Arial"/>
                <w:spacing w:val="-1"/>
                <w:sz w:val="20"/>
                <w:szCs w:val="20"/>
                <w:rPrChange w:id="5746" w:author="Adelino Naquarta Sepalanga Domingos" w:date="2025-03-05T09:17:00Z" w16du:dateUtc="2025-03-05T08:17:00Z">
                  <w:rPr>
                    <w:rFonts w:ascii="Times New Roman" w:eastAsia="Times New Roman" w:hAnsi="Times New Roman"/>
                    <w:spacing w:val="-1"/>
                  </w:rPr>
                </w:rPrChange>
              </w:rPr>
            </w:pPr>
          </w:p>
          <w:p w14:paraId="2F24FA7A" w14:textId="77777777" w:rsidR="003F3EDE" w:rsidRPr="004866BB" w:rsidRDefault="003F3EDE" w:rsidP="0025185C">
            <w:pPr>
              <w:rPr>
                <w:rFonts w:ascii="Arial" w:eastAsia="Times New Roman" w:hAnsi="Arial" w:cs="Arial"/>
                <w:spacing w:val="-1"/>
                <w:sz w:val="20"/>
                <w:szCs w:val="20"/>
                <w:rPrChange w:id="574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48" w:author="Adelino Naquarta Sepalanga Domingos" w:date="2025-03-05T09:17:00Z" w16du:dateUtc="2025-03-05T08:17:00Z">
                  <w:rPr>
                    <w:rFonts w:ascii="Times New Roman" w:eastAsia="Times New Roman" w:hAnsi="Times New Roman"/>
                    <w:spacing w:val="-1"/>
                  </w:rPr>
                </w:rPrChange>
              </w:rPr>
              <w:t>Local de descarga (</w:t>
            </w:r>
            <w:proofErr w:type="spellStart"/>
            <w:r w:rsidRPr="004866BB">
              <w:rPr>
                <w:rFonts w:ascii="Arial" w:eastAsia="Times New Roman" w:hAnsi="Arial" w:cs="Arial"/>
                <w:spacing w:val="-1"/>
                <w:sz w:val="20"/>
                <w:szCs w:val="20"/>
                <w:rPrChange w:id="5749" w:author="Adelino Naquarta Sepalanga Domingos" w:date="2025-03-05T09:17:00Z" w16du:dateUtc="2025-03-05T08:17:00Z">
                  <w:rPr>
                    <w:rFonts w:ascii="Times New Roman" w:eastAsia="Times New Roman" w:hAnsi="Times New Roman"/>
                    <w:spacing w:val="-1"/>
                  </w:rPr>
                </w:rPrChange>
              </w:rPr>
              <w:t>ShipTo</w:t>
            </w:r>
            <w:proofErr w:type="spellEnd"/>
            <w:r w:rsidRPr="004866BB">
              <w:rPr>
                <w:rFonts w:ascii="Arial" w:eastAsia="Times New Roman" w:hAnsi="Arial" w:cs="Arial"/>
                <w:spacing w:val="-1"/>
                <w:sz w:val="20"/>
                <w:szCs w:val="20"/>
                <w:rPrChange w:id="575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8A9D8E3" w14:textId="77777777" w:rsidR="003F3EDE" w:rsidRPr="004866BB" w:rsidRDefault="003F3EDE" w:rsidP="0025185C">
            <w:pPr>
              <w:rPr>
                <w:rFonts w:ascii="Arial" w:eastAsia="Times New Roman" w:hAnsi="Arial" w:cs="Arial"/>
                <w:spacing w:val="-1"/>
                <w:sz w:val="20"/>
                <w:szCs w:val="20"/>
                <w:rPrChange w:id="57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52" w:author="Adelino Naquarta Sepalanga Domingos" w:date="2025-03-05T09:17:00Z" w16du:dateUtc="2025-03-05T08:17:00Z">
                  <w:rPr>
                    <w:rFonts w:ascii="Times New Roman" w:eastAsia="Times New Roman" w:hAnsi="Times New Roman"/>
                    <w:spacing w:val="-1"/>
                  </w:rPr>
                </w:rPrChange>
              </w:rPr>
              <w:t>Informação do local e data de descarga onde os artigos vendidos são colocados à disposição do cliente, ou de quem este indicar no caso de operações triangulares.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F249A4" w14:textId="77777777" w:rsidR="003F3EDE" w:rsidRPr="004866BB" w:rsidRDefault="003F3EDE" w:rsidP="0025185C">
            <w:pPr>
              <w:jc w:val="center"/>
              <w:rPr>
                <w:rFonts w:ascii="Arial" w:eastAsia="Times New Roman" w:hAnsi="Arial" w:cs="Arial"/>
                <w:spacing w:val="-1"/>
                <w:sz w:val="20"/>
                <w:szCs w:val="20"/>
                <w:rPrChange w:id="5753" w:author="Adelino Naquarta Sepalanga Domingos" w:date="2025-03-05T09:17:00Z" w16du:dateUtc="2025-03-05T08:17:00Z">
                  <w:rPr>
                    <w:rFonts w:ascii="Times New Roman" w:eastAsia="Times New Roman" w:hAnsi="Times New Roman"/>
                    <w:spacing w:val="-1"/>
                  </w:rPr>
                </w:rPrChange>
              </w:rPr>
            </w:pPr>
          </w:p>
          <w:p w14:paraId="77FFF5DC" w14:textId="77777777" w:rsidR="003F3EDE" w:rsidRPr="004866BB" w:rsidRDefault="003F3EDE" w:rsidP="0025185C">
            <w:pPr>
              <w:jc w:val="center"/>
              <w:rPr>
                <w:rFonts w:ascii="Arial" w:eastAsia="Times New Roman" w:hAnsi="Arial" w:cs="Arial"/>
                <w:spacing w:val="-1"/>
                <w:sz w:val="20"/>
                <w:szCs w:val="20"/>
                <w:rPrChange w:id="575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55"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7770CC6A" w14:textId="77777777" w:rsidTr="0025185C">
        <w:trPr>
          <w:trHeight w:val="101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3EE8DB" w14:textId="77777777" w:rsidR="003F3EDE" w:rsidRPr="004866BB" w:rsidRDefault="003F3EDE" w:rsidP="0025185C">
            <w:pPr>
              <w:jc w:val="center"/>
              <w:rPr>
                <w:rFonts w:ascii="Arial" w:eastAsia="Times New Roman" w:hAnsi="Arial" w:cs="Arial"/>
                <w:spacing w:val="-1"/>
                <w:sz w:val="20"/>
                <w:szCs w:val="20"/>
                <w:rPrChange w:id="575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57" w:author="Adelino Naquarta Sepalanga Domingos" w:date="2025-03-05T09:17:00Z" w16du:dateUtc="2025-03-05T08:17:00Z">
                  <w:rPr>
                    <w:rFonts w:ascii="Times New Roman" w:eastAsia="Times New Roman" w:hAnsi="Times New Roman"/>
                    <w:spacing w:val="-1"/>
                  </w:rPr>
                </w:rPrChange>
              </w:rPr>
              <w:t>4.1.4.15.1.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77F905" w14:textId="77777777" w:rsidR="003F3EDE" w:rsidRPr="004866BB" w:rsidRDefault="003F3EDE" w:rsidP="0025185C">
            <w:pPr>
              <w:jc w:val="center"/>
              <w:rPr>
                <w:rFonts w:ascii="Arial" w:eastAsia="Times New Roman" w:hAnsi="Arial" w:cs="Arial"/>
                <w:spacing w:val="-1"/>
                <w:sz w:val="20"/>
                <w:szCs w:val="20"/>
                <w:rPrChange w:id="5758"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98F807" w14:textId="77777777" w:rsidR="003F3EDE" w:rsidRPr="004866BB" w:rsidRDefault="003F3EDE" w:rsidP="0025185C">
            <w:pPr>
              <w:rPr>
                <w:rFonts w:ascii="Arial" w:eastAsia="Times New Roman" w:hAnsi="Arial" w:cs="Arial"/>
                <w:spacing w:val="-1"/>
                <w:sz w:val="20"/>
                <w:szCs w:val="20"/>
                <w:rPrChange w:id="575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60" w:author="Adelino Naquarta Sepalanga Domingos" w:date="2025-03-05T09:17:00Z" w16du:dateUtc="2025-03-05T08:17:00Z">
                  <w:rPr>
                    <w:rFonts w:ascii="Times New Roman" w:eastAsia="Times New Roman" w:hAnsi="Times New Roman"/>
                    <w:spacing w:val="-1"/>
                  </w:rPr>
                </w:rPrChange>
              </w:rPr>
              <w:t>Identificador da entrega (</w:t>
            </w:r>
            <w:proofErr w:type="spellStart"/>
            <w:r w:rsidRPr="004866BB">
              <w:rPr>
                <w:rFonts w:ascii="Arial" w:eastAsia="Times New Roman" w:hAnsi="Arial" w:cs="Arial"/>
                <w:spacing w:val="-1"/>
                <w:sz w:val="20"/>
                <w:szCs w:val="20"/>
                <w:rPrChange w:id="5761" w:author="Adelino Naquarta Sepalanga Domingos" w:date="2025-03-05T09:17:00Z" w16du:dateUtc="2025-03-05T08:17:00Z">
                  <w:rPr>
                    <w:rFonts w:ascii="Times New Roman" w:eastAsia="Times New Roman" w:hAnsi="Times New Roman"/>
                    <w:spacing w:val="-1"/>
                  </w:rPr>
                </w:rPrChange>
              </w:rPr>
              <w:t>DeliveryID</w:t>
            </w:r>
            <w:proofErr w:type="spellEnd"/>
            <w:r w:rsidRPr="004866BB">
              <w:rPr>
                <w:rFonts w:ascii="Arial" w:eastAsia="Times New Roman" w:hAnsi="Arial" w:cs="Arial"/>
                <w:spacing w:val="-1"/>
                <w:sz w:val="20"/>
                <w:szCs w:val="20"/>
                <w:rPrChange w:id="5762"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6FFBC2" w14:textId="77777777" w:rsidR="003F3EDE" w:rsidRPr="004866BB" w:rsidRDefault="003F3EDE" w:rsidP="0025185C">
            <w:pPr>
              <w:rPr>
                <w:rFonts w:ascii="Arial" w:eastAsia="Times New Roman" w:hAnsi="Arial" w:cs="Arial"/>
                <w:spacing w:val="-1"/>
                <w:sz w:val="20"/>
                <w:szCs w:val="20"/>
                <w:rPrChange w:id="57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64" w:author="Adelino Naquarta Sepalanga Domingos" w:date="2025-03-05T09:17:00Z" w16du:dateUtc="2025-03-05T08:17:00Z">
                  <w:rPr>
                    <w:rFonts w:ascii="Times New Roman" w:eastAsia="Times New Roman" w:hAnsi="Times New Roman"/>
                    <w:spacing w:val="-1"/>
                  </w:rPr>
                </w:rPrChange>
              </w:rPr>
              <w:t>No caso de operações triangulares, deve ser indicado o local de entrega e o NIF de quem recebeu.</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1A2BCD" w14:textId="77777777" w:rsidR="003F3EDE" w:rsidRPr="004866BB" w:rsidRDefault="003F3EDE" w:rsidP="0025185C">
            <w:pPr>
              <w:jc w:val="center"/>
              <w:rPr>
                <w:rFonts w:ascii="Arial" w:eastAsia="Times New Roman" w:hAnsi="Arial" w:cs="Arial"/>
                <w:spacing w:val="-1"/>
                <w:sz w:val="20"/>
                <w:szCs w:val="20"/>
                <w:rPrChange w:id="5765" w:author="Adelino Naquarta Sepalanga Domingos" w:date="2025-03-05T09:17:00Z" w16du:dateUtc="2025-03-05T08:17:00Z">
                  <w:rPr>
                    <w:rFonts w:ascii="Times New Roman" w:eastAsia="Times New Roman" w:hAnsi="Times New Roman"/>
                    <w:spacing w:val="-1"/>
                  </w:rPr>
                </w:rPrChange>
              </w:rPr>
            </w:pPr>
          </w:p>
          <w:p w14:paraId="030F27A6" w14:textId="77777777" w:rsidR="003F3EDE" w:rsidRPr="004866BB" w:rsidRDefault="003F3EDE" w:rsidP="0025185C">
            <w:pPr>
              <w:jc w:val="center"/>
              <w:rPr>
                <w:rFonts w:ascii="Arial" w:eastAsia="Times New Roman" w:hAnsi="Arial" w:cs="Arial"/>
                <w:spacing w:val="-1"/>
                <w:sz w:val="20"/>
                <w:szCs w:val="20"/>
                <w:rPrChange w:id="576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67" w:author="Adelino Naquarta Sepalanga Domingos" w:date="2025-03-05T09:17:00Z" w16du:dateUtc="2025-03-05T08:17:00Z">
                  <w:rPr>
                    <w:rFonts w:ascii="Times New Roman" w:eastAsia="Times New Roman" w:hAnsi="Times New Roman"/>
                    <w:spacing w:val="-1"/>
                  </w:rPr>
                </w:rPrChange>
              </w:rPr>
              <w:t>Texto 255</w:t>
            </w:r>
          </w:p>
        </w:tc>
      </w:tr>
      <w:tr w:rsidR="003F3EDE" w:rsidRPr="004866BB" w14:paraId="5BD59B68" w14:textId="77777777" w:rsidTr="0025185C">
        <w:trPr>
          <w:trHeight w:val="108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5EF8CB" w14:textId="77777777" w:rsidR="003F3EDE" w:rsidRPr="004866BB" w:rsidRDefault="003F3EDE" w:rsidP="0025185C">
            <w:pPr>
              <w:jc w:val="center"/>
              <w:rPr>
                <w:rFonts w:ascii="Arial" w:eastAsia="Times New Roman" w:hAnsi="Arial" w:cs="Arial"/>
                <w:spacing w:val="-1"/>
                <w:sz w:val="20"/>
                <w:szCs w:val="20"/>
                <w:rPrChange w:id="576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69" w:author="Adelino Naquarta Sepalanga Domingos" w:date="2025-03-05T09:17:00Z" w16du:dateUtc="2025-03-05T08:17:00Z">
                  <w:rPr>
                    <w:rFonts w:ascii="Times New Roman" w:eastAsia="Times New Roman" w:hAnsi="Times New Roman"/>
                    <w:spacing w:val="-1"/>
                  </w:rPr>
                </w:rPrChange>
              </w:rPr>
              <w:t>4.1.4.15.2.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7B5F15" w14:textId="77777777" w:rsidR="003F3EDE" w:rsidRPr="004866BB" w:rsidRDefault="003F3EDE" w:rsidP="0025185C">
            <w:pPr>
              <w:jc w:val="center"/>
              <w:rPr>
                <w:rFonts w:ascii="Arial" w:eastAsia="Times New Roman" w:hAnsi="Arial" w:cs="Arial"/>
                <w:spacing w:val="-1"/>
                <w:sz w:val="20"/>
                <w:szCs w:val="20"/>
                <w:rPrChange w:id="5770"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FB9294" w14:textId="77777777" w:rsidR="003F3EDE" w:rsidRPr="004866BB" w:rsidRDefault="003F3EDE" w:rsidP="0025185C">
            <w:pPr>
              <w:rPr>
                <w:rFonts w:ascii="Arial" w:eastAsia="Times New Roman" w:hAnsi="Arial" w:cs="Arial"/>
                <w:spacing w:val="-1"/>
                <w:sz w:val="20"/>
                <w:szCs w:val="20"/>
                <w:rPrChange w:id="577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72" w:author="Adelino Naquarta Sepalanga Domingos" w:date="2025-03-05T09:17:00Z" w16du:dateUtc="2025-03-05T08:17:00Z">
                  <w:rPr>
                    <w:rFonts w:ascii="Times New Roman" w:eastAsia="Times New Roman" w:hAnsi="Times New Roman"/>
                    <w:spacing w:val="-1"/>
                  </w:rPr>
                </w:rPrChange>
              </w:rPr>
              <w:t>Data da entrega (</w:t>
            </w:r>
            <w:proofErr w:type="spellStart"/>
            <w:r w:rsidRPr="004866BB">
              <w:rPr>
                <w:rFonts w:ascii="Arial" w:eastAsia="Times New Roman" w:hAnsi="Arial" w:cs="Arial"/>
                <w:spacing w:val="-1"/>
                <w:sz w:val="20"/>
                <w:szCs w:val="20"/>
                <w:rPrChange w:id="5773" w:author="Adelino Naquarta Sepalanga Domingos" w:date="2025-03-05T09:17:00Z" w16du:dateUtc="2025-03-05T08:17:00Z">
                  <w:rPr>
                    <w:rFonts w:ascii="Times New Roman" w:eastAsia="Times New Roman" w:hAnsi="Times New Roman"/>
                    <w:spacing w:val="-1"/>
                  </w:rPr>
                </w:rPrChange>
              </w:rPr>
              <w:t>DeliveryDate</w:t>
            </w:r>
            <w:proofErr w:type="spellEnd"/>
            <w:r w:rsidRPr="004866BB">
              <w:rPr>
                <w:rFonts w:ascii="Arial" w:eastAsia="Times New Roman" w:hAnsi="Arial" w:cs="Arial"/>
                <w:spacing w:val="-1"/>
                <w:sz w:val="20"/>
                <w:szCs w:val="20"/>
                <w:rPrChange w:id="5774"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0330B9C" w14:textId="77777777" w:rsidR="003F3EDE" w:rsidRPr="004866BB" w:rsidRDefault="003F3EDE" w:rsidP="0025185C">
            <w:pPr>
              <w:rPr>
                <w:rFonts w:ascii="Arial" w:eastAsia="Times New Roman" w:hAnsi="Arial" w:cs="Arial"/>
                <w:spacing w:val="-1"/>
                <w:sz w:val="20"/>
                <w:szCs w:val="20"/>
                <w:rPrChange w:id="577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76" w:author="Adelino Naquarta Sepalanga Domingos" w:date="2025-03-05T09:17:00Z" w16du:dateUtc="2025-03-05T08:17:00Z">
                  <w:rPr>
                    <w:rFonts w:ascii="Times New Roman" w:eastAsia="Times New Roman" w:hAnsi="Times New Roman"/>
                    <w:spacing w:val="-1"/>
                  </w:rPr>
                </w:rPrChange>
              </w:rPr>
              <w:t>No sector segurador, este campo deve ser preenchido com a data de fim do período de cobertura do risco.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1514354" w14:textId="77777777" w:rsidR="003F3EDE" w:rsidRPr="004866BB" w:rsidRDefault="003F3EDE" w:rsidP="0025185C">
            <w:pPr>
              <w:jc w:val="center"/>
              <w:rPr>
                <w:rFonts w:ascii="Arial" w:eastAsia="Times New Roman" w:hAnsi="Arial" w:cs="Arial"/>
                <w:spacing w:val="-1"/>
                <w:sz w:val="20"/>
                <w:szCs w:val="20"/>
                <w:rPrChange w:id="5777" w:author="Adelino Naquarta Sepalanga Domingos" w:date="2025-03-05T09:17:00Z" w16du:dateUtc="2025-03-05T08:17:00Z">
                  <w:rPr>
                    <w:rFonts w:ascii="Times New Roman" w:eastAsia="Times New Roman" w:hAnsi="Times New Roman"/>
                    <w:spacing w:val="-1"/>
                  </w:rPr>
                </w:rPrChange>
              </w:rPr>
            </w:pPr>
          </w:p>
          <w:p w14:paraId="4590B752" w14:textId="77777777" w:rsidR="003F3EDE" w:rsidRPr="004866BB" w:rsidRDefault="003F3EDE" w:rsidP="0025185C">
            <w:pPr>
              <w:jc w:val="center"/>
              <w:rPr>
                <w:rFonts w:ascii="Arial" w:eastAsia="Times New Roman" w:hAnsi="Arial" w:cs="Arial"/>
                <w:spacing w:val="-1"/>
                <w:sz w:val="20"/>
                <w:szCs w:val="20"/>
                <w:rPrChange w:id="577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79" w:author="Adelino Naquarta Sepalanga Domingos" w:date="2025-03-05T09:17:00Z" w16du:dateUtc="2025-03-05T08:17:00Z">
                  <w:rPr>
                    <w:rFonts w:ascii="Times New Roman" w:eastAsia="Times New Roman" w:hAnsi="Times New Roman"/>
                    <w:spacing w:val="-1"/>
                  </w:rPr>
                </w:rPrChange>
              </w:rPr>
              <w:t>Data</w:t>
            </w:r>
          </w:p>
        </w:tc>
      </w:tr>
      <w:tr w:rsidR="003F3EDE" w:rsidRPr="004866BB" w14:paraId="3DBB0F54" w14:textId="77777777" w:rsidTr="0025185C">
        <w:trPr>
          <w:trHeight w:val="72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B7BDB9" w14:textId="77777777" w:rsidR="003F3EDE" w:rsidRPr="004866BB" w:rsidRDefault="003F3EDE" w:rsidP="0025185C">
            <w:pPr>
              <w:jc w:val="center"/>
              <w:rPr>
                <w:rFonts w:ascii="Arial" w:eastAsia="Times New Roman" w:hAnsi="Arial" w:cs="Arial"/>
                <w:spacing w:val="-1"/>
                <w:sz w:val="20"/>
                <w:szCs w:val="20"/>
                <w:rPrChange w:id="578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81" w:author="Adelino Naquarta Sepalanga Domingos" w:date="2025-03-05T09:17:00Z" w16du:dateUtc="2025-03-05T08:17:00Z">
                  <w:rPr>
                    <w:rFonts w:ascii="Times New Roman" w:eastAsia="Times New Roman" w:hAnsi="Times New Roman"/>
                    <w:spacing w:val="-1"/>
                  </w:rPr>
                </w:rPrChange>
              </w:rPr>
              <w:t>4.1.4.15.3.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F62CFD" w14:textId="77777777" w:rsidR="003F3EDE" w:rsidRPr="004866BB" w:rsidRDefault="003F3EDE" w:rsidP="0025185C">
            <w:pPr>
              <w:jc w:val="center"/>
              <w:rPr>
                <w:rFonts w:ascii="Arial" w:eastAsia="Times New Roman" w:hAnsi="Arial" w:cs="Arial"/>
                <w:spacing w:val="-1"/>
                <w:sz w:val="20"/>
                <w:szCs w:val="20"/>
                <w:rPrChange w:id="578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28A407" w14:textId="77777777" w:rsidR="003F3EDE" w:rsidRPr="004866BB" w:rsidRDefault="003F3EDE" w:rsidP="0025185C">
            <w:pPr>
              <w:rPr>
                <w:rFonts w:ascii="Arial" w:eastAsia="Times New Roman" w:hAnsi="Arial" w:cs="Arial"/>
                <w:spacing w:val="-1"/>
                <w:sz w:val="20"/>
                <w:szCs w:val="20"/>
                <w:rPrChange w:id="578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84" w:author="Adelino Naquarta Sepalanga Domingos" w:date="2025-03-05T09:17:00Z" w16du:dateUtc="2025-03-05T08:17:00Z">
                  <w:rPr>
                    <w:rFonts w:ascii="Times New Roman" w:eastAsia="Times New Roman" w:hAnsi="Times New Roman"/>
                    <w:spacing w:val="-1"/>
                  </w:rPr>
                </w:rPrChange>
              </w:rPr>
              <w:t>Identificador do armazém de destino (</w:t>
            </w:r>
            <w:proofErr w:type="spellStart"/>
            <w:r w:rsidRPr="004866BB">
              <w:rPr>
                <w:rFonts w:ascii="Arial" w:eastAsia="Times New Roman" w:hAnsi="Arial" w:cs="Arial"/>
                <w:spacing w:val="-1"/>
                <w:sz w:val="20"/>
                <w:szCs w:val="20"/>
                <w:rPrChange w:id="5785" w:author="Adelino Naquarta Sepalanga Domingos" w:date="2025-03-05T09:17:00Z" w16du:dateUtc="2025-03-05T08:17:00Z">
                  <w:rPr>
                    <w:rFonts w:ascii="Times New Roman" w:eastAsia="Times New Roman" w:hAnsi="Times New Roman"/>
                    <w:spacing w:val="-1"/>
                  </w:rPr>
                </w:rPrChange>
              </w:rPr>
              <w:t>WarehouseID</w:t>
            </w:r>
            <w:proofErr w:type="spellEnd"/>
            <w:r w:rsidRPr="004866BB">
              <w:rPr>
                <w:rFonts w:ascii="Arial" w:eastAsia="Times New Roman" w:hAnsi="Arial" w:cs="Arial"/>
                <w:spacing w:val="-1"/>
                <w:sz w:val="20"/>
                <w:szCs w:val="20"/>
                <w:rPrChange w:id="5786"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296A46" w14:textId="77777777" w:rsidR="003F3EDE" w:rsidRPr="004866BB" w:rsidRDefault="003F3EDE" w:rsidP="0025185C">
            <w:pPr>
              <w:rPr>
                <w:rFonts w:ascii="Arial" w:eastAsia="Times New Roman" w:hAnsi="Arial" w:cs="Arial"/>
                <w:spacing w:val="-1"/>
                <w:sz w:val="20"/>
                <w:szCs w:val="20"/>
                <w:rPrChange w:id="5787"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DECF14" w14:textId="77777777" w:rsidR="003F3EDE" w:rsidRPr="004866BB" w:rsidRDefault="003F3EDE" w:rsidP="0025185C">
            <w:pPr>
              <w:jc w:val="center"/>
              <w:rPr>
                <w:rFonts w:ascii="Arial" w:eastAsia="Times New Roman" w:hAnsi="Arial" w:cs="Arial"/>
                <w:spacing w:val="-1"/>
                <w:sz w:val="20"/>
                <w:szCs w:val="20"/>
                <w:rPrChange w:id="578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89" w:author="Adelino Naquarta Sepalanga Domingos" w:date="2025-03-05T09:17:00Z" w16du:dateUtc="2025-03-05T08:17:00Z">
                  <w:rPr>
                    <w:rFonts w:ascii="Times New Roman" w:eastAsia="Times New Roman" w:hAnsi="Times New Roman"/>
                    <w:spacing w:val="-1"/>
                  </w:rPr>
                </w:rPrChange>
              </w:rPr>
              <w:t>Texto 50</w:t>
            </w:r>
          </w:p>
        </w:tc>
      </w:tr>
      <w:tr w:rsidR="003F3EDE" w:rsidRPr="004866BB" w14:paraId="10BC2648" w14:textId="77777777" w:rsidTr="0025185C">
        <w:trPr>
          <w:trHeight w:val="88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C47D3EB" w14:textId="77777777" w:rsidR="003F3EDE" w:rsidRPr="004866BB" w:rsidRDefault="003F3EDE" w:rsidP="0025185C">
            <w:pPr>
              <w:jc w:val="center"/>
              <w:rPr>
                <w:rFonts w:ascii="Arial" w:eastAsia="Times New Roman" w:hAnsi="Arial" w:cs="Arial"/>
                <w:spacing w:val="-1"/>
                <w:sz w:val="20"/>
                <w:szCs w:val="20"/>
                <w:rPrChange w:id="579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91" w:author="Adelino Naquarta Sepalanga Domingos" w:date="2025-03-05T09:17:00Z" w16du:dateUtc="2025-03-05T08:17:00Z">
                  <w:rPr>
                    <w:rFonts w:ascii="Times New Roman" w:eastAsia="Times New Roman" w:hAnsi="Times New Roman"/>
                    <w:spacing w:val="-1"/>
                  </w:rPr>
                </w:rPrChange>
              </w:rPr>
              <w:t>4.1.4.15.4.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99C65E" w14:textId="77777777" w:rsidR="003F3EDE" w:rsidRPr="004866BB" w:rsidRDefault="003F3EDE" w:rsidP="0025185C">
            <w:pPr>
              <w:jc w:val="center"/>
              <w:rPr>
                <w:rFonts w:ascii="Arial" w:eastAsia="Times New Roman" w:hAnsi="Arial" w:cs="Arial"/>
                <w:spacing w:val="-1"/>
                <w:sz w:val="20"/>
                <w:szCs w:val="20"/>
                <w:rPrChange w:id="579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5C08D8" w14:textId="77777777" w:rsidR="003F3EDE" w:rsidRPr="004866BB" w:rsidRDefault="003F3EDE" w:rsidP="0025185C">
            <w:pPr>
              <w:rPr>
                <w:rFonts w:ascii="Arial" w:eastAsia="Times New Roman" w:hAnsi="Arial" w:cs="Arial"/>
                <w:spacing w:val="-1"/>
                <w:sz w:val="20"/>
                <w:szCs w:val="20"/>
                <w:rPrChange w:id="579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94" w:author="Adelino Naquarta Sepalanga Domingos" w:date="2025-03-05T09:17:00Z" w16du:dateUtc="2025-03-05T08:17:00Z">
                  <w:rPr>
                    <w:rFonts w:ascii="Times New Roman" w:eastAsia="Times New Roman" w:hAnsi="Times New Roman"/>
                    <w:spacing w:val="-1"/>
                  </w:rPr>
                </w:rPrChange>
              </w:rPr>
              <w:t>Localização dos bens no armazém de destino (</w:t>
            </w:r>
            <w:proofErr w:type="spellStart"/>
            <w:r w:rsidRPr="004866BB">
              <w:rPr>
                <w:rFonts w:ascii="Arial" w:eastAsia="Times New Roman" w:hAnsi="Arial" w:cs="Arial"/>
                <w:spacing w:val="-1"/>
                <w:sz w:val="20"/>
                <w:szCs w:val="20"/>
                <w:rPrChange w:id="5795" w:author="Adelino Naquarta Sepalanga Domingos" w:date="2025-03-05T09:17:00Z" w16du:dateUtc="2025-03-05T08:17:00Z">
                  <w:rPr>
                    <w:rFonts w:ascii="Times New Roman" w:eastAsia="Times New Roman" w:hAnsi="Times New Roman"/>
                    <w:spacing w:val="-1"/>
                  </w:rPr>
                </w:rPrChange>
              </w:rPr>
              <w:t>LocationID</w:t>
            </w:r>
            <w:proofErr w:type="spellEnd"/>
            <w:r w:rsidRPr="004866BB">
              <w:rPr>
                <w:rFonts w:ascii="Arial" w:eastAsia="Times New Roman" w:hAnsi="Arial" w:cs="Arial"/>
                <w:spacing w:val="-1"/>
                <w:sz w:val="20"/>
                <w:szCs w:val="20"/>
                <w:rPrChange w:id="5796"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CC3AAE" w14:textId="77777777" w:rsidR="003F3EDE" w:rsidRPr="004866BB" w:rsidRDefault="003F3EDE" w:rsidP="0025185C">
            <w:pPr>
              <w:rPr>
                <w:rFonts w:ascii="Arial" w:eastAsia="Times New Roman" w:hAnsi="Arial" w:cs="Arial"/>
                <w:spacing w:val="-1"/>
                <w:sz w:val="20"/>
                <w:szCs w:val="20"/>
                <w:rPrChange w:id="5797"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F41AED" w14:textId="77777777" w:rsidR="003F3EDE" w:rsidRPr="004866BB" w:rsidRDefault="003F3EDE" w:rsidP="0025185C">
            <w:pPr>
              <w:jc w:val="center"/>
              <w:rPr>
                <w:rFonts w:ascii="Arial" w:eastAsia="Times New Roman" w:hAnsi="Arial" w:cs="Arial"/>
                <w:spacing w:val="-1"/>
                <w:sz w:val="20"/>
                <w:szCs w:val="20"/>
                <w:rPrChange w:id="5798" w:author="Adelino Naquarta Sepalanga Domingos" w:date="2025-03-05T09:17:00Z" w16du:dateUtc="2025-03-05T08:17:00Z">
                  <w:rPr>
                    <w:rFonts w:ascii="Times New Roman" w:eastAsia="Times New Roman" w:hAnsi="Times New Roman"/>
                    <w:spacing w:val="-1"/>
                  </w:rPr>
                </w:rPrChange>
              </w:rPr>
            </w:pPr>
          </w:p>
          <w:p w14:paraId="15B9B75D" w14:textId="77777777" w:rsidR="003F3EDE" w:rsidRPr="004866BB" w:rsidRDefault="003F3EDE" w:rsidP="0025185C">
            <w:pPr>
              <w:jc w:val="center"/>
              <w:rPr>
                <w:rFonts w:ascii="Arial" w:eastAsia="Times New Roman" w:hAnsi="Arial" w:cs="Arial"/>
                <w:spacing w:val="-1"/>
                <w:sz w:val="20"/>
                <w:szCs w:val="20"/>
                <w:rPrChange w:id="579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00" w:author="Adelino Naquarta Sepalanga Domingos" w:date="2025-03-05T09:17:00Z" w16du:dateUtc="2025-03-05T08:17:00Z">
                  <w:rPr>
                    <w:rFonts w:ascii="Times New Roman" w:eastAsia="Times New Roman" w:hAnsi="Times New Roman"/>
                    <w:spacing w:val="-1"/>
                  </w:rPr>
                </w:rPrChange>
              </w:rPr>
              <w:t>Texto 30</w:t>
            </w:r>
          </w:p>
        </w:tc>
      </w:tr>
      <w:tr w:rsidR="003F3EDE" w:rsidRPr="004866BB" w14:paraId="3543BD64" w14:textId="77777777" w:rsidTr="0025185C">
        <w:trPr>
          <w:trHeight w:val="53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15542D" w14:textId="77777777" w:rsidR="003F3EDE" w:rsidRPr="004866BB" w:rsidRDefault="003F3EDE" w:rsidP="0025185C">
            <w:pPr>
              <w:jc w:val="center"/>
              <w:rPr>
                <w:rFonts w:ascii="Arial" w:eastAsia="Times New Roman" w:hAnsi="Arial" w:cs="Arial"/>
                <w:spacing w:val="-1"/>
                <w:sz w:val="20"/>
                <w:szCs w:val="20"/>
                <w:rPrChange w:id="580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02" w:author="Adelino Naquarta Sepalanga Domingos" w:date="2025-03-05T09:17:00Z" w16du:dateUtc="2025-03-05T08:17:00Z">
                  <w:rPr>
                    <w:rFonts w:ascii="Times New Roman" w:eastAsia="Times New Roman" w:hAnsi="Times New Roman"/>
                    <w:spacing w:val="-1"/>
                  </w:rPr>
                </w:rPrChange>
              </w:rPr>
              <w:t>4.1.4.15.5.</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64B08C7" w14:textId="77777777" w:rsidR="003F3EDE" w:rsidRPr="004866BB" w:rsidRDefault="003F3EDE" w:rsidP="0025185C">
            <w:pPr>
              <w:jc w:val="center"/>
              <w:rPr>
                <w:rFonts w:ascii="Arial" w:eastAsia="Times New Roman" w:hAnsi="Arial" w:cs="Arial"/>
                <w:spacing w:val="-1"/>
                <w:sz w:val="20"/>
                <w:szCs w:val="20"/>
                <w:rPrChange w:id="5803"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9CB09C" w14:textId="77777777" w:rsidR="003F3EDE" w:rsidRPr="004866BB" w:rsidRDefault="003F3EDE" w:rsidP="0025185C">
            <w:pPr>
              <w:rPr>
                <w:rFonts w:ascii="Arial" w:eastAsia="Times New Roman" w:hAnsi="Arial" w:cs="Arial"/>
                <w:spacing w:val="-1"/>
                <w:sz w:val="20"/>
                <w:szCs w:val="20"/>
                <w:rPrChange w:id="580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05" w:author="Adelino Naquarta Sepalanga Domingos" w:date="2025-03-05T09:17:00Z" w16du:dateUtc="2025-03-05T08:17:00Z">
                  <w:rPr>
                    <w:rFonts w:ascii="Times New Roman" w:eastAsia="Times New Roman" w:hAnsi="Times New Roman"/>
                    <w:spacing w:val="-1"/>
                  </w:rPr>
                </w:rPrChange>
              </w:rPr>
              <w:t>Endereço (</w:t>
            </w:r>
            <w:proofErr w:type="spellStart"/>
            <w:r w:rsidRPr="004866BB">
              <w:rPr>
                <w:rFonts w:ascii="Arial" w:eastAsia="Times New Roman" w:hAnsi="Arial" w:cs="Arial"/>
                <w:spacing w:val="-1"/>
                <w:sz w:val="20"/>
                <w:szCs w:val="20"/>
                <w:rPrChange w:id="5806" w:author="Adelino Naquarta Sepalanga Domingos" w:date="2025-03-05T09:17:00Z" w16du:dateUtc="2025-03-05T08:17:00Z">
                  <w:rPr>
                    <w:rFonts w:ascii="Times New Roman" w:eastAsia="Times New Roman" w:hAnsi="Times New Roman"/>
                    <w:spacing w:val="-1"/>
                  </w:rPr>
                </w:rPrChange>
              </w:rPr>
              <w:t>Address</w:t>
            </w:r>
            <w:proofErr w:type="spellEnd"/>
            <w:r w:rsidRPr="004866BB">
              <w:rPr>
                <w:rFonts w:ascii="Arial" w:eastAsia="Times New Roman" w:hAnsi="Arial" w:cs="Arial"/>
                <w:spacing w:val="-1"/>
                <w:sz w:val="20"/>
                <w:szCs w:val="20"/>
                <w:rPrChange w:id="5807"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2FFCE0" w14:textId="77777777" w:rsidR="003F3EDE" w:rsidRPr="004866BB" w:rsidRDefault="003F3EDE" w:rsidP="0025185C">
            <w:pPr>
              <w:rPr>
                <w:rFonts w:ascii="Arial" w:eastAsia="Times New Roman" w:hAnsi="Arial" w:cs="Arial"/>
                <w:spacing w:val="-1"/>
                <w:sz w:val="20"/>
                <w:szCs w:val="20"/>
                <w:rPrChange w:id="5808"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052405" w14:textId="77777777" w:rsidR="003F3EDE" w:rsidRPr="004866BB" w:rsidRDefault="003F3EDE" w:rsidP="0025185C">
            <w:pPr>
              <w:jc w:val="center"/>
              <w:rPr>
                <w:rFonts w:ascii="Arial" w:eastAsia="Times New Roman" w:hAnsi="Arial" w:cs="Arial"/>
                <w:spacing w:val="-1"/>
                <w:sz w:val="20"/>
                <w:szCs w:val="20"/>
                <w:rPrChange w:id="580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10"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188F6449" w14:textId="77777777" w:rsidTr="0025185C">
        <w:trPr>
          <w:trHeight w:val="38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C57C8C" w14:textId="77777777" w:rsidR="003F3EDE" w:rsidRPr="004866BB" w:rsidRDefault="003F3EDE" w:rsidP="0025185C">
            <w:pPr>
              <w:jc w:val="center"/>
              <w:rPr>
                <w:rFonts w:ascii="Arial" w:eastAsia="Times New Roman" w:hAnsi="Arial" w:cs="Arial"/>
                <w:spacing w:val="-1"/>
                <w:sz w:val="20"/>
                <w:szCs w:val="20"/>
                <w:rPrChange w:id="581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12" w:author="Adelino Naquarta Sepalanga Domingos" w:date="2025-03-05T09:17:00Z" w16du:dateUtc="2025-03-05T08:17:00Z">
                  <w:rPr>
                    <w:rFonts w:ascii="Times New Roman" w:eastAsia="Times New Roman" w:hAnsi="Times New Roman"/>
                    <w:spacing w:val="-1"/>
                  </w:rPr>
                </w:rPrChange>
              </w:rPr>
              <w:t>4.1.4.15.5.1.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D47CAD1" w14:textId="77777777" w:rsidR="003F3EDE" w:rsidRPr="004866BB" w:rsidRDefault="003F3EDE" w:rsidP="0025185C">
            <w:pPr>
              <w:jc w:val="center"/>
              <w:rPr>
                <w:rFonts w:ascii="Arial" w:eastAsia="Times New Roman" w:hAnsi="Arial" w:cs="Arial"/>
                <w:spacing w:val="-1"/>
                <w:sz w:val="20"/>
                <w:szCs w:val="20"/>
                <w:rPrChange w:id="5813"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3CAA76" w14:textId="77777777" w:rsidR="003F3EDE" w:rsidRPr="004866BB" w:rsidRDefault="003F3EDE" w:rsidP="0025185C">
            <w:pPr>
              <w:rPr>
                <w:rFonts w:ascii="Arial" w:eastAsia="Times New Roman" w:hAnsi="Arial" w:cs="Arial"/>
                <w:spacing w:val="-1"/>
                <w:sz w:val="20"/>
                <w:szCs w:val="20"/>
                <w:rPrChange w:id="581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15" w:author="Adelino Naquarta Sepalanga Domingos" w:date="2025-03-05T09:17:00Z" w16du:dateUtc="2025-03-05T08:17:00Z">
                  <w:rPr>
                    <w:rFonts w:ascii="Times New Roman" w:eastAsia="Times New Roman" w:hAnsi="Times New Roman"/>
                    <w:spacing w:val="-1"/>
                  </w:rPr>
                </w:rPrChange>
              </w:rPr>
              <w:t>Número da porta (</w:t>
            </w:r>
            <w:proofErr w:type="spellStart"/>
            <w:r w:rsidRPr="004866BB">
              <w:rPr>
                <w:rFonts w:ascii="Arial" w:eastAsia="Times New Roman" w:hAnsi="Arial" w:cs="Arial"/>
                <w:spacing w:val="-1"/>
                <w:sz w:val="20"/>
                <w:szCs w:val="20"/>
                <w:rPrChange w:id="5816" w:author="Adelino Naquarta Sepalanga Domingos" w:date="2025-03-05T09:17:00Z" w16du:dateUtc="2025-03-05T08:17:00Z">
                  <w:rPr>
                    <w:rFonts w:ascii="Times New Roman" w:eastAsia="Times New Roman" w:hAnsi="Times New Roman"/>
                    <w:spacing w:val="-1"/>
                  </w:rPr>
                </w:rPrChange>
              </w:rPr>
              <w:t>BuildingNumber</w:t>
            </w:r>
            <w:proofErr w:type="spellEnd"/>
            <w:r w:rsidRPr="004866BB">
              <w:rPr>
                <w:rFonts w:ascii="Arial" w:eastAsia="Times New Roman" w:hAnsi="Arial" w:cs="Arial"/>
                <w:spacing w:val="-1"/>
                <w:sz w:val="20"/>
                <w:szCs w:val="20"/>
                <w:rPrChange w:id="5817"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646F6D" w14:textId="77777777" w:rsidR="003F3EDE" w:rsidRPr="004866BB" w:rsidRDefault="003F3EDE" w:rsidP="0025185C">
            <w:pPr>
              <w:rPr>
                <w:rFonts w:ascii="Arial" w:eastAsia="Times New Roman" w:hAnsi="Arial" w:cs="Arial"/>
                <w:spacing w:val="-1"/>
                <w:sz w:val="20"/>
                <w:szCs w:val="20"/>
                <w:rPrChange w:id="5818"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135421" w14:textId="77777777" w:rsidR="003F3EDE" w:rsidRPr="004866BB" w:rsidRDefault="003F3EDE" w:rsidP="0025185C">
            <w:pPr>
              <w:jc w:val="center"/>
              <w:rPr>
                <w:rFonts w:ascii="Arial" w:eastAsia="Times New Roman" w:hAnsi="Arial" w:cs="Arial"/>
                <w:spacing w:val="-1"/>
                <w:sz w:val="20"/>
                <w:szCs w:val="20"/>
                <w:rPrChange w:id="581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20" w:author="Adelino Naquarta Sepalanga Domingos" w:date="2025-03-05T09:17:00Z" w16du:dateUtc="2025-03-05T08:17:00Z">
                  <w:rPr>
                    <w:rFonts w:ascii="Times New Roman" w:eastAsia="Times New Roman" w:hAnsi="Times New Roman"/>
                    <w:spacing w:val="-1"/>
                  </w:rPr>
                </w:rPrChange>
              </w:rPr>
              <w:t>Texto 10</w:t>
            </w:r>
          </w:p>
        </w:tc>
      </w:tr>
      <w:tr w:rsidR="003F3EDE" w:rsidRPr="004866BB" w14:paraId="2CF2FE1E" w14:textId="77777777" w:rsidTr="0025185C">
        <w:trPr>
          <w:trHeight w:val="54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070661" w14:textId="77777777" w:rsidR="003F3EDE" w:rsidRPr="004866BB" w:rsidRDefault="003F3EDE" w:rsidP="0025185C">
            <w:pPr>
              <w:jc w:val="center"/>
              <w:rPr>
                <w:rFonts w:ascii="Arial" w:eastAsia="Times New Roman" w:hAnsi="Arial" w:cs="Arial"/>
                <w:spacing w:val="-1"/>
                <w:sz w:val="20"/>
                <w:szCs w:val="20"/>
                <w:rPrChange w:id="58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22" w:author="Adelino Naquarta Sepalanga Domingos" w:date="2025-03-05T09:17:00Z" w16du:dateUtc="2025-03-05T08:17:00Z">
                  <w:rPr>
                    <w:rFonts w:ascii="Times New Roman" w:eastAsia="Times New Roman" w:hAnsi="Times New Roman"/>
                    <w:spacing w:val="-1"/>
                  </w:rPr>
                </w:rPrChange>
              </w:rPr>
              <w:t>4.1.4.15.5.2.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8CAA7B" w14:textId="77777777" w:rsidR="003F3EDE" w:rsidRPr="004866BB" w:rsidRDefault="003F3EDE" w:rsidP="0025185C">
            <w:pPr>
              <w:jc w:val="center"/>
              <w:rPr>
                <w:rFonts w:ascii="Arial" w:eastAsia="Times New Roman" w:hAnsi="Arial" w:cs="Arial"/>
                <w:spacing w:val="-1"/>
                <w:sz w:val="20"/>
                <w:szCs w:val="20"/>
                <w:rPrChange w:id="5823"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774F21A" w14:textId="77777777" w:rsidR="003F3EDE" w:rsidRPr="004866BB" w:rsidRDefault="003F3EDE" w:rsidP="0025185C">
            <w:pPr>
              <w:rPr>
                <w:rFonts w:ascii="Arial" w:eastAsia="Times New Roman" w:hAnsi="Arial" w:cs="Arial"/>
                <w:spacing w:val="-1"/>
                <w:sz w:val="20"/>
                <w:szCs w:val="20"/>
                <w:rPrChange w:id="582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25" w:author="Adelino Naquarta Sepalanga Domingos" w:date="2025-03-05T09:17:00Z" w16du:dateUtc="2025-03-05T08:17:00Z">
                  <w:rPr>
                    <w:rFonts w:ascii="Times New Roman" w:eastAsia="Times New Roman" w:hAnsi="Times New Roman"/>
                    <w:spacing w:val="-1"/>
                  </w:rPr>
                </w:rPrChange>
              </w:rPr>
              <w:t>Nome da rua (</w:t>
            </w:r>
            <w:proofErr w:type="spellStart"/>
            <w:r w:rsidRPr="004866BB">
              <w:rPr>
                <w:rFonts w:ascii="Arial" w:eastAsia="Times New Roman" w:hAnsi="Arial" w:cs="Arial"/>
                <w:spacing w:val="-1"/>
                <w:sz w:val="20"/>
                <w:szCs w:val="20"/>
                <w:rPrChange w:id="5826" w:author="Adelino Naquarta Sepalanga Domingos" w:date="2025-03-05T09:17:00Z" w16du:dateUtc="2025-03-05T08:17:00Z">
                  <w:rPr>
                    <w:rFonts w:ascii="Times New Roman" w:eastAsia="Times New Roman" w:hAnsi="Times New Roman"/>
                    <w:spacing w:val="-1"/>
                  </w:rPr>
                </w:rPrChange>
              </w:rPr>
              <w:t>StreetName</w:t>
            </w:r>
            <w:proofErr w:type="spellEnd"/>
            <w:r w:rsidRPr="004866BB">
              <w:rPr>
                <w:rFonts w:ascii="Arial" w:eastAsia="Times New Roman" w:hAnsi="Arial" w:cs="Arial"/>
                <w:spacing w:val="-1"/>
                <w:sz w:val="20"/>
                <w:szCs w:val="20"/>
                <w:rPrChange w:id="5827"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787283" w14:textId="77777777" w:rsidR="003F3EDE" w:rsidRPr="004866BB" w:rsidRDefault="003F3EDE" w:rsidP="0025185C">
            <w:pPr>
              <w:rPr>
                <w:rFonts w:ascii="Arial" w:eastAsia="Times New Roman" w:hAnsi="Arial" w:cs="Arial"/>
                <w:spacing w:val="-1"/>
                <w:sz w:val="20"/>
                <w:szCs w:val="20"/>
                <w:rPrChange w:id="5828"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3CDE5BB" w14:textId="77777777" w:rsidR="003F3EDE" w:rsidRPr="004866BB" w:rsidRDefault="003F3EDE" w:rsidP="0025185C">
            <w:pPr>
              <w:jc w:val="center"/>
              <w:rPr>
                <w:rFonts w:ascii="Arial" w:eastAsia="Times New Roman" w:hAnsi="Arial" w:cs="Arial"/>
                <w:spacing w:val="-1"/>
                <w:sz w:val="20"/>
                <w:szCs w:val="20"/>
                <w:rPrChange w:id="582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30" w:author="Adelino Naquarta Sepalanga Domingos" w:date="2025-03-05T09:17:00Z" w16du:dateUtc="2025-03-05T08:17:00Z">
                  <w:rPr>
                    <w:rFonts w:ascii="Times New Roman" w:eastAsia="Times New Roman" w:hAnsi="Times New Roman"/>
                    <w:spacing w:val="-1"/>
                  </w:rPr>
                </w:rPrChange>
              </w:rPr>
              <w:t>Texto 200</w:t>
            </w:r>
          </w:p>
        </w:tc>
      </w:tr>
      <w:tr w:rsidR="003F3EDE" w:rsidRPr="004866BB" w14:paraId="74183A4D" w14:textId="77777777" w:rsidTr="0025185C">
        <w:trPr>
          <w:trHeight w:val="62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10B8DCF" w14:textId="77777777" w:rsidR="003F3EDE" w:rsidRPr="004866BB" w:rsidRDefault="003F3EDE" w:rsidP="0025185C">
            <w:pPr>
              <w:jc w:val="center"/>
              <w:rPr>
                <w:rFonts w:ascii="Arial" w:eastAsia="Times New Roman" w:hAnsi="Arial" w:cs="Arial"/>
                <w:spacing w:val="-1"/>
                <w:sz w:val="20"/>
                <w:szCs w:val="20"/>
                <w:rPrChange w:id="58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32" w:author="Adelino Naquarta Sepalanga Domingos" w:date="2025-03-05T09:17:00Z" w16du:dateUtc="2025-03-05T08:17:00Z">
                  <w:rPr>
                    <w:rFonts w:ascii="Times New Roman" w:eastAsia="Times New Roman" w:hAnsi="Times New Roman"/>
                    <w:spacing w:val="-1"/>
                  </w:rPr>
                </w:rPrChange>
              </w:rPr>
              <w:t>4.1.4.15.5.3.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4BE790" w14:textId="77777777" w:rsidR="003F3EDE" w:rsidRPr="004866BB" w:rsidRDefault="003F3EDE" w:rsidP="0025185C">
            <w:pPr>
              <w:jc w:val="center"/>
              <w:rPr>
                <w:rFonts w:ascii="Arial" w:eastAsia="Times New Roman" w:hAnsi="Arial" w:cs="Arial"/>
                <w:spacing w:val="-1"/>
                <w:sz w:val="20"/>
                <w:szCs w:val="20"/>
                <w:rPrChange w:id="583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3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1FF3CFC" w14:textId="77777777" w:rsidR="003F3EDE" w:rsidRPr="004866BB" w:rsidRDefault="003F3EDE" w:rsidP="0025185C">
            <w:pPr>
              <w:rPr>
                <w:rFonts w:ascii="Arial" w:eastAsia="Times New Roman" w:hAnsi="Arial" w:cs="Arial"/>
                <w:spacing w:val="-1"/>
                <w:sz w:val="20"/>
                <w:szCs w:val="20"/>
                <w:rPrChange w:id="583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36" w:author="Adelino Naquarta Sepalanga Domingos" w:date="2025-03-05T09:17:00Z" w16du:dateUtc="2025-03-05T08:17:00Z">
                  <w:rPr>
                    <w:rFonts w:ascii="Times New Roman" w:eastAsia="Times New Roman" w:hAnsi="Times New Roman"/>
                    <w:spacing w:val="-1"/>
                  </w:rPr>
                </w:rPrChange>
              </w:rPr>
              <w:t>Endereço detalhado (</w:t>
            </w:r>
            <w:proofErr w:type="spellStart"/>
            <w:r w:rsidRPr="004866BB">
              <w:rPr>
                <w:rFonts w:ascii="Arial" w:eastAsia="Times New Roman" w:hAnsi="Arial" w:cs="Arial"/>
                <w:spacing w:val="-1"/>
                <w:sz w:val="20"/>
                <w:szCs w:val="20"/>
                <w:rPrChange w:id="5837" w:author="Adelino Naquarta Sepalanga Domingos" w:date="2025-03-05T09:17:00Z" w16du:dateUtc="2025-03-05T08:17:00Z">
                  <w:rPr>
                    <w:rFonts w:ascii="Times New Roman" w:eastAsia="Times New Roman" w:hAnsi="Times New Roman"/>
                    <w:spacing w:val="-1"/>
                  </w:rPr>
                </w:rPrChange>
              </w:rPr>
              <w:t>AddressDetail</w:t>
            </w:r>
            <w:proofErr w:type="spellEnd"/>
            <w:r w:rsidRPr="004866BB">
              <w:rPr>
                <w:rFonts w:ascii="Arial" w:eastAsia="Times New Roman" w:hAnsi="Arial" w:cs="Arial"/>
                <w:spacing w:val="-1"/>
                <w:sz w:val="20"/>
                <w:szCs w:val="20"/>
                <w:rPrChange w:id="5838"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D33AF8" w14:textId="77777777" w:rsidR="003F3EDE" w:rsidRPr="004866BB" w:rsidRDefault="003F3EDE" w:rsidP="0025185C">
            <w:pPr>
              <w:rPr>
                <w:rFonts w:ascii="Arial" w:eastAsia="Times New Roman" w:hAnsi="Arial" w:cs="Arial"/>
                <w:spacing w:val="-1"/>
                <w:sz w:val="20"/>
                <w:szCs w:val="20"/>
                <w:rPrChange w:id="58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40" w:author="Adelino Naquarta Sepalanga Domingos" w:date="2025-03-05T09:17:00Z" w16du:dateUtc="2025-03-05T08:17:00Z">
                  <w:rPr>
                    <w:rFonts w:ascii="Times New Roman" w:eastAsia="Times New Roman" w:hAnsi="Times New Roman"/>
                    <w:spacing w:val="-1"/>
                  </w:rPr>
                </w:rPrChange>
              </w:rPr>
              <w:t>Deve incluir o nome da rua, número da porta e andar, se aplicável.</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8A0CC2" w14:textId="77777777" w:rsidR="003F3EDE" w:rsidRPr="004866BB" w:rsidRDefault="003F3EDE" w:rsidP="0025185C">
            <w:pPr>
              <w:jc w:val="center"/>
              <w:rPr>
                <w:rFonts w:ascii="Arial" w:eastAsia="Times New Roman" w:hAnsi="Arial" w:cs="Arial"/>
                <w:spacing w:val="-1"/>
                <w:sz w:val="20"/>
                <w:szCs w:val="20"/>
                <w:rPrChange w:id="584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42" w:author="Adelino Naquarta Sepalanga Domingos" w:date="2025-03-05T09:17:00Z" w16du:dateUtc="2025-03-05T08:17:00Z">
                  <w:rPr>
                    <w:rFonts w:ascii="Times New Roman" w:eastAsia="Times New Roman" w:hAnsi="Times New Roman"/>
                    <w:spacing w:val="-1"/>
                  </w:rPr>
                </w:rPrChange>
              </w:rPr>
              <w:t>Texto 210</w:t>
            </w:r>
          </w:p>
        </w:tc>
      </w:tr>
      <w:tr w:rsidR="003F3EDE" w:rsidRPr="004866BB" w14:paraId="798162A3" w14:textId="77777777" w:rsidTr="0025185C">
        <w:trPr>
          <w:trHeight w:val="322"/>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819548" w14:textId="77777777" w:rsidR="003F3EDE" w:rsidRPr="004866BB" w:rsidRDefault="003F3EDE" w:rsidP="0025185C">
            <w:pPr>
              <w:jc w:val="center"/>
              <w:rPr>
                <w:rFonts w:ascii="Arial" w:eastAsia="Times New Roman" w:hAnsi="Arial" w:cs="Arial"/>
                <w:spacing w:val="-1"/>
                <w:sz w:val="20"/>
                <w:szCs w:val="20"/>
                <w:rPrChange w:id="584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44" w:author="Adelino Naquarta Sepalanga Domingos" w:date="2025-03-05T09:17:00Z" w16du:dateUtc="2025-03-05T08:17:00Z">
                  <w:rPr>
                    <w:rFonts w:ascii="Times New Roman" w:eastAsia="Times New Roman" w:hAnsi="Times New Roman"/>
                    <w:spacing w:val="-1"/>
                  </w:rPr>
                </w:rPrChange>
              </w:rPr>
              <w:t>4.1.4.15.5.4.</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48C7FE" w14:textId="77777777" w:rsidR="003F3EDE" w:rsidRPr="004866BB" w:rsidRDefault="003F3EDE" w:rsidP="0025185C">
            <w:pPr>
              <w:jc w:val="center"/>
              <w:rPr>
                <w:rFonts w:ascii="Arial" w:eastAsia="Times New Roman" w:hAnsi="Arial" w:cs="Arial"/>
                <w:spacing w:val="-1"/>
                <w:sz w:val="20"/>
                <w:szCs w:val="20"/>
                <w:rPrChange w:id="58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4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2D3724" w14:textId="77777777" w:rsidR="003F3EDE" w:rsidRPr="004866BB" w:rsidRDefault="003F3EDE" w:rsidP="0025185C">
            <w:pPr>
              <w:rPr>
                <w:rFonts w:ascii="Arial" w:eastAsia="Times New Roman" w:hAnsi="Arial" w:cs="Arial"/>
                <w:spacing w:val="-1"/>
                <w:sz w:val="20"/>
                <w:szCs w:val="20"/>
                <w:rPrChange w:id="584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48" w:author="Adelino Naquarta Sepalanga Domingos" w:date="2025-03-05T09:17:00Z" w16du:dateUtc="2025-03-05T08:17:00Z">
                  <w:rPr>
                    <w:rFonts w:ascii="Times New Roman" w:eastAsia="Times New Roman" w:hAnsi="Times New Roman"/>
                    <w:spacing w:val="-1"/>
                  </w:rPr>
                </w:rPrChange>
              </w:rPr>
              <w:t>Cidade (</w:t>
            </w:r>
            <w:proofErr w:type="spellStart"/>
            <w:r w:rsidRPr="004866BB">
              <w:rPr>
                <w:rFonts w:ascii="Arial" w:eastAsia="Times New Roman" w:hAnsi="Arial" w:cs="Arial"/>
                <w:spacing w:val="-1"/>
                <w:sz w:val="20"/>
                <w:szCs w:val="20"/>
                <w:rPrChange w:id="5849" w:author="Adelino Naquarta Sepalanga Domingos" w:date="2025-03-05T09:17:00Z" w16du:dateUtc="2025-03-05T08:17:00Z">
                  <w:rPr>
                    <w:rFonts w:ascii="Times New Roman" w:eastAsia="Times New Roman" w:hAnsi="Times New Roman"/>
                    <w:spacing w:val="-1"/>
                  </w:rPr>
                </w:rPrChange>
              </w:rPr>
              <w:t>City</w:t>
            </w:r>
            <w:proofErr w:type="spellEnd"/>
            <w:r w:rsidRPr="004866BB">
              <w:rPr>
                <w:rFonts w:ascii="Arial" w:eastAsia="Times New Roman" w:hAnsi="Arial" w:cs="Arial"/>
                <w:spacing w:val="-1"/>
                <w:sz w:val="20"/>
                <w:szCs w:val="20"/>
                <w:rPrChange w:id="585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EA907B8" w14:textId="77777777" w:rsidR="003F3EDE" w:rsidRPr="004866BB" w:rsidRDefault="003F3EDE" w:rsidP="0025185C">
            <w:pPr>
              <w:rPr>
                <w:rFonts w:ascii="Arial" w:eastAsia="Times New Roman" w:hAnsi="Arial" w:cs="Arial"/>
                <w:spacing w:val="-1"/>
                <w:sz w:val="20"/>
                <w:szCs w:val="20"/>
                <w:rPrChange w:id="5851"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599D4B2" w14:textId="77777777" w:rsidR="003F3EDE" w:rsidRPr="004866BB" w:rsidRDefault="003F3EDE" w:rsidP="0025185C">
            <w:pPr>
              <w:jc w:val="center"/>
              <w:rPr>
                <w:rFonts w:ascii="Arial" w:eastAsia="Times New Roman" w:hAnsi="Arial" w:cs="Arial"/>
                <w:spacing w:val="-1"/>
                <w:sz w:val="20"/>
                <w:szCs w:val="20"/>
                <w:rPrChange w:id="585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53" w:author="Adelino Naquarta Sepalanga Domingos" w:date="2025-03-05T09:17:00Z" w16du:dateUtc="2025-03-05T08:17:00Z">
                  <w:rPr>
                    <w:rFonts w:ascii="Times New Roman" w:eastAsia="Times New Roman" w:hAnsi="Times New Roman"/>
                    <w:spacing w:val="-1"/>
                  </w:rPr>
                </w:rPrChange>
              </w:rPr>
              <w:t>Texto 50</w:t>
            </w:r>
          </w:p>
        </w:tc>
      </w:tr>
      <w:tr w:rsidR="003F3EDE" w:rsidRPr="004866BB" w14:paraId="54760B9D" w14:textId="77777777" w:rsidTr="0025185C">
        <w:trPr>
          <w:trHeight w:val="40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B20D55" w14:textId="77777777" w:rsidR="003F3EDE" w:rsidRPr="004866BB" w:rsidRDefault="003F3EDE" w:rsidP="0025185C">
            <w:pPr>
              <w:jc w:val="center"/>
              <w:rPr>
                <w:rFonts w:ascii="Arial" w:eastAsia="Times New Roman" w:hAnsi="Arial" w:cs="Arial"/>
                <w:spacing w:val="-1"/>
                <w:sz w:val="20"/>
                <w:szCs w:val="20"/>
                <w:rPrChange w:id="585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55" w:author="Adelino Naquarta Sepalanga Domingos" w:date="2025-03-05T09:17:00Z" w16du:dateUtc="2025-03-05T08:17:00Z">
                  <w:rPr>
                    <w:rFonts w:ascii="Times New Roman" w:eastAsia="Times New Roman" w:hAnsi="Times New Roman"/>
                    <w:spacing w:val="-1"/>
                  </w:rPr>
                </w:rPrChange>
              </w:rPr>
              <w:t>4.1.4.15.5.5.</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B67B7B" w14:textId="77777777" w:rsidR="003F3EDE" w:rsidRPr="004866BB" w:rsidRDefault="003F3EDE" w:rsidP="0025185C">
            <w:pPr>
              <w:jc w:val="center"/>
              <w:rPr>
                <w:rFonts w:ascii="Arial" w:eastAsia="Times New Roman" w:hAnsi="Arial" w:cs="Arial"/>
                <w:spacing w:val="-1"/>
                <w:sz w:val="20"/>
                <w:szCs w:val="20"/>
                <w:rPrChange w:id="5856"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ABCC10" w14:textId="77777777" w:rsidR="003F3EDE" w:rsidRPr="004866BB" w:rsidRDefault="003F3EDE" w:rsidP="0025185C">
            <w:pPr>
              <w:rPr>
                <w:rFonts w:ascii="Arial" w:eastAsia="Times New Roman" w:hAnsi="Arial" w:cs="Arial"/>
                <w:spacing w:val="-1"/>
                <w:sz w:val="20"/>
                <w:szCs w:val="20"/>
                <w:rPrChange w:id="585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58" w:author="Adelino Naquarta Sepalanga Domingos" w:date="2025-03-05T09:17:00Z" w16du:dateUtc="2025-03-05T08:17:00Z">
                  <w:rPr>
                    <w:rFonts w:ascii="Times New Roman" w:eastAsia="Times New Roman" w:hAnsi="Times New Roman"/>
                    <w:spacing w:val="-1"/>
                  </w:rPr>
                </w:rPrChange>
              </w:rPr>
              <w:t>Código postal (</w:t>
            </w:r>
            <w:proofErr w:type="spellStart"/>
            <w:r w:rsidRPr="004866BB">
              <w:rPr>
                <w:rFonts w:ascii="Arial" w:eastAsia="Times New Roman" w:hAnsi="Arial" w:cs="Arial"/>
                <w:spacing w:val="-1"/>
                <w:sz w:val="20"/>
                <w:szCs w:val="20"/>
                <w:rPrChange w:id="5859" w:author="Adelino Naquarta Sepalanga Domingos" w:date="2025-03-05T09:17:00Z" w16du:dateUtc="2025-03-05T08:17:00Z">
                  <w:rPr>
                    <w:rFonts w:ascii="Times New Roman" w:eastAsia="Times New Roman" w:hAnsi="Times New Roman"/>
                    <w:spacing w:val="-1"/>
                  </w:rPr>
                </w:rPrChange>
              </w:rPr>
              <w:t>PostalCode</w:t>
            </w:r>
            <w:proofErr w:type="spellEnd"/>
            <w:r w:rsidRPr="004866BB">
              <w:rPr>
                <w:rFonts w:ascii="Arial" w:eastAsia="Times New Roman" w:hAnsi="Arial" w:cs="Arial"/>
                <w:spacing w:val="-1"/>
                <w:sz w:val="20"/>
                <w:szCs w:val="20"/>
                <w:rPrChange w:id="586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C06C5D" w14:textId="77777777" w:rsidR="003F3EDE" w:rsidRPr="004866BB" w:rsidRDefault="003F3EDE" w:rsidP="0025185C">
            <w:pPr>
              <w:rPr>
                <w:rFonts w:ascii="Arial" w:eastAsia="Times New Roman" w:hAnsi="Arial" w:cs="Arial"/>
                <w:spacing w:val="-1"/>
                <w:sz w:val="20"/>
                <w:szCs w:val="20"/>
                <w:rPrChange w:id="5861"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09EA80" w14:textId="77777777" w:rsidR="003F3EDE" w:rsidRPr="004866BB" w:rsidRDefault="003F3EDE" w:rsidP="0025185C">
            <w:pPr>
              <w:jc w:val="center"/>
              <w:rPr>
                <w:rFonts w:ascii="Arial" w:eastAsia="Times New Roman" w:hAnsi="Arial" w:cs="Arial"/>
                <w:spacing w:val="-1"/>
                <w:sz w:val="20"/>
                <w:szCs w:val="20"/>
                <w:rPrChange w:id="586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63" w:author="Adelino Naquarta Sepalanga Domingos" w:date="2025-03-05T09:17:00Z" w16du:dateUtc="2025-03-05T08:17:00Z">
                  <w:rPr>
                    <w:rFonts w:ascii="Times New Roman" w:eastAsia="Times New Roman" w:hAnsi="Times New Roman"/>
                    <w:spacing w:val="-1"/>
                  </w:rPr>
                </w:rPrChange>
              </w:rPr>
              <w:t>Texto 20</w:t>
            </w:r>
          </w:p>
        </w:tc>
      </w:tr>
      <w:tr w:rsidR="003F3EDE" w:rsidRPr="004866BB" w14:paraId="33547D5E" w14:textId="77777777" w:rsidTr="0025185C">
        <w:trPr>
          <w:trHeight w:val="29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A85B14" w14:textId="77777777" w:rsidR="003F3EDE" w:rsidRPr="004866BB" w:rsidRDefault="003F3EDE" w:rsidP="0025185C">
            <w:pPr>
              <w:jc w:val="center"/>
              <w:rPr>
                <w:rFonts w:ascii="Arial" w:eastAsia="Times New Roman" w:hAnsi="Arial" w:cs="Arial"/>
                <w:spacing w:val="-1"/>
                <w:sz w:val="20"/>
                <w:szCs w:val="20"/>
                <w:rPrChange w:id="586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65" w:author="Adelino Naquarta Sepalanga Domingos" w:date="2025-03-05T09:17:00Z" w16du:dateUtc="2025-03-05T08:17:00Z">
                  <w:rPr>
                    <w:rFonts w:ascii="Times New Roman" w:eastAsia="Times New Roman" w:hAnsi="Times New Roman"/>
                    <w:spacing w:val="-1"/>
                  </w:rPr>
                </w:rPrChange>
              </w:rPr>
              <w:t>4.1.4.15.5.6.</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BAEE54" w14:textId="77777777" w:rsidR="003F3EDE" w:rsidRPr="004866BB" w:rsidRDefault="003F3EDE" w:rsidP="0025185C">
            <w:pPr>
              <w:jc w:val="center"/>
              <w:rPr>
                <w:rFonts w:ascii="Arial" w:eastAsia="Times New Roman" w:hAnsi="Arial" w:cs="Arial"/>
                <w:spacing w:val="-1"/>
                <w:sz w:val="20"/>
                <w:szCs w:val="20"/>
                <w:rPrChange w:id="5866"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55BAC0" w14:textId="77777777" w:rsidR="003F3EDE" w:rsidRPr="004866BB" w:rsidRDefault="003F3EDE" w:rsidP="0025185C">
            <w:pPr>
              <w:rPr>
                <w:rFonts w:ascii="Arial" w:eastAsia="Times New Roman" w:hAnsi="Arial" w:cs="Arial"/>
                <w:spacing w:val="-1"/>
                <w:sz w:val="20"/>
                <w:szCs w:val="20"/>
                <w:rPrChange w:id="586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68" w:author="Adelino Naquarta Sepalanga Domingos" w:date="2025-03-05T09:17:00Z" w16du:dateUtc="2025-03-05T08:17:00Z">
                  <w:rPr>
                    <w:rFonts w:ascii="Times New Roman" w:eastAsia="Times New Roman" w:hAnsi="Times New Roman"/>
                    <w:spacing w:val="-1"/>
                  </w:rPr>
                </w:rPrChange>
              </w:rPr>
              <w:t>Província (</w:t>
            </w:r>
            <w:proofErr w:type="spellStart"/>
            <w:r w:rsidRPr="004866BB">
              <w:rPr>
                <w:rFonts w:ascii="Arial" w:eastAsia="Times New Roman" w:hAnsi="Arial" w:cs="Arial"/>
                <w:spacing w:val="-1"/>
                <w:sz w:val="20"/>
                <w:szCs w:val="20"/>
                <w:rPrChange w:id="5869" w:author="Adelino Naquarta Sepalanga Domingos" w:date="2025-03-05T09:17:00Z" w16du:dateUtc="2025-03-05T08:17:00Z">
                  <w:rPr>
                    <w:rFonts w:ascii="Times New Roman" w:eastAsia="Times New Roman" w:hAnsi="Times New Roman"/>
                    <w:spacing w:val="-1"/>
                  </w:rPr>
                </w:rPrChange>
              </w:rPr>
              <w:t>Province</w:t>
            </w:r>
            <w:proofErr w:type="spellEnd"/>
            <w:r w:rsidRPr="004866BB">
              <w:rPr>
                <w:rFonts w:ascii="Arial" w:eastAsia="Times New Roman" w:hAnsi="Arial" w:cs="Arial"/>
                <w:spacing w:val="-1"/>
                <w:sz w:val="20"/>
                <w:szCs w:val="20"/>
                <w:rPrChange w:id="587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EA0E00" w14:textId="77777777" w:rsidR="003F3EDE" w:rsidRPr="004866BB" w:rsidRDefault="003F3EDE" w:rsidP="0025185C">
            <w:pPr>
              <w:rPr>
                <w:rFonts w:ascii="Arial" w:eastAsia="Times New Roman" w:hAnsi="Arial" w:cs="Arial"/>
                <w:spacing w:val="-1"/>
                <w:sz w:val="20"/>
                <w:szCs w:val="20"/>
                <w:rPrChange w:id="5871"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27DCF5" w14:textId="77777777" w:rsidR="003F3EDE" w:rsidRPr="004866BB" w:rsidRDefault="003F3EDE" w:rsidP="0025185C">
            <w:pPr>
              <w:jc w:val="center"/>
              <w:rPr>
                <w:rFonts w:ascii="Arial" w:eastAsia="Times New Roman" w:hAnsi="Arial" w:cs="Arial"/>
                <w:spacing w:val="-1"/>
                <w:sz w:val="20"/>
                <w:szCs w:val="20"/>
                <w:rPrChange w:id="587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73" w:author="Adelino Naquarta Sepalanga Domingos" w:date="2025-03-05T09:17:00Z" w16du:dateUtc="2025-03-05T08:17:00Z">
                  <w:rPr>
                    <w:rFonts w:ascii="Times New Roman" w:eastAsia="Times New Roman" w:hAnsi="Times New Roman"/>
                    <w:spacing w:val="-1"/>
                  </w:rPr>
                </w:rPrChange>
              </w:rPr>
              <w:t>Texto 50</w:t>
            </w:r>
          </w:p>
        </w:tc>
      </w:tr>
      <w:tr w:rsidR="003F3EDE" w:rsidRPr="004866BB" w14:paraId="2E51BA3D" w14:textId="77777777" w:rsidTr="0025185C">
        <w:trPr>
          <w:trHeight w:val="64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5A5B3C" w14:textId="77777777" w:rsidR="003F3EDE" w:rsidRPr="004866BB" w:rsidRDefault="003F3EDE" w:rsidP="0025185C">
            <w:pPr>
              <w:jc w:val="center"/>
              <w:rPr>
                <w:rFonts w:ascii="Arial" w:eastAsia="Times New Roman" w:hAnsi="Arial" w:cs="Arial"/>
                <w:spacing w:val="-1"/>
                <w:sz w:val="20"/>
                <w:szCs w:val="20"/>
                <w:rPrChange w:id="587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75" w:author="Adelino Naquarta Sepalanga Domingos" w:date="2025-03-05T09:17:00Z" w16du:dateUtc="2025-03-05T08:17:00Z">
                  <w:rPr>
                    <w:rFonts w:ascii="Times New Roman" w:eastAsia="Times New Roman" w:hAnsi="Times New Roman"/>
                    <w:spacing w:val="-1"/>
                  </w:rPr>
                </w:rPrChange>
              </w:rPr>
              <w:t>4.1.4.15.5.7.</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46AEFB3" w14:textId="77777777" w:rsidR="003F3EDE" w:rsidRPr="004866BB" w:rsidRDefault="003F3EDE" w:rsidP="0025185C">
            <w:pPr>
              <w:jc w:val="center"/>
              <w:rPr>
                <w:rFonts w:ascii="Arial" w:eastAsia="Times New Roman" w:hAnsi="Arial" w:cs="Arial"/>
                <w:spacing w:val="-1"/>
                <w:sz w:val="20"/>
                <w:szCs w:val="20"/>
                <w:rPrChange w:id="587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77"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7A9D3C" w14:textId="77777777" w:rsidR="003F3EDE" w:rsidRPr="004866BB" w:rsidRDefault="003F3EDE" w:rsidP="0025185C">
            <w:pPr>
              <w:rPr>
                <w:rFonts w:ascii="Arial" w:eastAsia="Times New Roman" w:hAnsi="Arial" w:cs="Arial"/>
                <w:spacing w:val="-1"/>
                <w:sz w:val="20"/>
                <w:szCs w:val="20"/>
                <w:rPrChange w:id="587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79" w:author="Adelino Naquarta Sepalanga Domingos" w:date="2025-03-05T09:17:00Z" w16du:dateUtc="2025-03-05T08:17:00Z">
                  <w:rPr>
                    <w:rFonts w:ascii="Times New Roman" w:eastAsia="Times New Roman" w:hAnsi="Times New Roman"/>
                    <w:spacing w:val="-1"/>
                  </w:rPr>
                </w:rPrChange>
              </w:rPr>
              <w:t>País (Country)</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EF069F" w14:textId="77777777" w:rsidR="003F3EDE" w:rsidRPr="004866BB" w:rsidRDefault="003F3EDE" w:rsidP="0025185C">
            <w:pPr>
              <w:rPr>
                <w:rFonts w:ascii="Arial" w:eastAsia="Times New Roman" w:hAnsi="Arial" w:cs="Arial"/>
                <w:spacing w:val="-1"/>
                <w:sz w:val="20"/>
                <w:szCs w:val="20"/>
                <w:rPrChange w:id="588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81" w:author="Adelino Naquarta Sepalanga Domingos" w:date="2025-03-05T09:17:00Z" w16du:dateUtc="2025-03-05T08:17:00Z">
                  <w:rPr>
                    <w:rFonts w:ascii="Times New Roman" w:eastAsia="Times New Roman" w:hAnsi="Times New Roman"/>
                    <w:spacing w:val="-1"/>
                  </w:rPr>
                </w:rPrChange>
              </w:rPr>
              <w:t>Deve ser preenchido de acordo com a norma ISO 3166 - 1-alpha-2.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DDFD79" w14:textId="77777777" w:rsidR="003F3EDE" w:rsidRPr="004866BB" w:rsidRDefault="003F3EDE" w:rsidP="0025185C">
            <w:pPr>
              <w:jc w:val="center"/>
              <w:rPr>
                <w:rFonts w:ascii="Arial" w:eastAsia="Times New Roman" w:hAnsi="Arial" w:cs="Arial"/>
                <w:spacing w:val="-1"/>
                <w:sz w:val="20"/>
                <w:szCs w:val="20"/>
                <w:rPrChange w:id="588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83" w:author="Adelino Naquarta Sepalanga Domingos" w:date="2025-03-05T09:17:00Z" w16du:dateUtc="2025-03-05T08:17:00Z">
                  <w:rPr>
                    <w:rFonts w:ascii="Times New Roman" w:eastAsia="Times New Roman" w:hAnsi="Times New Roman"/>
                    <w:spacing w:val="-1"/>
                  </w:rPr>
                </w:rPrChange>
              </w:rPr>
              <w:t>Texto 2</w:t>
            </w:r>
          </w:p>
        </w:tc>
      </w:tr>
      <w:tr w:rsidR="003F3EDE" w:rsidRPr="004866BB" w14:paraId="13A9C870" w14:textId="77777777" w:rsidTr="0025185C">
        <w:trPr>
          <w:trHeight w:val="102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62813E" w14:textId="77777777" w:rsidR="003F3EDE" w:rsidRPr="004866BB" w:rsidRDefault="003F3EDE" w:rsidP="0025185C">
            <w:pPr>
              <w:jc w:val="center"/>
              <w:rPr>
                <w:rFonts w:ascii="Arial" w:eastAsia="Times New Roman" w:hAnsi="Arial" w:cs="Arial"/>
                <w:spacing w:val="-1"/>
                <w:sz w:val="20"/>
                <w:szCs w:val="20"/>
                <w:rPrChange w:id="588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85" w:author="Adelino Naquarta Sepalanga Domingos" w:date="2025-03-05T09:17:00Z" w16du:dateUtc="2025-03-05T08:17:00Z">
                  <w:rPr>
                    <w:rFonts w:ascii="Times New Roman" w:eastAsia="Times New Roman" w:hAnsi="Times New Roman"/>
                    <w:spacing w:val="-1"/>
                  </w:rPr>
                </w:rPrChange>
              </w:rPr>
              <w:t>4.1.4.16.</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04DB27" w14:textId="77777777" w:rsidR="003F3EDE" w:rsidRPr="004866BB" w:rsidRDefault="003F3EDE" w:rsidP="0025185C">
            <w:pPr>
              <w:jc w:val="center"/>
              <w:rPr>
                <w:rFonts w:ascii="Arial" w:eastAsia="Times New Roman" w:hAnsi="Arial" w:cs="Arial"/>
                <w:spacing w:val="-1"/>
                <w:sz w:val="20"/>
                <w:szCs w:val="20"/>
                <w:rPrChange w:id="5886"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58206B" w14:textId="77777777" w:rsidR="003F3EDE" w:rsidRPr="004866BB" w:rsidRDefault="003F3EDE" w:rsidP="0025185C">
            <w:pPr>
              <w:rPr>
                <w:rFonts w:ascii="Arial" w:eastAsia="Times New Roman" w:hAnsi="Arial" w:cs="Arial"/>
                <w:spacing w:val="-1"/>
                <w:sz w:val="20"/>
                <w:szCs w:val="20"/>
                <w:rPrChange w:id="588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88" w:author="Adelino Naquarta Sepalanga Domingos" w:date="2025-03-05T09:17:00Z" w16du:dateUtc="2025-03-05T08:17:00Z">
                  <w:rPr>
                    <w:rFonts w:ascii="Times New Roman" w:eastAsia="Times New Roman" w:hAnsi="Times New Roman"/>
                    <w:spacing w:val="-1"/>
                  </w:rPr>
                </w:rPrChange>
              </w:rPr>
              <w:t>Local de carga (</w:t>
            </w:r>
            <w:proofErr w:type="spellStart"/>
            <w:r w:rsidRPr="004866BB">
              <w:rPr>
                <w:rFonts w:ascii="Arial" w:eastAsia="Times New Roman" w:hAnsi="Arial" w:cs="Arial"/>
                <w:spacing w:val="-1"/>
                <w:sz w:val="20"/>
                <w:szCs w:val="20"/>
                <w:rPrChange w:id="5889" w:author="Adelino Naquarta Sepalanga Domingos" w:date="2025-03-05T09:17:00Z" w16du:dateUtc="2025-03-05T08:17:00Z">
                  <w:rPr>
                    <w:rFonts w:ascii="Times New Roman" w:eastAsia="Times New Roman" w:hAnsi="Times New Roman"/>
                    <w:spacing w:val="-1"/>
                  </w:rPr>
                </w:rPrChange>
              </w:rPr>
              <w:t>ShipFrom</w:t>
            </w:r>
            <w:proofErr w:type="spellEnd"/>
            <w:r w:rsidRPr="004866BB">
              <w:rPr>
                <w:rFonts w:ascii="Arial" w:eastAsia="Times New Roman" w:hAnsi="Arial" w:cs="Arial"/>
                <w:spacing w:val="-1"/>
                <w:sz w:val="20"/>
                <w:szCs w:val="20"/>
                <w:rPrChange w:id="589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E053A8" w14:textId="77777777" w:rsidR="003F3EDE" w:rsidRPr="004866BB" w:rsidRDefault="003F3EDE" w:rsidP="0025185C">
            <w:pPr>
              <w:rPr>
                <w:rFonts w:ascii="Arial" w:eastAsia="Times New Roman" w:hAnsi="Arial" w:cs="Arial"/>
                <w:spacing w:val="-1"/>
                <w:sz w:val="20"/>
                <w:szCs w:val="20"/>
                <w:rPrChange w:id="589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92" w:author="Adelino Naquarta Sepalanga Domingos" w:date="2025-03-05T09:17:00Z" w16du:dateUtc="2025-03-05T08:17:00Z">
                  <w:rPr>
                    <w:rFonts w:ascii="Times New Roman" w:eastAsia="Times New Roman" w:hAnsi="Times New Roman"/>
                    <w:spacing w:val="-1"/>
                  </w:rPr>
                </w:rPrChange>
              </w:rPr>
              <w:t>Informação do local e data de carga onde se inicia a expedição dos artigos vendidos para o cliente.</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EF62302" w14:textId="77777777" w:rsidR="003F3EDE" w:rsidRPr="004866BB" w:rsidRDefault="003F3EDE" w:rsidP="0025185C">
            <w:pPr>
              <w:jc w:val="center"/>
              <w:rPr>
                <w:rFonts w:ascii="Arial" w:eastAsia="Times New Roman" w:hAnsi="Arial" w:cs="Arial"/>
                <w:spacing w:val="-1"/>
                <w:sz w:val="20"/>
                <w:szCs w:val="20"/>
                <w:rPrChange w:id="589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94"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3B1B745B" w14:textId="77777777" w:rsidTr="0025185C">
        <w:trPr>
          <w:trHeight w:val="122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7B39D1" w14:textId="77777777" w:rsidR="003F3EDE" w:rsidRPr="004866BB" w:rsidRDefault="003F3EDE" w:rsidP="0025185C">
            <w:pPr>
              <w:jc w:val="center"/>
              <w:rPr>
                <w:rFonts w:ascii="Arial" w:eastAsia="Times New Roman" w:hAnsi="Arial" w:cs="Arial"/>
                <w:spacing w:val="-1"/>
                <w:sz w:val="20"/>
                <w:szCs w:val="20"/>
                <w:rPrChange w:id="589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96" w:author="Adelino Naquarta Sepalanga Domingos" w:date="2025-03-05T09:17:00Z" w16du:dateUtc="2025-03-05T08:17:00Z">
                  <w:rPr>
                    <w:rFonts w:ascii="Times New Roman" w:eastAsia="Times New Roman" w:hAnsi="Times New Roman"/>
                    <w:spacing w:val="-1"/>
                  </w:rPr>
                </w:rPrChange>
              </w:rPr>
              <w:lastRenderedPageBreak/>
              <w:t>4.1.4.16.1.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965EB8E" w14:textId="77777777" w:rsidR="003F3EDE" w:rsidRPr="004866BB" w:rsidRDefault="003F3EDE" w:rsidP="0025185C">
            <w:pPr>
              <w:jc w:val="center"/>
              <w:rPr>
                <w:rFonts w:ascii="Arial" w:eastAsia="Times New Roman" w:hAnsi="Arial" w:cs="Arial"/>
                <w:spacing w:val="-1"/>
                <w:sz w:val="20"/>
                <w:szCs w:val="20"/>
                <w:rPrChange w:id="5897"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0A7E54" w14:textId="77777777" w:rsidR="003F3EDE" w:rsidRPr="004866BB" w:rsidRDefault="003F3EDE" w:rsidP="0025185C">
            <w:pPr>
              <w:rPr>
                <w:rFonts w:ascii="Arial" w:eastAsia="Times New Roman" w:hAnsi="Arial" w:cs="Arial"/>
                <w:spacing w:val="-1"/>
                <w:sz w:val="20"/>
                <w:szCs w:val="20"/>
                <w:rPrChange w:id="589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99" w:author="Adelino Naquarta Sepalanga Domingos" w:date="2025-03-05T09:17:00Z" w16du:dateUtc="2025-03-05T08:17:00Z">
                  <w:rPr>
                    <w:rFonts w:ascii="Times New Roman" w:eastAsia="Times New Roman" w:hAnsi="Times New Roman"/>
                    <w:spacing w:val="-1"/>
                  </w:rPr>
                </w:rPrChange>
              </w:rPr>
              <w:t>Identificador da entrega (</w:t>
            </w:r>
            <w:proofErr w:type="spellStart"/>
            <w:r w:rsidRPr="004866BB">
              <w:rPr>
                <w:rFonts w:ascii="Arial" w:eastAsia="Times New Roman" w:hAnsi="Arial" w:cs="Arial"/>
                <w:spacing w:val="-1"/>
                <w:sz w:val="20"/>
                <w:szCs w:val="20"/>
                <w:rPrChange w:id="5900" w:author="Adelino Naquarta Sepalanga Domingos" w:date="2025-03-05T09:17:00Z" w16du:dateUtc="2025-03-05T08:17:00Z">
                  <w:rPr>
                    <w:rFonts w:ascii="Times New Roman" w:eastAsia="Times New Roman" w:hAnsi="Times New Roman"/>
                    <w:spacing w:val="-1"/>
                  </w:rPr>
                </w:rPrChange>
              </w:rPr>
              <w:t>DeliveryID</w:t>
            </w:r>
            <w:proofErr w:type="spellEnd"/>
            <w:r w:rsidRPr="004866BB">
              <w:rPr>
                <w:rFonts w:ascii="Arial" w:eastAsia="Times New Roman" w:hAnsi="Arial" w:cs="Arial"/>
                <w:spacing w:val="-1"/>
                <w:sz w:val="20"/>
                <w:szCs w:val="20"/>
                <w:rPrChange w:id="5901"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9D2AE4" w14:textId="77777777" w:rsidR="003F3EDE" w:rsidRPr="004866BB" w:rsidRDefault="003F3EDE" w:rsidP="0025185C">
            <w:pPr>
              <w:rPr>
                <w:rFonts w:ascii="Arial" w:eastAsia="Times New Roman" w:hAnsi="Arial" w:cs="Arial"/>
                <w:spacing w:val="-1"/>
                <w:sz w:val="20"/>
                <w:szCs w:val="20"/>
                <w:rPrChange w:id="590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03" w:author="Adelino Naquarta Sepalanga Domingos" w:date="2025-03-05T09:17:00Z" w16du:dateUtc="2025-03-05T08:17:00Z">
                  <w:rPr>
                    <w:rFonts w:ascii="Times New Roman" w:eastAsia="Times New Roman" w:hAnsi="Times New Roman"/>
                    <w:spacing w:val="-1"/>
                  </w:rPr>
                </w:rPrChange>
              </w:rPr>
              <w:t>Deve ser indicada a matrícula do veículo transportador ou do meio de expedição utilizado, ex. correio expresso, etc.</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834684" w14:textId="77777777" w:rsidR="003F3EDE" w:rsidRPr="004866BB" w:rsidRDefault="003F3EDE" w:rsidP="0025185C">
            <w:pPr>
              <w:jc w:val="center"/>
              <w:rPr>
                <w:rFonts w:ascii="Arial" w:eastAsia="Times New Roman" w:hAnsi="Arial" w:cs="Arial"/>
                <w:spacing w:val="-1"/>
                <w:sz w:val="20"/>
                <w:szCs w:val="20"/>
                <w:rPrChange w:id="5904" w:author="Adelino Naquarta Sepalanga Domingos" w:date="2025-03-05T09:17:00Z" w16du:dateUtc="2025-03-05T08:17:00Z">
                  <w:rPr>
                    <w:rFonts w:ascii="Times New Roman" w:eastAsia="Times New Roman" w:hAnsi="Times New Roman"/>
                    <w:spacing w:val="-1"/>
                  </w:rPr>
                </w:rPrChange>
              </w:rPr>
            </w:pPr>
          </w:p>
          <w:p w14:paraId="3235200E" w14:textId="77777777" w:rsidR="003F3EDE" w:rsidRPr="004866BB" w:rsidRDefault="003F3EDE" w:rsidP="0025185C">
            <w:pPr>
              <w:jc w:val="center"/>
              <w:rPr>
                <w:rFonts w:ascii="Arial" w:eastAsia="Times New Roman" w:hAnsi="Arial" w:cs="Arial"/>
                <w:spacing w:val="-1"/>
                <w:sz w:val="20"/>
                <w:szCs w:val="20"/>
                <w:rPrChange w:id="590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06" w:author="Adelino Naquarta Sepalanga Domingos" w:date="2025-03-05T09:17:00Z" w16du:dateUtc="2025-03-05T08:17:00Z">
                  <w:rPr>
                    <w:rFonts w:ascii="Times New Roman" w:eastAsia="Times New Roman" w:hAnsi="Times New Roman"/>
                    <w:spacing w:val="-1"/>
                  </w:rPr>
                </w:rPrChange>
              </w:rPr>
              <w:t>Texto 255</w:t>
            </w:r>
          </w:p>
        </w:tc>
      </w:tr>
      <w:tr w:rsidR="003F3EDE" w:rsidRPr="004866BB" w14:paraId="6E580F0E" w14:textId="77777777" w:rsidTr="0025185C">
        <w:trPr>
          <w:trHeight w:val="134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74B9489" w14:textId="77777777" w:rsidR="003F3EDE" w:rsidRPr="004866BB" w:rsidRDefault="003F3EDE" w:rsidP="0025185C">
            <w:pPr>
              <w:jc w:val="center"/>
              <w:rPr>
                <w:rFonts w:ascii="Arial" w:eastAsia="Times New Roman" w:hAnsi="Arial" w:cs="Arial"/>
                <w:spacing w:val="-1"/>
                <w:sz w:val="20"/>
                <w:szCs w:val="20"/>
                <w:rPrChange w:id="59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08" w:author="Adelino Naquarta Sepalanga Domingos" w:date="2025-03-05T09:17:00Z" w16du:dateUtc="2025-03-05T08:17:00Z">
                  <w:rPr>
                    <w:rFonts w:ascii="Times New Roman" w:eastAsia="Times New Roman" w:hAnsi="Times New Roman"/>
                    <w:spacing w:val="-1"/>
                  </w:rPr>
                </w:rPrChange>
              </w:rPr>
              <w:t>4.1.4.16.2.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8E1E91" w14:textId="77777777" w:rsidR="003F3EDE" w:rsidRPr="004866BB" w:rsidRDefault="003F3EDE" w:rsidP="0025185C">
            <w:pPr>
              <w:jc w:val="center"/>
              <w:rPr>
                <w:rFonts w:ascii="Arial" w:eastAsia="Times New Roman" w:hAnsi="Arial" w:cs="Arial"/>
                <w:spacing w:val="-1"/>
                <w:sz w:val="20"/>
                <w:szCs w:val="20"/>
                <w:rPrChange w:id="5909"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376F7F" w14:textId="77777777" w:rsidR="003F3EDE" w:rsidRPr="004866BB" w:rsidRDefault="003F3EDE" w:rsidP="0025185C">
            <w:pPr>
              <w:rPr>
                <w:rFonts w:ascii="Arial" w:eastAsia="Times New Roman" w:hAnsi="Arial" w:cs="Arial"/>
                <w:spacing w:val="-1"/>
                <w:sz w:val="20"/>
                <w:szCs w:val="20"/>
                <w:rPrChange w:id="591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11" w:author="Adelino Naquarta Sepalanga Domingos" w:date="2025-03-05T09:17:00Z" w16du:dateUtc="2025-03-05T08:17:00Z">
                  <w:rPr>
                    <w:rFonts w:ascii="Times New Roman" w:eastAsia="Times New Roman" w:hAnsi="Times New Roman"/>
                    <w:spacing w:val="-1"/>
                  </w:rPr>
                </w:rPrChange>
              </w:rPr>
              <w:t>Data de recepção (</w:t>
            </w:r>
            <w:proofErr w:type="spellStart"/>
            <w:r w:rsidRPr="004866BB">
              <w:rPr>
                <w:rFonts w:ascii="Arial" w:eastAsia="Times New Roman" w:hAnsi="Arial" w:cs="Arial"/>
                <w:spacing w:val="-1"/>
                <w:sz w:val="20"/>
                <w:szCs w:val="20"/>
                <w:rPrChange w:id="5912" w:author="Adelino Naquarta Sepalanga Domingos" w:date="2025-03-05T09:17:00Z" w16du:dateUtc="2025-03-05T08:17:00Z">
                  <w:rPr>
                    <w:rFonts w:ascii="Times New Roman" w:eastAsia="Times New Roman" w:hAnsi="Times New Roman"/>
                    <w:spacing w:val="-1"/>
                  </w:rPr>
                </w:rPrChange>
              </w:rPr>
              <w:t>DeliveryDate</w:t>
            </w:r>
            <w:proofErr w:type="spellEnd"/>
            <w:r w:rsidRPr="004866BB">
              <w:rPr>
                <w:rFonts w:ascii="Arial" w:eastAsia="Times New Roman" w:hAnsi="Arial" w:cs="Arial"/>
                <w:spacing w:val="-1"/>
                <w:sz w:val="20"/>
                <w:szCs w:val="20"/>
                <w:rPrChange w:id="5913"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5BD5EA2" w14:textId="77777777" w:rsidR="003F3EDE" w:rsidRPr="004866BB" w:rsidRDefault="003F3EDE" w:rsidP="0025185C">
            <w:pPr>
              <w:rPr>
                <w:rFonts w:ascii="Arial" w:eastAsia="Times New Roman" w:hAnsi="Arial" w:cs="Arial"/>
                <w:spacing w:val="-1"/>
                <w:sz w:val="20"/>
                <w:szCs w:val="20"/>
                <w:rPrChange w:id="591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15" w:author="Adelino Naquarta Sepalanga Domingos" w:date="2025-03-05T09:17:00Z" w16du:dateUtc="2025-03-05T08:17:00Z">
                  <w:rPr>
                    <w:rFonts w:ascii="Times New Roman" w:eastAsia="Times New Roman" w:hAnsi="Times New Roman"/>
                    <w:spacing w:val="-1"/>
                  </w:rPr>
                </w:rPrChange>
              </w:rPr>
              <w:t>No sector segurador, este campo deve ser preenchido com a data de início do período de cobertura do risco.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E464A9" w14:textId="77777777" w:rsidR="003F3EDE" w:rsidRPr="004866BB" w:rsidRDefault="003F3EDE" w:rsidP="0025185C">
            <w:pPr>
              <w:jc w:val="center"/>
              <w:rPr>
                <w:rFonts w:ascii="Arial" w:eastAsia="Times New Roman" w:hAnsi="Arial" w:cs="Arial"/>
                <w:spacing w:val="-1"/>
                <w:sz w:val="20"/>
                <w:szCs w:val="20"/>
                <w:rPrChange w:id="5916" w:author="Adelino Naquarta Sepalanga Domingos" w:date="2025-03-05T09:17:00Z" w16du:dateUtc="2025-03-05T08:17:00Z">
                  <w:rPr>
                    <w:rFonts w:ascii="Times New Roman" w:eastAsia="Times New Roman" w:hAnsi="Times New Roman"/>
                    <w:spacing w:val="-1"/>
                  </w:rPr>
                </w:rPrChange>
              </w:rPr>
            </w:pPr>
          </w:p>
          <w:p w14:paraId="60F69251" w14:textId="77777777" w:rsidR="003F3EDE" w:rsidRPr="004866BB" w:rsidRDefault="003F3EDE" w:rsidP="0025185C">
            <w:pPr>
              <w:jc w:val="center"/>
              <w:rPr>
                <w:rFonts w:ascii="Arial" w:eastAsia="Times New Roman" w:hAnsi="Arial" w:cs="Arial"/>
                <w:spacing w:val="-1"/>
                <w:sz w:val="20"/>
                <w:szCs w:val="20"/>
                <w:rPrChange w:id="591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18" w:author="Adelino Naquarta Sepalanga Domingos" w:date="2025-03-05T09:17:00Z" w16du:dateUtc="2025-03-05T08:17:00Z">
                  <w:rPr>
                    <w:rFonts w:ascii="Times New Roman" w:eastAsia="Times New Roman" w:hAnsi="Times New Roman"/>
                    <w:spacing w:val="-1"/>
                  </w:rPr>
                </w:rPrChange>
              </w:rPr>
              <w:t>Data</w:t>
            </w:r>
          </w:p>
        </w:tc>
      </w:tr>
      <w:tr w:rsidR="003F3EDE" w:rsidRPr="004866BB" w14:paraId="7FC934FB" w14:textId="77777777" w:rsidTr="0025185C">
        <w:trPr>
          <w:trHeight w:val="51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467FED" w14:textId="77777777" w:rsidR="003F3EDE" w:rsidRPr="004866BB" w:rsidRDefault="003F3EDE" w:rsidP="0025185C">
            <w:pPr>
              <w:jc w:val="center"/>
              <w:rPr>
                <w:rFonts w:ascii="Arial" w:eastAsia="Times New Roman" w:hAnsi="Arial" w:cs="Arial"/>
                <w:spacing w:val="-1"/>
                <w:sz w:val="20"/>
                <w:szCs w:val="20"/>
                <w:rPrChange w:id="591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20" w:author="Adelino Naquarta Sepalanga Domingos" w:date="2025-03-05T09:17:00Z" w16du:dateUtc="2025-03-05T08:17:00Z">
                  <w:rPr>
                    <w:rFonts w:ascii="Times New Roman" w:eastAsia="Times New Roman" w:hAnsi="Times New Roman"/>
                    <w:spacing w:val="-1"/>
                  </w:rPr>
                </w:rPrChange>
              </w:rPr>
              <w:t>4.1.4.16.3.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A67A0C" w14:textId="77777777" w:rsidR="003F3EDE" w:rsidRPr="004866BB" w:rsidRDefault="003F3EDE" w:rsidP="0025185C">
            <w:pPr>
              <w:jc w:val="center"/>
              <w:rPr>
                <w:rFonts w:ascii="Arial" w:eastAsia="Times New Roman" w:hAnsi="Arial" w:cs="Arial"/>
                <w:spacing w:val="-1"/>
                <w:sz w:val="20"/>
                <w:szCs w:val="20"/>
                <w:rPrChange w:id="5921"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7A4D4C2" w14:textId="77777777" w:rsidR="003F3EDE" w:rsidRPr="004866BB" w:rsidRDefault="003F3EDE" w:rsidP="0025185C">
            <w:pPr>
              <w:rPr>
                <w:rFonts w:ascii="Arial" w:eastAsia="Times New Roman" w:hAnsi="Arial" w:cs="Arial"/>
                <w:spacing w:val="-1"/>
                <w:sz w:val="20"/>
                <w:szCs w:val="20"/>
                <w:rPrChange w:id="592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23" w:author="Adelino Naquarta Sepalanga Domingos" w:date="2025-03-05T09:17:00Z" w16du:dateUtc="2025-03-05T08:17:00Z">
                  <w:rPr>
                    <w:rFonts w:ascii="Times New Roman" w:eastAsia="Times New Roman" w:hAnsi="Times New Roman"/>
                    <w:spacing w:val="-1"/>
                  </w:rPr>
                </w:rPrChange>
              </w:rPr>
              <w:t>Identificador do armazém de partida (</w:t>
            </w:r>
            <w:proofErr w:type="spellStart"/>
            <w:r w:rsidRPr="004866BB">
              <w:rPr>
                <w:rFonts w:ascii="Arial" w:eastAsia="Times New Roman" w:hAnsi="Arial" w:cs="Arial"/>
                <w:spacing w:val="-1"/>
                <w:sz w:val="20"/>
                <w:szCs w:val="20"/>
                <w:rPrChange w:id="5924" w:author="Adelino Naquarta Sepalanga Domingos" w:date="2025-03-05T09:17:00Z" w16du:dateUtc="2025-03-05T08:17:00Z">
                  <w:rPr>
                    <w:rFonts w:ascii="Times New Roman" w:eastAsia="Times New Roman" w:hAnsi="Times New Roman"/>
                    <w:spacing w:val="-1"/>
                  </w:rPr>
                </w:rPrChange>
              </w:rPr>
              <w:t>WarehouseID</w:t>
            </w:r>
            <w:proofErr w:type="spellEnd"/>
            <w:r w:rsidRPr="004866BB">
              <w:rPr>
                <w:rFonts w:ascii="Arial" w:eastAsia="Times New Roman" w:hAnsi="Arial" w:cs="Arial"/>
                <w:spacing w:val="-1"/>
                <w:sz w:val="20"/>
                <w:szCs w:val="20"/>
                <w:rPrChange w:id="5925"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82EB60" w14:textId="77777777" w:rsidR="003F3EDE" w:rsidRPr="004866BB" w:rsidRDefault="003F3EDE" w:rsidP="0025185C">
            <w:pPr>
              <w:rPr>
                <w:rFonts w:ascii="Arial" w:eastAsia="Times New Roman" w:hAnsi="Arial" w:cs="Arial"/>
                <w:spacing w:val="-1"/>
                <w:sz w:val="20"/>
                <w:szCs w:val="20"/>
                <w:rPrChange w:id="5926"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8C84A3" w14:textId="77777777" w:rsidR="003F3EDE" w:rsidRPr="004866BB" w:rsidRDefault="003F3EDE" w:rsidP="0025185C">
            <w:pPr>
              <w:jc w:val="center"/>
              <w:rPr>
                <w:rFonts w:ascii="Arial" w:eastAsia="Times New Roman" w:hAnsi="Arial" w:cs="Arial"/>
                <w:spacing w:val="-1"/>
                <w:sz w:val="20"/>
                <w:szCs w:val="20"/>
                <w:rPrChange w:id="59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28" w:author="Adelino Naquarta Sepalanga Domingos" w:date="2025-03-05T09:17:00Z" w16du:dateUtc="2025-03-05T08:17:00Z">
                  <w:rPr>
                    <w:rFonts w:ascii="Times New Roman" w:eastAsia="Times New Roman" w:hAnsi="Times New Roman"/>
                    <w:spacing w:val="-1"/>
                  </w:rPr>
                </w:rPrChange>
              </w:rPr>
              <w:t>Texto 50</w:t>
            </w:r>
          </w:p>
        </w:tc>
      </w:tr>
      <w:tr w:rsidR="003F3EDE" w:rsidRPr="004866BB" w14:paraId="3C21A36E" w14:textId="77777777" w:rsidTr="0025185C">
        <w:trPr>
          <w:trHeight w:val="99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502843B" w14:textId="77777777" w:rsidR="003F3EDE" w:rsidRPr="004866BB" w:rsidRDefault="003F3EDE" w:rsidP="0025185C">
            <w:pPr>
              <w:jc w:val="center"/>
              <w:rPr>
                <w:rFonts w:ascii="Arial" w:eastAsia="Times New Roman" w:hAnsi="Arial" w:cs="Arial"/>
                <w:spacing w:val="-1"/>
                <w:sz w:val="20"/>
                <w:szCs w:val="20"/>
                <w:rPrChange w:id="592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30" w:author="Adelino Naquarta Sepalanga Domingos" w:date="2025-03-05T09:17:00Z" w16du:dateUtc="2025-03-05T08:17:00Z">
                  <w:rPr>
                    <w:rFonts w:ascii="Times New Roman" w:eastAsia="Times New Roman" w:hAnsi="Times New Roman"/>
                    <w:spacing w:val="-1"/>
                  </w:rPr>
                </w:rPrChange>
              </w:rPr>
              <w:t>4.1.4.16.4.</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97BFCC" w14:textId="77777777" w:rsidR="003F3EDE" w:rsidRPr="004866BB" w:rsidRDefault="003F3EDE" w:rsidP="0025185C">
            <w:pPr>
              <w:jc w:val="center"/>
              <w:rPr>
                <w:rFonts w:ascii="Arial" w:eastAsia="Times New Roman" w:hAnsi="Arial" w:cs="Arial"/>
                <w:spacing w:val="-1"/>
                <w:sz w:val="20"/>
                <w:szCs w:val="20"/>
                <w:rPrChange w:id="5931"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A5D252" w14:textId="77777777" w:rsidR="003F3EDE" w:rsidRPr="004866BB" w:rsidRDefault="003F3EDE" w:rsidP="0025185C">
            <w:pPr>
              <w:rPr>
                <w:rFonts w:ascii="Arial" w:eastAsia="Times New Roman" w:hAnsi="Arial" w:cs="Arial"/>
                <w:spacing w:val="-1"/>
                <w:sz w:val="20"/>
                <w:szCs w:val="20"/>
                <w:rPrChange w:id="593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33" w:author="Adelino Naquarta Sepalanga Domingos" w:date="2025-03-05T09:17:00Z" w16du:dateUtc="2025-03-05T08:17:00Z">
                  <w:rPr>
                    <w:rFonts w:ascii="Times New Roman" w:eastAsia="Times New Roman" w:hAnsi="Times New Roman"/>
                    <w:spacing w:val="-1"/>
                  </w:rPr>
                </w:rPrChange>
              </w:rPr>
              <w:t>Localização dos bens no armazém de partida (</w:t>
            </w:r>
            <w:proofErr w:type="spellStart"/>
            <w:r w:rsidRPr="004866BB">
              <w:rPr>
                <w:rFonts w:ascii="Arial" w:eastAsia="Times New Roman" w:hAnsi="Arial" w:cs="Arial"/>
                <w:spacing w:val="-1"/>
                <w:sz w:val="20"/>
                <w:szCs w:val="20"/>
                <w:rPrChange w:id="5934" w:author="Adelino Naquarta Sepalanga Domingos" w:date="2025-03-05T09:17:00Z" w16du:dateUtc="2025-03-05T08:17:00Z">
                  <w:rPr>
                    <w:rFonts w:ascii="Times New Roman" w:eastAsia="Times New Roman" w:hAnsi="Times New Roman"/>
                    <w:spacing w:val="-1"/>
                  </w:rPr>
                </w:rPrChange>
              </w:rPr>
              <w:t>LocationID</w:t>
            </w:r>
            <w:proofErr w:type="spellEnd"/>
            <w:r w:rsidRPr="004866BB">
              <w:rPr>
                <w:rFonts w:ascii="Arial" w:eastAsia="Times New Roman" w:hAnsi="Arial" w:cs="Arial"/>
                <w:spacing w:val="-1"/>
                <w:sz w:val="20"/>
                <w:szCs w:val="20"/>
                <w:rPrChange w:id="5935"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8826C20" w14:textId="77777777" w:rsidR="003F3EDE" w:rsidRPr="004866BB" w:rsidRDefault="003F3EDE" w:rsidP="0025185C">
            <w:pPr>
              <w:rPr>
                <w:rFonts w:ascii="Arial" w:eastAsia="Times New Roman" w:hAnsi="Arial" w:cs="Arial"/>
                <w:spacing w:val="-1"/>
                <w:sz w:val="20"/>
                <w:szCs w:val="20"/>
                <w:rPrChange w:id="5936"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7B0DBF" w14:textId="77777777" w:rsidR="003F3EDE" w:rsidRPr="004866BB" w:rsidRDefault="003F3EDE" w:rsidP="0025185C">
            <w:pPr>
              <w:jc w:val="center"/>
              <w:rPr>
                <w:rFonts w:ascii="Arial" w:eastAsia="Times New Roman" w:hAnsi="Arial" w:cs="Arial"/>
                <w:spacing w:val="-1"/>
                <w:sz w:val="20"/>
                <w:szCs w:val="20"/>
                <w:rPrChange w:id="5937" w:author="Adelino Naquarta Sepalanga Domingos" w:date="2025-03-05T09:17:00Z" w16du:dateUtc="2025-03-05T08:17:00Z">
                  <w:rPr>
                    <w:rFonts w:ascii="Times New Roman" w:eastAsia="Times New Roman" w:hAnsi="Times New Roman"/>
                    <w:spacing w:val="-1"/>
                  </w:rPr>
                </w:rPrChange>
              </w:rPr>
            </w:pPr>
          </w:p>
          <w:p w14:paraId="11CB37A0" w14:textId="77777777" w:rsidR="003F3EDE" w:rsidRPr="004866BB" w:rsidRDefault="003F3EDE" w:rsidP="0025185C">
            <w:pPr>
              <w:jc w:val="center"/>
              <w:rPr>
                <w:rFonts w:ascii="Arial" w:eastAsia="Times New Roman" w:hAnsi="Arial" w:cs="Arial"/>
                <w:spacing w:val="-1"/>
                <w:sz w:val="20"/>
                <w:szCs w:val="20"/>
                <w:rPrChange w:id="593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39" w:author="Adelino Naquarta Sepalanga Domingos" w:date="2025-03-05T09:17:00Z" w16du:dateUtc="2025-03-05T08:17:00Z">
                  <w:rPr>
                    <w:rFonts w:ascii="Times New Roman" w:eastAsia="Times New Roman" w:hAnsi="Times New Roman"/>
                    <w:spacing w:val="-1"/>
                  </w:rPr>
                </w:rPrChange>
              </w:rPr>
              <w:t>Texto 30</w:t>
            </w:r>
          </w:p>
        </w:tc>
      </w:tr>
      <w:tr w:rsidR="003F3EDE" w:rsidRPr="004866BB" w14:paraId="75CA3E84" w14:textId="77777777" w:rsidTr="0025185C">
        <w:trPr>
          <w:trHeight w:val="62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87968A" w14:textId="77777777" w:rsidR="003F3EDE" w:rsidRPr="004866BB" w:rsidRDefault="003F3EDE" w:rsidP="0025185C">
            <w:pPr>
              <w:jc w:val="center"/>
              <w:rPr>
                <w:rFonts w:ascii="Arial" w:eastAsia="Times New Roman" w:hAnsi="Arial" w:cs="Arial"/>
                <w:spacing w:val="-1"/>
                <w:sz w:val="20"/>
                <w:szCs w:val="20"/>
                <w:rPrChange w:id="594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41" w:author="Adelino Naquarta Sepalanga Domingos" w:date="2025-03-05T09:17:00Z" w16du:dateUtc="2025-03-05T08:17:00Z">
                  <w:rPr>
                    <w:rFonts w:ascii="Times New Roman" w:eastAsia="Times New Roman" w:hAnsi="Times New Roman"/>
                    <w:spacing w:val="-1"/>
                  </w:rPr>
                </w:rPrChange>
              </w:rPr>
              <w:t>4.1.4.16.5.</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A71554" w14:textId="77777777" w:rsidR="003F3EDE" w:rsidRPr="004866BB" w:rsidRDefault="003F3EDE" w:rsidP="0025185C">
            <w:pPr>
              <w:jc w:val="center"/>
              <w:rPr>
                <w:rFonts w:ascii="Arial" w:eastAsia="Times New Roman" w:hAnsi="Arial" w:cs="Arial"/>
                <w:spacing w:val="-1"/>
                <w:sz w:val="20"/>
                <w:szCs w:val="20"/>
                <w:rPrChange w:id="594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EA389F" w14:textId="77777777" w:rsidR="003F3EDE" w:rsidRPr="004866BB" w:rsidRDefault="003F3EDE" w:rsidP="0025185C">
            <w:pPr>
              <w:rPr>
                <w:rFonts w:ascii="Arial" w:eastAsia="Times New Roman" w:hAnsi="Arial" w:cs="Arial"/>
                <w:spacing w:val="-1"/>
                <w:sz w:val="20"/>
                <w:szCs w:val="20"/>
                <w:rPrChange w:id="594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44" w:author="Adelino Naquarta Sepalanga Domingos" w:date="2025-03-05T09:17:00Z" w16du:dateUtc="2025-03-05T08:17:00Z">
                  <w:rPr>
                    <w:rFonts w:ascii="Times New Roman" w:eastAsia="Times New Roman" w:hAnsi="Times New Roman"/>
                    <w:spacing w:val="-1"/>
                  </w:rPr>
                </w:rPrChange>
              </w:rPr>
              <w:t>Endereço (</w:t>
            </w:r>
            <w:proofErr w:type="spellStart"/>
            <w:r w:rsidRPr="004866BB">
              <w:rPr>
                <w:rFonts w:ascii="Arial" w:eastAsia="Times New Roman" w:hAnsi="Arial" w:cs="Arial"/>
                <w:spacing w:val="-1"/>
                <w:sz w:val="20"/>
                <w:szCs w:val="20"/>
                <w:rPrChange w:id="5945" w:author="Adelino Naquarta Sepalanga Domingos" w:date="2025-03-05T09:17:00Z" w16du:dateUtc="2025-03-05T08:17:00Z">
                  <w:rPr>
                    <w:rFonts w:ascii="Times New Roman" w:eastAsia="Times New Roman" w:hAnsi="Times New Roman"/>
                    <w:spacing w:val="-1"/>
                  </w:rPr>
                </w:rPrChange>
              </w:rPr>
              <w:t>Address</w:t>
            </w:r>
            <w:proofErr w:type="spellEnd"/>
            <w:r w:rsidRPr="004866BB">
              <w:rPr>
                <w:rFonts w:ascii="Arial" w:eastAsia="Times New Roman" w:hAnsi="Arial" w:cs="Arial"/>
                <w:spacing w:val="-1"/>
                <w:sz w:val="20"/>
                <w:szCs w:val="20"/>
                <w:rPrChange w:id="5946"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8ADE0A" w14:textId="77777777" w:rsidR="003F3EDE" w:rsidRPr="004866BB" w:rsidRDefault="003F3EDE" w:rsidP="0025185C">
            <w:pPr>
              <w:rPr>
                <w:rFonts w:ascii="Arial" w:eastAsia="Times New Roman" w:hAnsi="Arial" w:cs="Arial"/>
                <w:spacing w:val="-1"/>
                <w:sz w:val="20"/>
                <w:szCs w:val="20"/>
                <w:rPrChange w:id="5947"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74FAE6" w14:textId="77777777" w:rsidR="003F3EDE" w:rsidRPr="004866BB" w:rsidRDefault="003F3EDE" w:rsidP="0025185C">
            <w:pPr>
              <w:jc w:val="center"/>
              <w:rPr>
                <w:rFonts w:ascii="Arial" w:eastAsia="Times New Roman" w:hAnsi="Arial" w:cs="Arial"/>
                <w:spacing w:val="-1"/>
                <w:sz w:val="20"/>
                <w:szCs w:val="20"/>
                <w:rPrChange w:id="594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49"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2676AF81" w14:textId="77777777" w:rsidTr="0025185C">
        <w:trPr>
          <w:trHeight w:val="70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CD3C9F" w14:textId="77777777" w:rsidR="003F3EDE" w:rsidRPr="004866BB" w:rsidRDefault="003F3EDE" w:rsidP="0025185C">
            <w:pPr>
              <w:jc w:val="center"/>
              <w:rPr>
                <w:rFonts w:ascii="Arial" w:eastAsia="Times New Roman" w:hAnsi="Arial" w:cs="Arial"/>
                <w:spacing w:val="-1"/>
                <w:sz w:val="20"/>
                <w:szCs w:val="20"/>
                <w:rPrChange w:id="595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51" w:author="Adelino Naquarta Sepalanga Domingos" w:date="2025-03-05T09:17:00Z" w16du:dateUtc="2025-03-05T08:17:00Z">
                  <w:rPr>
                    <w:rFonts w:ascii="Times New Roman" w:eastAsia="Times New Roman" w:hAnsi="Times New Roman"/>
                    <w:spacing w:val="-1"/>
                  </w:rPr>
                </w:rPrChange>
              </w:rPr>
              <w:t>4.1.4.16.5.1.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9B848A" w14:textId="77777777" w:rsidR="003F3EDE" w:rsidRPr="004866BB" w:rsidRDefault="003F3EDE" w:rsidP="0025185C">
            <w:pPr>
              <w:jc w:val="center"/>
              <w:rPr>
                <w:rFonts w:ascii="Arial" w:eastAsia="Times New Roman" w:hAnsi="Arial" w:cs="Arial"/>
                <w:spacing w:val="-1"/>
                <w:sz w:val="20"/>
                <w:szCs w:val="20"/>
                <w:rPrChange w:id="595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3887D0" w14:textId="77777777" w:rsidR="003F3EDE" w:rsidRPr="004866BB" w:rsidRDefault="003F3EDE" w:rsidP="0025185C">
            <w:pPr>
              <w:rPr>
                <w:rFonts w:ascii="Arial" w:eastAsia="Times New Roman" w:hAnsi="Arial" w:cs="Arial"/>
                <w:spacing w:val="-1"/>
                <w:sz w:val="20"/>
                <w:szCs w:val="20"/>
                <w:rPrChange w:id="595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54" w:author="Adelino Naquarta Sepalanga Domingos" w:date="2025-03-05T09:17:00Z" w16du:dateUtc="2025-03-05T08:17:00Z">
                  <w:rPr>
                    <w:rFonts w:ascii="Times New Roman" w:eastAsia="Times New Roman" w:hAnsi="Times New Roman"/>
                    <w:spacing w:val="-1"/>
                  </w:rPr>
                </w:rPrChange>
              </w:rPr>
              <w:t>Número da porta (</w:t>
            </w:r>
            <w:proofErr w:type="spellStart"/>
            <w:r w:rsidRPr="004866BB">
              <w:rPr>
                <w:rFonts w:ascii="Arial" w:eastAsia="Times New Roman" w:hAnsi="Arial" w:cs="Arial"/>
                <w:spacing w:val="-1"/>
                <w:sz w:val="20"/>
                <w:szCs w:val="20"/>
                <w:rPrChange w:id="5955" w:author="Adelino Naquarta Sepalanga Domingos" w:date="2025-03-05T09:17:00Z" w16du:dateUtc="2025-03-05T08:17:00Z">
                  <w:rPr>
                    <w:rFonts w:ascii="Times New Roman" w:eastAsia="Times New Roman" w:hAnsi="Times New Roman"/>
                    <w:spacing w:val="-1"/>
                  </w:rPr>
                </w:rPrChange>
              </w:rPr>
              <w:t>BuildingNumber</w:t>
            </w:r>
            <w:proofErr w:type="spellEnd"/>
            <w:r w:rsidRPr="004866BB">
              <w:rPr>
                <w:rFonts w:ascii="Arial" w:eastAsia="Times New Roman" w:hAnsi="Arial" w:cs="Arial"/>
                <w:spacing w:val="-1"/>
                <w:sz w:val="20"/>
                <w:szCs w:val="20"/>
                <w:rPrChange w:id="5956"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BEFCB3" w14:textId="77777777" w:rsidR="003F3EDE" w:rsidRPr="004866BB" w:rsidRDefault="003F3EDE" w:rsidP="0025185C">
            <w:pPr>
              <w:rPr>
                <w:rFonts w:ascii="Arial" w:eastAsia="Times New Roman" w:hAnsi="Arial" w:cs="Arial"/>
                <w:spacing w:val="-1"/>
                <w:sz w:val="20"/>
                <w:szCs w:val="20"/>
                <w:rPrChange w:id="5957"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F1131A" w14:textId="77777777" w:rsidR="003F3EDE" w:rsidRPr="004866BB" w:rsidRDefault="003F3EDE" w:rsidP="0025185C">
            <w:pPr>
              <w:jc w:val="center"/>
              <w:rPr>
                <w:rFonts w:ascii="Arial" w:eastAsia="Times New Roman" w:hAnsi="Arial" w:cs="Arial"/>
                <w:spacing w:val="-1"/>
                <w:sz w:val="20"/>
                <w:szCs w:val="20"/>
                <w:rPrChange w:id="595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59" w:author="Adelino Naquarta Sepalanga Domingos" w:date="2025-03-05T09:17:00Z" w16du:dateUtc="2025-03-05T08:17:00Z">
                  <w:rPr>
                    <w:rFonts w:ascii="Times New Roman" w:eastAsia="Times New Roman" w:hAnsi="Times New Roman"/>
                    <w:spacing w:val="-1"/>
                  </w:rPr>
                </w:rPrChange>
              </w:rPr>
              <w:t>Texto 10</w:t>
            </w:r>
          </w:p>
        </w:tc>
      </w:tr>
      <w:tr w:rsidR="003F3EDE" w:rsidRPr="004866BB" w14:paraId="0769E860" w14:textId="77777777" w:rsidTr="0025185C">
        <w:trPr>
          <w:trHeight w:val="59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237A049" w14:textId="77777777" w:rsidR="003F3EDE" w:rsidRPr="004866BB" w:rsidRDefault="003F3EDE" w:rsidP="0025185C">
            <w:pPr>
              <w:jc w:val="center"/>
              <w:rPr>
                <w:rFonts w:ascii="Arial" w:eastAsia="Times New Roman" w:hAnsi="Arial" w:cs="Arial"/>
                <w:spacing w:val="-1"/>
                <w:sz w:val="20"/>
                <w:szCs w:val="20"/>
                <w:rPrChange w:id="596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61" w:author="Adelino Naquarta Sepalanga Domingos" w:date="2025-03-05T09:17:00Z" w16du:dateUtc="2025-03-05T08:17:00Z">
                  <w:rPr>
                    <w:rFonts w:ascii="Times New Roman" w:eastAsia="Times New Roman" w:hAnsi="Times New Roman"/>
                    <w:spacing w:val="-1"/>
                  </w:rPr>
                </w:rPrChange>
              </w:rPr>
              <w:t>4.1.4.16.5.2.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0CE1BF" w14:textId="77777777" w:rsidR="003F3EDE" w:rsidRPr="004866BB" w:rsidRDefault="003F3EDE" w:rsidP="0025185C">
            <w:pPr>
              <w:jc w:val="center"/>
              <w:rPr>
                <w:rFonts w:ascii="Arial" w:eastAsia="Times New Roman" w:hAnsi="Arial" w:cs="Arial"/>
                <w:spacing w:val="-1"/>
                <w:sz w:val="20"/>
                <w:szCs w:val="20"/>
                <w:rPrChange w:id="596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83D0BF7" w14:textId="77777777" w:rsidR="003F3EDE" w:rsidRPr="004866BB" w:rsidRDefault="003F3EDE" w:rsidP="0025185C">
            <w:pPr>
              <w:rPr>
                <w:rFonts w:ascii="Arial" w:eastAsia="Times New Roman" w:hAnsi="Arial" w:cs="Arial"/>
                <w:spacing w:val="-1"/>
                <w:sz w:val="20"/>
                <w:szCs w:val="20"/>
                <w:rPrChange w:id="59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64" w:author="Adelino Naquarta Sepalanga Domingos" w:date="2025-03-05T09:17:00Z" w16du:dateUtc="2025-03-05T08:17:00Z">
                  <w:rPr>
                    <w:rFonts w:ascii="Times New Roman" w:eastAsia="Times New Roman" w:hAnsi="Times New Roman"/>
                    <w:spacing w:val="-1"/>
                  </w:rPr>
                </w:rPrChange>
              </w:rPr>
              <w:t>Nome da rua (</w:t>
            </w:r>
            <w:proofErr w:type="spellStart"/>
            <w:r w:rsidRPr="004866BB">
              <w:rPr>
                <w:rFonts w:ascii="Arial" w:eastAsia="Times New Roman" w:hAnsi="Arial" w:cs="Arial"/>
                <w:spacing w:val="-1"/>
                <w:sz w:val="20"/>
                <w:szCs w:val="20"/>
                <w:rPrChange w:id="5965" w:author="Adelino Naquarta Sepalanga Domingos" w:date="2025-03-05T09:17:00Z" w16du:dateUtc="2025-03-05T08:17:00Z">
                  <w:rPr>
                    <w:rFonts w:ascii="Times New Roman" w:eastAsia="Times New Roman" w:hAnsi="Times New Roman"/>
                    <w:spacing w:val="-1"/>
                  </w:rPr>
                </w:rPrChange>
              </w:rPr>
              <w:t>StreetName</w:t>
            </w:r>
            <w:proofErr w:type="spellEnd"/>
            <w:r w:rsidRPr="004866BB">
              <w:rPr>
                <w:rFonts w:ascii="Arial" w:eastAsia="Times New Roman" w:hAnsi="Arial" w:cs="Arial"/>
                <w:spacing w:val="-1"/>
                <w:sz w:val="20"/>
                <w:szCs w:val="20"/>
                <w:rPrChange w:id="5966"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00E9AF" w14:textId="77777777" w:rsidR="003F3EDE" w:rsidRPr="004866BB" w:rsidRDefault="003F3EDE" w:rsidP="0025185C">
            <w:pPr>
              <w:rPr>
                <w:rFonts w:ascii="Arial" w:eastAsia="Times New Roman" w:hAnsi="Arial" w:cs="Arial"/>
                <w:spacing w:val="-1"/>
                <w:sz w:val="20"/>
                <w:szCs w:val="20"/>
                <w:rPrChange w:id="5967"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11A813" w14:textId="77777777" w:rsidR="003F3EDE" w:rsidRPr="004866BB" w:rsidRDefault="003F3EDE" w:rsidP="0025185C">
            <w:pPr>
              <w:jc w:val="center"/>
              <w:rPr>
                <w:rFonts w:ascii="Arial" w:eastAsia="Times New Roman" w:hAnsi="Arial" w:cs="Arial"/>
                <w:spacing w:val="-1"/>
                <w:sz w:val="20"/>
                <w:szCs w:val="20"/>
                <w:rPrChange w:id="596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69" w:author="Adelino Naquarta Sepalanga Domingos" w:date="2025-03-05T09:17:00Z" w16du:dateUtc="2025-03-05T08:17:00Z">
                  <w:rPr>
                    <w:rFonts w:ascii="Times New Roman" w:eastAsia="Times New Roman" w:hAnsi="Times New Roman"/>
                    <w:spacing w:val="-1"/>
                  </w:rPr>
                </w:rPrChange>
              </w:rPr>
              <w:t>Texto 200</w:t>
            </w:r>
          </w:p>
        </w:tc>
      </w:tr>
      <w:tr w:rsidR="003F3EDE" w:rsidRPr="004866BB" w14:paraId="029BBD7D" w14:textId="77777777" w:rsidTr="0025185C">
        <w:trPr>
          <w:trHeight w:val="108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5046DF1" w14:textId="77777777" w:rsidR="003F3EDE" w:rsidRPr="004866BB" w:rsidRDefault="003F3EDE" w:rsidP="0025185C">
            <w:pPr>
              <w:jc w:val="center"/>
              <w:rPr>
                <w:rFonts w:ascii="Arial" w:eastAsia="Times New Roman" w:hAnsi="Arial" w:cs="Arial"/>
                <w:spacing w:val="-1"/>
                <w:sz w:val="20"/>
                <w:szCs w:val="20"/>
                <w:rPrChange w:id="597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71" w:author="Adelino Naquarta Sepalanga Domingos" w:date="2025-03-05T09:17:00Z" w16du:dateUtc="2025-03-05T08:17:00Z">
                  <w:rPr>
                    <w:rFonts w:ascii="Times New Roman" w:eastAsia="Times New Roman" w:hAnsi="Times New Roman"/>
                    <w:spacing w:val="-1"/>
                  </w:rPr>
                </w:rPrChange>
              </w:rPr>
              <w:t>4.1.4.16.5.3.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FA5978" w14:textId="77777777" w:rsidR="003F3EDE" w:rsidRPr="004866BB" w:rsidRDefault="003F3EDE" w:rsidP="0025185C">
            <w:pPr>
              <w:jc w:val="center"/>
              <w:rPr>
                <w:rFonts w:ascii="Arial" w:eastAsia="Times New Roman" w:hAnsi="Arial" w:cs="Arial"/>
                <w:spacing w:val="-1"/>
                <w:sz w:val="20"/>
                <w:szCs w:val="20"/>
                <w:rPrChange w:id="597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7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471CCC" w14:textId="77777777" w:rsidR="003F3EDE" w:rsidRPr="004866BB" w:rsidRDefault="003F3EDE" w:rsidP="0025185C">
            <w:pPr>
              <w:rPr>
                <w:rFonts w:ascii="Arial" w:eastAsia="Times New Roman" w:hAnsi="Arial" w:cs="Arial"/>
                <w:spacing w:val="-1"/>
                <w:sz w:val="20"/>
                <w:szCs w:val="20"/>
                <w:rPrChange w:id="597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75" w:author="Adelino Naquarta Sepalanga Domingos" w:date="2025-03-05T09:17:00Z" w16du:dateUtc="2025-03-05T08:17:00Z">
                  <w:rPr>
                    <w:rFonts w:ascii="Times New Roman" w:eastAsia="Times New Roman" w:hAnsi="Times New Roman"/>
                    <w:spacing w:val="-1"/>
                  </w:rPr>
                </w:rPrChange>
              </w:rPr>
              <w:t>Endereço detalhado</w:t>
            </w:r>
          </w:p>
          <w:p w14:paraId="03288D8A" w14:textId="77777777" w:rsidR="003F3EDE" w:rsidRPr="004866BB" w:rsidRDefault="003F3EDE" w:rsidP="0025185C">
            <w:pPr>
              <w:rPr>
                <w:rFonts w:ascii="Arial" w:eastAsia="Times New Roman" w:hAnsi="Arial" w:cs="Arial"/>
                <w:spacing w:val="-1"/>
                <w:sz w:val="20"/>
                <w:szCs w:val="20"/>
                <w:rPrChange w:id="597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77" w:author="Adelino Naquarta Sepalanga Domingos" w:date="2025-03-05T09:17:00Z" w16du:dateUtc="2025-03-05T08:17:00Z">
                  <w:rPr>
                    <w:rFonts w:ascii="Times New Roman" w:eastAsia="Times New Roman" w:hAnsi="Times New Roman"/>
                    <w:spacing w:val="-1"/>
                  </w:rPr>
                </w:rPrChange>
              </w:rPr>
              <w:t>(</w:t>
            </w:r>
            <w:proofErr w:type="spellStart"/>
            <w:r w:rsidRPr="004866BB">
              <w:rPr>
                <w:rFonts w:ascii="Arial" w:eastAsia="Times New Roman" w:hAnsi="Arial" w:cs="Arial"/>
                <w:spacing w:val="-1"/>
                <w:sz w:val="20"/>
                <w:szCs w:val="20"/>
                <w:rPrChange w:id="5978" w:author="Adelino Naquarta Sepalanga Domingos" w:date="2025-03-05T09:17:00Z" w16du:dateUtc="2025-03-05T08:17:00Z">
                  <w:rPr>
                    <w:rFonts w:ascii="Times New Roman" w:eastAsia="Times New Roman" w:hAnsi="Times New Roman"/>
                    <w:spacing w:val="-1"/>
                  </w:rPr>
                </w:rPrChange>
              </w:rPr>
              <w:t>AddressDetail</w:t>
            </w:r>
            <w:proofErr w:type="spellEnd"/>
            <w:r w:rsidRPr="004866BB">
              <w:rPr>
                <w:rFonts w:ascii="Arial" w:eastAsia="Times New Roman" w:hAnsi="Arial" w:cs="Arial"/>
                <w:spacing w:val="-1"/>
                <w:sz w:val="20"/>
                <w:szCs w:val="20"/>
                <w:rPrChange w:id="5979" w:author="Adelino Naquarta Sepalanga Domingos" w:date="2025-03-05T09:17:00Z" w16du:dateUtc="2025-03-05T08:17:00Z">
                  <w:rPr>
                    <w:rFonts w:ascii="Times New Roman" w:eastAsia="Times New Roman" w:hAnsi="Times New Roman"/>
                    <w:spacing w:val="-1"/>
                  </w:rPr>
                </w:rPrChange>
              </w:rPr>
              <w:t>)de porta e andar, se aplicável.</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CA88ED" w14:textId="77777777" w:rsidR="003F3EDE" w:rsidRPr="004866BB" w:rsidRDefault="003F3EDE" w:rsidP="0025185C">
            <w:pPr>
              <w:rPr>
                <w:rFonts w:ascii="Arial" w:eastAsia="Times New Roman" w:hAnsi="Arial" w:cs="Arial"/>
                <w:spacing w:val="-1"/>
                <w:sz w:val="20"/>
                <w:szCs w:val="20"/>
                <w:rPrChange w:id="598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81" w:author="Adelino Naquarta Sepalanga Domingos" w:date="2025-03-05T09:17:00Z" w16du:dateUtc="2025-03-05T08:17:00Z">
                  <w:rPr>
                    <w:rFonts w:ascii="Times New Roman" w:eastAsia="Times New Roman" w:hAnsi="Times New Roman"/>
                    <w:spacing w:val="-1"/>
                  </w:rPr>
                </w:rPrChange>
              </w:rPr>
              <w:t>Deve incluir o nome da rua, número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5F3C2DF" w14:textId="77777777" w:rsidR="003F3EDE" w:rsidRPr="004866BB" w:rsidRDefault="003F3EDE" w:rsidP="0025185C">
            <w:pPr>
              <w:jc w:val="center"/>
              <w:rPr>
                <w:rFonts w:ascii="Arial" w:eastAsia="Times New Roman" w:hAnsi="Arial" w:cs="Arial"/>
                <w:spacing w:val="-1"/>
                <w:sz w:val="20"/>
                <w:szCs w:val="20"/>
                <w:rPrChange w:id="5982" w:author="Adelino Naquarta Sepalanga Domingos" w:date="2025-03-05T09:17:00Z" w16du:dateUtc="2025-03-05T08:17:00Z">
                  <w:rPr>
                    <w:rFonts w:ascii="Times New Roman" w:eastAsia="Times New Roman" w:hAnsi="Times New Roman"/>
                    <w:spacing w:val="-1"/>
                  </w:rPr>
                </w:rPrChange>
              </w:rPr>
            </w:pPr>
          </w:p>
          <w:p w14:paraId="73879629" w14:textId="77777777" w:rsidR="003F3EDE" w:rsidRPr="004866BB" w:rsidRDefault="003F3EDE" w:rsidP="0025185C">
            <w:pPr>
              <w:jc w:val="center"/>
              <w:rPr>
                <w:rFonts w:ascii="Arial" w:eastAsia="Times New Roman" w:hAnsi="Arial" w:cs="Arial"/>
                <w:spacing w:val="-1"/>
                <w:sz w:val="20"/>
                <w:szCs w:val="20"/>
                <w:rPrChange w:id="598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84" w:author="Adelino Naquarta Sepalanga Domingos" w:date="2025-03-05T09:17:00Z" w16du:dateUtc="2025-03-05T08:17:00Z">
                  <w:rPr>
                    <w:rFonts w:ascii="Times New Roman" w:eastAsia="Times New Roman" w:hAnsi="Times New Roman"/>
                    <w:spacing w:val="-1"/>
                  </w:rPr>
                </w:rPrChange>
              </w:rPr>
              <w:t>Texto</w:t>
            </w:r>
          </w:p>
          <w:p w14:paraId="3398A918" w14:textId="77777777" w:rsidR="003F3EDE" w:rsidRPr="004866BB" w:rsidRDefault="003F3EDE" w:rsidP="0025185C">
            <w:pPr>
              <w:jc w:val="center"/>
              <w:rPr>
                <w:rFonts w:ascii="Arial" w:eastAsia="Times New Roman" w:hAnsi="Arial" w:cs="Arial"/>
                <w:spacing w:val="-1"/>
                <w:sz w:val="20"/>
                <w:szCs w:val="20"/>
                <w:rPrChange w:id="598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86" w:author="Adelino Naquarta Sepalanga Domingos" w:date="2025-03-05T09:17:00Z" w16du:dateUtc="2025-03-05T08:17:00Z">
                  <w:rPr>
                    <w:rFonts w:ascii="Times New Roman" w:eastAsia="Times New Roman" w:hAnsi="Times New Roman"/>
                    <w:spacing w:val="-1"/>
                  </w:rPr>
                </w:rPrChange>
              </w:rPr>
              <w:t>210</w:t>
            </w:r>
          </w:p>
        </w:tc>
      </w:tr>
      <w:tr w:rsidR="003F3EDE" w:rsidRPr="004866BB" w14:paraId="21C93DB6" w14:textId="77777777" w:rsidTr="0025185C">
        <w:trPr>
          <w:trHeight w:val="30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BC107A1" w14:textId="77777777" w:rsidR="003F3EDE" w:rsidRPr="004866BB" w:rsidRDefault="003F3EDE" w:rsidP="0025185C">
            <w:pPr>
              <w:jc w:val="center"/>
              <w:rPr>
                <w:rFonts w:ascii="Arial" w:eastAsia="Times New Roman" w:hAnsi="Arial" w:cs="Arial"/>
                <w:spacing w:val="-1"/>
                <w:sz w:val="20"/>
                <w:szCs w:val="20"/>
                <w:rPrChange w:id="598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88" w:author="Adelino Naquarta Sepalanga Domingos" w:date="2025-03-05T09:17:00Z" w16du:dateUtc="2025-03-05T08:17:00Z">
                  <w:rPr>
                    <w:rFonts w:ascii="Times New Roman" w:eastAsia="Times New Roman" w:hAnsi="Times New Roman"/>
                    <w:spacing w:val="-1"/>
                  </w:rPr>
                </w:rPrChange>
              </w:rPr>
              <w:t>4.1.4.16.5.4.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4E6D34" w14:textId="77777777" w:rsidR="003F3EDE" w:rsidRPr="004866BB" w:rsidRDefault="003F3EDE" w:rsidP="0025185C">
            <w:pPr>
              <w:jc w:val="center"/>
              <w:rPr>
                <w:rFonts w:ascii="Arial" w:eastAsia="Times New Roman" w:hAnsi="Arial" w:cs="Arial"/>
                <w:spacing w:val="-1"/>
                <w:sz w:val="20"/>
                <w:szCs w:val="20"/>
                <w:rPrChange w:id="598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90"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C039D6" w14:textId="77777777" w:rsidR="003F3EDE" w:rsidRPr="004866BB" w:rsidRDefault="003F3EDE" w:rsidP="0025185C">
            <w:pPr>
              <w:rPr>
                <w:rFonts w:ascii="Arial" w:eastAsia="Times New Roman" w:hAnsi="Arial" w:cs="Arial"/>
                <w:spacing w:val="-1"/>
                <w:sz w:val="20"/>
                <w:szCs w:val="20"/>
                <w:rPrChange w:id="599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92" w:author="Adelino Naquarta Sepalanga Domingos" w:date="2025-03-05T09:17:00Z" w16du:dateUtc="2025-03-05T08:17:00Z">
                  <w:rPr>
                    <w:rFonts w:ascii="Times New Roman" w:eastAsia="Times New Roman" w:hAnsi="Times New Roman"/>
                    <w:spacing w:val="-1"/>
                  </w:rPr>
                </w:rPrChange>
              </w:rPr>
              <w:t>Cidade (</w:t>
            </w:r>
            <w:proofErr w:type="spellStart"/>
            <w:r w:rsidRPr="004866BB">
              <w:rPr>
                <w:rFonts w:ascii="Arial" w:eastAsia="Times New Roman" w:hAnsi="Arial" w:cs="Arial"/>
                <w:spacing w:val="-1"/>
                <w:sz w:val="20"/>
                <w:szCs w:val="20"/>
                <w:rPrChange w:id="5993" w:author="Adelino Naquarta Sepalanga Domingos" w:date="2025-03-05T09:17:00Z" w16du:dateUtc="2025-03-05T08:17:00Z">
                  <w:rPr>
                    <w:rFonts w:ascii="Times New Roman" w:eastAsia="Times New Roman" w:hAnsi="Times New Roman"/>
                    <w:spacing w:val="-1"/>
                  </w:rPr>
                </w:rPrChange>
              </w:rPr>
              <w:t>City</w:t>
            </w:r>
            <w:proofErr w:type="spellEnd"/>
            <w:r w:rsidRPr="004866BB">
              <w:rPr>
                <w:rFonts w:ascii="Arial" w:eastAsia="Times New Roman" w:hAnsi="Arial" w:cs="Arial"/>
                <w:spacing w:val="-1"/>
                <w:sz w:val="20"/>
                <w:szCs w:val="20"/>
                <w:rPrChange w:id="5994"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778755" w14:textId="77777777" w:rsidR="003F3EDE" w:rsidRPr="004866BB" w:rsidRDefault="003F3EDE" w:rsidP="0025185C">
            <w:pPr>
              <w:rPr>
                <w:rFonts w:ascii="Arial" w:eastAsia="Times New Roman" w:hAnsi="Arial" w:cs="Arial"/>
                <w:spacing w:val="-1"/>
                <w:sz w:val="20"/>
                <w:szCs w:val="20"/>
                <w:rPrChange w:id="5995"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8F9162" w14:textId="77777777" w:rsidR="003F3EDE" w:rsidRPr="004866BB" w:rsidRDefault="003F3EDE" w:rsidP="0025185C">
            <w:pPr>
              <w:jc w:val="center"/>
              <w:rPr>
                <w:rFonts w:ascii="Arial" w:eastAsia="Times New Roman" w:hAnsi="Arial" w:cs="Arial"/>
                <w:spacing w:val="-1"/>
                <w:sz w:val="20"/>
                <w:szCs w:val="20"/>
                <w:rPrChange w:id="599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97" w:author="Adelino Naquarta Sepalanga Domingos" w:date="2025-03-05T09:17:00Z" w16du:dateUtc="2025-03-05T08:17:00Z">
                  <w:rPr>
                    <w:rFonts w:ascii="Times New Roman" w:eastAsia="Times New Roman" w:hAnsi="Times New Roman"/>
                    <w:spacing w:val="-1"/>
                  </w:rPr>
                </w:rPrChange>
              </w:rPr>
              <w:t>Texto 50</w:t>
            </w:r>
          </w:p>
        </w:tc>
      </w:tr>
      <w:tr w:rsidR="003F3EDE" w:rsidRPr="004866BB" w14:paraId="6C46F843" w14:textId="77777777" w:rsidTr="0025185C">
        <w:trPr>
          <w:trHeight w:val="51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51322E" w14:textId="77777777" w:rsidR="003F3EDE" w:rsidRPr="004866BB" w:rsidRDefault="003F3EDE" w:rsidP="0025185C">
            <w:pPr>
              <w:jc w:val="center"/>
              <w:rPr>
                <w:rFonts w:ascii="Arial" w:eastAsia="Times New Roman" w:hAnsi="Arial" w:cs="Arial"/>
                <w:spacing w:val="-1"/>
                <w:sz w:val="20"/>
                <w:szCs w:val="20"/>
                <w:rPrChange w:id="599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99" w:author="Adelino Naquarta Sepalanga Domingos" w:date="2025-03-05T09:17:00Z" w16du:dateUtc="2025-03-05T08:17:00Z">
                  <w:rPr>
                    <w:rFonts w:ascii="Times New Roman" w:eastAsia="Times New Roman" w:hAnsi="Times New Roman"/>
                    <w:spacing w:val="-1"/>
                  </w:rPr>
                </w:rPrChange>
              </w:rPr>
              <w:t>4.1.4.16.5.5.</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5FED7FF" w14:textId="77777777" w:rsidR="003F3EDE" w:rsidRPr="004866BB" w:rsidRDefault="003F3EDE" w:rsidP="0025185C">
            <w:pPr>
              <w:jc w:val="center"/>
              <w:rPr>
                <w:rFonts w:ascii="Arial" w:eastAsia="Times New Roman" w:hAnsi="Arial" w:cs="Arial"/>
                <w:spacing w:val="-1"/>
                <w:sz w:val="20"/>
                <w:szCs w:val="20"/>
                <w:rPrChange w:id="6000"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B0F77A" w14:textId="77777777" w:rsidR="003F3EDE" w:rsidRPr="004866BB" w:rsidRDefault="003F3EDE" w:rsidP="0025185C">
            <w:pPr>
              <w:rPr>
                <w:rFonts w:ascii="Arial" w:eastAsia="Times New Roman" w:hAnsi="Arial" w:cs="Arial"/>
                <w:spacing w:val="-1"/>
                <w:sz w:val="20"/>
                <w:szCs w:val="20"/>
                <w:rPrChange w:id="600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02" w:author="Adelino Naquarta Sepalanga Domingos" w:date="2025-03-05T09:17:00Z" w16du:dateUtc="2025-03-05T08:17:00Z">
                  <w:rPr>
                    <w:rFonts w:ascii="Times New Roman" w:eastAsia="Times New Roman" w:hAnsi="Times New Roman"/>
                    <w:spacing w:val="-1"/>
                  </w:rPr>
                </w:rPrChange>
              </w:rPr>
              <w:t>Código postal (</w:t>
            </w:r>
            <w:proofErr w:type="spellStart"/>
            <w:r w:rsidRPr="004866BB">
              <w:rPr>
                <w:rFonts w:ascii="Arial" w:eastAsia="Times New Roman" w:hAnsi="Arial" w:cs="Arial"/>
                <w:spacing w:val="-1"/>
                <w:sz w:val="20"/>
                <w:szCs w:val="20"/>
                <w:rPrChange w:id="6003" w:author="Adelino Naquarta Sepalanga Domingos" w:date="2025-03-05T09:17:00Z" w16du:dateUtc="2025-03-05T08:17:00Z">
                  <w:rPr>
                    <w:rFonts w:ascii="Times New Roman" w:eastAsia="Times New Roman" w:hAnsi="Times New Roman"/>
                    <w:spacing w:val="-1"/>
                  </w:rPr>
                </w:rPrChange>
              </w:rPr>
              <w:t>PostalCode</w:t>
            </w:r>
            <w:proofErr w:type="spellEnd"/>
            <w:r w:rsidRPr="004866BB">
              <w:rPr>
                <w:rFonts w:ascii="Arial" w:eastAsia="Times New Roman" w:hAnsi="Arial" w:cs="Arial"/>
                <w:spacing w:val="-1"/>
                <w:sz w:val="20"/>
                <w:szCs w:val="20"/>
                <w:rPrChange w:id="6004"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C12D2BE" w14:textId="77777777" w:rsidR="003F3EDE" w:rsidRPr="004866BB" w:rsidRDefault="003F3EDE" w:rsidP="0025185C">
            <w:pPr>
              <w:rPr>
                <w:rFonts w:ascii="Arial" w:eastAsia="Times New Roman" w:hAnsi="Arial" w:cs="Arial"/>
                <w:spacing w:val="-1"/>
                <w:sz w:val="20"/>
                <w:szCs w:val="20"/>
                <w:rPrChange w:id="6005"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2BB18C" w14:textId="77777777" w:rsidR="003F3EDE" w:rsidRPr="004866BB" w:rsidRDefault="003F3EDE" w:rsidP="0025185C">
            <w:pPr>
              <w:jc w:val="center"/>
              <w:rPr>
                <w:rFonts w:ascii="Arial" w:eastAsia="Times New Roman" w:hAnsi="Arial" w:cs="Arial"/>
                <w:spacing w:val="-1"/>
                <w:sz w:val="20"/>
                <w:szCs w:val="20"/>
                <w:rPrChange w:id="600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07" w:author="Adelino Naquarta Sepalanga Domingos" w:date="2025-03-05T09:17:00Z" w16du:dateUtc="2025-03-05T08:17:00Z">
                  <w:rPr>
                    <w:rFonts w:ascii="Times New Roman" w:eastAsia="Times New Roman" w:hAnsi="Times New Roman"/>
                    <w:spacing w:val="-1"/>
                  </w:rPr>
                </w:rPrChange>
              </w:rPr>
              <w:t>Texto 20</w:t>
            </w:r>
          </w:p>
        </w:tc>
      </w:tr>
      <w:tr w:rsidR="003F3EDE" w:rsidRPr="004866BB" w14:paraId="5A3FD4E2" w14:textId="77777777" w:rsidTr="0025185C">
        <w:trPr>
          <w:trHeight w:val="51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AF0937" w14:textId="77777777" w:rsidR="003F3EDE" w:rsidRPr="004866BB" w:rsidRDefault="003F3EDE" w:rsidP="0025185C">
            <w:pPr>
              <w:jc w:val="center"/>
              <w:rPr>
                <w:rFonts w:ascii="Arial" w:eastAsia="Times New Roman" w:hAnsi="Arial" w:cs="Arial"/>
                <w:spacing w:val="-1"/>
                <w:sz w:val="20"/>
                <w:szCs w:val="20"/>
                <w:rPrChange w:id="600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09" w:author="Adelino Naquarta Sepalanga Domingos" w:date="2025-03-05T09:17:00Z" w16du:dateUtc="2025-03-05T08:17:00Z">
                  <w:rPr>
                    <w:rFonts w:ascii="Times New Roman" w:eastAsia="Times New Roman" w:hAnsi="Times New Roman"/>
                    <w:spacing w:val="-1"/>
                  </w:rPr>
                </w:rPrChange>
              </w:rPr>
              <w:t>4.1.4.16.5.6.</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016BF4" w14:textId="77777777" w:rsidR="003F3EDE" w:rsidRPr="004866BB" w:rsidRDefault="003F3EDE" w:rsidP="0025185C">
            <w:pPr>
              <w:jc w:val="center"/>
              <w:rPr>
                <w:rFonts w:ascii="Arial" w:eastAsia="Times New Roman" w:hAnsi="Arial" w:cs="Arial"/>
                <w:spacing w:val="-1"/>
                <w:sz w:val="20"/>
                <w:szCs w:val="20"/>
                <w:rPrChange w:id="6010"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975BEA" w14:textId="77777777" w:rsidR="003F3EDE" w:rsidRPr="004866BB" w:rsidRDefault="003F3EDE" w:rsidP="0025185C">
            <w:pPr>
              <w:rPr>
                <w:rFonts w:ascii="Arial" w:eastAsia="Times New Roman" w:hAnsi="Arial" w:cs="Arial"/>
                <w:spacing w:val="-1"/>
                <w:sz w:val="20"/>
                <w:szCs w:val="20"/>
                <w:rPrChange w:id="601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12" w:author="Adelino Naquarta Sepalanga Domingos" w:date="2025-03-05T09:17:00Z" w16du:dateUtc="2025-03-05T08:17:00Z">
                  <w:rPr>
                    <w:rFonts w:ascii="Times New Roman" w:eastAsia="Times New Roman" w:hAnsi="Times New Roman"/>
                    <w:spacing w:val="-1"/>
                  </w:rPr>
                </w:rPrChange>
              </w:rPr>
              <w:t>Província (</w:t>
            </w:r>
            <w:proofErr w:type="spellStart"/>
            <w:r w:rsidRPr="004866BB">
              <w:rPr>
                <w:rFonts w:ascii="Arial" w:eastAsia="Times New Roman" w:hAnsi="Arial" w:cs="Arial"/>
                <w:spacing w:val="-1"/>
                <w:sz w:val="20"/>
                <w:szCs w:val="20"/>
                <w:rPrChange w:id="6013" w:author="Adelino Naquarta Sepalanga Domingos" w:date="2025-03-05T09:17:00Z" w16du:dateUtc="2025-03-05T08:17:00Z">
                  <w:rPr>
                    <w:rFonts w:ascii="Times New Roman" w:eastAsia="Times New Roman" w:hAnsi="Times New Roman"/>
                    <w:spacing w:val="-1"/>
                  </w:rPr>
                </w:rPrChange>
              </w:rPr>
              <w:t>Province</w:t>
            </w:r>
            <w:proofErr w:type="spellEnd"/>
            <w:r w:rsidRPr="004866BB">
              <w:rPr>
                <w:rFonts w:ascii="Arial" w:eastAsia="Times New Roman" w:hAnsi="Arial" w:cs="Arial"/>
                <w:spacing w:val="-1"/>
                <w:sz w:val="20"/>
                <w:szCs w:val="20"/>
                <w:rPrChange w:id="6014"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ADE58B" w14:textId="77777777" w:rsidR="003F3EDE" w:rsidRPr="004866BB" w:rsidRDefault="003F3EDE" w:rsidP="0025185C">
            <w:pPr>
              <w:rPr>
                <w:rFonts w:ascii="Arial" w:eastAsia="Times New Roman" w:hAnsi="Arial" w:cs="Arial"/>
                <w:spacing w:val="-1"/>
                <w:sz w:val="20"/>
                <w:szCs w:val="20"/>
                <w:rPrChange w:id="6015"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4BCE8D" w14:textId="77777777" w:rsidR="003F3EDE" w:rsidRPr="004866BB" w:rsidRDefault="003F3EDE" w:rsidP="0025185C">
            <w:pPr>
              <w:jc w:val="center"/>
              <w:rPr>
                <w:rFonts w:ascii="Arial" w:eastAsia="Times New Roman" w:hAnsi="Arial" w:cs="Arial"/>
                <w:spacing w:val="-1"/>
                <w:sz w:val="20"/>
                <w:szCs w:val="20"/>
                <w:rPrChange w:id="601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17" w:author="Adelino Naquarta Sepalanga Domingos" w:date="2025-03-05T09:17:00Z" w16du:dateUtc="2025-03-05T08:17:00Z">
                  <w:rPr>
                    <w:rFonts w:ascii="Times New Roman" w:eastAsia="Times New Roman" w:hAnsi="Times New Roman"/>
                    <w:spacing w:val="-1"/>
                  </w:rPr>
                </w:rPrChange>
              </w:rPr>
              <w:t>Texto 50</w:t>
            </w:r>
          </w:p>
        </w:tc>
      </w:tr>
      <w:tr w:rsidR="003F3EDE" w:rsidRPr="004866BB" w14:paraId="385DBAC3" w14:textId="77777777" w:rsidTr="0025185C">
        <w:trPr>
          <w:trHeight w:val="66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D6BDE3" w14:textId="77777777" w:rsidR="003F3EDE" w:rsidRPr="004866BB" w:rsidRDefault="003F3EDE" w:rsidP="0025185C">
            <w:pPr>
              <w:jc w:val="center"/>
              <w:rPr>
                <w:rFonts w:ascii="Arial" w:eastAsia="Times New Roman" w:hAnsi="Arial" w:cs="Arial"/>
                <w:spacing w:val="-1"/>
                <w:sz w:val="20"/>
                <w:szCs w:val="20"/>
                <w:rPrChange w:id="601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19" w:author="Adelino Naquarta Sepalanga Domingos" w:date="2025-03-05T09:17:00Z" w16du:dateUtc="2025-03-05T08:17:00Z">
                  <w:rPr>
                    <w:rFonts w:ascii="Times New Roman" w:eastAsia="Times New Roman" w:hAnsi="Times New Roman"/>
                    <w:spacing w:val="-1"/>
                  </w:rPr>
                </w:rPrChange>
              </w:rPr>
              <w:t>4.1.4.16.5.7.</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23F9ADD" w14:textId="77777777" w:rsidR="003F3EDE" w:rsidRPr="004866BB" w:rsidRDefault="003F3EDE" w:rsidP="0025185C">
            <w:pPr>
              <w:jc w:val="center"/>
              <w:rPr>
                <w:rFonts w:ascii="Arial" w:eastAsia="Times New Roman" w:hAnsi="Arial" w:cs="Arial"/>
                <w:spacing w:val="-1"/>
                <w:sz w:val="20"/>
                <w:szCs w:val="20"/>
                <w:rPrChange w:id="602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21"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D24CB41" w14:textId="77777777" w:rsidR="003F3EDE" w:rsidRPr="004866BB" w:rsidRDefault="003F3EDE" w:rsidP="0025185C">
            <w:pPr>
              <w:rPr>
                <w:rFonts w:ascii="Arial" w:eastAsia="Times New Roman" w:hAnsi="Arial" w:cs="Arial"/>
                <w:spacing w:val="-1"/>
                <w:sz w:val="20"/>
                <w:szCs w:val="20"/>
                <w:rPrChange w:id="602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23" w:author="Adelino Naquarta Sepalanga Domingos" w:date="2025-03-05T09:17:00Z" w16du:dateUtc="2025-03-05T08:17:00Z">
                  <w:rPr>
                    <w:rFonts w:ascii="Times New Roman" w:eastAsia="Times New Roman" w:hAnsi="Times New Roman"/>
                    <w:spacing w:val="-1"/>
                  </w:rPr>
                </w:rPrChange>
              </w:rPr>
              <w:t>País (Country)</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7965493" w14:textId="77777777" w:rsidR="003F3EDE" w:rsidRPr="004866BB" w:rsidRDefault="003F3EDE" w:rsidP="0025185C">
            <w:pPr>
              <w:rPr>
                <w:rFonts w:ascii="Arial" w:eastAsia="Times New Roman" w:hAnsi="Arial" w:cs="Arial"/>
                <w:spacing w:val="-1"/>
                <w:sz w:val="20"/>
                <w:szCs w:val="20"/>
                <w:rPrChange w:id="602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25" w:author="Adelino Naquarta Sepalanga Domingos" w:date="2025-03-05T09:17:00Z" w16du:dateUtc="2025-03-05T08:17:00Z">
                  <w:rPr>
                    <w:rFonts w:ascii="Times New Roman" w:eastAsia="Times New Roman" w:hAnsi="Times New Roman"/>
                    <w:spacing w:val="-1"/>
                  </w:rPr>
                </w:rPrChange>
              </w:rPr>
              <w:t>Deve ser preenchido de acordo com a norma ISO 3166 – 1-alpha-2.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37950B" w14:textId="77777777" w:rsidR="003F3EDE" w:rsidRPr="004866BB" w:rsidRDefault="003F3EDE" w:rsidP="0025185C">
            <w:pPr>
              <w:jc w:val="center"/>
              <w:rPr>
                <w:rFonts w:ascii="Arial" w:eastAsia="Times New Roman" w:hAnsi="Arial" w:cs="Arial"/>
                <w:spacing w:val="-1"/>
                <w:sz w:val="20"/>
                <w:szCs w:val="20"/>
                <w:rPrChange w:id="602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27" w:author="Adelino Naquarta Sepalanga Domingos" w:date="2025-03-05T09:17:00Z" w16du:dateUtc="2025-03-05T08:17:00Z">
                  <w:rPr>
                    <w:rFonts w:ascii="Times New Roman" w:eastAsia="Times New Roman" w:hAnsi="Times New Roman"/>
                    <w:spacing w:val="-1"/>
                  </w:rPr>
                </w:rPrChange>
              </w:rPr>
              <w:t>Texto 2</w:t>
            </w:r>
          </w:p>
        </w:tc>
      </w:tr>
      <w:tr w:rsidR="003F3EDE" w:rsidRPr="004866BB" w14:paraId="0C5D47EE" w14:textId="77777777" w:rsidTr="0025185C">
        <w:trPr>
          <w:trHeight w:val="131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ED296AA" w14:textId="77777777" w:rsidR="003F3EDE" w:rsidRPr="004866BB" w:rsidRDefault="003F3EDE" w:rsidP="0025185C">
            <w:pPr>
              <w:jc w:val="center"/>
              <w:rPr>
                <w:rFonts w:ascii="Arial" w:eastAsia="Times New Roman" w:hAnsi="Arial" w:cs="Arial"/>
                <w:spacing w:val="-1"/>
                <w:sz w:val="20"/>
                <w:szCs w:val="20"/>
                <w:rPrChange w:id="602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29" w:author="Adelino Naquarta Sepalanga Domingos" w:date="2025-03-05T09:17:00Z" w16du:dateUtc="2025-03-05T08:17:00Z">
                  <w:rPr>
                    <w:rFonts w:ascii="Times New Roman" w:eastAsia="Times New Roman" w:hAnsi="Times New Roman"/>
                    <w:spacing w:val="-1"/>
                  </w:rPr>
                </w:rPrChange>
              </w:rPr>
              <w:t>4.1.4.17.</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EAF110" w14:textId="77777777" w:rsidR="003F3EDE" w:rsidRPr="004866BB" w:rsidRDefault="003F3EDE" w:rsidP="0025185C">
            <w:pPr>
              <w:jc w:val="center"/>
              <w:rPr>
                <w:rFonts w:ascii="Arial" w:eastAsia="Times New Roman" w:hAnsi="Arial" w:cs="Arial"/>
                <w:spacing w:val="-1"/>
                <w:sz w:val="20"/>
                <w:szCs w:val="20"/>
                <w:rPrChange w:id="6030"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32EF604" w14:textId="77777777" w:rsidR="003F3EDE" w:rsidRPr="004866BB" w:rsidRDefault="003F3EDE" w:rsidP="0025185C">
            <w:pPr>
              <w:rPr>
                <w:rFonts w:ascii="Arial" w:eastAsia="Times New Roman" w:hAnsi="Arial" w:cs="Arial"/>
                <w:spacing w:val="-1"/>
                <w:sz w:val="20"/>
                <w:szCs w:val="20"/>
                <w:rPrChange w:id="60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32" w:author="Adelino Naquarta Sepalanga Domingos" w:date="2025-03-05T09:17:00Z" w16du:dateUtc="2025-03-05T08:17:00Z">
                  <w:rPr>
                    <w:rFonts w:ascii="Times New Roman" w:eastAsia="Times New Roman" w:hAnsi="Times New Roman"/>
                    <w:spacing w:val="-1"/>
                  </w:rPr>
                </w:rPrChange>
              </w:rPr>
              <w:t>Data e hora de fim de transporte (</w:t>
            </w:r>
            <w:proofErr w:type="spellStart"/>
            <w:r w:rsidRPr="004866BB">
              <w:rPr>
                <w:rFonts w:ascii="Arial" w:eastAsia="Times New Roman" w:hAnsi="Arial" w:cs="Arial"/>
                <w:spacing w:val="-1"/>
                <w:sz w:val="20"/>
                <w:szCs w:val="20"/>
                <w:rPrChange w:id="6033" w:author="Adelino Naquarta Sepalanga Domingos" w:date="2025-03-05T09:17:00Z" w16du:dateUtc="2025-03-05T08:17:00Z">
                  <w:rPr>
                    <w:rFonts w:ascii="Times New Roman" w:eastAsia="Times New Roman" w:hAnsi="Times New Roman"/>
                    <w:spacing w:val="-1"/>
                  </w:rPr>
                </w:rPrChange>
              </w:rPr>
              <w:t>MovementEndTime</w:t>
            </w:r>
            <w:proofErr w:type="spellEnd"/>
            <w:r w:rsidRPr="004866BB">
              <w:rPr>
                <w:rFonts w:ascii="Arial" w:eastAsia="Times New Roman" w:hAnsi="Arial" w:cs="Arial"/>
                <w:spacing w:val="-1"/>
                <w:sz w:val="20"/>
                <w:szCs w:val="20"/>
                <w:rPrChange w:id="6034"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A0AD07" w14:textId="77777777" w:rsidR="003F3EDE" w:rsidRPr="004866BB" w:rsidRDefault="003F3EDE" w:rsidP="0025185C">
            <w:pPr>
              <w:rPr>
                <w:rFonts w:ascii="Arial" w:eastAsia="Times New Roman" w:hAnsi="Arial" w:cs="Arial"/>
                <w:spacing w:val="-1"/>
                <w:sz w:val="20"/>
                <w:szCs w:val="20"/>
                <w:rPrChange w:id="603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36" w:author="Adelino Naquarta Sepalanga Domingos" w:date="2025-03-05T09:17:00Z" w16du:dateUtc="2025-03-05T08:17:00Z">
                  <w:rPr>
                    <w:rFonts w:ascii="Times New Roman" w:eastAsia="Times New Roman" w:hAnsi="Times New Roman"/>
                    <w:spacing w:val="-1"/>
                  </w:rPr>
                </w:rPrChange>
              </w:rPr>
              <w:t xml:space="preserve">Tipo de data e hora: “AAAA-MM- </w:t>
            </w:r>
            <w:proofErr w:type="spellStart"/>
            <w:r w:rsidRPr="004866BB">
              <w:rPr>
                <w:rFonts w:ascii="Arial" w:eastAsia="Times New Roman" w:hAnsi="Arial" w:cs="Arial"/>
                <w:spacing w:val="-1"/>
                <w:sz w:val="20"/>
                <w:szCs w:val="20"/>
                <w:rPrChange w:id="6037" w:author="Adelino Naquarta Sepalanga Domingos" w:date="2025-03-05T09:17:00Z" w16du:dateUtc="2025-03-05T08:17:00Z">
                  <w:rPr>
                    <w:rFonts w:ascii="Times New Roman" w:eastAsia="Times New Roman" w:hAnsi="Times New Roman"/>
                    <w:spacing w:val="-1"/>
                  </w:rPr>
                </w:rPrChange>
              </w:rPr>
              <w:t>DDThh:</w:t>
            </w:r>
            <w:proofErr w:type="gramStart"/>
            <w:r w:rsidRPr="004866BB">
              <w:rPr>
                <w:rFonts w:ascii="Arial" w:eastAsia="Times New Roman" w:hAnsi="Arial" w:cs="Arial"/>
                <w:spacing w:val="-1"/>
                <w:sz w:val="20"/>
                <w:szCs w:val="20"/>
                <w:rPrChange w:id="6038" w:author="Adelino Naquarta Sepalanga Domingos" w:date="2025-03-05T09:17:00Z" w16du:dateUtc="2025-03-05T08:17:00Z">
                  <w:rPr>
                    <w:rFonts w:ascii="Times New Roman" w:eastAsia="Times New Roman" w:hAnsi="Times New Roman"/>
                    <w:spacing w:val="-1"/>
                  </w:rPr>
                </w:rPrChange>
              </w:rPr>
              <w:t>mm:ss</w:t>
            </w:r>
            <w:proofErr w:type="spellEnd"/>
            <w:proofErr w:type="gramEnd"/>
            <w:r w:rsidRPr="004866BB">
              <w:rPr>
                <w:rFonts w:ascii="Arial" w:eastAsia="Times New Roman" w:hAnsi="Arial" w:cs="Arial"/>
                <w:spacing w:val="-1"/>
                <w:sz w:val="20"/>
                <w:szCs w:val="20"/>
                <w:rPrChange w:id="6039" w:author="Adelino Naquarta Sepalanga Domingos" w:date="2025-03-05T09:17:00Z" w16du:dateUtc="2025-03-05T08:17:00Z">
                  <w:rPr>
                    <w:rFonts w:ascii="Times New Roman" w:eastAsia="Times New Roman" w:hAnsi="Times New Roman"/>
                    <w:spacing w:val="-1"/>
                  </w:rPr>
                </w:rPrChange>
              </w:rPr>
              <w:t>” em que o “</w:t>
            </w:r>
            <w:proofErr w:type="spellStart"/>
            <w:r w:rsidRPr="004866BB">
              <w:rPr>
                <w:rFonts w:ascii="Arial" w:eastAsia="Times New Roman" w:hAnsi="Arial" w:cs="Arial"/>
                <w:spacing w:val="-1"/>
                <w:sz w:val="20"/>
                <w:szCs w:val="20"/>
                <w:rPrChange w:id="6040" w:author="Adelino Naquarta Sepalanga Domingos" w:date="2025-03-05T09:17:00Z" w16du:dateUtc="2025-03-05T08:17:00Z">
                  <w:rPr>
                    <w:rFonts w:ascii="Times New Roman" w:eastAsia="Times New Roman" w:hAnsi="Times New Roman"/>
                    <w:spacing w:val="-1"/>
                  </w:rPr>
                </w:rPrChange>
              </w:rPr>
              <w:t>ss</w:t>
            </w:r>
            <w:proofErr w:type="spellEnd"/>
            <w:r w:rsidRPr="004866BB">
              <w:rPr>
                <w:rFonts w:ascii="Arial" w:eastAsia="Times New Roman" w:hAnsi="Arial" w:cs="Arial"/>
                <w:spacing w:val="-1"/>
                <w:sz w:val="20"/>
                <w:szCs w:val="20"/>
                <w:rPrChange w:id="6041" w:author="Adelino Naquarta Sepalanga Domingos" w:date="2025-03-05T09:17:00Z" w16du:dateUtc="2025-03-05T08:17:00Z">
                  <w:rPr>
                    <w:rFonts w:ascii="Times New Roman" w:eastAsia="Times New Roman" w:hAnsi="Times New Roman"/>
                    <w:spacing w:val="-1"/>
                  </w:rPr>
                </w:rPrChange>
              </w:rPr>
              <w:t>” pode ser “00”, na ausência de informação concreta.</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1ABA83" w14:textId="77777777" w:rsidR="003F3EDE" w:rsidRPr="004866BB" w:rsidRDefault="003F3EDE" w:rsidP="0025185C">
            <w:pPr>
              <w:jc w:val="center"/>
              <w:rPr>
                <w:rFonts w:ascii="Arial" w:eastAsia="Times New Roman" w:hAnsi="Arial" w:cs="Arial"/>
                <w:spacing w:val="-1"/>
                <w:sz w:val="20"/>
                <w:szCs w:val="20"/>
                <w:rPrChange w:id="6042" w:author="Adelino Naquarta Sepalanga Domingos" w:date="2025-03-05T09:17:00Z" w16du:dateUtc="2025-03-05T08:17:00Z">
                  <w:rPr>
                    <w:rFonts w:ascii="Times New Roman" w:eastAsia="Times New Roman" w:hAnsi="Times New Roman"/>
                    <w:spacing w:val="-1"/>
                  </w:rPr>
                </w:rPrChange>
              </w:rPr>
            </w:pPr>
          </w:p>
          <w:p w14:paraId="22720CAF" w14:textId="77777777" w:rsidR="003F3EDE" w:rsidRPr="004866BB" w:rsidRDefault="003F3EDE" w:rsidP="0025185C">
            <w:pPr>
              <w:jc w:val="center"/>
              <w:rPr>
                <w:rFonts w:ascii="Arial" w:eastAsia="Times New Roman" w:hAnsi="Arial" w:cs="Arial"/>
                <w:spacing w:val="-1"/>
                <w:sz w:val="20"/>
                <w:szCs w:val="20"/>
                <w:rPrChange w:id="604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44" w:author="Adelino Naquarta Sepalanga Domingos" w:date="2025-03-05T09:17:00Z" w16du:dateUtc="2025-03-05T08:17:00Z">
                  <w:rPr>
                    <w:rFonts w:ascii="Times New Roman" w:eastAsia="Times New Roman" w:hAnsi="Times New Roman"/>
                    <w:spacing w:val="-1"/>
                  </w:rPr>
                </w:rPrChange>
              </w:rPr>
              <w:t>Data e hora</w:t>
            </w:r>
          </w:p>
        </w:tc>
      </w:tr>
      <w:tr w:rsidR="003F3EDE" w:rsidRPr="004866BB" w14:paraId="4C6C189A" w14:textId="77777777" w:rsidTr="0025185C">
        <w:trPr>
          <w:trHeight w:val="118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9D2B55" w14:textId="77777777" w:rsidR="003F3EDE" w:rsidRPr="004866BB" w:rsidRDefault="003F3EDE" w:rsidP="0025185C">
            <w:pPr>
              <w:jc w:val="center"/>
              <w:rPr>
                <w:rFonts w:ascii="Arial" w:eastAsia="Times New Roman" w:hAnsi="Arial" w:cs="Arial"/>
                <w:spacing w:val="-1"/>
                <w:sz w:val="20"/>
                <w:szCs w:val="20"/>
                <w:rPrChange w:id="60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46" w:author="Adelino Naquarta Sepalanga Domingos" w:date="2025-03-05T09:17:00Z" w16du:dateUtc="2025-03-05T08:17:00Z">
                  <w:rPr>
                    <w:rFonts w:ascii="Times New Roman" w:eastAsia="Times New Roman" w:hAnsi="Times New Roman"/>
                    <w:spacing w:val="-1"/>
                  </w:rPr>
                </w:rPrChange>
              </w:rPr>
              <w:lastRenderedPageBreak/>
              <w:t>4.1.4.18.</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944CB9" w14:textId="77777777" w:rsidR="003F3EDE" w:rsidRPr="004866BB" w:rsidRDefault="003F3EDE" w:rsidP="0025185C">
            <w:pPr>
              <w:jc w:val="center"/>
              <w:rPr>
                <w:rFonts w:ascii="Arial" w:eastAsia="Times New Roman" w:hAnsi="Arial" w:cs="Arial"/>
                <w:spacing w:val="-1"/>
                <w:sz w:val="20"/>
                <w:szCs w:val="20"/>
                <w:rPrChange w:id="6047"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501DF7" w14:textId="77777777" w:rsidR="003F3EDE" w:rsidRPr="004866BB" w:rsidRDefault="003F3EDE" w:rsidP="0025185C">
            <w:pPr>
              <w:rPr>
                <w:rFonts w:ascii="Arial" w:eastAsia="Times New Roman" w:hAnsi="Arial" w:cs="Arial"/>
                <w:spacing w:val="-1"/>
                <w:sz w:val="20"/>
                <w:szCs w:val="20"/>
                <w:rPrChange w:id="604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49" w:author="Adelino Naquarta Sepalanga Domingos" w:date="2025-03-05T09:17:00Z" w16du:dateUtc="2025-03-05T08:17:00Z">
                  <w:rPr>
                    <w:rFonts w:ascii="Times New Roman" w:eastAsia="Times New Roman" w:hAnsi="Times New Roman"/>
                    <w:spacing w:val="-1"/>
                  </w:rPr>
                </w:rPrChange>
              </w:rPr>
              <w:t>Data e hora para o início de transporte (</w:t>
            </w:r>
            <w:proofErr w:type="spellStart"/>
            <w:r w:rsidRPr="004866BB">
              <w:rPr>
                <w:rFonts w:ascii="Arial" w:eastAsia="Times New Roman" w:hAnsi="Arial" w:cs="Arial"/>
                <w:spacing w:val="-1"/>
                <w:sz w:val="20"/>
                <w:szCs w:val="20"/>
                <w:rPrChange w:id="6050" w:author="Adelino Naquarta Sepalanga Domingos" w:date="2025-03-05T09:17:00Z" w16du:dateUtc="2025-03-05T08:17:00Z">
                  <w:rPr>
                    <w:rFonts w:ascii="Times New Roman" w:eastAsia="Times New Roman" w:hAnsi="Times New Roman"/>
                    <w:spacing w:val="-1"/>
                  </w:rPr>
                </w:rPrChange>
              </w:rPr>
              <w:t>MovementStartTime</w:t>
            </w:r>
            <w:proofErr w:type="spellEnd"/>
            <w:r w:rsidRPr="004866BB">
              <w:rPr>
                <w:rFonts w:ascii="Arial" w:eastAsia="Times New Roman" w:hAnsi="Arial" w:cs="Arial"/>
                <w:spacing w:val="-1"/>
                <w:sz w:val="20"/>
                <w:szCs w:val="20"/>
                <w:rPrChange w:id="6051"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D9A4E85" w14:textId="77777777" w:rsidR="003F3EDE" w:rsidRPr="004866BB" w:rsidRDefault="003F3EDE" w:rsidP="0025185C">
            <w:pPr>
              <w:rPr>
                <w:rFonts w:ascii="Arial" w:eastAsia="Times New Roman" w:hAnsi="Arial" w:cs="Arial"/>
                <w:spacing w:val="-1"/>
                <w:sz w:val="20"/>
                <w:szCs w:val="20"/>
                <w:rPrChange w:id="605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53" w:author="Adelino Naquarta Sepalanga Domingos" w:date="2025-03-05T09:17:00Z" w16du:dateUtc="2025-03-05T08:17:00Z">
                  <w:rPr>
                    <w:rFonts w:ascii="Times New Roman" w:eastAsia="Times New Roman" w:hAnsi="Times New Roman"/>
                    <w:spacing w:val="-1"/>
                  </w:rPr>
                </w:rPrChange>
              </w:rPr>
              <w:t xml:space="preserve">Tipo de data e hora: “AAAA-MM- </w:t>
            </w:r>
            <w:proofErr w:type="spellStart"/>
            <w:r w:rsidRPr="004866BB">
              <w:rPr>
                <w:rFonts w:ascii="Arial" w:eastAsia="Times New Roman" w:hAnsi="Arial" w:cs="Arial"/>
                <w:spacing w:val="-1"/>
                <w:sz w:val="20"/>
                <w:szCs w:val="20"/>
                <w:rPrChange w:id="6054" w:author="Adelino Naquarta Sepalanga Domingos" w:date="2025-03-05T09:17:00Z" w16du:dateUtc="2025-03-05T08:17:00Z">
                  <w:rPr>
                    <w:rFonts w:ascii="Times New Roman" w:eastAsia="Times New Roman" w:hAnsi="Times New Roman"/>
                    <w:spacing w:val="-1"/>
                  </w:rPr>
                </w:rPrChange>
              </w:rPr>
              <w:t>DDThh:</w:t>
            </w:r>
            <w:proofErr w:type="gramStart"/>
            <w:r w:rsidRPr="004866BB">
              <w:rPr>
                <w:rFonts w:ascii="Arial" w:eastAsia="Times New Roman" w:hAnsi="Arial" w:cs="Arial"/>
                <w:spacing w:val="-1"/>
                <w:sz w:val="20"/>
                <w:szCs w:val="20"/>
                <w:rPrChange w:id="6055" w:author="Adelino Naquarta Sepalanga Domingos" w:date="2025-03-05T09:17:00Z" w16du:dateUtc="2025-03-05T08:17:00Z">
                  <w:rPr>
                    <w:rFonts w:ascii="Times New Roman" w:eastAsia="Times New Roman" w:hAnsi="Times New Roman"/>
                    <w:spacing w:val="-1"/>
                  </w:rPr>
                </w:rPrChange>
              </w:rPr>
              <w:t>mm:ss</w:t>
            </w:r>
            <w:proofErr w:type="spellEnd"/>
            <w:proofErr w:type="gramEnd"/>
            <w:r w:rsidRPr="004866BB">
              <w:rPr>
                <w:rFonts w:ascii="Arial" w:eastAsia="Times New Roman" w:hAnsi="Arial" w:cs="Arial"/>
                <w:spacing w:val="-1"/>
                <w:sz w:val="20"/>
                <w:szCs w:val="20"/>
                <w:rPrChange w:id="6056" w:author="Adelino Naquarta Sepalanga Domingos" w:date="2025-03-05T09:17:00Z" w16du:dateUtc="2025-03-05T08:17:00Z">
                  <w:rPr>
                    <w:rFonts w:ascii="Times New Roman" w:eastAsia="Times New Roman" w:hAnsi="Times New Roman"/>
                    <w:spacing w:val="-1"/>
                  </w:rPr>
                </w:rPrChange>
              </w:rPr>
              <w:t>” em que o “</w:t>
            </w:r>
            <w:proofErr w:type="spellStart"/>
            <w:r w:rsidRPr="004866BB">
              <w:rPr>
                <w:rFonts w:ascii="Arial" w:eastAsia="Times New Roman" w:hAnsi="Arial" w:cs="Arial"/>
                <w:spacing w:val="-1"/>
                <w:sz w:val="20"/>
                <w:szCs w:val="20"/>
                <w:rPrChange w:id="6057" w:author="Adelino Naquarta Sepalanga Domingos" w:date="2025-03-05T09:17:00Z" w16du:dateUtc="2025-03-05T08:17:00Z">
                  <w:rPr>
                    <w:rFonts w:ascii="Times New Roman" w:eastAsia="Times New Roman" w:hAnsi="Times New Roman"/>
                    <w:spacing w:val="-1"/>
                  </w:rPr>
                </w:rPrChange>
              </w:rPr>
              <w:t>ss</w:t>
            </w:r>
            <w:proofErr w:type="spellEnd"/>
            <w:r w:rsidRPr="004866BB">
              <w:rPr>
                <w:rFonts w:ascii="Arial" w:eastAsia="Times New Roman" w:hAnsi="Arial" w:cs="Arial"/>
                <w:spacing w:val="-1"/>
                <w:sz w:val="20"/>
                <w:szCs w:val="20"/>
                <w:rPrChange w:id="6058" w:author="Adelino Naquarta Sepalanga Domingos" w:date="2025-03-05T09:17:00Z" w16du:dateUtc="2025-03-05T08:17:00Z">
                  <w:rPr>
                    <w:rFonts w:ascii="Times New Roman" w:eastAsia="Times New Roman" w:hAnsi="Times New Roman"/>
                    <w:spacing w:val="-1"/>
                  </w:rPr>
                </w:rPrChange>
              </w:rPr>
              <w:t>” pode ser “00”, na ausência de informação concreta.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C30A39" w14:textId="77777777" w:rsidR="003F3EDE" w:rsidRPr="004866BB" w:rsidRDefault="003F3EDE" w:rsidP="0025185C">
            <w:pPr>
              <w:jc w:val="center"/>
              <w:rPr>
                <w:rFonts w:ascii="Arial" w:eastAsia="Times New Roman" w:hAnsi="Arial" w:cs="Arial"/>
                <w:spacing w:val="-1"/>
                <w:sz w:val="20"/>
                <w:szCs w:val="20"/>
                <w:rPrChange w:id="605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60" w:author="Adelino Naquarta Sepalanga Domingos" w:date="2025-03-05T09:17:00Z" w16du:dateUtc="2025-03-05T08:17:00Z">
                  <w:rPr>
                    <w:rFonts w:ascii="Times New Roman" w:eastAsia="Times New Roman" w:hAnsi="Times New Roman"/>
                    <w:spacing w:val="-1"/>
                  </w:rPr>
                </w:rPrChange>
              </w:rPr>
              <w:t>Data e hora</w:t>
            </w:r>
          </w:p>
        </w:tc>
      </w:tr>
      <w:tr w:rsidR="003F3EDE" w:rsidRPr="004866BB" w14:paraId="3CF65138" w14:textId="77777777" w:rsidTr="0025185C">
        <w:trPr>
          <w:trHeight w:val="65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9F8BB5D" w14:textId="77777777" w:rsidR="003F3EDE" w:rsidRPr="004866BB" w:rsidRDefault="003F3EDE" w:rsidP="0025185C">
            <w:pPr>
              <w:jc w:val="center"/>
              <w:rPr>
                <w:rFonts w:ascii="Arial" w:eastAsia="Times New Roman" w:hAnsi="Arial" w:cs="Arial"/>
                <w:spacing w:val="-1"/>
                <w:sz w:val="20"/>
                <w:szCs w:val="20"/>
                <w:rPrChange w:id="606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62" w:author="Adelino Naquarta Sepalanga Domingos" w:date="2025-03-05T09:17:00Z" w16du:dateUtc="2025-03-05T08:17:00Z">
                  <w:rPr>
                    <w:rFonts w:ascii="Times New Roman" w:eastAsia="Times New Roman" w:hAnsi="Times New Roman"/>
                    <w:spacing w:val="-1"/>
                  </w:rPr>
                </w:rPrChange>
              </w:rPr>
              <w:t>4.1.4.19.</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38BC73" w14:textId="77777777" w:rsidR="003F3EDE" w:rsidRPr="004866BB" w:rsidRDefault="003F3EDE" w:rsidP="0025185C">
            <w:pPr>
              <w:jc w:val="center"/>
              <w:rPr>
                <w:rFonts w:ascii="Arial" w:eastAsia="Times New Roman" w:hAnsi="Arial" w:cs="Arial"/>
                <w:spacing w:val="-1"/>
                <w:sz w:val="20"/>
                <w:szCs w:val="20"/>
                <w:rPrChange w:id="60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6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A23D33" w14:textId="77777777" w:rsidR="003F3EDE" w:rsidRPr="004866BB" w:rsidRDefault="003F3EDE" w:rsidP="0025185C">
            <w:pPr>
              <w:rPr>
                <w:rFonts w:ascii="Arial" w:eastAsia="Times New Roman" w:hAnsi="Arial" w:cs="Arial"/>
                <w:spacing w:val="-1"/>
                <w:sz w:val="20"/>
                <w:szCs w:val="20"/>
                <w:rPrChange w:id="606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66" w:author="Adelino Naquarta Sepalanga Domingos" w:date="2025-03-05T09:17:00Z" w16du:dateUtc="2025-03-05T08:17:00Z">
                  <w:rPr>
                    <w:rFonts w:ascii="Times New Roman" w:eastAsia="Times New Roman" w:hAnsi="Times New Roman"/>
                    <w:spacing w:val="-1"/>
                  </w:rPr>
                </w:rPrChange>
              </w:rPr>
              <w:t>Linha (</w:t>
            </w:r>
            <w:proofErr w:type="spellStart"/>
            <w:r w:rsidRPr="004866BB">
              <w:rPr>
                <w:rFonts w:ascii="Arial" w:eastAsia="Times New Roman" w:hAnsi="Arial" w:cs="Arial"/>
                <w:spacing w:val="-1"/>
                <w:sz w:val="20"/>
                <w:szCs w:val="20"/>
                <w:rPrChange w:id="6067" w:author="Adelino Naquarta Sepalanga Domingos" w:date="2025-03-05T09:17:00Z" w16du:dateUtc="2025-03-05T08:17:00Z">
                  <w:rPr>
                    <w:rFonts w:ascii="Times New Roman" w:eastAsia="Times New Roman" w:hAnsi="Times New Roman"/>
                    <w:spacing w:val="-1"/>
                  </w:rPr>
                </w:rPrChange>
              </w:rPr>
              <w:t>Line</w:t>
            </w:r>
            <w:proofErr w:type="spellEnd"/>
            <w:r w:rsidRPr="004866BB">
              <w:rPr>
                <w:rFonts w:ascii="Arial" w:eastAsia="Times New Roman" w:hAnsi="Arial" w:cs="Arial"/>
                <w:spacing w:val="-1"/>
                <w:sz w:val="20"/>
                <w:szCs w:val="20"/>
                <w:rPrChange w:id="6068"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12BAEC" w14:textId="77777777" w:rsidR="003F3EDE" w:rsidRPr="004866BB" w:rsidRDefault="003F3EDE" w:rsidP="0025185C">
            <w:pPr>
              <w:rPr>
                <w:rFonts w:ascii="Arial" w:eastAsia="Times New Roman" w:hAnsi="Arial" w:cs="Arial"/>
                <w:spacing w:val="-1"/>
                <w:sz w:val="20"/>
                <w:szCs w:val="20"/>
                <w:rPrChange w:id="6069"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99D112" w14:textId="77777777" w:rsidR="003F3EDE" w:rsidRPr="004866BB" w:rsidRDefault="003F3EDE" w:rsidP="0025185C">
            <w:pPr>
              <w:jc w:val="center"/>
              <w:rPr>
                <w:rFonts w:ascii="Arial" w:eastAsia="Times New Roman" w:hAnsi="Arial" w:cs="Arial"/>
                <w:spacing w:val="-1"/>
                <w:sz w:val="20"/>
                <w:szCs w:val="20"/>
                <w:rPrChange w:id="607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71"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7A4B0294" w14:textId="77777777" w:rsidTr="0025185C">
        <w:trPr>
          <w:trHeight w:val="104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96953A" w14:textId="77777777" w:rsidR="003F3EDE" w:rsidRPr="004866BB" w:rsidRDefault="003F3EDE" w:rsidP="0025185C">
            <w:pPr>
              <w:jc w:val="center"/>
              <w:rPr>
                <w:rFonts w:ascii="Arial" w:eastAsia="Times New Roman" w:hAnsi="Arial" w:cs="Arial"/>
                <w:spacing w:val="-1"/>
                <w:sz w:val="20"/>
                <w:szCs w:val="20"/>
                <w:rPrChange w:id="607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73" w:author="Adelino Naquarta Sepalanga Domingos" w:date="2025-03-05T09:17:00Z" w16du:dateUtc="2025-03-05T08:17:00Z">
                  <w:rPr>
                    <w:rFonts w:ascii="Times New Roman" w:eastAsia="Times New Roman" w:hAnsi="Times New Roman"/>
                    <w:spacing w:val="-1"/>
                  </w:rPr>
                </w:rPrChange>
              </w:rPr>
              <w:t>4.1.4.19.1.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BE7C1A4" w14:textId="77777777" w:rsidR="003F3EDE" w:rsidRPr="004866BB" w:rsidRDefault="003F3EDE" w:rsidP="0025185C">
            <w:pPr>
              <w:jc w:val="center"/>
              <w:rPr>
                <w:rFonts w:ascii="Arial" w:eastAsia="Times New Roman" w:hAnsi="Arial" w:cs="Arial"/>
                <w:spacing w:val="-1"/>
                <w:sz w:val="20"/>
                <w:szCs w:val="20"/>
                <w:rPrChange w:id="607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75"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FC75D0" w14:textId="77777777" w:rsidR="003F3EDE" w:rsidRPr="004866BB" w:rsidRDefault="003F3EDE" w:rsidP="0025185C">
            <w:pPr>
              <w:rPr>
                <w:rFonts w:ascii="Arial" w:eastAsia="Times New Roman" w:hAnsi="Arial" w:cs="Arial"/>
                <w:spacing w:val="-1"/>
                <w:sz w:val="20"/>
                <w:szCs w:val="20"/>
                <w:rPrChange w:id="607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77" w:author="Adelino Naquarta Sepalanga Domingos" w:date="2025-03-05T09:17:00Z" w16du:dateUtc="2025-03-05T08:17:00Z">
                  <w:rPr>
                    <w:rFonts w:ascii="Times New Roman" w:eastAsia="Times New Roman" w:hAnsi="Times New Roman"/>
                    <w:spacing w:val="-1"/>
                  </w:rPr>
                </w:rPrChange>
              </w:rPr>
              <w:t>Número de linha (</w:t>
            </w:r>
            <w:proofErr w:type="spellStart"/>
            <w:r w:rsidRPr="004866BB">
              <w:rPr>
                <w:rFonts w:ascii="Arial" w:eastAsia="Times New Roman" w:hAnsi="Arial" w:cs="Arial"/>
                <w:spacing w:val="-1"/>
                <w:sz w:val="20"/>
                <w:szCs w:val="20"/>
                <w:rPrChange w:id="6078" w:author="Adelino Naquarta Sepalanga Domingos" w:date="2025-03-05T09:17:00Z" w16du:dateUtc="2025-03-05T08:17:00Z">
                  <w:rPr>
                    <w:rFonts w:ascii="Times New Roman" w:eastAsia="Times New Roman" w:hAnsi="Times New Roman"/>
                    <w:spacing w:val="-1"/>
                  </w:rPr>
                </w:rPrChange>
              </w:rPr>
              <w:t>LineNumber</w:t>
            </w:r>
            <w:proofErr w:type="spellEnd"/>
            <w:r w:rsidRPr="004866BB">
              <w:rPr>
                <w:rFonts w:ascii="Arial" w:eastAsia="Times New Roman" w:hAnsi="Arial" w:cs="Arial"/>
                <w:spacing w:val="-1"/>
                <w:sz w:val="20"/>
                <w:szCs w:val="20"/>
                <w:rPrChange w:id="6079"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40801C" w14:textId="77777777" w:rsidR="003F3EDE" w:rsidRPr="004866BB" w:rsidRDefault="003F3EDE" w:rsidP="0025185C">
            <w:pPr>
              <w:rPr>
                <w:rFonts w:ascii="Arial" w:eastAsia="Times New Roman" w:hAnsi="Arial" w:cs="Arial"/>
                <w:spacing w:val="-1"/>
                <w:sz w:val="20"/>
                <w:szCs w:val="20"/>
                <w:rPrChange w:id="608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81" w:author="Adelino Naquarta Sepalanga Domingos" w:date="2025-03-05T09:17:00Z" w16du:dateUtc="2025-03-05T08:17:00Z">
                  <w:rPr>
                    <w:rFonts w:ascii="Times New Roman" w:eastAsia="Times New Roman" w:hAnsi="Times New Roman"/>
                    <w:spacing w:val="-1"/>
                  </w:rPr>
                </w:rPrChange>
              </w:rPr>
              <w:t>As linhas devem ser exportadas pela mesma ordem em que se encontram no documento original.</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7F79F4" w14:textId="77777777" w:rsidR="003F3EDE" w:rsidRPr="004866BB" w:rsidRDefault="003F3EDE" w:rsidP="0025185C">
            <w:pPr>
              <w:jc w:val="center"/>
              <w:rPr>
                <w:rFonts w:ascii="Arial" w:eastAsia="Times New Roman" w:hAnsi="Arial" w:cs="Arial"/>
                <w:spacing w:val="-1"/>
                <w:sz w:val="20"/>
                <w:szCs w:val="20"/>
                <w:rPrChange w:id="6082" w:author="Adelino Naquarta Sepalanga Domingos" w:date="2025-03-05T09:17:00Z" w16du:dateUtc="2025-03-05T08:17:00Z">
                  <w:rPr>
                    <w:rFonts w:ascii="Times New Roman" w:eastAsia="Times New Roman" w:hAnsi="Times New Roman"/>
                    <w:spacing w:val="-1"/>
                  </w:rPr>
                </w:rPrChange>
              </w:rPr>
            </w:pPr>
          </w:p>
          <w:p w14:paraId="0A765FEF" w14:textId="77777777" w:rsidR="003F3EDE" w:rsidRPr="004866BB" w:rsidRDefault="003F3EDE" w:rsidP="0025185C">
            <w:pPr>
              <w:jc w:val="center"/>
              <w:rPr>
                <w:rFonts w:ascii="Arial" w:eastAsia="Times New Roman" w:hAnsi="Arial" w:cs="Arial"/>
                <w:spacing w:val="-1"/>
                <w:sz w:val="20"/>
                <w:szCs w:val="20"/>
                <w:rPrChange w:id="608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84" w:author="Adelino Naquarta Sepalanga Domingos" w:date="2025-03-05T09:17:00Z" w16du:dateUtc="2025-03-05T08:17:00Z">
                  <w:rPr>
                    <w:rFonts w:ascii="Times New Roman" w:eastAsia="Times New Roman" w:hAnsi="Times New Roman"/>
                    <w:spacing w:val="-1"/>
                  </w:rPr>
                </w:rPrChange>
              </w:rPr>
              <w:t>Inteiro</w:t>
            </w:r>
          </w:p>
        </w:tc>
      </w:tr>
      <w:tr w:rsidR="003F3EDE" w:rsidRPr="004866BB" w14:paraId="1EE6321E" w14:textId="77777777" w:rsidTr="0025185C">
        <w:trPr>
          <w:trHeight w:val="133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AAECECB" w14:textId="77777777" w:rsidR="003F3EDE" w:rsidRPr="004866BB" w:rsidRDefault="003F3EDE" w:rsidP="0025185C">
            <w:pPr>
              <w:jc w:val="center"/>
              <w:rPr>
                <w:rFonts w:ascii="Arial" w:eastAsia="Times New Roman" w:hAnsi="Arial" w:cs="Arial"/>
                <w:spacing w:val="-1"/>
                <w:sz w:val="20"/>
                <w:szCs w:val="20"/>
                <w:rPrChange w:id="6085" w:author="Adelino Naquarta Sepalanga Domingos" w:date="2025-03-05T09:17:00Z" w16du:dateUtc="2025-03-05T08:17:00Z">
                  <w:rPr>
                    <w:rFonts w:ascii="Times New Roman" w:eastAsia="Times New Roman" w:hAnsi="Times New Roman"/>
                    <w:spacing w:val="-1"/>
                  </w:rPr>
                </w:rPrChange>
              </w:rPr>
            </w:pPr>
            <w:bookmarkStart w:id="6086" w:name="_Hlk41151631"/>
          </w:p>
          <w:p w14:paraId="0F40124C" w14:textId="77777777" w:rsidR="003F3EDE" w:rsidRPr="004866BB" w:rsidRDefault="003F3EDE" w:rsidP="0025185C">
            <w:pPr>
              <w:jc w:val="center"/>
              <w:rPr>
                <w:rFonts w:ascii="Arial" w:eastAsia="Times New Roman" w:hAnsi="Arial" w:cs="Arial"/>
                <w:spacing w:val="-1"/>
                <w:sz w:val="20"/>
                <w:szCs w:val="20"/>
                <w:rPrChange w:id="608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88" w:author="Adelino Naquarta Sepalanga Domingos" w:date="2025-03-05T09:17:00Z" w16du:dateUtc="2025-03-05T08:17:00Z">
                  <w:rPr>
                    <w:rFonts w:ascii="Times New Roman" w:eastAsia="Times New Roman" w:hAnsi="Times New Roman"/>
                    <w:spacing w:val="-1"/>
                  </w:rPr>
                </w:rPrChange>
              </w:rPr>
              <w:t>4.1.4.19.2.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0AAB34" w14:textId="77777777" w:rsidR="003F3EDE" w:rsidRPr="004866BB" w:rsidRDefault="003F3EDE" w:rsidP="0025185C">
            <w:pPr>
              <w:jc w:val="center"/>
              <w:rPr>
                <w:rFonts w:ascii="Arial" w:eastAsia="Times New Roman" w:hAnsi="Arial" w:cs="Arial"/>
                <w:spacing w:val="-1"/>
                <w:sz w:val="20"/>
                <w:szCs w:val="20"/>
                <w:rPrChange w:id="6089" w:author="Adelino Naquarta Sepalanga Domingos" w:date="2025-03-05T09:17:00Z" w16du:dateUtc="2025-03-05T08:17:00Z">
                  <w:rPr>
                    <w:rFonts w:ascii="Times New Roman" w:eastAsia="Times New Roman" w:hAnsi="Times New Roman"/>
                    <w:spacing w:val="-1"/>
                  </w:rPr>
                </w:rPrChange>
              </w:rPr>
            </w:pPr>
          </w:p>
          <w:p w14:paraId="3C56A935" w14:textId="77777777" w:rsidR="003F3EDE" w:rsidRPr="004866BB" w:rsidRDefault="003F3EDE" w:rsidP="0025185C">
            <w:pPr>
              <w:jc w:val="center"/>
              <w:rPr>
                <w:rFonts w:ascii="Arial" w:eastAsia="Times New Roman" w:hAnsi="Arial" w:cs="Arial"/>
                <w:spacing w:val="-1"/>
                <w:sz w:val="20"/>
                <w:szCs w:val="20"/>
                <w:rPrChange w:id="609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91"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A61C63" w14:textId="77777777" w:rsidR="003F3EDE" w:rsidRPr="004866BB" w:rsidRDefault="003F3EDE" w:rsidP="0025185C">
            <w:pPr>
              <w:rPr>
                <w:rFonts w:ascii="Arial" w:eastAsia="Times New Roman" w:hAnsi="Arial" w:cs="Arial"/>
                <w:spacing w:val="-1"/>
                <w:sz w:val="20"/>
                <w:szCs w:val="20"/>
                <w:rPrChange w:id="6092" w:author="Adelino Naquarta Sepalanga Domingos" w:date="2025-03-05T09:17:00Z" w16du:dateUtc="2025-03-05T08:17:00Z">
                  <w:rPr>
                    <w:rFonts w:ascii="Times New Roman" w:eastAsia="Times New Roman" w:hAnsi="Times New Roman"/>
                    <w:spacing w:val="-1"/>
                  </w:rPr>
                </w:rPrChange>
              </w:rPr>
            </w:pPr>
          </w:p>
          <w:p w14:paraId="769BDC66" w14:textId="77777777" w:rsidR="003F3EDE" w:rsidRPr="004866BB" w:rsidRDefault="003F3EDE" w:rsidP="0025185C">
            <w:pPr>
              <w:rPr>
                <w:rFonts w:ascii="Arial" w:eastAsia="Times New Roman" w:hAnsi="Arial" w:cs="Arial"/>
                <w:spacing w:val="-1"/>
                <w:sz w:val="20"/>
                <w:szCs w:val="20"/>
                <w:rPrChange w:id="609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94" w:author="Adelino Naquarta Sepalanga Domingos" w:date="2025-03-05T09:17:00Z" w16du:dateUtc="2025-03-05T08:17:00Z">
                  <w:rPr>
                    <w:rFonts w:ascii="Times New Roman" w:eastAsia="Times New Roman" w:hAnsi="Times New Roman"/>
                    <w:spacing w:val="-1"/>
                  </w:rPr>
                </w:rPrChange>
              </w:rPr>
              <w:t>Referência ao documento de origem (</w:t>
            </w:r>
            <w:proofErr w:type="spellStart"/>
            <w:r w:rsidRPr="004866BB">
              <w:rPr>
                <w:rFonts w:ascii="Arial" w:eastAsia="Times New Roman" w:hAnsi="Arial" w:cs="Arial"/>
                <w:spacing w:val="-1"/>
                <w:sz w:val="20"/>
                <w:szCs w:val="20"/>
                <w:rPrChange w:id="6095" w:author="Adelino Naquarta Sepalanga Domingos" w:date="2025-03-05T09:17:00Z" w16du:dateUtc="2025-03-05T08:17:00Z">
                  <w:rPr>
                    <w:rFonts w:ascii="Times New Roman" w:eastAsia="Times New Roman" w:hAnsi="Times New Roman"/>
                    <w:spacing w:val="-1"/>
                  </w:rPr>
                </w:rPrChange>
              </w:rPr>
              <w:t>OrderReferences</w:t>
            </w:r>
            <w:proofErr w:type="spellEnd"/>
            <w:r w:rsidRPr="004866BB">
              <w:rPr>
                <w:rFonts w:ascii="Arial" w:eastAsia="Times New Roman" w:hAnsi="Arial" w:cs="Arial"/>
                <w:spacing w:val="-1"/>
                <w:sz w:val="20"/>
                <w:szCs w:val="20"/>
                <w:rPrChange w:id="6096"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633E79" w14:textId="594368CE" w:rsidR="003F3EDE" w:rsidRPr="004866BB" w:rsidRDefault="003F3EDE" w:rsidP="0025185C">
            <w:pPr>
              <w:rPr>
                <w:rFonts w:ascii="Arial" w:eastAsia="Times New Roman" w:hAnsi="Arial" w:cs="Arial"/>
                <w:spacing w:val="-1"/>
                <w:sz w:val="20"/>
                <w:szCs w:val="20"/>
                <w:rPrChange w:id="609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98" w:author="Adelino Naquarta Sepalanga Domingos" w:date="2025-03-05T09:17:00Z" w16du:dateUtc="2025-03-05T08:17:00Z">
                  <w:rPr>
                    <w:rFonts w:ascii="Times New Roman" w:eastAsia="Times New Roman" w:hAnsi="Times New Roman"/>
                    <w:spacing w:val="-1"/>
                  </w:rPr>
                </w:rPrChange>
              </w:rPr>
              <w:t>Existindo a necessidade de efectuar mais do que uma referência, esta estrutura pode</w:t>
            </w:r>
            <w:del w:id="6099" w:author="Adelino Naquarta Sepalanga Domingos" w:date="2025-03-05T09:34:00Z" w16du:dateUtc="2025-03-05T08:34:00Z">
              <w:r w:rsidRPr="004866BB" w:rsidDel="00B45277">
                <w:rPr>
                  <w:rFonts w:ascii="Arial" w:eastAsia="Times New Roman" w:hAnsi="Arial" w:cs="Arial"/>
                  <w:spacing w:val="-1"/>
                  <w:sz w:val="20"/>
                  <w:szCs w:val="20"/>
                  <w:rPrChange w:id="6100" w:author="Adelino Naquarta Sepalanga Domingos" w:date="2025-03-05T09:17:00Z" w16du:dateUtc="2025-03-05T08:17:00Z">
                    <w:rPr>
                      <w:rFonts w:ascii="Times New Roman" w:eastAsia="Times New Roman" w:hAnsi="Times New Roman"/>
                      <w:spacing w:val="-1"/>
                    </w:rPr>
                  </w:rPrChange>
                </w:rPr>
                <w:delText>rá</w:delText>
              </w:r>
            </w:del>
            <w:r w:rsidRPr="004866BB">
              <w:rPr>
                <w:rFonts w:ascii="Arial" w:eastAsia="Times New Roman" w:hAnsi="Arial" w:cs="Arial"/>
                <w:spacing w:val="-1"/>
                <w:sz w:val="20"/>
                <w:szCs w:val="20"/>
                <w:rPrChange w:id="6101" w:author="Adelino Naquarta Sepalanga Domingos" w:date="2025-03-05T09:17:00Z" w16du:dateUtc="2025-03-05T08:17:00Z">
                  <w:rPr>
                    <w:rFonts w:ascii="Times New Roman" w:eastAsia="Times New Roman" w:hAnsi="Times New Roman"/>
                    <w:spacing w:val="-1"/>
                  </w:rPr>
                </w:rPrChange>
              </w:rPr>
              <w:t xml:space="preserve"> ser gerada tantas vezes quantas as necessárias.</w:t>
            </w:r>
          </w:p>
          <w:p w14:paraId="7E6086E3" w14:textId="77777777" w:rsidR="003F3EDE" w:rsidRPr="004866BB" w:rsidRDefault="003F3EDE" w:rsidP="0025185C">
            <w:pPr>
              <w:rPr>
                <w:rFonts w:ascii="Arial" w:eastAsia="Times New Roman" w:hAnsi="Arial" w:cs="Arial"/>
                <w:spacing w:val="-1"/>
                <w:sz w:val="20"/>
                <w:szCs w:val="20"/>
                <w:rPrChange w:id="610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03" w:author="Adelino Naquarta Sepalanga Domingos" w:date="2025-03-05T09:17:00Z" w16du:dateUtc="2025-03-05T08:17:00Z">
                  <w:rPr>
                    <w:rFonts w:ascii="Times New Roman" w:eastAsia="Times New Roman" w:hAnsi="Times New Roman"/>
                    <w:spacing w:val="-1"/>
                  </w:rPr>
                </w:rPrChange>
              </w:rPr>
              <w:t xml:space="preserve">O preenchimento é obrigatório, quando o campo 4.1.4.8. for preenchido com “NC” – Nota de crédito para um documento do ano anterior </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823B7FC" w14:textId="77777777" w:rsidR="003F3EDE" w:rsidRPr="004866BB" w:rsidRDefault="003F3EDE" w:rsidP="0025185C">
            <w:pPr>
              <w:jc w:val="center"/>
              <w:rPr>
                <w:rFonts w:ascii="Arial" w:eastAsia="Times New Roman" w:hAnsi="Arial" w:cs="Arial"/>
                <w:spacing w:val="-1"/>
                <w:sz w:val="20"/>
                <w:szCs w:val="20"/>
                <w:rPrChange w:id="6104" w:author="Adelino Naquarta Sepalanga Domingos" w:date="2025-03-05T09:17:00Z" w16du:dateUtc="2025-03-05T08:17:00Z">
                  <w:rPr>
                    <w:rFonts w:ascii="Times New Roman" w:eastAsia="Times New Roman" w:hAnsi="Times New Roman"/>
                    <w:spacing w:val="-1"/>
                  </w:rPr>
                </w:rPrChange>
              </w:rPr>
            </w:pPr>
          </w:p>
          <w:p w14:paraId="6D5632C2" w14:textId="77777777" w:rsidR="003F3EDE" w:rsidRPr="004866BB" w:rsidRDefault="003F3EDE" w:rsidP="0025185C">
            <w:pPr>
              <w:jc w:val="center"/>
              <w:rPr>
                <w:rFonts w:ascii="Arial" w:eastAsia="Times New Roman" w:hAnsi="Arial" w:cs="Arial"/>
                <w:spacing w:val="-1"/>
                <w:sz w:val="20"/>
                <w:szCs w:val="20"/>
                <w:rPrChange w:id="610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06"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40DE1CD5"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01D6346" w14:textId="77777777" w:rsidR="003F3EDE" w:rsidRPr="004866BB" w:rsidRDefault="003F3EDE" w:rsidP="0025185C">
            <w:pPr>
              <w:jc w:val="center"/>
              <w:rPr>
                <w:rFonts w:ascii="Arial" w:eastAsia="Times New Roman" w:hAnsi="Arial" w:cs="Arial"/>
                <w:spacing w:val="-1"/>
                <w:sz w:val="20"/>
                <w:szCs w:val="20"/>
                <w:rPrChange w:id="6107" w:author="Adelino Naquarta Sepalanga Domingos" w:date="2025-03-05T09:17:00Z" w16du:dateUtc="2025-03-05T08:17:00Z">
                  <w:rPr>
                    <w:rFonts w:ascii="Times New Roman" w:eastAsia="Times New Roman" w:hAnsi="Times New Roman"/>
                    <w:spacing w:val="-1"/>
                  </w:rPr>
                </w:rPrChange>
              </w:rPr>
            </w:pPr>
          </w:p>
          <w:p w14:paraId="027614A7" w14:textId="77777777" w:rsidR="003F3EDE" w:rsidRPr="004866BB" w:rsidRDefault="003F3EDE" w:rsidP="0025185C">
            <w:pPr>
              <w:jc w:val="center"/>
              <w:rPr>
                <w:rFonts w:ascii="Arial" w:eastAsia="Times New Roman" w:hAnsi="Arial" w:cs="Arial"/>
                <w:spacing w:val="-1"/>
                <w:sz w:val="20"/>
                <w:szCs w:val="20"/>
                <w:rPrChange w:id="6108" w:author="Adelino Naquarta Sepalanga Domingos" w:date="2025-03-05T09:17:00Z" w16du:dateUtc="2025-03-05T08:17:00Z">
                  <w:rPr>
                    <w:rFonts w:ascii="Times New Roman" w:eastAsia="Times New Roman" w:hAnsi="Times New Roman"/>
                    <w:spacing w:val="-1"/>
                  </w:rPr>
                </w:rPrChange>
              </w:rPr>
            </w:pPr>
          </w:p>
          <w:p w14:paraId="07030232" w14:textId="77777777" w:rsidR="003F3EDE" w:rsidRPr="004866BB" w:rsidRDefault="003F3EDE" w:rsidP="0025185C">
            <w:pPr>
              <w:jc w:val="center"/>
              <w:rPr>
                <w:rFonts w:ascii="Arial" w:eastAsia="Times New Roman" w:hAnsi="Arial" w:cs="Arial"/>
                <w:spacing w:val="-1"/>
                <w:sz w:val="20"/>
                <w:szCs w:val="20"/>
                <w:rPrChange w:id="610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10" w:author="Adelino Naquarta Sepalanga Domingos" w:date="2025-03-05T09:17:00Z" w16du:dateUtc="2025-03-05T08:17:00Z">
                  <w:rPr>
                    <w:rFonts w:ascii="Times New Roman" w:eastAsia="Times New Roman" w:hAnsi="Times New Roman"/>
                    <w:spacing w:val="-1"/>
                  </w:rPr>
                </w:rPrChange>
              </w:rPr>
              <w:t>4.1.4.19.2.1.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77EA82" w14:textId="77777777" w:rsidR="003F3EDE" w:rsidRPr="004866BB" w:rsidRDefault="003F3EDE" w:rsidP="0025185C">
            <w:pPr>
              <w:jc w:val="center"/>
              <w:rPr>
                <w:rFonts w:ascii="Arial" w:eastAsia="Times New Roman" w:hAnsi="Arial" w:cs="Arial"/>
                <w:spacing w:val="-1"/>
                <w:sz w:val="20"/>
                <w:szCs w:val="20"/>
                <w:rPrChange w:id="6111" w:author="Adelino Naquarta Sepalanga Domingos" w:date="2025-03-05T09:17:00Z" w16du:dateUtc="2025-03-05T08:17:00Z">
                  <w:rPr>
                    <w:rFonts w:ascii="Times New Roman" w:eastAsia="Times New Roman" w:hAnsi="Times New Roman"/>
                    <w:spacing w:val="-1"/>
                  </w:rPr>
                </w:rPrChange>
              </w:rPr>
            </w:pPr>
          </w:p>
          <w:p w14:paraId="286C3337" w14:textId="77777777" w:rsidR="003F3EDE" w:rsidRPr="004866BB" w:rsidRDefault="003F3EDE" w:rsidP="0025185C">
            <w:pPr>
              <w:jc w:val="center"/>
              <w:rPr>
                <w:rFonts w:ascii="Arial" w:eastAsia="Times New Roman" w:hAnsi="Arial" w:cs="Arial"/>
                <w:spacing w:val="-1"/>
                <w:sz w:val="20"/>
                <w:szCs w:val="20"/>
                <w:rPrChange w:id="6112" w:author="Adelino Naquarta Sepalanga Domingos" w:date="2025-03-05T09:17:00Z" w16du:dateUtc="2025-03-05T08:17:00Z">
                  <w:rPr>
                    <w:rFonts w:ascii="Times New Roman" w:eastAsia="Times New Roman" w:hAnsi="Times New Roman"/>
                    <w:spacing w:val="-1"/>
                  </w:rPr>
                </w:rPrChange>
              </w:rPr>
            </w:pPr>
          </w:p>
          <w:p w14:paraId="59F586BB" w14:textId="77777777" w:rsidR="003F3EDE" w:rsidRPr="004866BB" w:rsidRDefault="003F3EDE" w:rsidP="0025185C">
            <w:pPr>
              <w:jc w:val="center"/>
              <w:rPr>
                <w:rFonts w:ascii="Arial" w:eastAsia="Times New Roman" w:hAnsi="Arial" w:cs="Arial"/>
                <w:spacing w:val="-1"/>
                <w:sz w:val="20"/>
                <w:szCs w:val="20"/>
                <w:rPrChange w:id="611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1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B3E898A" w14:textId="77777777" w:rsidR="003F3EDE" w:rsidRPr="004866BB" w:rsidRDefault="003F3EDE" w:rsidP="0025185C">
            <w:pPr>
              <w:rPr>
                <w:rFonts w:ascii="Arial" w:eastAsia="Times New Roman" w:hAnsi="Arial" w:cs="Arial"/>
                <w:spacing w:val="-1"/>
                <w:sz w:val="20"/>
                <w:szCs w:val="20"/>
                <w:rPrChange w:id="6115" w:author="Adelino Naquarta Sepalanga Domingos" w:date="2025-03-05T09:17:00Z" w16du:dateUtc="2025-03-05T08:17:00Z">
                  <w:rPr>
                    <w:rFonts w:ascii="Times New Roman" w:eastAsia="Times New Roman" w:hAnsi="Times New Roman"/>
                    <w:spacing w:val="-1"/>
                  </w:rPr>
                </w:rPrChange>
              </w:rPr>
            </w:pPr>
          </w:p>
          <w:p w14:paraId="692F4DF2" w14:textId="77777777" w:rsidR="003F3EDE" w:rsidRPr="004866BB" w:rsidRDefault="003F3EDE" w:rsidP="0025185C">
            <w:pPr>
              <w:rPr>
                <w:rFonts w:ascii="Arial" w:eastAsia="Times New Roman" w:hAnsi="Arial" w:cs="Arial"/>
                <w:spacing w:val="-1"/>
                <w:sz w:val="20"/>
                <w:szCs w:val="20"/>
                <w:rPrChange w:id="6116" w:author="Adelino Naquarta Sepalanga Domingos" w:date="2025-03-05T09:17:00Z" w16du:dateUtc="2025-03-05T08:17:00Z">
                  <w:rPr>
                    <w:rFonts w:ascii="Times New Roman" w:eastAsia="Times New Roman" w:hAnsi="Times New Roman"/>
                    <w:spacing w:val="-1"/>
                  </w:rPr>
                </w:rPrChange>
              </w:rPr>
            </w:pPr>
          </w:p>
          <w:p w14:paraId="56CE1C72" w14:textId="77777777" w:rsidR="003F3EDE" w:rsidRPr="004866BB" w:rsidRDefault="003F3EDE" w:rsidP="0025185C">
            <w:pPr>
              <w:rPr>
                <w:rFonts w:ascii="Arial" w:eastAsia="Times New Roman" w:hAnsi="Arial" w:cs="Arial"/>
                <w:spacing w:val="-1"/>
                <w:sz w:val="20"/>
                <w:szCs w:val="20"/>
                <w:rPrChange w:id="611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18" w:author="Adelino Naquarta Sepalanga Domingos" w:date="2025-03-05T09:17:00Z" w16du:dateUtc="2025-03-05T08:17:00Z">
                  <w:rPr>
                    <w:rFonts w:ascii="Times New Roman" w:eastAsia="Times New Roman" w:hAnsi="Times New Roman"/>
                    <w:spacing w:val="-1"/>
                  </w:rPr>
                </w:rPrChange>
              </w:rPr>
              <w:t>Número do documento de origem (</w:t>
            </w:r>
            <w:proofErr w:type="spellStart"/>
            <w:r w:rsidRPr="004866BB">
              <w:rPr>
                <w:rFonts w:ascii="Arial" w:eastAsia="Times New Roman" w:hAnsi="Arial" w:cs="Arial"/>
                <w:spacing w:val="-1"/>
                <w:sz w:val="20"/>
                <w:szCs w:val="20"/>
                <w:rPrChange w:id="6119" w:author="Adelino Naquarta Sepalanga Domingos" w:date="2025-03-05T09:17:00Z" w16du:dateUtc="2025-03-05T08:17:00Z">
                  <w:rPr>
                    <w:rFonts w:ascii="Times New Roman" w:eastAsia="Times New Roman" w:hAnsi="Times New Roman"/>
                    <w:spacing w:val="-1"/>
                  </w:rPr>
                </w:rPrChange>
              </w:rPr>
              <w:t>OriginatingON</w:t>
            </w:r>
            <w:proofErr w:type="spellEnd"/>
            <w:r w:rsidRPr="004866BB">
              <w:rPr>
                <w:rFonts w:ascii="Arial" w:eastAsia="Times New Roman" w:hAnsi="Arial" w:cs="Arial"/>
                <w:spacing w:val="-1"/>
                <w:sz w:val="20"/>
                <w:szCs w:val="20"/>
                <w:rPrChange w:id="612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C2631F5" w14:textId="77777777" w:rsidR="003F3EDE" w:rsidRPr="004866BB" w:rsidRDefault="003F3EDE" w:rsidP="0025185C">
            <w:pPr>
              <w:rPr>
                <w:rFonts w:ascii="Arial" w:eastAsia="Times New Roman" w:hAnsi="Arial" w:cs="Arial"/>
                <w:spacing w:val="-1"/>
                <w:sz w:val="20"/>
                <w:szCs w:val="20"/>
                <w:rPrChange w:id="61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22" w:author="Adelino Naquarta Sepalanga Domingos" w:date="2025-03-05T09:17:00Z" w16du:dateUtc="2025-03-05T08:17:00Z">
                  <w:rPr>
                    <w:rFonts w:ascii="Times New Roman" w:eastAsia="Times New Roman" w:hAnsi="Times New Roman"/>
                    <w:spacing w:val="-1"/>
                  </w:rPr>
                </w:rPrChange>
              </w:rPr>
              <w:t>Deve ser indicado o tipo, a série e o número do documento que suporta a emissão deste.</w:t>
            </w:r>
          </w:p>
          <w:p w14:paraId="2057571A" w14:textId="77777777" w:rsidR="003F3EDE" w:rsidRPr="004866BB" w:rsidRDefault="003F3EDE" w:rsidP="0025185C">
            <w:pPr>
              <w:rPr>
                <w:rFonts w:ascii="Arial" w:eastAsia="Times New Roman" w:hAnsi="Arial" w:cs="Arial"/>
                <w:spacing w:val="-1"/>
                <w:sz w:val="20"/>
                <w:szCs w:val="20"/>
                <w:rPrChange w:id="612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24" w:author="Adelino Naquarta Sepalanga Domingos" w:date="2025-03-05T09:17:00Z" w16du:dateUtc="2025-03-05T08:17:00Z">
                  <w:rPr>
                    <w:rFonts w:ascii="Times New Roman" w:eastAsia="Times New Roman" w:hAnsi="Times New Roman"/>
                    <w:spacing w:val="-1"/>
                  </w:rPr>
                </w:rPrChange>
              </w:rPr>
              <w:t>Se o documento estiver contido no SAFT (AO) deve ser utilizada a estrutura de numeração do campo de origem.</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1B544C7" w14:textId="77777777" w:rsidR="003F3EDE" w:rsidRPr="004866BB" w:rsidRDefault="003F3EDE" w:rsidP="0025185C">
            <w:pPr>
              <w:jc w:val="center"/>
              <w:rPr>
                <w:rFonts w:ascii="Arial" w:eastAsia="Times New Roman" w:hAnsi="Arial" w:cs="Arial"/>
                <w:spacing w:val="-1"/>
                <w:sz w:val="20"/>
                <w:szCs w:val="20"/>
                <w:rPrChange w:id="6125" w:author="Adelino Naquarta Sepalanga Domingos" w:date="2025-03-05T09:17:00Z" w16du:dateUtc="2025-03-05T08:17:00Z">
                  <w:rPr>
                    <w:rFonts w:ascii="Times New Roman" w:eastAsia="Times New Roman" w:hAnsi="Times New Roman"/>
                    <w:spacing w:val="-1"/>
                  </w:rPr>
                </w:rPrChange>
              </w:rPr>
            </w:pPr>
          </w:p>
          <w:p w14:paraId="321C794F" w14:textId="77777777" w:rsidR="003F3EDE" w:rsidRPr="004866BB" w:rsidRDefault="003F3EDE" w:rsidP="0025185C">
            <w:pPr>
              <w:jc w:val="center"/>
              <w:rPr>
                <w:rFonts w:ascii="Arial" w:eastAsia="Times New Roman" w:hAnsi="Arial" w:cs="Arial"/>
                <w:spacing w:val="-1"/>
                <w:sz w:val="20"/>
                <w:szCs w:val="20"/>
                <w:rPrChange w:id="6126" w:author="Adelino Naquarta Sepalanga Domingos" w:date="2025-03-05T09:17:00Z" w16du:dateUtc="2025-03-05T08:17:00Z">
                  <w:rPr>
                    <w:rFonts w:ascii="Times New Roman" w:eastAsia="Times New Roman" w:hAnsi="Times New Roman"/>
                    <w:spacing w:val="-1"/>
                  </w:rPr>
                </w:rPrChange>
              </w:rPr>
            </w:pPr>
          </w:p>
          <w:p w14:paraId="09669E93" w14:textId="77777777" w:rsidR="003F3EDE" w:rsidRPr="004866BB" w:rsidRDefault="003F3EDE" w:rsidP="0025185C">
            <w:pPr>
              <w:jc w:val="center"/>
              <w:rPr>
                <w:rFonts w:ascii="Arial" w:eastAsia="Times New Roman" w:hAnsi="Arial" w:cs="Arial"/>
                <w:spacing w:val="-1"/>
                <w:sz w:val="20"/>
                <w:szCs w:val="20"/>
                <w:rPrChange w:id="61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28" w:author="Adelino Naquarta Sepalanga Domingos" w:date="2025-03-05T09:17:00Z" w16du:dateUtc="2025-03-05T08:17:00Z">
                  <w:rPr>
                    <w:rFonts w:ascii="Times New Roman" w:eastAsia="Times New Roman" w:hAnsi="Times New Roman"/>
                    <w:spacing w:val="-1"/>
                  </w:rPr>
                </w:rPrChange>
              </w:rPr>
              <w:t>Texto 60</w:t>
            </w:r>
          </w:p>
        </w:tc>
      </w:tr>
      <w:tr w:rsidR="003F3EDE" w:rsidRPr="004866BB" w14:paraId="6318756B" w14:textId="77777777" w:rsidTr="0025185C">
        <w:trPr>
          <w:trHeight w:val="78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404F065" w14:textId="77777777" w:rsidR="003F3EDE" w:rsidRPr="004866BB" w:rsidRDefault="003F3EDE" w:rsidP="0025185C">
            <w:pPr>
              <w:jc w:val="center"/>
              <w:rPr>
                <w:rFonts w:ascii="Arial" w:eastAsia="Times New Roman" w:hAnsi="Arial" w:cs="Arial"/>
                <w:spacing w:val="-1"/>
                <w:sz w:val="20"/>
                <w:szCs w:val="20"/>
                <w:rPrChange w:id="612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30" w:author="Adelino Naquarta Sepalanga Domingos" w:date="2025-03-05T09:17:00Z" w16du:dateUtc="2025-03-05T08:17:00Z">
                  <w:rPr>
                    <w:rFonts w:ascii="Times New Roman" w:eastAsia="Times New Roman" w:hAnsi="Times New Roman"/>
                    <w:spacing w:val="-1"/>
                  </w:rPr>
                </w:rPrChange>
              </w:rPr>
              <w:t>4.1.4.19.2.2.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872470" w14:textId="77777777" w:rsidR="003F3EDE" w:rsidRPr="004866BB" w:rsidRDefault="003F3EDE" w:rsidP="0025185C">
            <w:pPr>
              <w:jc w:val="center"/>
              <w:rPr>
                <w:rFonts w:ascii="Arial" w:eastAsia="Times New Roman" w:hAnsi="Arial" w:cs="Arial"/>
                <w:spacing w:val="-1"/>
                <w:sz w:val="20"/>
                <w:szCs w:val="20"/>
                <w:rPrChange w:id="61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3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8DBD0C" w14:textId="77777777" w:rsidR="003F3EDE" w:rsidRPr="004866BB" w:rsidRDefault="003F3EDE" w:rsidP="0025185C">
            <w:pPr>
              <w:rPr>
                <w:rFonts w:ascii="Arial" w:eastAsia="Times New Roman" w:hAnsi="Arial" w:cs="Arial"/>
                <w:spacing w:val="-1"/>
                <w:sz w:val="20"/>
                <w:szCs w:val="20"/>
                <w:rPrChange w:id="613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34" w:author="Adelino Naquarta Sepalanga Domingos" w:date="2025-03-05T09:17:00Z" w16du:dateUtc="2025-03-05T08:17:00Z">
                  <w:rPr>
                    <w:rFonts w:ascii="Times New Roman" w:eastAsia="Times New Roman" w:hAnsi="Times New Roman"/>
                    <w:spacing w:val="-1"/>
                  </w:rPr>
                </w:rPrChange>
              </w:rPr>
              <w:t>Data do documento de origem (</w:t>
            </w:r>
            <w:proofErr w:type="spellStart"/>
            <w:r w:rsidRPr="004866BB">
              <w:rPr>
                <w:rFonts w:ascii="Arial" w:eastAsia="Times New Roman" w:hAnsi="Arial" w:cs="Arial"/>
                <w:spacing w:val="-1"/>
                <w:sz w:val="20"/>
                <w:szCs w:val="20"/>
                <w:rPrChange w:id="6135" w:author="Adelino Naquarta Sepalanga Domingos" w:date="2025-03-05T09:17:00Z" w16du:dateUtc="2025-03-05T08:17:00Z">
                  <w:rPr>
                    <w:rFonts w:ascii="Times New Roman" w:eastAsia="Times New Roman" w:hAnsi="Times New Roman"/>
                    <w:spacing w:val="-1"/>
                  </w:rPr>
                </w:rPrChange>
              </w:rPr>
              <w:t>OrderDate</w:t>
            </w:r>
            <w:proofErr w:type="spellEnd"/>
            <w:r w:rsidRPr="004866BB">
              <w:rPr>
                <w:rFonts w:ascii="Arial" w:eastAsia="Times New Roman" w:hAnsi="Arial" w:cs="Arial"/>
                <w:spacing w:val="-1"/>
                <w:sz w:val="20"/>
                <w:szCs w:val="20"/>
                <w:rPrChange w:id="6136"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9A3F9D" w14:textId="77777777" w:rsidR="003F3EDE" w:rsidRPr="004866BB" w:rsidRDefault="003F3EDE" w:rsidP="0025185C">
            <w:pPr>
              <w:rPr>
                <w:rFonts w:ascii="Arial" w:eastAsia="Times New Roman" w:hAnsi="Arial" w:cs="Arial"/>
                <w:spacing w:val="-1"/>
                <w:sz w:val="20"/>
                <w:szCs w:val="20"/>
                <w:rPrChange w:id="6137"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874419" w14:textId="77777777" w:rsidR="003F3EDE" w:rsidRPr="004866BB" w:rsidRDefault="003F3EDE" w:rsidP="0025185C">
            <w:pPr>
              <w:jc w:val="center"/>
              <w:rPr>
                <w:rFonts w:ascii="Arial" w:eastAsia="Times New Roman" w:hAnsi="Arial" w:cs="Arial"/>
                <w:spacing w:val="-1"/>
                <w:sz w:val="20"/>
                <w:szCs w:val="20"/>
                <w:rPrChange w:id="6138" w:author="Adelino Naquarta Sepalanga Domingos" w:date="2025-03-05T09:17:00Z" w16du:dateUtc="2025-03-05T08:17:00Z">
                  <w:rPr>
                    <w:rFonts w:ascii="Times New Roman" w:eastAsia="Times New Roman" w:hAnsi="Times New Roman"/>
                    <w:spacing w:val="-1"/>
                  </w:rPr>
                </w:rPrChange>
              </w:rPr>
            </w:pPr>
          </w:p>
          <w:p w14:paraId="434C59A9" w14:textId="77777777" w:rsidR="003F3EDE" w:rsidRPr="004866BB" w:rsidRDefault="003F3EDE" w:rsidP="0025185C">
            <w:pPr>
              <w:jc w:val="center"/>
              <w:rPr>
                <w:rFonts w:ascii="Arial" w:eastAsia="Times New Roman" w:hAnsi="Arial" w:cs="Arial"/>
                <w:spacing w:val="-1"/>
                <w:sz w:val="20"/>
                <w:szCs w:val="20"/>
                <w:rPrChange w:id="61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40" w:author="Adelino Naquarta Sepalanga Domingos" w:date="2025-03-05T09:17:00Z" w16du:dateUtc="2025-03-05T08:17:00Z">
                  <w:rPr>
                    <w:rFonts w:ascii="Times New Roman" w:eastAsia="Times New Roman" w:hAnsi="Times New Roman"/>
                    <w:spacing w:val="-1"/>
                  </w:rPr>
                </w:rPrChange>
              </w:rPr>
              <w:t>Data</w:t>
            </w:r>
          </w:p>
        </w:tc>
      </w:tr>
      <w:bookmarkEnd w:id="6086"/>
      <w:tr w:rsidR="003F3EDE" w:rsidRPr="004866BB" w14:paraId="584B630B" w14:textId="77777777" w:rsidTr="0025185C">
        <w:trPr>
          <w:trHeight w:val="161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C5D7F96" w14:textId="77777777" w:rsidR="003F3EDE" w:rsidRPr="004866BB" w:rsidRDefault="003F3EDE" w:rsidP="0025185C">
            <w:pPr>
              <w:jc w:val="center"/>
              <w:rPr>
                <w:rFonts w:ascii="Arial" w:eastAsia="Times New Roman" w:hAnsi="Arial" w:cs="Arial"/>
                <w:spacing w:val="-1"/>
                <w:sz w:val="20"/>
                <w:szCs w:val="20"/>
                <w:rPrChange w:id="6141" w:author="Adelino Naquarta Sepalanga Domingos" w:date="2025-03-05T09:17:00Z" w16du:dateUtc="2025-03-05T08:17:00Z">
                  <w:rPr>
                    <w:rFonts w:ascii="Times New Roman" w:eastAsia="Times New Roman" w:hAnsi="Times New Roman"/>
                    <w:spacing w:val="-1"/>
                  </w:rPr>
                </w:rPrChange>
              </w:rPr>
            </w:pPr>
          </w:p>
          <w:p w14:paraId="69F45EAD" w14:textId="77777777" w:rsidR="003F3EDE" w:rsidRPr="004866BB" w:rsidRDefault="003F3EDE" w:rsidP="0025185C">
            <w:pPr>
              <w:jc w:val="center"/>
              <w:rPr>
                <w:rFonts w:ascii="Arial" w:eastAsia="Times New Roman" w:hAnsi="Arial" w:cs="Arial"/>
                <w:spacing w:val="-1"/>
                <w:sz w:val="20"/>
                <w:szCs w:val="20"/>
                <w:rPrChange w:id="614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43" w:author="Adelino Naquarta Sepalanga Domingos" w:date="2025-03-05T09:17:00Z" w16du:dateUtc="2025-03-05T08:17:00Z">
                  <w:rPr>
                    <w:rFonts w:ascii="Times New Roman" w:eastAsia="Times New Roman" w:hAnsi="Times New Roman"/>
                    <w:spacing w:val="-1"/>
                  </w:rPr>
                </w:rPrChange>
              </w:rPr>
              <w:t>4.1.4.19.3.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E11419" w14:textId="77777777" w:rsidR="003F3EDE" w:rsidRPr="004866BB" w:rsidRDefault="003F3EDE" w:rsidP="0025185C">
            <w:pPr>
              <w:jc w:val="center"/>
              <w:rPr>
                <w:rFonts w:ascii="Arial" w:eastAsia="Times New Roman" w:hAnsi="Arial" w:cs="Arial"/>
                <w:spacing w:val="-1"/>
                <w:sz w:val="20"/>
                <w:szCs w:val="20"/>
                <w:rPrChange w:id="6144" w:author="Adelino Naquarta Sepalanga Domingos" w:date="2025-03-05T09:17:00Z" w16du:dateUtc="2025-03-05T08:17:00Z">
                  <w:rPr>
                    <w:rFonts w:ascii="Times New Roman" w:eastAsia="Times New Roman" w:hAnsi="Times New Roman"/>
                    <w:spacing w:val="-1"/>
                  </w:rPr>
                </w:rPrChange>
              </w:rPr>
            </w:pPr>
          </w:p>
          <w:p w14:paraId="7BCCE995" w14:textId="77777777" w:rsidR="003F3EDE" w:rsidRPr="004866BB" w:rsidRDefault="003F3EDE" w:rsidP="0025185C">
            <w:pPr>
              <w:jc w:val="center"/>
              <w:rPr>
                <w:rFonts w:ascii="Arial" w:eastAsia="Times New Roman" w:hAnsi="Arial" w:cs="Arial"/>
                <w:spacing w:val="-1"/>
                <w:sz w:val="20"/>
                <w:szCs w:val="20"/>
                <w:rPrChange w:id="61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4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29E58C" w14:textId="77777777" w:rsidR="003F3EDE" w:rsidRPr="004866BB" w:rsidRDefault="003F3EDE" w:rsidP="0025185C">
            <w:pPr>
              <w:rPr>
                <w:rFonts w:ascii="Arial" w:eastAsia="Times New Roman" w:hAnsi="Arial" w:cs="Arial"/>
                <w:spacing w:val="-1"/>
                <w:sz w:val="20"/>
                <w:szCs w:val="20"/>
                <w:rPrChange w:id="6147" w:author="Adelino Naquarta Sepalanga Domingos" w:date="2025-03-05T09:17:00Z" w16du:dateUtc="2025-03-05T08:17:00Z">
                  <w:rPr>
                    <w:rFonts w:ascii="Times New Roman" w:eastAsia="Times New Roman" w:hAnsi="Times New Roman"/>
                    <w:spacing w:val="-1"/>
                  </w:rPr>
                </w:rPrChange>
              </w:rPr>
            </w:pPr>
          </w:p>
          <w:p w14:paraId="055825C6" w14:textId="77777777" w:rsidR="003F3EDE" w:rsidRPr="004866BB" w:rsidRDefault="003F3EDE" w:rsidP="0025185C">
            <w:pPr>
              <w:rPr>
                <w:rFonts w:ascii="Arial" w:eastAsia="Times New Roman" w:hAnsi="Arial" w:cs="Arial"/>
                <w:spacing w:val="-1"/>
                <w:sz w:val="20"/>
                <w:szCs w:val="20"/>
                <w:rPrChange w:id="614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49" w:author="Adelino Naquarta Sepalanga Domingos" w:date="2025-03-05T09:17:00Z" w16du:dateUtc="2025-03-05T08:17:00Z">
                  <w:rPr>
                    <w:rFonts w:ascii="Times New Roman" w:eastAsia="Times New Roman" w:hAnsi="Times New Roman"/>
                    <w:spacing w:val="-1"/>
                  </w:rPr>
                </w:rPrChange>
              </w:rPr>
              <w:t>Identificador do produto ou serviço (</w:t>
            </w:r>
            <w:proofErr w:type="spellStart"/>
            <w:r w:rsidRPr="004866BB">
              <w:rPr>
                <w:rFonts w:ascii="Arial" w:eastAsia="Times New Roman" w:hAnsi="Arial" w:cs="Arial"/>
                <w:spacing w:val="-1"/>
                <w:sz w:val="20"/>
                <w:szCs w:val="20"/>
                <w:rPrChange w:id="6150" w:author="Adelino Naquarta Sepalanga Domingos" w:date="2025-03-05T09:17:00Z" w16du:dateUtc="2025-03-05T08:17:00Z">
                  <w:rPr>
                    <w:rFonts w:ascii="Times New Roman" w:eastAsia="Times New Roman" w:hAnsi="Times New Roman"/>
                    <w:spacing w:val="-1"/>
                  </w:rPr>
                </w:rPrChange>
              </w:rPr>
              <w:t>ProductCode</w:t>
            </w:r>
            <w:proofErr w:type="spellEnd"/>
            <w:r w:rsidRPr="004866BB">
              <w:rPr>
                <w:rFonts w:ascii="Arial" w:eastAsia="Times New Roman" w:hAnsi="Arial" w:cs="Arial"/>
                <w:spacing w:val="-1"/>
                <w:sz w:val="20"/>
                <w:szCs w:val="20"/>
                <w:rPrChange w:id="6151"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ADBE6D" w14:textId="77777777" w:rsidR="003F3EDE" w:rsidRPr="004866BB" w:rsidRDefault="003F3EDE" w:rsidP="0025185C">
            <w:pPr>
              <w:rPr>
                <w:rFonts w:ascii="Arial" w:eastAsia="Times New Roman" w:hAnsi="Arial" w:cs="Arial"/>
                <w:spacing w:val="-1"/>
                <w:sz w:val="20"/>
                <w:szCs w:val="20"/>
                <w:rPrChange w:id="6152" w:author="Adelino Naquarta Sepalanga Domingos" w:date="2025-03-05T09:20:00Z" w16du:dateUtc="2025-03-05T08:20:00Z">
                  <w:rPr>
                    <w:rFonts w:ascii="Times New Roman" w:eastAsia="Times New Roman" w:hAnsi="Times New Roman"/>
                    <w:spacing w:val="-1"/>
                  </w:rPr>
                </w:rPrChange>
              </w:rPr>
            </w:pPr>
            <w:r w:rsidRPr="004866BB">
              <w:rPr>
                <w:rFonts w:ascii="Arial" w:eastAsia="Times New Roman" w:hAnsi="Arial" w:cs="Arial"/>
                <w:spacing w:val="-1"/>
                <w:sz w:val="20"/>
                <w:szCs w:val="20"/>
                <w:rPrChange w:id="6153" w:author="Adelino Naquarta Sepalanga Domingos" w:date="2025-03-05T09:20:00Z" w16du:dateUtc="2025-03-05T08:20:00Z">
                  <w:rPr>
                    <w:rFonts w:ascii="Times New Roman" w:eastAsia="Times New Roman" w:hAnsi="Times New Roman"/>
                    <w:color w:val="FF0000"/>
                    <w:spacing w:val="-1"/>
                  </w:rPr>
                </w:rPrChange>
              </w:rPr>
              <w:t>Chave do registo na tabela 2.4. – Tabela de produtos / serviços (</w:t>
            </w:r>
            <w:proofErr w:type="spellStart"/>
            <w:r w:rsidRPr="004866BB">
              <w:rPr>
                <w:rFonts w:ascii="Arial" w:eastAsia="Times New Roman" w:hAnsi="Arial" w:cs="Arial"/>
                <w:spacing w:val="-1"/>
                <w:sz w:val="20"/>
                <w:szCs w:val="20"/>
                <w:rPrChange w:id="6154" w:author="Adelino Naquarta Sepalanga Domingos" w:date="2025-03-05T09:20:00Z" w16du:dateUtc="2025-03-05T08:20:00Z">
                  <w:rPr>
                    <w:rFonts w:ascii="Times New Roman" w:eastAsia="Times New Roman" w:hAnsi="Times New Roman"/>
                    <w:color w:val="FF0000"/>
                    <w:spacing w:val="-1"/>
                  </w:rPr>
                </w:rPrChange>
              </w:rPr>
              <w:t>Product</w:t>
            </w:r>
            <w:proofErr w:type="spellEnd"/>
            <w:r w:rsidRPr="004866BB">
              <w:rPr>
                <w:rFonts w:ascii="Arial" w:eastAsia="Times New Roman" w:hAnsi="Arial" w:cs="Arial"/>
                <w:spacing w:val="-1"/>
                <w:sz w:val="20"/>
                <w:szCs w:val="20"/>
                <w:rPrChange w:id="6155" w:author="Adelino Naquarta Sepalanga Domingos" w:date="2025-03-05T09:20:00Z" w16du:dateUtc="2025-03-05T08:20:00Z">
                  <w:rPr>
                    <w:rFonts w:ascii="Times New Roman" w:eastAsia="Times New Roman" w:hAnsi="Times New Roman"/>
                    <w:color w:val="FF0000"/>
                    <w:spacing w:val="-1"/>
                  </w:rPr>
                </w:rPrChange>
              </w:rPr>
              <w:t>), no campo 2.4.2. – Identificador do produto ou serviço (</w:t>
            </w:r>
            <w:proofErr w:type="spellStart"/>
            <w:r w:rsidRPr="004866BB">
              <w:rPr>
                <w:rFonts w:ascii="Arial" w:eastAsia="Times New Roman" w:hAnsi="Arial" w:cs="Arial"/>
                <w:spacing w:val="-1"/>
                <w:sz w:val="20"/>
                <w:szCs w:val="20"/>
                <w:rPrChange w:id="6156" w:author="Adelino Naquarta Sepalanga Domingos" w:date="2025-03-05T09:20:00Z" w16du:dateUtc="2025-03-05T08:20:00Z">
                  <w:rPr>
                    <w:rFonts w:ascii="Times New Roman" w:eastAsia="Times New Roman" w:hAnsi="Times New Roman"/>
                    <w:color w:val="FF0000"/>
                    <w:spacing w:val="-1"/>
                  </w:rPr>
                </w:rPrChange>
              </w:rPr>
              <w:t>ProductCode</w:t>
            </w:r>
            <w:proofErr w:type="spellEnd"/>
            <w:r w:rsidRPr="004866BB">
              <w:rPr>
                <w:rFonts w:ascii="Arial" w:eastAsia="Times New Roman" w:hAnsi="Arial" w:cs="Arial"/>
                <w:spacing w:val="-1"/>
                <w:sz w:val="20"/>
                <w:szCs w:val="20"/>
                <w:rPrChange w:id="6157" w:author="Adelino Naquarta Sepalanga Domingos" w:date="2025-03-05T09:20:00Z" w16du:dateUtc="2025-03-05T08:20:00Z">
                  <w:rPr>
                    <w:rFonts w:ascii="Times New Roman" w:eastAsia="Times New Roman" w:hAnsi="Times New Roman"/>
                    <w:color w:val="FF0000"/>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6F167E" w14:textId="77777777" w:rsidR="003F3EDE" w:rsidRPr="004866BB" w:rsidRDefault="003F3EDE" w:rsidP="0025185C">
            <w:pPr>
              <w:jc w:val="center"/>
              <w:rPr>
                <w:rFonts w:ascii="Arial" w:eastAsia="Times New Roman" w:hAnsi="Arial" w:cs="Arial"/>
                <w:spacing w:val="-1"/>
                <w:sz w:val="20"/>
                <w:szCs w:val="20"/>
                <w:rPrChange w:id="6158" w:author="Adelino Naquarta Sepalanga Domingos" w:date="2025-03-05T09:17:00Z" w16du:dateUtc="2025-03-05T08:17:00Z">
                  <w:rPr>
                    <w:rFonts w:ascii="Times New Roman" w:eastAsia="Times New Roman" w:hAnsi="Times New Roman"/>
                    <w:spacing w:val="-1"/>
                  </w:rPr>
                </w:rPrChange>
              </w:rPr>
            </w:pPr>
          </w:p>
          <w:p w14:paraId="3DBEB0C5" w14:textId="77777777" w:rsidR="003F3EDE" w:rsidRPr="004866BB" w:rsidRDefault="003F3EDE" w:rsidP="0025185C">
            <w:pPr>
              <w:jc w:val="center"/>
              <w:rPr>
                <w:rFonts w:ascii="Arial" w:eastAsia="Times New Roman" w:hAnsi="Arial" w:cs="Arial"/>
                <w:spacing w:val="-1"/>
                <w:sz w:val="20"/>
                <w:szCs w:val="20"/>
                <w:rPrChange w:id="6159" w:author="Adelino Naquarta Sepalanga Domingos" w:date="2025-03-05T09:17:00Z" w16du:dateUtc="2025-03-05T08:17:00Z">
                  <w:rPr>
                    <w:rFonts w:ascii="Times New Roman" w:eastAsia="Times New Roman" w:hAnsi="Times New Roman"/>
                    <w:spacing w:val="-1"/>
                  </w:rPr>
                </w:rPrChange>
              </w:rPr>
            </w:pPr>
          </w:p>
          <w:p w14:paraId="57905CF7" w14:textId="77777777" w:rsidR="003F3EDE" w:rsidRPr="004866BB" w:rsidRDefault="003F3EDE" w:rsidP="0025185C">
            <w:pPr>
              <w:jc w:val="center"/>
              <w:rPr>
                <w:rFonts w:ascii="Arial" w:eastAsia="Times New Roman" w:hAnsi="Arial" w:cs="Arial"/>
                <w:spacing w:val="-1"/>
                <w:sz w:val="20"/>
                <w:szCs w:val="20"/>
                <w:rPrChange w:id="616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61" w:author="Adelino Naquarta Sepalanga Domingos" w:date="2025-03-05T09:17:00Z" w16du:dateUtc="2025-03-05T08:17:00Z">
                  <w:rPr>
                    <w:rFonts w:ascii="Times New Roman" w:eastAsia="Times New Roman" w:hAnsi="Times New Roman"/>
                    <w:spacing w:val="-1"/>
                  </w:rPr>
                </w:rPrChange>
              </w:rPr>
              <w:t>Texto 60</w:t>
            </w:r>
          </w:p>
        </w:tc>
      </w:tr>
      <w:tr w:rsidR="003F3EDE" w:rsidRPr="004866BB" w14:paraId="7527406F" w14:textId="77777777" w:rsidTr="0025185C">
        <w:trPr>
          <w:trHeight w:val="149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238BBD" w14:textId="77777777" w:rsidR="003F3EDE" w:rsidRPr="004866BB" w:rsidRDefault="003F3EDE" w:rsidP="0025185C">
            <w:pPr>
              <w:jc w:val="center"/>
              <w:rPr>
                <w:rFonts w:ascii="Arial" w:eastAsia="Times New Roman" w:hAnsi="Arial" w:cs="Arial"/>
                <w:spacing w:val="-1"/>
                <w:sz w:val="20"/>
                <w:szCs w:val="20"/>
                <w:rPrChange w:id="616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63" w:author="Adelino Naquarta Sepalanga Domingos" w:date="2025-03-05T09:17:00Z" w16du:dateUtc="2025-03-05T08:17:00Z">
                  <w:rPr>
                    <w:rFonts w:ascii="Times New Roman" w:eastAsia="Times New Roman" w:hAnsi="Times New Roman"/>
                    <w:spacing w:val="-1"/>
                  </w:rPr>
                </w:rPrChange>
              </w:rPr>
              <w:t>4.1.4.19.4.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B4BD54" w14:textId="77777777" w:rsidR="003F3EDE" w:rsidRPr="004866BB" w:rsidRDefault="003F3EDE" w:rsidP="0025185C">
            <w:pPr>
              <w:jc w:val="center"/>
              <w:rPr>
                <w:rFonts w:ascii="Arial" w:eastAsia="Times New Roman" w:hAnsi="Arial" w:cs="Arial"/>
                <w:spacing w:val="-1"/>
                <w:sz w:val="20"/>
                <w:szCs w:val="20"/>
                <w:rPrChange w:id="616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65"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D04065" w14:textId="77777777" w:rsidR="003F3EDE" w:rsidRPr="004866BB" w:rsidRDefault="003F3EDE" w:rsidP="0025185C">
            <w:pPr>
              <w:rPr>
                <w:rFonts w:ascii="Arial" w:eastAsia="Times New Roman" w:hAnsi="Arial" w:cs="Arial"/>
                <w:spacing w:val="-1"/>
                <w:sz w:val="20"/>
                <w:szCs w:val="20"/>
                <w:rPrChange w:id="616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67" w:author="Adelino Naquarta Sepalanga Domingos" w:date="2025-03-05T09:17:00Z" w16du:dateUtc="2025-03-05T08:17:00Z">
                  <w:rPr>
                    <w:rFonts w:ascii="Times New Roman" w:eastAsia="Times New Roman" w:hAnsi="Times New Roman"/>
                    <w:spacing w:val="-1"/>
                  </w:rPr>
                </w:rPrChange>
              </w:rPr>
              <w:t>Descrição do produto ou serviço (</w:t>
            </w:r>
            <w:proofErr w:type="spellStart"/>
            <w:r w:rsidRPr="004866BB">
              <w:rPr>
                <w:rFonts w:ascii="Arial" w:eastAsia="Times New Roman" w:hAnsi="Arial" w:cs="Arial"/>
                <w:spacing w:val="-1"/>
                <w:sz w:val="20"/>
                <w:szCs w:val="20"/>
                <w:rPrChange w:id="6168" w:author="Adelino Naquarta Sepalanga Domingos" w:date="2025-03-05T09:17:00Z" w16du:dateUtc="2025-03-05T08:17:00Z">
                  <w:rPr>
                    <w:rFonts w:ascii="Times New Roman" w:eastAsia="Times New Roman" w:hAnsi="Times New Roman"/>
                    <w:spacing w:val="-1"/>
                  </w:rPr>
                </w:rPrChange>
              </w:rPr>
              <w:t>ProductDescription</w:t>
            </w:r>
            <w:proofErr w:type="spellEnd"/>
            <w:r w:rsidRPr="004866BB">
              <w:rPr>
                <w:rFonts w:ascii="Arial" w:eastAsia="Times New Roman" w:hAnsi="Arial" w:cs="Arial"/>
                <w:spacing w:val="-1"/>
                <w:sz w:val="20"/>
                <w:szCs w:val="20"/>
                <w:rPrChange w:id="6169"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432659" w14:textId="77777777" w:rsidR="003F3EDE" w:rsidRPr="004866BB" w:rsidRDefault="003F3EDE" w:rsidP="0025185C">
            <w:pPr>
              <w:rPr>
                <w:rFonts w:ascii="Arial" w:eastAsia="Times New Roman" w:hAnsi="Arial" w:cs="Arial"/>
                <w:spacing w:val="-1"/>
                <w:sz w:val="20"/>
                <w:szCs w:val="20"/>
                <w:rPrChange w:id="617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71" w:author="Adelino Naquarta Sepalanga Domingos" w:date="2025-03-05T09:17:00Z" w16du:dateUtc="2025-03-05T08:17:00Z">
                  <w:rPr>
                    <w:rFonts w:ascii="Times New Roman" w:eastAsia="Times New Roman" w:hAnsi="Times New Roman"/>
                    <w:spacing w:val="-1"/>
                  </w:rPr>
                </w:rPrChange>
              </w:rPr>
              <w:t>Descrição da linha da factura, ligada à tabela 2.4. – Tabela de produtos/ serviços (</w:t>
            </w:r>
            <w:proofErr w:type="spellStart"/>
            <w:r w:rsidRPr="004866BB">
              <w:rPr>
                <w:rFonts w:ascii="Arial" w:eastAsia="Times New Roman" w:hAnsi="Arial" w:cs="Arial"/>
                <w:spacing w:val="-1"/>
                <w:sz w:val="20"/>
                <w:szCs w:val="20"/>
                <w:rPrChange w:id="6172" w:author="Adelino Naquarta Sepalanga Domingos" w:date="2025-03-05T09:17:00Z" w16du:dateUtc="2025-03-05T08:17:00Z">
                  <w:rPr>
                    <w:rFonts w:ascii="Times New Roman" w:eastAsia="Times New Roman" w:hAnsi="Times New Roman"/>
                    <w:spacing w:val="-1"/>
                  </w:rPr>
                </w:rPrChange>
              </w:rPr>
              <w:t>Product</w:t>
            </w:r>
            <w:proofErr w:type="spellEnd"/>
            <w:r w:rsidRPr="004866BB">
              <w:rPr>
                <w:rFonts w:ascii="Arial" w:eastAsia="Times New Roman" w:hAnsi="Arial" w:cs="Arial"/>
                <w:spacing w:val="-1"/>
                <w:sz w:val="20"/>
                <w:szCs w:val="20"/>
                <w:rPrChange w:id="6173" w:author="Adelino Naquarta Sepalanga Domingos" w:date="2025-03-05T09:17:00Z" w16du:dateUtc="2025-03-05T08:17:00Z">
                  <w:rPr>
                    <w:rFonts w:ascii="Times New Roman" w:eastAsia="Times New Roman" w:hAnsi="Times New Roman"/>
                    <w:spacing w:val="-1"/>
                  </w:rPr>
                </w:rPrChange>
              </w:rPr>
              <w:t>), no campo 2.4.4. – Descrição do produto ou serviço (</w:t>
            </w:r>
            <w:proofErr w:type="spellStart"/>
            <w:r w:rsidRPr="004866BB">
              <w:rPr>
                <w:rFonts w:ascii="Arial" w:eastAsia="Times New Roman" w:hAnsi="Arial" w:cs="Arial"/>
                <w:spacing w:val="-1"/>
                <w:sz w:val="20"/>
                <w:szCs w:val="20"/>
                <w:rPrChange w:id="6174" w:author="Adelino Naquarta Sepalanga Domingos" w:date="2025-03-05T09:17:00Z" w16du:dateUtc="2025-03-05T08:17:00Z">
                  <w:rPr>
                    <w:rFonts w:ascii="Times New Roman" w:eastAsia="Times New Roman" w:hAnsi="Times New Roman"/>
                    <w:spacing w:val="-1"/>
                  </w:rPr>
                </w:rPrChange>
              </w:rPr>
              <w:t>ProductDescription</w:t>
            </w:r>
            <w:proofErr w:type="spellEnd"/>
            <w:r w:rsidRPr="004866BB">
              <w:rPr>
                <w:rFonts w:ascii="Arial" w:eastAsia="Times New Roman" w:hAnsi="Arial" w:cs="Arial"/>
                <w:spacing w:val="-1"/>
                <w:sz w:val="20"/>
                <w:szCs w:val="20"/>
                <w:rPrChange w:id="6175"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023255C" w14:textId="77777777" w:rsidR="003F3EDE" w:rsidRPr="004866BB" w:rsidRDefault="003F3EDE" w:rsidP="0025185C">
            <w:pPr>
              <w:jc w:val="center"/>
              <w:rPr>
                <w:rFonts w:ascii="Arial" w:eastAsia="Times New Roman" w:hAnsi="Arial" w:cs="Arial"/>
                <w:spacing w:val="-1"/>
                <w:sz w:val="20"/>
                <w:szCs w:val="20"/>
                <w:rPrChange w:id="6176" w:author="Adelino Naquarta Sepalanga Domingos" w:date="2025-03-05T09:17:00Z" w16du:dateUtc="2025-03-05T08:17:00Z">
                  <w:rPr>
                    <w:rFonts w:ascii="Times New Roman" w:eastAsia="Times New Roman" w:hAnsi="Times New Roman"/>
                    <w:spacing w:val="-1"/>
                  </w:rPr>
                </w:rPrChange>
              </w:rPr>
            </w:pPr>
          </w:p>
          <w:p w14:paraId="7F5D0C2A" w14:textId="77777777" w:rsidR="003F3EDE" w:rsidRPr="004866BB" w:rsidRDefault="003F3EDE" w:rsidP="0025185C">
            <w:pPr>
              <w:jc w:val="center"/>
              <w:rPr>
                <w:rFonts w:ascii="Arial" w:eastAsia="Times New Roman" w:hAnsi="Arial" w:cs="Arial"/>
                <w:spacing w:val="-1"/>
                <w:sz w:val="20"/>
                <w:szCs w:val="20"/>
                <w:rPrChange w:id="6177" w:author="Adelino Naquarta Sepalanga Domingos" w:date="2025-03-05T09:17:00Z" w16du:dateUtc="2025-03-05T08:17:00Z">
                  <w:rPr>
                    <w:rFonts w:ascii="Times New Roman" w:eastAsia="Times New Roman" w:hAnsi="Times New Roman"/>
                    <w:spacing w:val="-1"/>
                  </w:rPr>
                </w:rPrChange>
              </w:rPr>
            </w:pPr>
          </w:p>
          <w:p w14:paraId="2FA8ADFB" w14:textId="77777777" w:rsidR="003F3EDE" w:rsidRPr="004866BB" w:rsidRDefault="003F3EDE" w:rsidP="0025185C">
            <w:pPr>
              <w:jc w:val="center"/>
              <w:rPr>
                <w:rFonts w:ascii="Arial" w:eastAsia="Times New Roman" w:hAnsi="Arial" w:cs="Arial"/>
                <w:spacing w:val="-1"/>
                <w:sz w:val="20"/>
                <w:szCs w:val="20"/>
                <w:rPrChange w:id="617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79" w:author="Adelino Naquarta Sepalanga Domingos" w:date="2025-03-05T09:17:00Z" w16du:dateUtc="2025-03-05T08:17:00Z">
                  <w:rPr>
                    <w:rFonts w:ascii="Times New Roman" w:eastAsia="Times New Roman" w:hAnsi="Times New Roman"/>
                    <w:spacing w:val="-1"/>
                  </w:rPr>
                </w:rPrChange>
              </w:rPr>
              <w:t>Texto 200</w:t>
            </w:r>
          </w:p>
        </w:tc>
      </w:tr>
      <w:tr w:rsidR="003F3EDE" w:rsidRPr="004866BB" w14:paraId="787E97A4" w14:textId="77777777" w:rsidTr="0025185C">
        <w:trPr>
          <w:trHeight w:val="63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DDFE2BF" w14:textId="77777777" w:rsidR="003F3EDE" w:rsidRPr="004866BB" w:rsidRDefault="003F3EDE" w:rsidP="0025185C">
            <w:pPr>
              <w:jc w:val="center"/>
              <w:rPr>
                <w:rFonts w:ascii="Arial" w:eastAsia="Times New Roman" w:hAnsi="Arial" w:cs="Arial"/>
                <w:spacing w:val="-1"/>
                <w:sz w:val="20"/>
                <w:szCs w:val="20"/>
                <w:rPrChange w:id="618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81" w:author="Adelino Naquarta Sepalanga Domingos" w:date="2025-03-05T09:17:00Z" w16du:dateUtc="2025-03-05T08:17:00Z">
                  <w:rPr>
                    <w:rFonts w:ascii="Times New Roman" w:eastAsia="Times New Roman" w:hAnsi="Times New Roman"/>
                    <w:spacing w:val="-1"/>
                  </w:rPr>
                </w:rPrChange>
              </w:rPr>
              <w:t>4.1.4.19.5.</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0AC67B" w14:textId="77777777" w:rsidR="003F3EDE" w:rsidRPr="004866BB" w:rsidRDefault="003F3EDE" w:rsidP="0025185C">
            <w:pPr>
              <w:jc w:val="center"/>
              <w:rPr>
                <w:rFonts w:ascii="Arial" w:eastAsia="Times New Roman" w:hAnsi="Arial" w:cs="Arial"/>
                <w:spacing w:val="-1"/>
                <w:sz w:val="20"/>
                <w:szCs w:val="20"/>
                <w:rPrChange w:id="618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8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56D115B" w14:textId="77777777" w:rsidR="003F3EDE" w:rsidRPr="004866BB" w:rsidRDefault="003F3EDE" w:rsidP="0025185C">
            <w:pPr>
              <w:rPr>
                <w:rFonts w:ascii="Arial" w:eastAsia="Times New Roman" w:hAnsi="Arial" w:cs="Arial"/>
                <w:spacing w:val="-1"/>
                <w:sz w:val="20"/>
                <w:szCs w:val="20"/>
                <w:rPrChange w:id="618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85" w:author="Adelino Naquarta Sepalanga Domingos" w:date="2025-03-05T09:17:00Z" w16du:dateUtc="2025-03-05T08:17:00Z">
                  <w:rPr>
                    <w:rFonts w:ascii="Times New Roman" w:eastAsia="Times New Roman" w:hAnsi="Times New Roman"/>
                    <w:spacing w:val="-1"/>
                  </w:rPr>
                </w:rPrChange>
              </w:rPr>
              <w:t>Quantidade (</w:t>
            </w:r>
            <w:proofErr w:type="spellStart"/>
            <w:r w:rsidRPr="004866BB">
              <w:rPr>
                <w:rFonts w:ascii="Arial" w:eastAsia="Times New Roman" w:hAnsi="Arial" w:cs="Arial"/>
                <w:spacing w:val="-1"/>
                <w:sz w:val="20"/>
                <w:szCs w:val="20"/>
                <w:rPrChange w:id="6186" w:author="Adelino Naquarta Sepalanga Domingos" w:date="2025-03-05T09:17:00Z" w16du:dateUtc="2025-03-05T08:17:00Z">
                  <w:rPr>
                    <w:rFonts w:ascii="Times New Roman" w:eastAsia="Times New Roman" w:hAnsi="Times New Roman"/>
                    <w:spacing w:val="-1"/>
                  </w:rPr>
                </w:rPrChange>
              </w:rPr>
              <w:t>Quantity</w:t>
            </w:r>
            <w:proofErr w:type="spellEnd"/>
            <w:r w:rsidRPr="004866BB">
              <w:rPr>
                <w:rFonts w:ascii="Arial" w:eastAsia="Times New Roman" w:hAnsi="Arial" w:cs="Arial"/>
                <w:spacing w:val="-1"/>
                <w:sz w:val="20"/>
                <w:szCs w:val="20"/>
                <w:rPrChange w:id="6187"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3FC480" w14:textId="77777777" w:rsidR="003F3EDE" w:rsidRPr="004866BB" w:rsidRDefault="003F3EDE" w:rsidP="0025185C">
            <w:pPr>
              <w:rPr>
                <w:rFonts w:ascii="Arial" w:eastAsia="Times New Roman" w:hAnsi="Arial" w:cs="Arial"/>
                <w:spacing w:val="-1"/>
                <w:sz w:val="20"/>
                <w:szCs w:val="20"/>
                <w:rPrChange w:id="6188"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D622051" w14:textId="77777777" w:rsidR="003F3EDE" w:rsidRPr="004866BB" w:rsidRDefault="003F3EDE" w:rsidP="0025185C">
            <w:pPr>
              <w:jc w:val="center"/>
              <w:rPr>
                <w:rFonts w:ascii="Arial" w:eastAsia="Times New Roman" w:hAnsi="Arial" w:cs="Arial"/>
                <w:spacing w:val="-1"/>
                <w:sz w:val="20"/>
                <w:szCs w:val="20"/>
                <w:rPrChange w:id="618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90" w:author="Adelino Naquarta Sepalanga Domingos" w:date="2025-03-05T09:17:00Z" w16du:dateUtc="2025-03-05T08:17:00Z">
                  <w:rPr>
                    <w:rFonts w:ascii="Times New Roman" w:eastAsia="Times New Roman" w:hAnsi="Times New Roman"/>
                    <w:spacing w:val="-1"/>
                  </w:rPr>
                </w:rPrChange>
              </w:rPr>
              <w:t>Decimal</w:t>
            </w:r>
          </w:p>
        </w:tc>
      </w:tr>
      <w:tr w:rsidR="003F3EDE" w:rsidRPr="004866BB" w14:paraId="2BDB0F8B" w14:textId="77777777" w:rsidTr="0025185C">
        <w:trPr>
          <w:trHeight w:val="51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B8C7513" w14:textId="77777777" w:rsidR="003F3EDE" w:rsidRPr="004866BB" w:rsidRDefault="003F3EDE" w:rsidP="0025185C">
            <w:pPr>
              <w:jc w:val="center"/>
              <w:rPr>
                <w:rFonts w:ascii="Arial" w:eastAsia="Times New Roman" w:hAnsi="Arial" w:cs="Arial"/>
                <w:spacing w:val="-1"/>
                <w:sz w:val="20"/>
                <w:szCs w:val="20"/>
                <w:rPrChange w:id="619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92" w:author="Adelino Naquarta Sepalanga Domingos" w:date="2025-03-05T09:17:00Z" w16du:dateUtc="2025-03-05T08:17:00Z">
                  <w:rPr>
                    <w:rFonts w:ascii="Times New Roman" w:eastAsia="Times New Roman" w:hAnsi="Times New Roman"/>
                    <w:spacing w:val="-1"/>
                  </w:rPr>
                </w:rPrChange>
              </w:rPr>
              <w:lastRenderedPageBreak/>
              <w:t>4.1.4.19.6.</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674358A" w14:textId="77777777" w:rsidR="003F3EDE" w:rsidRPr="004866BB" w:rsidRDefault="003F3EDE" w:rsidP="0025185C">
            <w:pPr>
              <w:jc w:val="center"/>
              <w:rPr>
                <w:rFonts w:ascii="Arial" w:eastAsia="Times New Roman" w:hAnsi="Arial" w:cs="Arial"/>
                <w:spacing w:val="-1"/>
                <w:sz w:val="20"/>
                <w:szCs w:val="20"/>
                <w:rPrChange w:id="619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9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36CE97" w14:textId="77777777" w:rsidR="003F3EDE" w:rsidRPr="004866BB" w:rsidRDefault="003F3EDE" w:rsidP="0025185C">
            <w:pPr>
              <w:rPr>
                <w:rFonts w:ascii="Arial" w:eastAsia="Times New Roman" w:hAnsi="Arial" w:cs="Arial"/>
                <w:spacing w:val="-1"/>
                <w:sz w:val="20"/>
                <w:szCs w:val="20"/>
                <w:rPrChange w:id="619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96" w:author="Adelino Naquarta Sepalanga Domingos" w:date="2025-03-05T09:17:00Z" w16du:dateUtc="2025-03-05T08:17:00Z">
                  <w:rPr>
                    <w:rFonts w:ascii="Times New Roman" w:eastAsia="Times New Roman" w:hAnsi="Times New Roman"/>
                    <w:spacing w:val="-1"/>
                  </w:rPr>
                </w:rPrChange>
              </w:rPr>
              <w:t>Unidade de medida (</w:t>
            </w:r>
            <w:proofErr w:type="spellStart"/>
            <w:r w:rsidRPr="004866BB">
              <w:rPr>
                <w:rFonts w:ascii="Arial" w:eastAsia="Times New Roman" w:hAnsi="Arial" w:cs="Arial"/>
                <w:spacing w:val="-1"/>
                <w:sz w:val="20"/>
                <w:szCs w:val="20"/>
                <w:rPrChange w:id="6197" w:author="Adelino Naquarta Sepalanga Domingos" w:date="2025-03-05T09:17:00Z" w16du:dateUtc="2025-03-05T08:17:00Z">
                  <w:rPr>
                    <w:rFonts w:ascii="Times New Roman" w:eastAsia="Times New Roman" w:hAnsi="Times New Roman"/>
                    <w:spacing w:val="-1"/>
                  </w:rPr>
                </w:rPrChange>
              </w:rPr>
              <w:t>UnitOfMeasure</w:t>
            </w:r>
            <w:proofErr w:type="spellEnd"/>
            <w:r w:rsidRPr="004866BB">
              <w:rPr>
                <w:rFonts w:ascii="Arial" w:eastAsia="Times New Roman" w:hAnsi="Arial" w:cs="Arial"/>
                <w:spacing w:val="-1"/>
                <w:sz w:val="20"/>
                <w:szCs w:val="20"/>
                <w:rPrChange w:id="6198"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A0606F" w14:textId="77777777" w:rsidR="003F3EDE" w:rsidRPr="004866BB" w:rsidRDefault="003F3EDE" w:rsidP="0025185C">
            <w:pPr>
              <w:rPr>
                <w:rFonts w:ascii="Arial" w:eastAsia="Times New Roman" w:hAnsi="Arial" w:cs="Arial"/>
                <w:spacing w:val="-1"/>
                <w:sz w:val="20"/>
                <w:szCs w:val="20"/>
                <w:rPrChange w:id="6199"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A03340" w14:textId="77777777" w:rsidR="003F3EDE" w:rsidRPr="004866BB" w:rsidRDefault="003F3EDE" w:rsidP="0025185C">
            <w:pPr>
              <w:jc w:val="center"/>
              <w:rPr>
                <w:rFonts w:ascii="Arial" w:eastAsia="Times New Roman" w:hAnsi="Arial" w:cs="Arial"/>
                <w:spacing w:val="-1"/>
                <w:sz w:val="20"/>
                <w:szCs w:val="20"/>
                <w:rPrChange w:id="620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01" w:author="Adelino Naquarta Sepalanga Domingos" w:date="2025-03-05T09:17:00Z" w16du:dateUtc="2025-03-05T08:17:00Z">
                  <w:rPr>
                    <w:rFonts w:ascii="Times New Roman" w:eastAsia="Times New Roman" w:hAnsi="Times New Roman"/>
                    <w:spacing w:val="-1"/>
                  </w:rPr>
                </w:rPrChange>
              </w:rPr>
              <w:t>Texto 20</w:t>
            </w:r>
          </w:p>
        </w:tc>
      </w:tr>
      <w:tr w:rsidR="003F3EDE" w:rsidRPr="004866BB" w14:paraId="4C0883C9"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F0138D" w14:textId="77777777" w:rsidR="003F3EDE" w:rsidRPr="004866BB" w:rsidRDefault="003F3EDE" w:rsidP="0025185C">
            <w:pPr>
              <w:jc w:val="center"/>
              <w:rPr>
                <w:rFonts w:ascii="Arial" w:eastAsia="Times New Roman" w:hAnsi="Arial" w:cs="Arial"/>
                <w:spacing w:val="-1"/>
                <w:sz w:val="20"/>
                <w:szCs w:val="20"/>
                <w:rPrChange w:id="6202" w:author="Adelino Naquarta Sepalanga Domingos" w:date="2025-03-05T09:17:00Z" w16du:dateUtc="2025-03-05T08:17:00Z">
                  <w:rPr>
                    <w:rFonts w:ascii="Times New Roman" w:eastAsia="Times New Roman" w:hAnsi="Times New Roman"/>
                    <w:spacing w:val="-1"/>
                  </w:rPr>
                </w:rPrChange>
              </w:rPr>
            </w:pPr>
          </w:p>
          <w:p w14:paraId="4E2AC9B6" w14:textId="77777777" w:rsidR="003F3EDE" w:rsidRPr="004866BB" w:rsidRDefault="003F3EDE" w:rsidP="0025185C">
            <w:pPr>
              <w:jc w:val="center"/>
              <w:rPr>
                <w:rFonts w:ascii="Arial" w:eastAsia="Times New Roman" w:hAnsi="Arial" w:cs="Arial"/>
                <w:spacing w:val="-1"/>
                <w:sz w:val="20"/>
                <w:szCs w:val="20"/>
                <w:rPrChange w:id="6203" w:author="Adelino Naquarta Sepalanga Domingos" w:date="2025-03-05T09:17:00Z" w16du:dateUtc="2025-03-05T08:17:00Z">
                  <w:rPr>
                    <w:rFonts w:ascii="Times New Roman" w:eastAsia="Times New Roman" w:hAnsi="Times New Roman"/>
                    <w:spacing w:val="-1"/>
                  </w:rPr>
                </w:rPrChange>
              </w:rPr>
            </w:pPr>
          </w:p>
          <w:p w14:paraId="5A891B84" w14:textId="77777777" w:rsidR="003F3EDE" w:rsidRPr="004866BB" w:rsidRDefault="003F3EDE" w:rsidP="0025185C">
            <w:pPr>
              <w:jc w:val="center"/>
              <w:rPr>
                <w:rFonts w:ascii="Arial" w:eastAsia="Times New Roman" w:hAnsi="Arial" w:cs="Arial"/>
                <w:spacing w:val="-1"/>
                <w:sz w:val="20"/>
                <w:szCs w:val="20"/>
                <w:rPrChange w:id="620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05" w:author="Adelino Naquarta Sepalanga Domingos" w:date="2025-03-05T09:17:00Z" w16du:dateUtc="2025-03-05T08:17:00Z">
                  <w:rPr>
                    <w:rFonts w:ascii="Times New Roman" w:eastAsia="Times New Roman" w:hAnsi="Times New Roman"/>
                    <w:spacing w:val="-1"/>
                  </w:rPr>
                </w:rPrChange>
              </w:rPr>
              <w:t>4.1.4.19.7.</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8F16CF8" w14:textId="77777777" w:rsidR="003F3EDE" w:rsidRPr="004866BB" w:rsidRDefault="003F3EDE" w:rsidP="0025185C">
            <w:pPr>
              <w:jc w:val="center"/>
              <w:rPr>
                <w:rFonts w:ascii="Arial" w:eastAsia="Times New Roman" w:hAnsi="Arial" w:cs="Arial"/>
                <w:spacing w:val="-1"/>
                <w:sz w:val="20"/>
                <w:szCs w:val="20"/>
                <w:rPrChange w:id="6206" w:author="Adelino Naquarta Sepalanga Domingos" w:date="2025-03-05T09:17:00Z" w16du:dateUtc="2025-03-05T08:17:00Z">
                  <w:rPr>
                    <w:rFonts w:ascii="Times New Roman" w:eastAsia="Times New Roman" w:hAnsi="Times New Roman"/>
                    <w:spacing w:val="-1"/>
                  </w:rPr>
                </w:rPrChange>
              </w:rPr>
            </w:pPr>
          </w:p>
          <w:p w14:paraId="40EE5404" w14:textId="77777777" w:rsidR="003F3EDE" w:rsidRPr="004866BB" w:rsidRDefault="003F3EDE" w:rsidP="0025185C">
            <w:pPr>
              <w:jc w:val="center"/>
              <w:rPr>
                <w:rFonts w:ascii="Arial" w:eastAsia="Times New Roman" w:hAnsi="Arial" w:cs="Arial"/>
                <w:spacing w:val="-1"/>
                <w:sz w:val="20"/>
                <w:szCs w:val="20"/>
                <w:rPrChange w:id="6207" w:author="Adelino Naquarta Sepalanga Domingos" w:date="2025-03-05T09:17:00Z" w16du:dateUtc="2025-03-05T08:17:00Z">
                  <w:rPr>
                    <w:rFonts w:ascii="Times New Roman" w:eastAsia="Times New Roman" w:hAnsi="Times New Roman"/>
                    <w:spacing w:val="-1"/>
                  </w:rPr>
                </w:rPrChange>
              </w:rPr>
            </w:pPr>
          </w:p>
          <w:p w14:paraId="1219E2D7" w14:textId="77777777" w:rsidR="003F3EDE" w:rsidRPr="004866BB" w:rsidRDefault="003F3EDE" w:rsidP="0025185C">
            <w:pPr>
              <w:jc w:val="center"/>
              <w:rPr>
                <w:rFonts w:ascii="Arial" w:eastAsia="Times New Roman" w:hAnsi="Arial" w:cs="Arial"/>
                <w:spacing w:val="-1"/>
                <w:sz w:val="20"/>
                <w:szCs w:val="20"/>
                <w:rPrChange w:id="620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09"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200D3A" w14:textId="77777777" w:rsidR="003F3EDE" w:rsidRPr="004866BB" w:rsidRDefault="003F3EDE" w:rsidP="0025185C">
            <w:pPr>
              <w:rPr>
                <w:rFonts w:ascii="Arial" w:eastAsia="Times New Roman" w:hAnsi="Arial" w:cs="Arial"/>
                <w:spacing w:val="-1"/>
                <w:sz w:val="20"/>
                <w:szCs w:val="20"/>
                <w:rPrChange w:id="6210" w:author="Adelino Naquarta Sepalanga Domingos" w:date="2025-03-05T09:17:00Z" w16du:dateUtc="2025-03-05T08:17:00Z">
                  <w:rPr>
                    <w:rFonts w:ascii="Times New Roman" w:eastAsia="Times New Roman" w:hAnsi="Times New Roman"/>
                    <w:spacing w:val="-1"/>
                  </w:rPr>
                </w:rPrChange>
              </w:rPr>
            </w:pPr>
          </w:p>
          <w:p w14:paraId="16A8299D" w14:textId="77777777" w:rsidR="003F3EDE" w:rsidRPr="004866BB" w:rsidRDefault="003F3EDE" w:rsidP="0025185C">
            <w:pPr>
              <w:rPr>
                <w:rFonts w:ascii="Arial" w:eastAsia="Times New Roman" w:hAnsi="Arial" w:cs="Arial"/>
                <w:spacing w:val="-1"/>
                <w:sz w:val="20"/>
                <w:szCs w:val="20"/>
                <w:rPrChange w:id="6211" w:author="Adelino Naquarta Sepalanga Domingos" w:date="2025-03-05T09:17:00Z" w16du:dateUtc="2025-03-05T08:17:00Z">
                  <w:rPr>
                    <w:rFonts w:ascii="Times New Roman" w:eastAsia="Times New Roman" w:hAnsi="Times New Roman"/>
                    <w:spacing w:val="-1"/>
                  </w:rPr>
                </w:rPrChange>
              </w:rPr>
            </w:pPr>
          </w:p>
          <w:p w14:paraId="4C5120B6" w14:textId="77777777" w:rsidR="003F3EDE" w:rsidRPr="004866BB" w:rsidRDefault="003F3EDE" w:rsidP="0025185C">
            <w:pPr>
              <w:rPr>
                <w:rFonts w:ascii="Arial" w:eastAsia="Times New Roman" w:hAnsi="Arial" w:cs="Arial"/>
                <w:spacing w:val="-1"/>
                <w:sz w:val="20"/>
                <w:szCs w:val="20"/>
                <w:rPrChange w:id="62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13" w:author="Adelino Naquarta Sepalanga Domingos" w:date="2025-03-05T09:17:00Z" w16du:dateUtc="2025-03-05T08:17:00Z">
                  <w:rPr>
                    <w:rFonts w:ascii="Times New Roman" w:eastAsia="Times New Roman" w:hAnsi="Times New Roman"/>
                    <w:spacing w:val="-1"/>
                  </w:rPr>
                </w:rPrChange>
              </w:rPr>
              <w:t>Preço unitário (</w:t>
            </w:r>
            <w:proofErr w:type="spellStart"/>
            <w:r w:rsidRPr="004866BB">
              <w:rPr>
                <w:rFonts w:ascii="Arial" w:eastAsia="Times New Roman" w:hAnsi="Arial" w:cs="Arial"/>
                <w:spacing w:val="-1"/>
                <w:sz w:val="20"/>
                <w:szCs w:val="20"/>
                <w:rPrChange w:id="6214" w:author="Adelino Naquarta Sepalanga Domingos" w:date="2025-03-05T09:17:00Z" w16du:dateUtc="2025-03-05T08:17:00Z">
                  <w:rPr>
                    <w:rFonts w:ascii="Times New Roman" w:eastAsia="Times New Roman" w:hAnsi="Times New Roman"/>
                    <w:spacing w:val="-1"/>
                  </w:rPr>
                </w:rPrChange>
              </w:rPr>
              <w:t>UnitPrice</w:t>
            </w:r>
            <w:proofErr w:type="spellEnd"/>
            <w:r w:rsidRPr="004866BB">
              <w:rPr>
                <w:rFonts w:ascii="Arial" w:eastAsia="Times New Roman" w:hAnsi="Arial" w:cs="Arial"/>
                <w:spacing w:val="-1"/>
                <w:sz w:val="20"/>
                <w:szCs w:val="20"/>
                <w:rPrChange w:id="6215"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F60B431" w14:textId="77777777" w:rsidR="003F3EDE" w:rsidRPr="004866BB" w:rsidRDefault="003F3EDE" w:rsidP="0025185C">
            <w:pPr>
              <w:rPr>
                <w:rFonts w:ascii="Arial" w:eastAsia="Times New Roman" w:hAnsi="Arial" w:cs="Arial"/>
                <w:spacing w:val="-1"/>
                <w:sz w:val="20"/>
                <w:szCs w:val="20"/>
                <w:rPrChange w:id="621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17" w:author="Adelino Naquarta Sepalanga Domingos" w:date="2025-03-05T09:17:00Z" w16du:dateUtc="2025-03-05T08:17:00Z">
                  <w:rPr>
                    <w:rFonts w:ascii="Times New Roman" w:eastAsia="Times New Roman" w:hAnsi="Times New Roman"/>
                    <w:spacing w:val="-1"/>
                  </w:rPr>
                </w:rPrChange>
              </w:rPr>
              <w:t>Preço unitário, sem incluir impostos.</w:t>
            </w:r>
          </w:p>
          <w:p w14:paraId="1BED9FFC" w14:textId="77777777" w:rsidR="003F3EDE" w:rsidRPr="004866BB" w:rsidRDefault="003F3EDE" w:rsidP="0025185C">
            <w:pPr>
              <w:rPr>
                <w:rFonts w:ascii="Arial" w:eastAsia="Times New Roman" w:hAnsi="Arial" w:cs="Arial"/>
                <w:spacing w:val="-1"/>
                <w:sz w:val="20"/>
                <w:szCs w:val="20"/>
                <w:rPrChange w:id="621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19" w:author="Adelino Naquarta Sepalanga Domingos" w:date="2025-03-05T09:17:00Z" w16du:dateUtc="2025-03-05T08:17:00Z">
                  <w:rPr>
                    <w:rFonts w:ascii="Times New Roman" w:eastAsia="Times New Roman" w:hAnsi="Times New Roman"/>
                    <w:spacing w:val="-1"/>
                  </w:rPr>
                </w:rPrChange>
              </w:rPr>
              <w:t>Deve ser preenchido com “0.00” caso exista obrigatoriedade de preencher o campo 4.1.4.19.8.  - Valor tributável unitário (</w:t>
            </w:r>
            <w:proofErr w:type="spellStart"/>
            <w:r w:rsidRPr="004866BB">
              <w:rPr>
                <w:rFonts w:ascii="Arial" w:eastAsia="Times New Roman" w:hAnsi="Arial" w:cs="Arial"/>
                <w:spacing w:val="-1"/>
                <w:sz w:val="20"/>
                <w:szCs w:val="20"/>
                <w:rPrChange w:id="6220" w:author="Adelino Naquarta Sepalanga Domingos" w:date="2025-03-05T09:17:00Z" w16du:dateUtc="2025-03-05T08:17:00Z">
                  <w:rPr>
                    <w:rFonts w:ascii="Times New Roman" w:eastAsia="Times New Roman" w:hAnsi="Times New Roman"/>
                    <w:spacing w:val="-1"/>
                  </w:rPr>
                </w:rPrChange>
              </w:rPr>
              <w:t>TaxBase</w:t>
            </w:r>
            <w:proofErr w:type="spellEnd"/>
            <w:r w:rsidRPr="004866BB">
              <w:rPr>
                <w:rFonts w:ascii="Arial" w:eastAsia="Times New Roman" w:hAnsi="Arial" w:cs="Arial"/>
                <w:spacing w:val="-1"/>
                <w:sz w:val="20"/>
                <w:szCs w:val="20"/>
                <w:rPrChange w:id="6221"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1F3468" w14:textId="77777777" w:rsidR="003F3EDE" w:rsidRPr="004866BB" w:rsidRDefault="003F3EDE" w:rsidP="0025185C">
            <w:pPr>
              <w:jc w:val="center"/>
              <w:rPr>
                <w:rFonts w:ascii="Arial" w:eastAsia="Times New Roman" w:hAnsi="Arial" w:cs="Arial"/>
                <w:spacing w:val="-1"/>
                <w:sz w:val="20"/>
                <w:szCs w:val="20"/>
                <w:rPrChange w:id="6222" w:author="Adelino Naquarta Sepalanga Domingos" w:date="2025-03-05T09:17:00Z" w16du:dateUtc="2025-03-05T08:17:00Z">
                  <w:rPr>
                    <w:rFonts w:ascii="Times New Roman" w:eastAsia="Times New Roman" w:hAnsi="Times New Roman"/>
                    <w:spacing w:val="-1"/>
                  </w:rPr>
                </w:rPrChange>
              </w:rPr>
            </w:pPr>
          </w:p>
          <w:p w14:paraId="762A338C" w14:textId="77777777" w:rsidR="003F3EDE" w:rsidRPr="004866BB" w:rsidRDefault="003F3EDE" w:rsidP="0025185C">
            <w:pPr>
              <w:jc w:val="center"/>
              <w:rPr>
                <w:rFonts w:ascii="Arial" w:eastAsia="Times New Roman" w:hAnsi="Arial" w:cs="Arial"/>
                <w:spacing w:val="-1"/>
                <w:sz w:val="20"/>
                <w:szCs w:val="20"/>
                <w:rPrChange w:id="622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24"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3FB66B96"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DB48EA8" w14:textId="77777777" w:rsidR="003F3EDE" w:rsidRPr="004866BB" w:rsidRDefault="003F3EDE" w:rsidP="0025185C">
            <w:pPr>
              <w:jc w:val="center"/>
              <w:rPr>
                <w:rFonts w:ascii="Arial" w:eastAsia="Times New Roman" w:hAnsi="Arial" w:cs="Arial"/>
                <w:spacing w:val="-1"/>
                <w:sz w:val="20"/>
                <w:szCs w:val="20"/>
                <w:rPrChange w:id="6225" w:author="Adelino Naquarta Sepalanga Domingos" w:date="2025-03-05T09:17:00Z" w16du:dateUtc="2025-03-05T08:17:00Z">
                  <w:rPr>
                    <w:rFonts w:ascii="Times New Roman" w:eastAsia="Times New Roman" w:hAnsi="Times New Roman"/>
                    <w:spacing w:val="-1"/>
                  </w:rPr>
                </w:rPrChange>
              </w:rPr>
            </w:pPr>
          </w:p>
          <w:p w14:paraId="12D1BEAB" w14:textId="77777777" w:rsidR="003F3EDE" w:rsidRPr="004866BB" w:rsidRDefault="003F3EDE" w:rsidP="0025185C">
            <w:pPr>
              <w:jc w:val="center"/>
              <w:rPr>
                <w:rFonts w:ascii="Arial" w:eastAsia="Times New Roman" w:hAnsi="Arial" w:cs="Arial"/>
                <w:spacing w:val="-1"/>
                <w:sz w:val="20"/>
                <w:szCs w:val="20"/>
                <w:rPrChange w:id="622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27" w:author="Adelino Naquarta Sepalanga Domingos" w:date="2025-03-05T09:17:00Z" w16du:dateUtc="2025-03-05T08:17:00Z">
                  <w:rPr>
                    <w:rFonts w:ascii="Times New Roman" w:eastAsia="Times New Roman" w:hAnsi="Times New Roman"/>
                    <w:spacing w:val="-1"/>
                  </w:rPr>
                </w:rPrChange>
              </w:rPr>
              <w:t>4.1.4.19.7.1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8C4E83" w14:textId="77777777" w:rsidR="003F3EDE" w:rsidRPr="004866BB" w:rsidRDefault="003F3EDE" w:rsidP="0025185C">
            <w:pPr>
              <w:jc w:val="center"/>
              <w:rPr>
                <w:rFonts w:ascii="Arial" w:eastAsia="Times New Roman" w:hAnsi="Arial" w:cs="Arial"/>
                <w:spacing w:val="-1"/>
                <w:sz w:val="20"/>
                <w:szCs w:val="20"/>
                <w:rPrChange w:id="6228" w:author="Adelino Naquarta Sepalanga Domingos" w:date="2025-03-05T09:17:00Z" w16du:dateUtc="2025-03-05T08:17:00Z">
                  <w:rPr>
                    <w:rFonts w:ascii="Times New Roman" w:eastAsia="Times New Roman" w:hAnsi="Times New Roman"/>
                    <w:spacing w:val="-1"/>
                  </w:rPr>
                </w:rPrChange>
              </w:rPr>
            </w:pPr>
          </w:p>
          <w:p w14:paraId="08ACA766" w14:textId="77777777" w:rsidR="003F3EDE" w:rsidRPr="004866BB" w:rsidRDefault="003F3EDE" w:rsidP="0025185C">
            <w:pPr>
              <w:jc w:val="center"/>
              <w:rPr>
                <w:rFonts w:ascii="Arial" w:eastAsia="Times New Roman" w:hAnsi="Arial" w:cs="Arial"/>
                <w:spacing w:val="-1"/>
                <w:sz w:val="20"/>
                <w:szCs w:val="20"/>
                <w:rPrChange w:id="622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30"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9EA32F" w14:textId="77777777" w:rsidR="003F3EDE" w:rsidRPr="004866BB" w:rsidRDefault="003F3EDE" w:rsidP="0025185C">
            <w:pPr>
              <w:rPr>
                <w:rFonts w:ascii="Arial" w:eastAsia="Times New Roman" w:hAnsi="Arial" w:cs="Arial"/>
                <w:spacing w:val="-1"/>
                <w:sz w:val="20"/>
                <w:szCs w:val="20"/>
                <w:rPrChange w:id="62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32" w:author="Adelino Naquarta Sepalanga Domingos" w:date="2025-03-05T09:17:00Z" w16du:dateUtc="2025-03-05T08:17:00Z">
                  <w:rPr>
                    <w:rFonts w:ascii="Times New Roman" w:eastAsia="Times New Roman" w:hAnsi="Times New Roman"/>
                    <w:spacing w:val="-1"/>
                  </w:rPr>
                </w:rPrChange>
              </w:rPr>
              <w:t xml:space="preserve"> </w:t>
            </w:r>
          </w:p>
          <w:p w14:paraId="7AE72593" w14:textId="77777777" w:rsidR="003F3EDE" w:rsidRPr="004866BB" w:rsidRDefault="003F3EDE" w:rsidP="0025185C">
            <w:pPr>
              <w:rPr>
                <w:rFonts w:ascii="Arial" w:eastAsia="Times New Roman" w:hAnsi="Arial" w:cs="Arial"/>
                <w:spacing w:val="-1"/>
                <w:sz w:val="20"/>
                <w:szCs w:val="20"/>
                <w:rPrChange w:id="623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34" w:author="Adelino Naquarta Sepalanga Domingos" w:date="2025-03-05T09:17:00Z" w16du:dateUtc="2025-03-05T08:17:00Z">
                  <w:rPr>
                    <w:rFonts w:ascii="Times New Roman" w:eastAsia="Times New Roman" w:hAnsi="Times New Roman"/>
                    <w:spacing w:val="-1"/>
                  </w:rPr>
                </w:rPrChange>
              </w:rPr>
              <w:t xml:space="preserve">Preço unitário </w:t>
            </w:r>
            <w:proofErr w:type="spellStart"/>
            <w:r w:rsidRPr="004866BB">
              <w:rPr>
                <w:rFonts w:ascii="Arial" w:eastAsia="Times New Roman" w:hAnsi="Arial" w:cs="Arial"/>
                <w:spacing w:val="-1"/>
                <w:sz w:val="20"/>
                <w:szCs w:val="20"/>
                <w:rPrChange w:id="6235" w:author="Adelino Naquarta Sepalanga Domingos" w:date="2025-03-05T09:17:00Z" w16du:dateUtc="2025-03-05T08:17:00Z">
                  <w:rPr>
                    <w:rFonts w:ascii="Times New Roman" w:eastAsia="Times New Roman" w:hAnsi="Times New Roman"/>
                    <w:spacing w:val="-1"/>
                  </w:rPr>
                </w:rPrChange>
              </w:rPr>
              <w:t>UnitPriceSA</w:t>
            </w:r>
            <w:proofErr w:type="spellEnd"/>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998100" w14:textId="77777777" w:rsidR="003F3EDE" w:rsidRPr="004866BB" w:rsidRDefault="003F3EDE" w:rsidP="0025185C">
            <w:pPr>
              <w:rPr>
                <w:rFonts w:ascii="Arial" w:eastAsia="Times New Roman" w:hAnsi="Arial" w:cs="Arial"/>
                <w:spacing w:val="-1"/>
                <w:sz w:val="20"/>
                <w:szCs w:val="20"/>
                <w:rPrChange w:id="623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37" w:author="Adelino Naquarta Sepalanga Domingos" w:date="2025-03-05T09:17:00Z" w16du:dateUtc="2025-03-05T08:17:00Z">
                  <w:rPr>
                    <w:rFonts w:ascii="Times New Roman" w:eastAsia="Times New Roman" w:hAnsi="Times New Roman"/>
                    <w:spacing w:val="-1"/>
                  </w:rPr>
                </w:rPrChange>
              </w:rPr>
              <w:t>Preço unitário deduzido dos descontos de linha e cabeçalho, sem incluir impostos.</w:t>
            </w:r>
          </w:p>
          <w:p w14:paraId="6BF69592" w14:textId="77777777" w:rsidR="003F3EDE" w:rsidRPr="004866BB" w:rsidRDefault="003F3EDE" w:rsidP="0025185C">
            <w:pPr>
              <w:rPr>
                <w:rFonts w:ascii="Arial" w:eastAsia="Times New Roman" w:hAnsi="Arial" w:cs="Arial"/>
                <w:spacing w:val="-1"/>
                <w:sz w:val="20"/>
                <w:szCs w:val="20"/>
                <w:rPrChange w:id="623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39" w:author="Adelino Naquarta Sepalanga Domingos" w:date="2025-03-05T09:17:00Z" w16du:dateUtc="2025-03-05T08:17:00Z">
                  <w:rPr>
                    <w:rFonts w:ascii="Times New Roman" w:eastAsia="Times New Roman" w:hAnsi="Times New Roman"/>
                    <w:spacing w:val="-1"/>
                  </w:rPr>
                </w:rPrChange>
              </w:rPr>
              <w:t>Deve ser preenchido com “0.00” caso exista obrigatoriedade de preencher o campo 4.1.4.19.8.  - Valor tributável unitário (</w:t>
            </w:r>
            <w:proofErr w:type="spellStart"/>
            <w:r w:rsidRPr="004866BB">
              <w:rPr>
                <w:rFonts w:ascii="Arial" w:eastAsia="Times New Roman" w:hAnsi="Arial" w:cs="Arial"/>
                <w:spacing w:val="-1"/>
                <w:sz w:val="20"/>
                <w:szCs w:val="20"/>
                <w:rPrChange w:id="6240" w:author="Adelino Naquarta Sepalanga Domingos" w:date="2025-03-05T09:17:00Z" w16du:dateUtc="2025-03-05T08:17:00Z">
                  <w:rPr>
                    <w:rFonts w:ascii="Times New Roman" w:eastAsia="Times New Roman" w:hAnsi="Times New Roman"/>
                    <w:spacing w:val="-1"/>
                  </w:rPr>
                </w:rPrChange>
              </w:rPr>
              <w:t>TaxBase</w:t>
            </w:r>
            <w:proofErr w:type="spellEnd"/>
            <w:r w:rsidRPr="004866BB">
              <w:rPr>
                <w:rFonts w:ascii="Arial" w:eastAsia="Times New Roman" w:hAnsi="Arial" w:cs="Arial"/>
                <w:spacing w:val="-1"/>
                <w:sz w:val="20"/>
                <w:szCs w:val="20"/>
                <w:rPrChange w:id="6241"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DD4E132" w14:textId="77777777" w:rsidR="003F3EDE" w:rsidRPr="004866BB" w:rsidRDefault="003F3EDE" w:rsidP="0025185C">
            <w:pPr>
              <w:jc w:val="center"/>
              <w:rPr>
                <w:rFonts w:ascii="Arial" w:eastAsia="Times New Roman" w:hAnsi="Arial" w:cs="Arial"/>
                <w:spacing w:val="-1"/>
                <w:sz w:val="20"/>
                <w:szCs w:val="20"/>
                <w:rPrChange w:id="6242" w:author="Adelino Naquarta Sepalanga Domingos" w:date="2025-03-05T09:17:00Z" w16du:dateUtc="2025-03-05T08:17:00Z">
                  <w:rPr>
                    <w:rFonts w:ascii="Times New Roman" w:eastAsia="Times New Roman" w:hAnsi="Times New Roman"/>
                    <w:spacing w:val="-1"/>
                  </w:rPr>
                </w:rPrChange>
              </w:rPr>
            </w:pPr>
          </w:p>
          <w:p w14:paraId="1AD02F61" w14:textId="77777777" w:rsidR="003F3EDE" w:rsidRPr="004866BB" w:rsidRDefault="003F3EDE" w:rsidP="0025185C">
            <w:pPr>
              <w:jc w:val="center"/>
              <w:rPr>
                <w:rFonts w:ascii="Arial" w:eastAsia="Times New Roman" w:hAnsi="Arial" w:cs="Arial"/>
                <w:spacing w:val="-1"/>
                <w:sz w:val="20"/>
                <w:szCs w:val="20"/>
                <w:rPrChange w:id="624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44"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2E878468"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4A410B" w14:textId="77777777" w:rsidR="003F3EDE" w:rsidRPr="004866BB" w:rsidRDefault="003F3EDE" w:rsidP="0025185C">
            <w:pPr>
              <w:jc w:val="center"/>
              <w:rPr>
                <w:rFonts w:ascii="Arial" w:eastAsia="Times New Roman" w:hAnsi="Arial" w:cs="Arial"/>
                <w:spacing w:val="-1"/>
                <w:sz w:val="20"/>
                <w:szCs w:val="20"/>
                <w:rPrChange w:id="6245" w:author="Adelino Naquarta Sepalanga Domingos" w:date="2025-03-05T09:17:00Z" w16du:dateUtc="2025-03-05T08:17:00Z">
                  <w:rPr>
                    <w:rFonts w:ascii="Times New Roman" w:eastAsia="Times New Roman" w:hAnsi="Times New Roman"/>
                    <w:spacing w:val="-1"/>
                  </w:rPr>
                </w:rPrChange>
              </w:rPr>
            </w:pPr>
          </w:p>
          <w:p w14:paraId="3FAE1DE2" w14:textId="77777777" w:rsidR="003F3EDE" w:rsidRPr="004866BB" w:rsidRDefault="003F3EDE" w:rsidP="0025185C">
            <w:pPr>
              <w:jc w:val="center"/>
              <w:rPr>
                <w:rFonts w:ascii="Arial" w:eastAsia="Times New Roman" w:hAnsi="Arial" w:cs="Arial"/>
                <w:spacing w:val="-1"/>
                <w:sz w:val="20"/>
                <w:szCs w:val="20"/>
                <w:rPrChange w:id="6246" w:author="Adelino Naquarta Sepalanga Domingos" w:date="2025-03-05T09:17:00Z" w16du:dateUtc="2025-03-05T08:17:00Z">
                  <w:rPr>
                    <w:rFonts w:ascii="Times New Roman" w:eastAsia="Times New Roman" w:hAnsi="Times New Roman"/>
                    <w:spacing w:val="-1"/>
                  </w:rPr>
                </w:rPrChange>
              </w:rPr>
            </w:pPr>
          </w:p>
          <w:p w14:paraId="15BD4D9B" w14:textId="77777777" w:rsidR="003F3EDE" w:rsidRPr="004866BB" w:rsidRDefault="003F3EDE" w:rsidP="0025185C">
            <w:pPr>
              <w:jc w:val="center"/>
              <w:rPr>
                <w:rFonts w:ascii="Arial" w:eastAsia="Times New Roman" w:hAnsi="Arial" w:cs="Arial"/>
                <w:spacing w:val="-1"/>
                <w:sz w:val="20"/>
                <w:szCs w:val="20"/>
                <w:rPrChange w:id="6247" w:author="Adelino Naquarta Sepalanga Domingos" w:date="2025-03-05T09:17:00Z" w16du:dateUtc="2025-03-05T08:17:00Z">
                  <w:rPr>
                    <w:rFonts w:ascii="Times New Roman" w:eastAsia="Times New Roman" w:hAnsi="Times New Roman"/>
                    <w:spacing w:val="-1"/>
                  </w:rPr>
                </w:rPrChange>
              </w:rPr>
            </w:pPr>
          </w:p>
          <w:p w14:paraId="1A56F95F" w14:textId="77777777" w:rsidR="003F3EDE" w:rsidRPr="004866BB" w:rsidRDefault="003F3EDE" w:rsidP="0025185C">
            <w:pPr>
              <w:jc w:val="center"/>
              <w:rPr>
                <w:rFonts w:ascii="Arial" w:eastAsia="Times New Roman" w:hAnsi="Arial" w:cs="Arial"/>
                <w:spacing w:val="-1"/>
                <w:sz w:val="20"/>
                <w:szCs w:val="20"/>
                <w:rPrChange w:id="624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49" w:author="Adelino Naquarta Sepalanga Domingos" w:date="2025-03-05T09:17:00Z" w16du:dateUtc="2025-03-05T08:17:00Z">
                  <w:rPr>
                    <w:rFonts w:ascii="Times New Roman" w:eastAsia="Times New Roman" w:hAnsi="Times New Roman"/>
                    <w:spacing w:val="-1"/>
                  </w:rPr>
                </w:rPrChange>
              </w:rPr>
              <w:t>4.1.4.19.8.</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A95E9F" w14:textId="77777777" w:rsidR="003F3EDE" w:rsidRPr="004866BB" w:rsidRDefault="003F3EDE" w:rsidP="0025185C">
            <w:pPr>
              <w:jc w:val="center"/>
              <w:rPr>
                <w:rFonts w:ascii="Arial" w:eastAsia="Times New Roman" w:hAnsi="Arial" w:cs="Arial"/>
                <w:spacing w:val="-1"/>
                <w:sz w:val="20"/>
                <w:szCs w:val="20"/>
                <w:rPrChange w:id="6250" w:author="Adelino Naquarta Sepalanga Domingos" w:date="2025-03-05T09:17:00Z" w16du:dateUtc="2025-03-05T08:17:00Z">
                  <w:rPr>
                    <w:rFonts w:ascii="Times New Roman" w:eastAsia="Times New Roman" w:hAnsi="Times New Roman"/>
                    <w:spacing w:val="-1"/>
                  </w:rPr>
                </w:rPrChange>
              </w:rPr>
            </w:pPr>
          </w:p>
          <w:p w14:paraId="1D9FBA94" w14:textId="77777777" w:rsidR="003F3EDE" w:rsidRPr="004866BB" w:rsidRDefault="003F3EDE" w:rsidP="0025185C">
            <w:pPr>
              <w:jc w:val="center"/>
              <w:rPr>
                <w:rFonts w:ascii="Arial" w:eastAsia="Times New Roman" w:hAnsi="Arial" w:cs="Arial"/>
                <w:spacing w:val="-1"/>
                <w:sz w:val="20"/>
                <w:szCs w:val="20"/>
                <w:rPrChange w:id="6251" w:author="Adelino Naquarta Sepalanga Domingos" w:date="2025-03-05T09:17:00Z" w16du:dateUtc="2025-03-05T08:17:00Z">
                  <w:rPr>
                    <w:rFonts w:ascii="Times New Roman" w:eastAsia="Times New Roman" w:hAnsi="Times New Roman"/>
                    <w:spacing w:val="-1"/>
                  </w:rPr>
                </w:rPrChange>
              </w:rPr>
            </w:pPr>
          </w:p>
          <w:p w14:paraId="13C577D1" w14:textId="77777777" w:rsidR="003F3EDE" w:rsidRPr="004866BB" w:rsidRDefault="003F3EDE" w:rsidP="0025185C">
            <w:pPr>
              <w:jc w:val="center"/>
              <w:rPr>
                <w:rFonts w:ascii="Arial" w:eastAsia="Times New Roman" w:hAnsi="Arial" w:cs="Arial"/>
                <w:spacing w:val="-1"/>
                <w:sz w:val="20"/>
                <w:szCs w:val="20"/>
                <w:rPrChange w:id="6252" w:author="Adelino Naquarta Sepalanga Domingos" w:date="2025-03-05T09:17:00Z" w16du:dateUtc="2025-03-05T08:17:00Z">
                  <w:rPr>
                    <w:rFonts w:ascii="Times New Roman" w:eastAsia="Times New Roman" w:hAnsi="Times New Roman"/>
                    <w:spacing w:val="-1"/>
                  </w:rPr>
                </w:rPrChange>
              </w:rPr>
            </w:pPr>
          </w:p>
          <w:p w14:paraId="19923B4F" w14:textId="77777777" w:rsidR="003F3EDE" w:rsidRPr="004866BB" w:rsidRDefault="003F3EDE" w:rsidP="0025185C">
            <w:pPr>
              <w:jc w:val="center"/>
              <w:rPr>
                <w:rFonts w:ascii="Arial" w:eastAsia="Times New Roman" w:hAnsi="Arial" w:cs="Arial"/>
                <w:spacing w:val="-1"/>
                <w:sz w:val="20"/>
                <w:szCs w:val="20"/>
                <w:rPrChange w:id="625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5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FA09E3" w14:textId="77777777" w:rsidR="003F3EDE" w:rsidRPr="004866BB" w:rsidRDefault="003F3EDE" w:rsidP="0025185C">
            <w:pPr>
              <w:rPr>
                <w:rFonts w:ascii="Arial" w:eastAsia="Times New Roman" w:hAnsi="Arial" w:cs="Arial"/>
                <w:spacing w:val="-1"/>
                <w:sz w:val="20"/>
                <w:szCs w:val="20"/>
                <w:rPrChange w:id="6255" w:author="Adelino Naquarta Sepalanga Domingos" w:date="2025-03-05T09:17:00Z" w16du:dateUtc="2025-03-05T08:17:00Z">
                  <w:rPr>
                    <w:rFonts w:ascii="Times New Roman" w:eastAsia="Times New Roman" w:hAnsi="Times New Roman"/>
                    <w:spacing w:val="-1"/>
                  </w:rPr>
                </w:rPrChange>
              </w:rPr>
            </w:pPr>
          </w:p>
          <w:p w14:paraId="285A082E" w14:textId="77777777" w:rsidR="003F3EDE" w:rsidRPr="004866BB" w:rsidRDefault="003F3EDE" w:rsidP="0025185C">
            <w:pPr>
              <w:rPr>
                <w:rFonts w:ascii="Arial" w:eastAsia="Times New Roman" w:hAnsi="Arial" w:cs="Arial"/>
                <w:spacing w:val="-1"/>
                <w:sz w:val="20"/>
                <w:szCs w:val="20"/>
                <w:rPrChange w:id="6256" w:author="Adelino Naquarta Sepalanga Domingos" w:date="2025-03-05T09:17:00Z" w16du:dateUtc="2025-03-05T08:17:00Z">
                  <w:rPr>
                    <w:rFonts w:ascii="Times New Roman" w:eastAsia="Times New Roman" w:hAnsi="Times New Roman"/>
                    <w:spacing w:val="-1"/>
                  </w:rPr>
                </w:rPrChange>
              </w:rPr>
            </w:pPr>
          </w:p>
          <w:p w14:paraId="20F8A7D3" w14:textId="77777777" w:rsidR="003F3EDE" w:rsidRPr="004866BB" w:rsidRDefault="003F3EDE" w:rsidP="0025185C">
            <w:pPr>
              <w:rPr>
                <w:rFonts w:ascii="Arial" w:eastAsia="Times New Roman" w:hAnsi="Arial" w:cs="Arial"/>
                <w:spacing w:val="-1"/>
                <w:sz w:val="20"/>
                <w:szCs w:val="20"/>
                <w:rPrChange w:id="6257" w:author="Adelino Naquarta Sepalanga Domingos" w:date="2025-03-05T09:17:00Z" w16du:dateUtc="2025-03-05T08:17:00Z">
                  <w:rPr>
                    <w:rFonts w:ascii="Times New Roman" w:eastAsia="Times New Roman" w:hAnsi="Times New Roman"/>
                    <w:spacing w:val="-1"/>
                  </w:rPr>
                </w:rPrChange>
              </w:rPr>
            </w:pPr>
          </w:p>
          <w:p w14:paraId="7E4B1EB1" w14:textId="77777777" w:rsidR="003F3EDE" w:rsidRPr="004866BB" w:rsidRDefault="003F3EDE" w:rsidP="0025185C">
            <w:pPr>
              <w:rPr>
                <w:rFonts w:ascii="Arial" w:eastAsia="Times New Roman" w:hAnsi="Arial" w:cs="Arial"/>
                <w:spacing w:val="-1"/>
                <w:sz w:val="20"/>
                <w:szCs w:val="20"/>
                <w:rPrChange w:id="625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59" w:author="Adelino Naquarta Sepalanga Domingos" w:date="2025-03-05T09:17:00Z" w16du:dateUtc="2025-03-05T08:17:00Z">
                  <w:rPr>
                    <w:rFonts w:ascii="Times New Roman" w:eastAsia="Times New Roman" w:hAnsi="Times New Roman"/>
                    <w:spacing w:val="-1"/>
                  </w:rPr>
                </w:rPrChange>
              </w:rPr>
              <w:t>Valor tributável unitário (</w:t>
            </w:r>
            <w:proofErr w:type="spellStart"/>
            <w:r w:rsidRPr="004866BB">
              <w:rPr>
                <w:rFonts w:ascii="Arial" w:eastAsia="Times New Roman" w:hAnsi="Arial" w:cs="Arial"/>
                <w:spacing w:val="-1"/>
                <w:sz w:val="20"/>
                <w:szCs w:val="20"/>
                <w:rPrChange w:id="6260" w:author="Adelino Naquarta Sepalanga Domingos" w:date="2025-03-05T09:17:00Z" w16du:dateUtc="2025-03-05T08:17:00Z">
                  <w:rPr>
                    <w:rFonts w:ascii="Times New Roman" w:eastAsia="Times New Roman" w:hAnsi="Times New Roman"/>
                    <w:spacing w:val="-1"/>
                  </w:rPr>
                </w:rPrChange>
              </w:rPr>
              <w:t>TaxBase</w:t>
            </w:r>
            <w:proofErr w:type="spellEnd"/>
            <w:r w:rsidRPr="004866BB">
              <w:rPr>
                <w:rFonts w:ascii="Arial" w:eastAsia="Times New Roman" w:hAnsi="Arial" w:cs="Arial"/>
                <w:spacing w:val="-1"/>
                <w:sz w:val="20"/>
                <w:szCs w:val="20"/>
                <w:rPrChange w:id="6261"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E572B9" w14:textId="77777777" w:rsidR="003F3EDE" w:rsidRPr="004866BB" w:rsidRDefault="003F3EDE" w:rsidP="0025185C">
            <w:pPr>
              <w:rPr>
                <w:rFonts w:ascii="Arial" w:eastAsia="Times New Roman" w:hAnsi="Arial" w:cs="Arial"/>
                <w:spacing w:val="-1"/>
                <w:sz w:val="20"/>
                <w:szCs w:val="20"/>
                <w:rPrChange w:id="626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63" w:author="Adelino Naquarta Sepalanga Domingos" w:date="2025-03-05T09:17:00Z" w16du:dateUtc="2025-03-05T08:17:00Z">
                  <w:rPr>
                    <w:rFonts w:ascii="Times New Roman" w:eastAsia="Times New Roman" w:hAnsi="Times New Roman"/>
                    <w:spacing w:val="-1"/>
                  </w:rPr>
                </w:rPrChange>
              </w:rPr>
              <w:t>Valor tributável unitário que não concorre para o Total do documento sem impostos (</w:t>
            </w:r>
            <w:proofErr w:type="spellStart"/>
            <w:r w:rsidRPr="004866BB">
              <w:rPr>
                <w:rFonts w:ascii="Arial" w:eastAsia="Times New Roman" w:hAnsi="Arial" w:cs="Arial"/>
                <w:spacing w:val="-1"/>
                <w:sz w:val="20"/>
                <w:szCs w:val="20"/>
                <w:rPrChange w:id="6264" w:author="Adelino Naquarta Sepalanga Domingos" w:date="2025-03-05T09:17:00Z" w16du:dateUtc="2025-03-05T08:17:00Z">
                  <w:rPr>
                    <w:rFonts w:ascii="Times New Roman" w:eastAsia="Times New Roman" w:hAnsi="Times New Roman"/>
                    <w:spacing w:val="-1"/>
                  </w:rPr>
                </w:rPrChange>
              </w:rPr>
              <w:t>NetTotal</w:t>
            </w:r>
            <w:proofErr w:type="spellEnd"/>
            <w:r w:rsidRPr="004866BB">
              <w:rPr>
                <w:rFonts w:ascii="Arial" w:eastAsia="Times New Roman" w:hAnsi="Arial" w:cs="Arial"/>
                <w:spacing w:val="-1"/>
                <w:sz w:val="20"/>
                <w:szCs w:val="20"/>
                <w:rPrChange w:id="6265" w:author="Adelino Naquarta Sepalanga Domingos" w:date="2025-03-05T09:17:00Z" w16du:dateUtc="2025-03-05T08:17:00Z">
                  <w:rPr>
                    <w:rFonts w:ascii="Times New Roman" w:eastAsia="Times New Roman" w:hAnsi="Times New Roman"/>
                    <w:spacing w:val="-1"/>
                  </w:rPr>
                </w:rPrChange>
              </w:rPr>
              <w:t xml:space="preserve">). Este valor é o que serve de base de cálculo dos impostos da linha. O sinal (debito ou crédito) com que o imposto assim calculado concorre para o </w:t>
            </w:r>
            <w:proofErr w:type="spellStart"/>
            <w:r w:rsidRPr="004866BB">
              <w:rPr>
                <w:rFonts w:ascii="Arial" w:eastAsia="Times New Roman" w:hAnsi="Arial" w:cs="Arial"/>
                <w:spacing w:val="-1"/>
                <w:sz w:val="20"/>
                <w:szCs w:val="20"/>
                <w:rPrChange w:id="6266" w:author="Adelino Naquarta Sepalanga Domingos" w:date="2025-03-05T09:17:00Z" w16du:dateUtc="2025-03-05T08:17:00Z">
                  <w:rPr>
                    <w:rFonts w:ascii="Times New Roman" w:eastAsia="Times New Roman" w:hAnsi="Times New Roman"/>
                    <w:spacing w:val="-1"/>
                  </w:rPr>
                </w:rPrChange>
              </w:rPr>
              <w:t>TaxPayable</w:t>
            </w:r>
            <w:proofErr w:type="spellEnd"/>
            <w:r w:rsidRPr="004866BB">
              <w:rPr>
                <w:rFonts w:ascii="Arial" w:eastAsia="Times New Roman" w:hAnsi="Arial" w:cs="Arial"/>
                <w:spacing w:val="-1"/>
                <w:sz w:val="20"/>
                <w:szCs w:val="20"/>
                <w:rPrChange w:id="6267" w:author="Adelino Naquarta Sepalanga Domingos" w:date="2025-03-05T09:17:00Z" w16du:dateUtc="2025-03-05T08:17:00Z">
                  <w:rPr>
                    <w:rFonts w:ascii="Times New Roman" w:eastAsia="Times New Roman" w:hAnsi="Times New Roman"/>
                    <w:spacing w:val="-1"/>
                  </w:rPr>
                </w:rPrChange>
              </w:rPr>
              <w:t xml:space="preserve">, resulta da existência na linha do </w:t>
            </w:r>
            <w:proofErr w:type="spellStart"/>
            <w:r w:rsidRPr="004866BB">
              <w:rPr>
                <w:rFonts w:ascii="Arial" w:eastAsia="Times New Roman" w:hAnsi="Arial" w:cs="Arial"/>
                <w:spacing w:val="-1"/>
                <w:sz w:val="20"/>
                <w:szCs w:val="20"/>
                <w:rPrChange w:id="6268" w:author="Adelino Naquarta Sepalanga Domingos" w:date="2025-03-05T09:17:00Z" w16du:dateUtc="2025-03-05T08:17:00Z">
                  <w:rPr>
                    <w:rFonts w:ascii="Times New Roman" w:eastAsia="Times New Roman" w:hAnsi="Times New Roman"/>
                    <w:spacing w:val="-1"/>
                  </w:rPr>
                </w:rPrChange>
              </w:rPr>
              <w:t>DebitAmount</w:t>
            </w:r>
            <w:proofErr w:type="spellEnd"/>
            <w:r w:rsidRPr="004866BB">
              <w:rPr>
                <w:rFonts w:ascii="Arial" w:eastAsia="Times New Roman" w:hAnsi="Arial" w:cs="Arial"/>
                <w:spacing w:val="-1"/>
                <w:sz w:val="20"/>
                <w:szCs w:val="20"/>
                <w:rPrChange w:id="6269" w:author="Adelino Naquarta Sepalanga Domingos" w:date="2025-03-05T09:17:00Z" w16du:dateUtc="2025-03-05T08:17:00Z">
                  <w:rPr>
                    <w:rFonts w:ascii="Times New Roman" w:eastAsia="Times New Roman" w:hAnsi="Times New Roman"/>
                    <w:spacing w:val="-1"/>
                  </w:rPr>
                </w:rPrChange>
              </w:rPr>
              <w:t xml:space="preserve"> ou do </w:t>
            </w:r>
            <w:proofErr w:type="spellStart"/>
            <w:r w:rsidRPr="004866BB">
              <w:rPr>
                <w:rFonts w:ascii="Arial" w:eastAsia="Times New Roman" w:hAnsi="Arial" w:cs="Arial"/>
                <w:spacing w:val="-1"/>
                <w:sz w:val="20"/>
                <w:szCs w:val="20"/>
                <w:rPrChange w:id="6270" w:author="Adelino Naquarta Sepalanga Domingos" w:date="2025-03-05T09:17:00Z" w16du:dateUtc="2025-03-05T08:17:00Z">
                  <w:rPr>
                    <w:rFonts w:ascii="Times New Roman" w:eastAsia="Times New Roman" w:hAnsi="Times New Roman"/>
                    <w:spacing w:val="-1"/>
                  </w:rPr>
                </w:rPrChange>
              </w:rPr>
              <w:t>CreditAmount</w:t>
            </w:r>
            <w:proofErr w:type="spellEnd"/>
            <w:r w:rsidRPr="004866BB">
              <w:rPr>
                <w:rFonts w:ascii="Arial" w:eastAsia="Times New Roman" w:hAnsi="Arial" w:cs="Arial"/>
                <w:spacing w:val="-1"/>
                <w:sz w:val="20"/>
                <w:szCs w:val="20"/>
                <w:rPrChange w:id="6271"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6EF7F3" w14:textId="77777777" w:rsidR="003F3EDE" w:rsidRPr="004866BB" w:rsidRDefault="003F3EDE" w:rsidP="0025185C">
            <w:pPr>
              <w:jc w:val="center"/>
              <w:rPr>
                <w:rFonts w:ascii="Arial" w:eastAsia="Times New Roman" w:hAnsi="Arial" w:cs="Arial"/>
                <w:spacing w:val="-1"/>
                <w:sz w:val="20"/>
                <w:szCs w:val="20"/>
                <w:rPrChange w:id="6272" w:author="Adelino Naquarta Sepalanga Domingos" w:date="2025-03-05T09:17:00Z" w16du:dateUtc="2025-03-05T08:17:00Z">
                  <w:rPr>
                    <w:rFonts w:ascii="Times New Roman" w:eastAsia="Times New Roman" w:hAnsi="Times New Roman"/>
                    <w:spacing w:val="-1"/>
                  </w:rPr>
                </w:rPrChange>
              </w:rPr>
            </w:pPr>
          </w:p>
          <w:p w14:paraId="572B0FD3" w14:textId="77777777" w:rsidR="003F3EDE" w:rsidRPr="004866BB" w:rsidRDefault="003F3EDE" w:rsidP="0025185C">
            <w:pPr>
              <w:jc w:val="center"/>
              <w:rPr>
                <w:rFonts w:ascii="Arial" w:eastAsia="Times New Roman" w:hAnsi="Arial" w:cs="Arial"/>
                <w:spacing w:val="-1"/>
                <w:sz w:val="20"/>
                <w:szCs w:val="20"/>
                <w:rPrChange w:id="6273" w:author="Adelino Naquarta Sepalanga Domingos" w:date="2025-03-05T09:17:00Z" w16du:dateUtc="2025-03-05T08:17:00Z">
                  <w:rPr>
                    <w:rFonts w:ascii="Times New Roman" w:eastAsia="Times New Roman" w:hAnsi="Times New Roman"/>
                    <w:spacing w:val="-1"/>
                  </w:rPr>
                </w:rPrChange>
              </w:rPr>
            </w:pPr>
          </w:p>
          <w:p w14:paraId="2A0AF6BB" w14:textId="77777777" w:rsidR="003F3EDE" w:rsidRPr="004866BB" w:rsidRDefault="003F3EDE" w:rsidP="0025185C">
            <w:pPr>
              <w:jc w:val="center"/>
              <w:rPr>
                <w:rFonts w:ascii="Arial" w:eastAsia="Times New Roman" w:hAnsi="Arial" w:cs="Arial"/>
                <w:spacing w:val="-1"/>
                <w:sz w:val="20"/>
                <w:szCs w:val="20"/>
                <w:rPrChange w:id="6274" w:author="Adelino Naquarta Sepalanga Domingos" w:date="2025-03-05T09:17:00Z" w16du:dateUtc="2025-03-05T08:17:00Z">
                  <w:rPr>
                    <w:rFonts w:ascii="Times New Roman" w:eastAsia="Times New Roman" w:hAnsi="Times New Roman"/>
                    <w:spacing w:val="-1"/>
                  </w:rPr>
                </w:rPrChange>
              </w:rPr>
            </w:pPr>
          </w:p>
          <w:p w14:paraId="01A83F0D" w14:textId="77777777" w:rsidR="003F3EDE" w:rsidRPr="004866BB" w:rsidRDefault="003F3EDE" w:rsidP="0025185C">
            <w:pPr>
              <w:jc w:val="center"/>
              <w:rPr>
                <w:rFonts w:ascii="Arial" w:eastAsia="Times New Roman" w:hAnsi="Arial" w:cs="Arial"/>
                <w:spacing w:val="-1"/>
                <w:sz w:val="20"/>
                <w:szCs w:val="20"/>
                <w:rPrChange w:id="627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76"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5F9BFCC4" w14:textId="77777777" w:rsidTr="0025185C">
        <w:trPr>
          <w:trHeight w:val="75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EF437B" w14:textId="77777777" w:rsidR="003F3EDE" w:rsidRPr="004866BB" w:rsidRDefault="003F3EDE" w:rsidP="0025185C">
            <w:pPr>
              <w:jc w:val="center"/>
              <w:rPr>
                <w:rFonts w:ascii="Arial" w:eastAsia="Times New Roman" w:hAnsi="Arial" w:cs="Arial"/>
                <w:spacing w:val="-1"/>
                <w:sz w:val="20"/>
                <w:szCs w:val="20"/>
                <w:rPrChange w:id="6277" w:author="Adelino Naquarta Sepalanga Domingos" w:date="2025-03-05T09:17:00Z" w16du:dateUtc="2025-03-05T08:17:00Z">
                  <w:rPr>
                    <w:rFonts w:ascii="Times New Roman" w:eastAsia="Times New Roman" w:hAnsi="Times New Roman"/>
                    <w:spacing w:val="-1"/>
                  </w:rPr>
                </w:rPrChange>
              </w:rPr>
            </w:pPr>
          </w:p>
          <w:p w14:paraId="38FC7F6B" w14:textId="77777777" w:rsidR="003F3EDE" w:rsidRPr="004866BB" w:rsidRDefault="003F3EDE" w:rsidP="0025185C">
            <w:pPr>
              <w:jc w:val="center"/>
              <w:rPr>
                <w:rFonts w:ascii="Arial" w:eastAsia="Times New Roman" w:hAnsi="Arial" w:cs="Arial"/>
                <w:spacing w:val="-1"/>
                <w:sz w:val="20"/>
                <w:szCs w:val="20"/>
                <w:rPrChange w:id="627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79" w:author="Adelino Naquarta Sepalanga Domingos" w:date="2025-03-05T09:17:00Z" w16du:dateUtc="2025-03-05T08:17:00Z">
                  <w:rPr>
                    <w:rFonts w:ascii="Times New Roman" w:eastAsia="Times New Roman" w:hAnsi="Times New Roman"/>
                    <w:spacing w:val="-1"/>
                  </w:rPr>
                </w:rPrChange>
              </w:rPr>
              <w:t>4.1.4.19.9.</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B0F0C4" w14:textId="77777777" w:rsidR="003F3EDE" w:rsidRPr="004866BB" w:rsidRDefault="003F3EDE" w:rsidP="0025185C">
            <w:pPr>
              <w:jc w:val="center"/>
              <w:rPr>
                <w:rFonts w:ascii="Arial" w:eastAsia="Times New Roman" w:hAnsi="Arial" w:cs="Arial"/>
                <w:spacing w:val="-1"/>
                <w:sz w:val="20"/>
                <w:szCs w:val="20"/>
                <w:rPrChange w:id="6280" w:author="Adelino Naquarta Sepalanga Domingos" w:date="2025-03-05T09:17:00Z" w16du:dateUtc="2025-03-05T08:17:00Z">
                  <w:rPr>
                    <w:rFonts w:ascii="Times New Roman" w:eastAsia="Times New Roman" w:hAnsi="Times New Roman"/>
                    <w:spacing w:val="-1"/>
                  </w:rPr>
                </w:rPrChange>
              </w:rPr>
            </w:pPr>
          </w:p>
          <w:p w14:paraId="24117CE6" w14:textId="77777777" w:rsidR="003F3EDE" w:rsidRPr="004866BB" w:rsidRDefault="003F3EDE" w:rsidP="0025185C">
            <w:pPr>
              <w:jc w:val="center"/>
              <w:rPr>
                <w:rFonts w:ascii="Arial" w:eastAsia="Times New Roman" w:hAnsi="Arial" w:cs="Arial"/>
                <w:spacing w:val="-1"/>
                <w:sz w:val="20"/>
                <w:szCs w:val="20"/>
                <w:rPrChange w:id="628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8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DF15A65" w14:textId="77777777" w:rsidR="003F3EDE" w:rsidRPr="004866BB" w:rsidRDefault="003F3EDE" w:rsidP="0025185C">
            <w:pPr>
              <w:rPr>
                <w:rFonts w:ascii="Arial" w:eastAsia="Times New Roman" w:hAnsi="Arial" w:cs="Arial"/>
                <w:spacing w:val="-1"/>
                <w:sz w:val="20"/>
                <w:szCs w:val="20"/>
                <w:rPrChange w:id="6283" w:author="Adelino Naquarta Sepalanga Domingos" w:date="2025-03-05T09:17:00Z" w16du:dateUtc="2025-03-05T08:17:00Z">
                  <w:rPr>
                    <w:rFonts w:ascii="Times New Roman" w:eastAsia="Times New Roman" w:hAnsi="Times New Roman"/>
                    <w:spacing w:val="-1"/>
                  </w:rPr>
                </w:rPrChange>
              </w:rPr>
            </w:pPr>
          </w:p>
          <w:p w14:paraId="3F25C289" w14:textId="77777777" w:rsidR="003F3EDE" w:rsidRPr="004866BB" w:rsidRDefault="003F3EDE" w:rsidP="0025185C">
            <w:pPr>
              <w:rPr>
                <w:rFonts w:ascii="Arial" w:eastAsia="Times New Roman" w:hAnsi="Arial" w:cs="Arial"/>
                <w:spacing w:val="-1"/>
                <w:sz w:val="20"/>
                <w:szCs w:val="20"/>
                <w:rPrChange w:id="628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85" w:author="Adelino Naquarta Sepalanga Domingos" w:date="2025-03-05T09:17:00Z" w16du:dateUtc="2025-03-05T08:17:00Z">
                  <w:rPr>
                    <w:rFonts w:ascii="Times New Roman" w:eastAsia="Times New Roman" w:hAnsi="Times New Roman"/>
                    <w:spacing w:val="-1"/>
                  </w:rPr>
                </w:rPrChange>
              </w:rPr>
              <w:t>Data de envio da mercadoria ou prestação do serviço (</w:t>
            </w:r>
            <w:proofErr w:type="spellStart"/>
            <w:r w:rsidRPr="004866BB">
              <w:rPr>
                <w:rFonts w:ascii="Arial" w:eastAsia="Times New Roman" w:hAnsi="Arial" w:cs="Arial"/>
                <w:spacing w:val="-1"/>
                <w:sz w:val="20"/>
                <w:szCs w:val="20"/>
                <w:rPrChange w:id="6286" w:author="Adelino Naquarta Sepalanga Domingos" w:date="2025-03-05T09:17:00Z" w16du:dateUtc="2025-03-05T08:17:00Z">
                  <w:rPr>
                    <w:rFonts w:ascii="Times New Roman" w:eastAsia="Times New Roman" w:hAnsi="Times New Roman"/>
                    <w:spacing w:val="-1"/>
                  </w:rPr>
                </w:rPrChange>
              </w:rPr>
              <w:t>TaxPointDate</w:t>
            </w:r>
            <w:proofErr w:type="spellEnd"/>
            <w:r w:rsidRPr="004866BB">
              <w:rPr>
                <w:rFonts w:ascii="Arial" w:eastAsia="Times New Roman" w:hAnsi="Arial" w:cs="Arial"/>
                <w:spacing w:val="-1"/>
                <w:sz w:val="20"/>
                <w:szCs w:val="20"/>
                <w:rPrChange w:id="6287"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6A4E68D" w14:textId="77777777" w:rsidR="003F3EDE" w:rsidRPr="004866BB" w:rsidRDefault="003F3EDE" w:rsidP="0025185C">
            <w:pPr>
              <w:rPr>
                <w:rFonts w:ascii="Arial" w:eastAsia="Times New Roman" w:hAnsi="Arial" w:cs="Arial"/>
                <w:spacing w:val="-1"/>
                <w:sz w:val="20"/>
                <w:szCs w:val="20"/>
                <w:rPrChange w:id="628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89" w:author="Adelino Naquarta Sepalanga Domingos" w:date="2025-03-05T09:17:00Z" w16du:dateUtc="2025-03-05T08:17:00Z">
                  <w:rPr>
                    <w:rFonts w:ascii="Times New Roman" w:eastAsia="Times New Roman" w:hAnsi="Times New Roman"/>
                    <w:spacing w:val="-1"/>
                  </w:rPr>
                </w:rPrChange>
              </w:rPr>
              <w:t>Data de envio da mercadoria ou da prestação de serviço.</w:t>
            </w:r>
          </w:p>
          <w:p w14:paraId="1F2D6E77" w14:textId="77777777" w:rsidR="003F3EDE" w:rsidRPr="004866BB" w:rsidRDefault="003F3EDE" w:rsidP="0025185C">
            <w:pPr>
              <w:rPr>
                <w:rFonts w:ascii="Arial" w:eastAsia="Times New Roman" w:hAnsi="Arial" w:cs="Arial"/>
                <w:spacing w:val="-1"/>
                <w:sz w:val="20"/>
                <w:szCs w:val="20"/>
                <w:rPrChange w:id="629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91" w:author="Adelino Naquarta Sepalanga Domingos" w:date="2025-03-05T09:17:00Z" w16du:dateUtc="2025-03-05T08:17:00Z">
                  <w:rPr>
                    <w:rFonts w:ascii="Times New Roman" w:eastAsia="Times New Roman" w:hAnsi="Times New Roman"/>
                    <w:spacing w:val="-1"/>
                  </w:rPr>
                </w:rPrChange>
              </w:rPr>
              <w:t>Deve ser preenchido com a data da guia de remessa associada, se existir.</w:t>
            </w:r>
          </w:p>
          <w:p w14:paraId="2CF38A66" w14:textId="77777777" w:rsidR="003F3EDE" w:rsidRPr="004866BB" w:rsidRDefault="003F3EDE" w:rsidP="0025185C">
            <w:pPr>
              <w:rPr>
                <w:rFonts w:ascii="Arial" w:eastAsia="Times New Roman" w:hAnsi="Arial" w:cs="Arial"/>
                <w:spacing w:val="-1"/>
                <w:sz w:val="20"/>
                <w:szCs w:val="20"/>
                <w:rPrChange w:id="629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93" w:author="Adelino Naquarta Sepalanga Domingos" w:date="2025-03-05T09:17:00Z" w16du:dateUtc="2025-03-05T08:17:00Z">
                  <w:rPr>
                    <w:rFonts w:ascii="Times New Roman" w:eastAsia="Times New Roman" w:hAnsi="Times New Roman"/>
                    <w:spacing w:val="-1"/>
                  </w:rPr>
                </w:rPrChange>
              </w:rPr>
              <w:t>Existindo mais do que uma guia de remessa, deve ser indicada a data da mais antiga.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112341" w14:textId="77777777" w:rsidR="003F3EDE" w:rsidRPr="004866BB" w:rsidRDefault="003F3EDE" w:rsidP="0025185C">
            <w:pPr>
              <w:jc w:val="center"/>
              <w:rPr>
                <w:rFonts w:ascii="Arial" w:eastAsia="Times New Roman" w:hAnsi="Arial" w:cs="Arial"/>
                <w:spacing w:val="-1"/>
                <w:sz w:val="20"/>
                <w:szCs w:val="20"/>
                <w:rPrChange w:id="6294" w:author="Adelino Naquarta Sepalanga Domingos" w:date="2025-03-05T09:17:00Z" w16du:dateUtc="2025-03-05T08:17:00Z">
                  <w:rPr>
                    <w:rFonts w:ascii="Times New Roman" w:eastAsia="Times New Roman" w:hAnsi="Times New Roman"/>
                    <w:spacing w:val="-1"/>
                  </w:rPr>
                </w:rPrChange>
              </w:rPr>
            </w:pPr>
          </w:p>
          <w:p w14:paraId="2A8230EF" w14:textId="77777777" w:rsidR="003F3EDE" w:rsidRPr="004866BB" w:rsidRDefault="003F3EDE" w:rsidP="0025185C">
            <w:pPr>
              <w:jc w:val="center"/>
              <w:rPr>
                <w:rFonts w:ascii="Arial" w:eastAsia="Times New Roman" w:hAnsi="Arial" w:cs="Arial"/>
                <w:spacing w:val="-1"/>
                <w:sz w:val="20"/>
                <w:szCs w:val="20"/>
                <w:rPrChange w:id="629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96" w:author="Adelino Naquarta Sepalanga Domingos" w:date="2025-03-05T09:17:00Z" w16du:dateUtc="2025-03-05T08:17:00Z">
                  <w:rPr>
                    <w:rFonts w:ascii="Times New Roman" w:eastAsia="Times New Roman" w:hAnsi="Times New Roman"/>
                    <w:spacing w:val="-1"/>
                  </w:rPr>
                </w:rPrChange>
              </w:rPr>
              <w:t>Data</w:t>
            </w:r>
          </w:p>
        </w:tc>
      </w:tr>
      <w:tr w:rsidR="003F3EDE" w:rsidRPr="004866BB" w14:paraId="4AD9ABAA"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E3CD107" w14:textId="77777777" w:rsidR="003F3EDE" w:rsidRPr="004866BB" w:rsidRDefault="003F3EDE" w:rsidP="0025185C">
            <w:pPr>
              <w:jc w:val="center"/>
              <w:rPr>
                <w:rFonts w:ascii="Arial" w:eastAsia="Times New Roman" w:hAnsi="Arial" w:cs="Arial"/>
                <w:spacing w:val="-1"/>
                <w:sz w:val="20"/>
                <w:szCs w:val="20"/>
                <w:rPrChange w:id="6297" w:author="Adelino Naquarta Sepalanga Domingos" w:date="2025-03-05T09:17:00Z" w16du:dateUtc="2025-03-05T08:17:00Z">
                  <w:rPr>
                    <w:rFonts w:ascii="Times New Roman" w:eastAsia="Times New Roman" w:hAnsi="Times New Roman"/>
                    <w:spacing w:val="-1"/>
                  </w:rPr>
                </w:rPrChange>
              </w:rPr>
            </w:pPr>
            <w:bookmarkStart w:id="6298" w:name="_Hlk36931724"/>
          </w:p>
          <w:p w14:paraId="7E2BF3F9" w14:textId="77777777" w:rsidR="003F3EDE" w:rsidRPr="004866BB" w:rsidRDefault="003F3EDE" w:rsidP="0025185C">
            <w:pPr>
              <w:jc w:val="center"/>
              <w:rPr>
                <w:rFonts w:ascii="Arial" w:eastAsia="Times New Roman" w:hAnsi="Arial" w:cs="Arial"/>
                <w:spacing w:val="-1"/>
                <w:sz w:val="20"/>
                <w:szCs w:val="20"/>
                <w:rPrChange w:id="6299" w:author="Adelino Naquarta Sepalanga Domingos" w:date="2025-03-05T09:17:00Z" w16du:dateUtc="2025-03-05T08:17:00Z">
                  <w:rPr>
                    <w:rFonts w:ascii="Times New Roman" w:eastAsia="Times New Roman" w:hAnsi="Times New Roman"/>
                    <w:spacing w:val="-1"/>
                  </w:rPr>
                </w:rPrChange>
              </w:rPr>
            </w:pPr>
          </w:p>
          <w:p w14:paraId="773B902A" w14:textId="77777777" w:rsidR="003F3EDE" w:rsidRPr="004866BB" w:rsidRDefault="003F3EDE" w:rsidP="0025185C">
            <w:pPr>
              <w:jc w:val="center"/>
              <w:rPr>
                <w:rFonts w:ascii="Arial" w:eastAsia="Times New Roman" w:hAnsi="Arial" w:cs="Arial"/>
                <w:spacing w:val="-1"/>
                <w:sz w:val="20"/>
                <w:szCs w:val="20"/>
                <w:rPrChange w:id="630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01" w:author="Adelino Naquarta Sepalanga Domingos" w:date="2025-03-05T09:17:00Z" w16du:dateUtc="2025-03-05T08:17:00Z">
                  <w:rPr>
                    <w:rFonts w:ascii="Times New Roman" w:eastAsia="Times New Roman" w:hAnsi="Times New Roman"/>
                    <w:spacing w:val="-1"/>
                  </w:rPr>
                </w:rPrChange>
              </w:rPr>
              <w:t>4.1.4.19.10.</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168D13" w14:textId="77777777" w:rsidR="003F3EDE" w:rsidRPr="004866BB" w:rsidRDefault="003F3EDE" w:rsidP="0025185C">
            <w:pPr>
              <w:jc w:val="center"/>
              <w:rPr>
                <w:rFonts w:ascii="Arial" w:eastAsia="Times New Roman" w:hAnsi="Arial" w:cs="Arial"/>
                <w:spacing w:val="-1"/>
                <w:sz w:val="20"/>
                <w:szCs w:val="20"/>
                <w:rPrChange w:id="6302" w:author="Adelino Naquarta Sepalanga Domingos" w:date="2025-03-05T09:17:00Z" w16du:dateUtc="2025-03-05T08:17:00Z">
                  <w:rPr>
                    <w:rFonts w:ascii="Times New Roman" w:eastAsia="Times New Roman" w:hAnsi="Times New Roman"/>
                    <w:spacing w:val="-1"/>
                  </w:rPr>
                </w:rPrChange>
              </w:rPr>
            </w:pPr>
          </w:p>
          <w:p w14:paraId="532EE872" w14:textId="77777777" w:rsidR="003F3EDE" w:rsidRPr="004866BB" w:rsidRDefault="003F3EDE" w:rsidP="0025185C">
            <w:pPr>
              <w:jc w:val="center"/>
              <w:rPr>
                <w:rFonts w:ascii="Arial" w:eastAsia="Times New Roman" w:hAnsi="Arial" w:cs="Arial"/>
                <w:spacing w:val="-1"/>
                <w:sz w:val="20"/>
                <w:szCs w:val="20"/>
                <w:rPrChange w:id="6303" w:author="Adelino Naquarta Sepalanga Domingos" w:date="2025-03-05T09:17:00Z" w16du:dateUtc="2025-03-05T08:17:00Z">
                  <w:rPr>
                    <w:rFonts w:ascii="Times New Roman" w:eastAsia="Times New Roman" w:hAnsi="Times New Roman"/>
                    <w:spacing w:val="-1"/>
                  </w:rPr>
                </w:rPrChange>
              </w:rPr>
            </w:pPr>
          </w:p>
          <w:p w14:paraId="49982F63" w14:textId="77777777" w:rsidR="003F3EDE" w:rsidRPr="004866BB" w:rsidRDefault="003F3EDE" w:rsidP="0025185C">
            <w:pPr>
              <w:jc w:val="center"/>
              <w:rPr>
                <w:rFonts w:ascii="Arial" w:eastAsia="Times New Roman" w:hAnsi="Arial" w:cs="Arial"/>
                <w:spacing w:val="-1"/>
                <w:sz w:val="20"/>
                <w:szCs w:val="20"/>
                <w:rPrChange w:id="630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05"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5EB7DD" w14:textId="77777777" w:rsidR="003F3EDE" w:rsidRPr="004866BB" w:rsidRDefault="003F3EDE" w:rsidP="0025185C">
            <w:pPr>
              <w:rPr>
                <w:rFonts w:ascii="Arial" w:eastAsia="Times New Roman" w:hAnsi="Arial" w:cs="Arial"/>
                <w:spacing w:val="-1"/>
                <w:sz w:val="20"/>
                <w:szCs w:val="20"/>
                <w:rPrChange w:id="6306" w:author="Adelino Naquarta Sepalanga Domingos" w:date="2025-03-05T09:17:00Z" w16du:dateUtc="2025-03-05T08:17:00Z">
                  <w:rPr>
                    <w:rFonts w:ascii="Times New Roman" w:eastAsia="Times New Roman" w:hAnsi="Times New Roman"/>
                    <w:spacing w:val="-1"/>
                  </w:rPr>
                </w:rPrChange>
              </w:rPr>
            </w:pPr>
          </w:p>
          <w:p w14:paraId="42C07D64" w14:textId="77777777" w:rsidR="003F3EDE" w:rsidRPr="004866BB" w:rsidRDefault="003F3EDE" w:rsidP="0025185C">
            <w:pPr>
              <w:rPr>
                <w:rFonts w:ascii="Arial" w:eastAsia="Times New Roman" w:hAnsi="Arial" w:cs="Arial"/>
                <w:spacing w:val="-1"/>
                <w:sz w:val="20"/>
                <w:szCs w:val="20"/>
                <w:rPrChange w:id="6307" w:author="Adelino Naquarta Sepalanga Domingos" w:date="2025-03-05T09:17:00Z" w16du:dateUtc="2025-03-05T08:17:00Z">
                  <w:rPr>
                    <w:rFonts w:ascii="Times New Roman" w:eastAsia="Times New Roman" w:hAnsi="Times New Roman"/>
                    <w:spacing w:val="-1"/>
                  </w:rPr>
                </w:rPrChange>
              </w:rPr>
            </w:pPr>
          </w:p>
          <w:p w14:paraId="6D973294" w14:textId="77777777" w:rsidR="003F3EDE" w:rsidRPr="004866BB" w:rsidRDefault="003F3EDE" w:rsidP="0025185C">
            <w:pPr>
              <w:rPr>
                <w:rFonts w:ascii="Arial" w:eastAsia="Times New Roman" w:hAnsi="Arial" w:cs="Arial"/>
                <w:spacing w:val="-1"/>
                <w:sz w:val="20"/>
                <w:szCs w:val="20"/>
                <w:rPrChange w:id="630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09" w:author="Adelino Naquarta Sepalanga Domingos" w:date="2025-03-05T09:17:00Z" w16du:dateUtc="2025-03-05T08:17:00Z">
                  <w:rPr>
                    <w:rFonts w:ascii="Times New Roman" w:eastAsia="Times New Roman" w:hAnsi="Times New Roman"/>
                    <w:spacing w:val="-1"/>
                  </w:rPr>
                </w:rPrChange>
              </w:rPr>
              <w:t>Referências a facturas (</w:t>
            </w:r>
            <w:proofErr w:type="spellStart"/>
            <w:r w:rsidRPr="004866BB">
              <w:rPr>
                <w:rFonts w:ascii="Arial" w:eastAsia="Times New Roman" w:hAnsi="Arial" w:cs="Arial"/>
                <w:spacing w:val="-1"/>
                <w:sz w:val="20"/>
                <w:szCs w:val="20"/>
                <w:rPrChange w:id="6310" w:author="Adelino Naquarta Sepalanga Domingos" w:date="2025-03-05T09:17:00Z" w16du:dateUtc="2025-03-05T08:17:00Z">
                  <w:rPr>
                    <w:rFonts w:ascii="Times New Roman" w:eastAsia="Times New Roman" w:hAnsi="Times New Roman"/>
                    <w:spacing w:val="-1"/>
                  </w:rPr>
                </w:rPrChange>
              </w:rPr>
              <w:t>References</w:t>
            </w:r>
            <w:proofErr w:type="spellEnd"/>
            <w:r w:rsidRPr="004866BB">
              <w:rPr>
                <w:rFonts w:ascii="Arial" w:eastAsia="Times New Roman" w:hAnsi="Arial" w:cs="Arial"/>
                <w:spacing w:val="-1"/>
                <w:sz w:val="20"/>
                <w:szCs w:val="20"/>
                <w:rPrChange w:id="6311"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7C3C05" w14:textId="77777777" w:rsidR="003F3EDE" w:rsidRPr="004866BB" w:rsidRDefault="003F3EDE" w:rsidP="0025185C">
            <w:pPr>
              <w:rPr>
                <w:rFonts w:ascii="Arial" w:eastAsia="Times New Roman" w:hAnsi="Arial" w:cs="Arial"/>
                <w:spacing w:val="-1"/>
                <w:sz w:val="20"/>
                <w:szCs w:val="20"/>
                <w:rPrChange w:id="63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13" w:author="Adelino Naquarta Sepalanga Domingos" w:date="2025-03-05T09:17:00Z" w16du:dateUtc="2025-03-05T08:17:00Z">
                  <w:rPr>
                    <w:rFonts w:ascii="Times New Roman" w:eastAsia="Times New Roman" w:hAnsi="Times New Roman"/>
                    <w:spacing w:val="-1"/>
                  </w:rPr>
                </w:rPrChange>
              </w:rPr>
              <w:t>Referências a facturas nos documentos rectificativos destas.</w:t>
            </w:r>
          </w:p>
          <w:p w14:paraId="25176728" w14:textId="3F98982D" w:rsidR="003F3EDE" w:rsidRPr="004866BB" w:rsidRDefault="003F3EDE" w:rsidP="0025185C">
            <w:pPr>
              <w:rPr>
                <w:rFonts w:ascii="Arial" w:eastAsia="Times New Roman" w:hAnsi="Arial" w:cs="Arial"/>
                <w:spacing w:val="-1"/>
                <w:sz w:val="20"/>
                <w:szCs w:val="20"/>
                <w:rPrChange w:id="631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15" w:author="Adelino Naquarta Sepalanga Domingos" w:date="2025-03-05T09:17:00Z" w16du:dateUtc="2025-03-05T08:17:00Z">
                  <w:rPr>
                    <w:rFonts w:ascii="Times New Roman" w:eastAsia="Times New Roman" w:hAnsi="Times New Roman"/>
                    <w:spacing w:val="-1"/>
                  </w:rPr>
                </w:rPrChange>
              </w:rPr>
              <w:t>Existindo a necessidade de efectuar mais do que uma referência, esta estrutura pode</w:t>
            </w:r>
            <w:del w:id="6316" w:author="Adelino Naquarta Sepalanga Domingos" w:date="2025-03-05T09:34:00Z" w16du:dateUtc="2025-03-05T08:34:00Z">
              <w:r w:rsidRPr="004866BB" w:rsidDel="00B45277">
                <w:rPr>
                  <w:rFonts w:ascii="Arial" w:eastAsia="Times New Roman" w:hAnsi="Arial" w:cs="Arial"/>
                  <w:spacing w:val="-1"/>
                  <w:sz w:val="20"/>
                  <w:szCs w:val="20"/>
                  <w:rPrChange w:id="6317" w:author="Adelino Naquarta Sepalanga Domingos" w:date="2025-03-05T09:17:00Z" w16du:dateUtc="2025-03-05T08:17:00Z">
                    <w:rPr>
                      <w:rFonts w:ascii="Times New Roman" w:eastAsia="Times New Roman" w:hAnsi="Times New Roman"/>
                      <w:spacing w:val="-1"/>
                    </w:rPr>
                  </w:rPrChange>
                </w:rPr>
                <w:delText>rá</w:delText>
              </w:r>
            </w:del>
            <w:r w:rsidRPr="004866BB">
              <w:rPr>
                <w:rFonts w:ascii="Arial" w:eastAsia="Times New Roman" w:hAnsi="Arial" w:cs="Arial"/>
                <w:spacing w:val="-1"/>
                <w:sz w:val="20"/>
                <w:szCs w:val="20"/>
                <w:rPrChange w:id="6318" w:author="Adelino Naquarta Sepalanga Domingos" w:date="2025-03-05T09:17:00Z" w16du:dateUtc="2025-03-05T08:17:00Z">
                  <w:rPr>
                    <w:rFonts w:ascii="Times New Roman" w:eastAsia="Times New Roman" w:hAnsi="Times New Roman"/>
                    <w:spacing w:val="-1"/>
                  </w:rPr>
                </w:rPrChange>
              </w:rPr>
              <w:t xml:space="preserve"> ser gerada tantas vezes quantas as necessárias.</w:t>
            </w:r>
          </w:p>
          <w:p w14:paraId="0DDD2D1F" w14:textId="77777777" w:rsidR="003F3EDE" w:rsidRPr="004866BB" w:rsidRDefault="003F3EDE" w:rsidP="0025185C">
            <w:pPr>
              <w:rPr>
                <w:rFonts w:ascii="Arial" w:eastAsia="Times New Roman" w:hAnsi="Arial" w:cs="Arial"/>
                <w:spacing w:val="-1"/>
                <w:sz w:val="20"/>
                <w:szCs w:val="20"/>
                <w:rPrChange w:id="631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20" w:author="Adelino Naquarta Sepalanga Domingos" w:date="2025-03-05T09:17:00Z" w16du:dateUtc="2025-03-05T08:17:00Z">
                  <w:rPr>
                    <w:rFonts w:ascii="Times New Roman" w:eastAsia="Times New Roman" w:hAnsi="Times New Roman"/>
                    <w:spacing w:val="-1"/>
                  </w:rPr>
                </w:rPrChange>
              </w:rPr>
              <w:t>O preenchimento é obrigatório, quando o campo 4.1.4.8. for preenchido com “NC” – Nota de crédito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18AB97" w14:textId="77777777" w:rsidR="003F3EDE" w:rsidRPr="004866BB" w:rsidRDefault="003F3EDE" w:rsidP="0025185C">
            <w:pPr>
              <w:jc w:val="center"/>
              <w:rPr>
                <w:rFonts w:ascii="Arial" w:eastAsia="Times New Roman" w:hAnsi="Arial" w:cs="Arial"/>
                <w:spacing w:val="-1"/>
                <w:sz w:val="20"/>
                <w:szCs w:val="20"/>
                <w:rPrChange w:id="6321" w:author="Adelino Naquarta Sepalanga Domingos" w:date="2025-03-05T09:17:00Z" w16du:dateUtc="2025-03-05T08:17:00Z">
                  <w:rPr>
                    <w:rFonts w:ascii="Times New Roman" w:eastAsia="Times New Roman" w:hAnsi="Times New Roman"/>
                    <w:spacing w:val="-1"/>
                  </w:rPr>
                </w:rPrChange>
              </w:rPr>
            </w:pPr>
          </w:p>
          <w:p w14:paraId="427BBBF0" w14:textId="77777777" w:rsidR="003F3EDE" w:rsidRPr="004866BB" w:rsidRDefault="003F3EDE" w:rsidP="0025185C">
            <w:pPr>
              <w:jc w:val="center"/>
              <w:rPr>
                <w:rFonts w:ascii="Arial" w:eastAsia="Times New Roman" w:hAnsi="Arial" w:cs="Arial"/>
                <w:spacing w:val="-1"/>
                <w:sz w:val="20"/>
                <w:szCs w:val="20"/>
                <w:rPrChange w:id="6322" w:author="Adelino Naquarta Sepalanga Domingos" w:date="2025-03-05T09:17:00Z" w16du:dateUtc="2025-03-05T08:17:00Z">
                  <w:rPr>
                    <w:rFonts w:ascii="Times New Roman" w:eastAsia="Times New Roman" w:hAnsi="Times New Roman"/>
                    <w:spacing w:val="-1"/>
                  </w:rPr>
                </w:rPrChange>
              </w:rPr>
            </w:pPr>
          </w:p>
          <w:p w14:paraId="1FE5B83C" w14:textId="77777777" w:rsidR="003F3EDE" w:rsidRPr="004866BB" w:rsidRDefault="003F3EDE" w:rsidP="0025185C">
            <w:pPr>
              <w:jc w:val="center"/>
              <w:rPr>
                <w:rFonts w:ascii="Arial" w:eastAsia="Times New Roman" w:hAnsi="Arial" w:cs="Arial"/>
                <w:spacing w:val="-1"/>
                <w:sz w:val="20"/>
                <w:szCs w:val="20"/>
                <w:rPrChange w:id="632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24"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2034E404" w14:textId="77777777" w:rsidTr="0025185C">
        <w:trPr>
          <w:trHeight w:val="163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B9B78BE" w14:textId="77777777" w:rsidR="003F3EDE" w:rsidRPr="004866BB" w:rsidRDefault="003F3EDE" w:rsidP="0025185C">
            <w:pPr>
              <w:jc w:val="center"/>
              <w:rPr>
                <w:rFonts w:ascii="Arial" w:eastAsia="Times New Roman" w:hAnsi="Arial" w:cs="Arial"/>
                <w:spacing w:val="-1"/>
                <w:sz w:val="20"/>
                <w:szCs w:val="20"/>
                <w:rPrChange w:id="6325" w:author="Adelino Naquarta Sepalanga Domingos" w:date="2025-03-05T09:17:00Z" w16du:dateUtc="2025-03-05T08:17:00Z">
                  <w:rPr>
                    <w:rFonts w:ascii="Times New Roman" w:eastAsia="Times New Roman" w:hAnsi="Times New Roman"/>
                    <w:spacing w:val="-1"/>
                  </w:rPr>
                </w:rPrChange>
              </w:rPr>
            </w:pPr>
          </w:p>
          <w:p w14:paraId="3673DEA6" w14:textId="77777777" w:rsidR="003F3EDE" w:rsidRPr="004866BB" w:rsidRDefault="003F3EDE" w:rsidP="0025185C">
            <w:pPr>
              <w:jc w:val="center"/>
              <w:rPr>
                <w:rFonts w:ascii="Arial" w:eastAsia="Times New Roman" w:hAnsi="Arial" w:cs="Arial"/>
                <w:spacing w:val="-1"/>
                <w:sz w:val="20"/>
                <w:szCs w:val="20"/>
                <w:rPrChange w:id="6326" w:author="Adelino Naquarta Sepalanga Domingos" w:date="2025-03-05T09:17:00Z" w16du:dateUtc="2025-03-05T08:17:00Z">
                  <w:rPr>
                    <w:rFonts w:ascii="Times New Roman" w:eastAsia="Times New Roman" w:hAnsi="Times New Roman"/>
                    <w:spacing w:val="-1"/>
                  </w:rPr>
                </w:rPrChange>
              </w:rPr>
            </w:pPr>
          </w:p>
          <w:p w14:paraId="1631670A" w14:textId="77777777" w:rsidR="003F3EDE" w:rsidRPr="004866BB" w:rsidRDefault="003F3EDE" w:rsidP="0025185C">
            <w:pPr>
              <w:jc w:val="center"/>
              <w:rPr>
                <w:rFonts w:ascii="Arial" w:eastAsia="Times New Roman" w:hAnsi="Arial" w:cs="Arial"/>
                <w:spacing w:val="-1"/>
                <w:sz w:val="20"/>
                <w:szCs w:val="20"/>
                <w:rPrChange w:id="63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28" w:author="Adelino Naquarta Sepalanga Domingos" w:date="2025-03-05T09:17:00Z" w16du:dateUtc="2025-03-05T08:17:00Z">
                  <w:rPr>
                    <w:rFonts w:ascii="Times New Roman" w:eastAsia="Times New Roman" w:hAnsi="Times New Roman"/>
                    <w:spacing w:val="-1"/>
                  </w:rPr>
                </w:rPrChange>
              </w:rPr>
              <w:t>4.1.4.19.10.1.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04AB138" w14:textId="77777777" w:rsidR="003F3EDE" w:rsidRPr="004866BB" w:rsidRDefault="003F3EDE" w:rsidP="0025185C">
            <w:pPr>
              <w:jc w:val="center"/>
              <w:rPr>
                <w:rFonts w:ascii="Arial" w:eastAsia="Times New Roman" w:hAnsi="Arial" w:cs="Arial"/>
                <w:spacing w:val="-1"/>
                <w:sz w:val="20"/>
                <w:szCs w:val="20"/>
                <w:rPrChange w:id="6329" w:author="Adelino Naquarta Sepalanga Domingos" w:date="2025-03-05T09:17:00Z" w16du:dateUtc="2025-03-05T08:17:00Z">
                  <w:rPr>
                    <w:rFonts w:ascii="Times New Roman" w:eastAsia="Times New Roman" w:hAnsi="Times New Roman"/>
                    <w:spacing w:val="-1"/>
                  </w:rPr>
                </w:rPrChange>
              </w:rPr>
            </w:pPr>
          </w:p>
          <w:p w14:paraId="4C7D68DD" w14:textId="77777777" w:rsidR="003F3EDE" w:rsidRPr="004866BB" w:rsidRDefault="003F3EDE" w:rsidP="0025185C">
            <w:pPr>
              <w:jc w:val="center"/>
              <w:rPr>
                <w:rFonts w:ascii="Arial" w:eastAsia="Times New Roman" w:hAnsi="Arial" w:cs="Arial"/>
                <w:spacing w:val="-1"/>
                <w:sz w:val="20"/>
                <w:szCs w:val="20"/>
                <w:rPrChange w:id="6330" w:author="Adelino Naquarta Sepalanga Domingos" w:date="2025-03-05T09:17:00Z" w16du:dateUtc="2025-03-05T08:17:00Z">
                  <w:rPr>
                    <w:rFonts w:ascii="Times New Roman" w:eastAsia="Times New Roman" w:hAnsi="Times New Roman"/>
                    <w:spacing w:val="-1"/>
                  </w:rPr>
                </w:rPrChange>
              </w:rPr>
            </w:pPr>
          </w:p>
          <w:p w14:paraId="022CD6FC" w14:textId="77777777" w:rsidR="003F3EDE" w:rsidRPr="004866BB" w:rsidRDefault="003F3EDE" w:rsidP="0025185C">
            <w:pPr>
              <w:jc w:val="center"/>
              <w:rPr>
                <w:rFonts w:ascii="Arial" w:eastAsia="Times New Roman" w:hAnsi="Arial" w:cs="Arial"/>
                <w:spacing w:val="-1"/>
                <w:sz w:val="20"/>
                <w:szCs w:val="20"/>
                <w:rPrChange w:id="63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3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40243E" w14:textId="77777777" w:rsidR="003F3EDE" w:rsidRPr="004866BB" w:rsidRDefault="003F3EDE" w:rsidP="0025185C">
            <w:pPr>
              <w:rPr>
                <w:rFonts w:ascii="Arial" w:eastAsia="Times New Roman" w:hAnsi="Arial" w:cs="Arial"/>
                <w:spacing w:val="-1"/>
                <w:sz w:val="20"/>
                <w:szCs w:val="20"/>
                <w:rPrChange w:id="6333" w:author="Adelino Naquarta Sepalanga Domingos" w:date="2025-03-05T09:17:00Z" w16du:dateUtc="2025-03-05T08:17:00Z">
                  <w:rPr>
                    <w:rFonts w:ascii="Times New Roman" w:eastAsia="Times New Roman" w:hAnsi="Times New Roman"/>
                    <w:spacing w:val="-1"/>
                  </w:rPr>
                </w:rPrChange>
              </w:rPr>
            </w:pPr>
          </w:p>
          <w:p w14:paraId="70BB15D2" w14:textId="77777777" w:rsidR="003F3EDE" w:rsidRPr="004866BB" w:rsidRDefault="003F3EDE" w:rsidP="0025185C">
            <w:pPr>
              <w:rPr>
                <w:rFonts w:ascii="Arial" w:eastAsia="Times New Roman" w:hAnsi="Arial" w:cs="Arial"/>
                <w:spacing w:val="-1"/>
                <w:sz w:val="20"/>
                <w:szCs w:val="20"/>
                <w:rPrChange w:id="6334" w:author="Adelino Naquarta Sepalanga Domingos" w:date="2025-03-05T09:17:00Z" w16du:dateUtc="2025-03-05T08:17:00Z">
                  <w:rPr>
                    <w:rFonts w:ascii="Times New Roman" w:eastAsia="Times New Roman" w:hAnsi="Times New Roman"/>
                    <w:spacing w:val="-1"/>
                  </w:rPr>
                </w:rPrChange>
              </w:rPr>
            </w:pPr>
          </w:p>
          <w:p w14:paraId="54410C12" w14:textId="77777777" w:rsidR="003F3EDE" w:rsidRPr="004866BB" w:rsidRDefault="003F3EDE" w:rsidP="0025185C">
            <w:pPr>
              <w:rPr>
                <w:rFonts w:ascii="Arial" w:eastAsia="Times New Roman" w:hAnsi="Arial" w:cs="Arial"/>
                <w:spacing w:val="-1"/>
                <w:sz w:val="20"/>
                <w:szCs w:val="20"/>
                <w:rPrChange w:id="633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36" w:author="Adelino Naquarta Sepalanga Domingos" w:date="2025-03-05T09:17:00Z" w16du:dateUtc="2025-03-05T08:17:00Z">
                  <w:rPr>
                    <w:rFonts w:ascii="Times New Roman" w:eastAsia="Times New Roman" w:hAnsi="Times New Roman"/>
                    <w:spacing w:val="-1"/>
                  </w:rPr>
                </w:rPrChange>
              </w:rPr>
              <w:t>Referência (</w:t>
            </w:r>
            <w:proofErr w:type="spellStart"/>
            <w:r w:rsidRPr="004866BB">
              <w:rPr>
                <w:rFonts w:ascii="Arial" w:eastAsia="Times New Roman" w:hAnsi="Arial" w:cs="Arial"/>
                <w:spacing w:val="-1"/>
                <w:sz w:val="20"/>
                <w:szCs w:val="20"/>
                <w:rPrChange w:id="6337" w:author="Adelino Naquarta Sepalanga Domingos" w:date="2025-03-05T09:17:00Z" w16du:dateUtc="2025-03-05T08:17:00Z">
                  <w:rPr>
                    <w:rFonts w:ascii="Times New Roman" w:eastAsia="Times New Roman" w:hAnsi="Times New Roman"/>
                    <w:spacing w:val="-1"/>
                  </w:rPr>
                </w:rPrChange>
              </w:rPr>
              <w:t>Reference</w:t>
            </w:r>
            <w:proofErr w:type="spellEnd"/>
            <w:r w:rsidRPr="004866BB">
              <w:rPr>
                <w:rFonts w:ascii="Arial" w:eastAsia="Times New Roman" w:hAnsi="Arial" w:cs="Arial"/>
                <w:spacing w:val="-1"/>
                <w:sz w:val="20"/>
                <w:szCs w:val="20"/>
                <w:rPrChange w:id="6338"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78E3BB" w14:textId="77777777" w:rsidR="003F3EDE" w:rsidRPr="004866BB" w:rsidRDefault="003F3EDE" w:rsidP="0025185C">
            <w:pPr>
              <w:rPr>
                <w:rFonts w:ascii="Arial" w:eastAsia="Times New Roman" w:hAnsi="Arial" w:cs="Arial"/>
                <w:spacing w:val="-1"/>
                <w:sz w:val="20"/>
                <w:szCs w:val="20"/>
                <w:rPrChange w:id="63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40" w:author="Adelino Naquarta Sepalanga Domingos" w:date="2025-03-05T09:17:00Z" w16du:dateUtc="2025-03-05T08:17:00Z">
                  <w:rPr>
                    <w:rFonts w:ascii="Times New Roman" w:eastAsia="Times New Roman" w:hAnsi="Times New Roman"/>
                    <w:spacing w:val="-1"/>
                  </w:rPr>
                </w:rPrChange>
              </w:rPr>
              <w:t>Referência à factura, através de identificação única da mesma, nos sistemas em que exista. Deve ser utilizada a estrutura de numeração do campo de origem.</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C56AED" w14:textId="77777777" w:rsidR="003F3EDE" w:rsidRPr="004866BB" w:rsidRDefault="003F3EDE" w:rsidP="0025185C">
            <w:pPr>
              <w:jc w:val="center"/>
              <w:rPr>
                <w:rFonts w:ascii="Arial" w:eastAsia="Times New Roman" w:hAnsi="Arial" w:cs="Arial"/>
                <w:spacing w:val="-1"/>
                <w:sz w:val="20"/>
                <w:szCs w:val="20"/>
                <w:rPrChange w:id="6341" w:author="Adelino Naquarta Sepalanga Domingos" w:date="2025-03-05T09:17:00Z" w16du:dateUtc="2025-03-05T08:17:00Z">
                  <w:rPr>
                    <w:rFonts w:ascii="Times New Roman" w:eastAsia="Times New Roman" w:hAnsi="Times New Roman"/>
                    <w:spacing w:val="-1"/>
                  </w:rPr>
                </w:rPrChange>
              </w:rPr>
            </w:pPr>
          </w:p>
          <w:p w14:paraId="56A3F8D0" w14:textId="77777777" w:rsidR="003F3EDE" w:rsidRPr="004866BB" w:rsidRDefault="003F3EDE" w:rsidP="0025185C">
            <w:pPr>
              <w:jc w:val="center"/>
              <w:rPr>
                <w:rFonts w:ascii="Arial" w:eastAsia="Times New Roman" w:hAnsi="Arial" w:cs="Arial"/>
                <w:spacing w:val="-1"/>
                <w:sz w:val="20"/>
                <w:szCs w:val="20"/>
                <w:rPrChange w:id="6342" w:author="Adelino Naquarta Sepalanga Domingos" w:date="2025-03-05T09:17:00Z" w16du:dateUtc="2025-03-05T08:17:00Z">
                  <w:rPr>
                    <w:rFonts w:ascii="Times New Roman" w:eastAsia="Times New Roman" w:hAnsi="Times New Roman"/>
                    <w:spacing w:val="-1"/>
                  </w:rPr>
                </w:rPrChange>
              </w:rPr>
            </w:pPr>
          </w:p>
          <w:p w14:paraId="6B8D20EC" w14:textId="77777777" w:rsidR="003F3EDE" w:rsidRPr="004866BB" w:rsidRDefault="003F3EDE" w:rsidP="0025185C">
            <w:pPr>
              <w:jc w:val="center"/>
              <w:rPr>
                <w:rFonts w:ascii="Arial" w:eastAsia="Times New Roman" w:hAnsi="Arial" w:cs="Arial"/>
                <w:spacing w:val="-1"/>
                <w:sz w:val="20"/>
                <w:szCs w:val="20"/>
                <w:rPrChange w:id="634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44" w:author="Adelino Naquarta Sepalanga Domingos" w:date="2025-03-05T09:17:00Z" w16du:dateUtc="2025-03-05T08:17:00Z">
                  <w:rPr>
                    <w:rFonts w:ascii="Times New Roman" w:eastAsia="Times New Roman" w:hAnsi="Times New Roman"/>
                    <w:spacing w:val="-1"/>
                  </w:rPr>
                </w:rPrChange>
              </w:rPr>
              <w:t>Texto 60</w:t>
            </w:r>
          </w:p>
        </w:tc>
      </w:tr>
      <w:bookmarkEnd w:id="6298"/>
      <w:tr w:rsidR="003F3EDE" w:rsidRPr="004866BB" w14:paraId="7B5D6225" w14:textId="77777777" w:rsidTr="0025185C">
        <w:trPr>
          <w:trHeight w:val="62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1C1EAF" w14:textId="77777777" w:rsidR="003F3EDE" w:rsidRPr="004866BB" w:rsidRDefault="003F3EDE" w:rsidP="0025185C">
            <w:pPr>
              <w:jc w:val="center"/>
              <w:rPr>
                <w:rFonts w:ascii="Arial" w:eastAsia="Times New Roman" w:hAnsi="Arial" w:cs="Arial"/>
                <w:spacing w:val="-1"/>
                <w:sz w:val="20"/>
                <w:szCs w:val="20"/>
                <w:rPrChange w:id="63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46" w:author="Adelino Naquarta Sepalanga Domingos" w:date="2025-03-05T09:17:00Z" w16du:dateUtc="2025-03-05T08:17:00Z">
                  <w:rPr>
                    <w:rFonts w:ascii="Times New Roman" w:eastAsia="Times New Roman" w:hAnsi="Times New Roman"/>
                    <w:spacing w:val="-1"/>
                  </w:rPr>
                </w:rPrChange>
              </w:rPr>
              <w:t>4.1.4.19.10.2.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9D1E003" w14:textId="77777777" w:rsidR="003F3EDE" w:rsidRPr="004866BB" w:rsidRDefault="003F3EDE" w:rsidP="0025185C">
            <w:pPr>
              <w:jc w:val="center"/>
              <w:rPr>
                <w:rFonts w:ascii="Arial" w:eastAsia="Times New Roman" w:hAnsi="Arial" w:cs="Arial"/>
                <w:spacing w:val="-1"/>
                <w:sz w:val="20"/>
                <w:szCs w:val="20"/>
                <w:rPrChange w:id="6347"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8BB505" w14:textId="77777777" w:rsidR="003F3EDE" w:rsidRPr="004866BB" w:rsidRDefault="003F3EDE" w:rsidP="0025185C">
            <w:pPr>
              <w:rPr>
                <w:rFonts w:ascii="Arial" w:eastAsia="Times New Roman" w:hAnsi="Arial" w:cs="Arial"/>
                <w:spacing w:val="-1"/>
                <w:sz w:val="20"/>
                <w:szCs w:val="20"/>
                <w:rPrChange w:id="634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49" w:author="Adelino Naquarta Sepalanga Domingos" w:date="2025-03-05T09:17:00Z" w16du:dateUtc="2025-03-05T08:17:00Z">
                  <w:rPr>
                    <w:rFonts w:ascii="Times New Roman" w:eastAsia="Times New Roman" w:hAnsi="Times New Roman"/>
                    <w:spacing w:val="-1"/>
                  </w:rPr>
                </w:rPrChange>
              </w:rPr>
              <w:t>Motivo (</w:t>
            </w:r>
            <w:proofErr w:type="spellStart"/>
            <w:r w:rsidRPr="004866BB">
              <w:rPr>
                <w:rFonts w:ascii="Arial" w:eastAsia="Times New Roman" w:hAnsi="Arial" w:cs="Arial"/>
                <w:spacing w:val="-1"/>
                <w:sz w:val="20"/>
                <w:szCs w:val="20"/>
                <w:rPrChange w:id="6350" w:author="Adelino Naquarta Sepalanga Domingos" w:date="2025-03-05T09:17:00Z" w16du:dateUtc="2025-03-05T08:17:00Z">
                  <w:rPr>
                    <w:rFonts w:ascii="Times New Roman" w:eastAsia="Times New Roman" w:hAnsi="Times New Roman"/>
                    <w:spacing w:val="-1"/>
                  </w:rPr>
                </w:rPrChange>
              </w:rPr>
              <w:t>Reason</w:t>
            </w:r>
            <w:proofErr w:type="spellEnd"/>
            <w:r w:rsidRPr="004866BB">
              <w:rPr>
                <w:rFonts w:ascii="Arial" w:eastAsia="Times New Roman" w:hAnsi="Arial" w:cs="Arial"/>
                <w:spacing w:val="-1"/>
                <w:sz w:val="20"/>
                <w:szCs w:val="20"/>
                <w:rPrChange w:id="6351"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1AC6A2B" w14:textId="77777777" w:rsidR="003F3EDE" w:rsidRPr="004866BB" w:rsidRDefault="003F3EDE" w:rsidP="0025185C">
            <w:pPr>
              <w:rPr>
                <w:rFonts w:ascii="Arial" w:eastAsia="Times New Roman" w:hAnsi="Arial" w:cs="Arial"/>
                <w:spacing w:val="-1"/>
                <w:sz w:val="20"/>
                <w:szCs w:val="20"/>
                <w:rPrChange w:id="635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53" w:author="Adelino Naquarta Sepalanga Domingos" w:date="2025-03-05T09:17:00Z" w16du:dateUtc="2025-03-05T08:17:00Z">
                  <w:rPr>
                    <w:rFonts w:ascii="Times New Roman" w:eastAsia="Times New Roman" w:hAnsi="Times New Roman"/>
                    <w:spacing w:val="-1"/>
                  </w:rPr>
                </w:rPrChange>
              </w:rPr>
              <w:t>Deve ser preenchido com o motivo da emissão.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71B5EF" w14:textId="77777777" w:rsidR="003F3EDE" w:rsidRPr="004866BB" w:rsidRDefault="003F3EDE" w:rsidP="0025185C">
            <w:pPr>
              <w:jc w:val="center"/>
              <w:rPr>
                <w:rFonts w:ascii="Arial" w:eastAsia="Times New Roman" w:hAnsi="Arial" w:cs="Arial"/>
                <w:spacing w:val="-1"/>
                <w:sz w:val="20"/>
                <w:szCs w:val="20"/>
                <w:rPrChange w:id="635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55" w:author="Adelino Naquarta Sepalanga Domingos" w:date="2025-03-05T09:17:00Z" w16du:dateUtc="2025-03-05T08:17:00Z">
                  <w:rPr>
                    <w:rFonts w:ascii="Times New Roman" w:eastAsia="Times New Roman" w:hAnsi="Times New Roman"/>
                    <w:spacing w:val="-1"/>
                  </w:rPr>
                </w:rPrChange>
              </w:rPr>
              <w:t>Texto 50</w:t>
            </w:r>
          </w:p>
        </w:tc>
      </w:tr>
      <w:tr w:rsidR="003F3EDE" w:rsidRPr="004866BB" w14:paraId="5757433F" w14:textId="77777777" w:rsidTr="0025185C">
        <w:trPr>
          <w:trHeight w:val="67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8B31DB" w14:textId="77777777" w:rsidR="003F3EDE" w:rsidRPr="004866BB" w:rsidRDefault="003F3EDE" w:rsidP="0025185C">
            <w:pPr>
              <w:jc w:val="center"/>
              <w:rPr>
                <w:rFonts w:ascii="Arial" w:eastAsia="Times New Roman" w:hAnsi="Arial" w:cs="Arial"/>
                <w:spacing w:val="-1"/>
                <w:sz w:val="20"/>
                <w:szCs w:val="20"/>
                <w:rPrChange w:id="635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57" w:author="Adelino Naquarta Sepalanga Domingos" w:date="2025-03-05T09:17:00Z" w16du:dateUtc="2025-03-05T08:17:00Z">
                  <w:rPr>
                    <w:rFonts w:ascii="Times New Roman" w:eastAsia="Times New Roman" w:hAnsi="Times New Roman"/>
                    <w:spacing w:val="-1"/>
                  </w:rPr>
                </w:rPrChange>
              </w:rPr>
              <w:t>4.1.4.19.11.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0487AF" w14:textId="77777777" w:rsidR="003F3EDE" w:rsidRPr="004866BB" w:rsidRDefault="003F3EDE" w:rsidP="0025185C">
            <w:pPr>
              <w:jc w:val="center"/>
              <w:rPr>
                <w:rFonts w:ascii="Arial" w:eastAsia="Times New Roman" w:hAnsi="Arial" w:cs="Arial"/>
                <w:spacing w:val="-1"/>
                <w:sz w:val="20"/>
                <w:szCs w:val="20"/>
                <w:rPrChange w:id="635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59"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D61859" w14:textId="77777777" w:rsidR="003F3EDE" w:rsidRPr="004866BB" w:rsidRDefault="003F3EDE" w:rsidP="0025185C">
            <w:pPr>
              <w:rPr>
                <w:rFonts w:ascii="Arial" w:eastAsia="Times New Roman" w:hAnsi="Arial" w:cs="Arial"/>
                <w:spacing w:val="-1"/>
                <w:sz w:val="20"/>
                <w:szCs w:val="20"/>
                <w:rPrChange w:id="636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61" w:author="Adelino Naquarta Sepalanga Domingos" w:date="2025-03-05T09:17:00Z" w16du:dateUtc="2025-03-05T08:17:00Z">
                  <w:rPr>
                    <w:rFonts w:ascii="Times New Roman" w:eastAsia="Times New Roman" w:hAnsi="Times New Roman"/>
                    <w:spacing w:val="-1"/>
                  </w:rPr>
                </w:rPrChange>
              </w:rPr>
              <w:t>Descrição da linha (</w:t>
            </w:r>
            <w:proofErr w:type="spellStart"/>
            <w:r w:rsidRPr="004866BB">
              <w:rPr>
                <w:rFonts w:ascii="Arial" w:eastAsia="Times New Roman" w:hAnsi="Arial" w:cs="Arial"/>
                <w:spacing w:val="-1"/>
                <w:sz w:val="20"/>
                <w:szCs w:val="20"/>
                <w:rPrChange w:id="6362" w:author="Adelino Naquarta Sepalanga Domingos" w:date="2025-03-05T09:17:00Z" w16du:dateUtc="2025-03-05T08:17:00Z">
                  <w:rPr>
                    <w:rFonts w:ascii="Times New Roman" w:eastAsia="Times New Roman" w:hAnsi="Times New Roman"/>
                    <w:spacing w:val="-1"/>
                  </w:rPr>
                </w:rPrChange>
              </w:rPr>
              <w:t>Description</w:t>
            </w:r>
            <w:proofErr w:type="spellEnd"/>
            <w:r w:rsidRPr="004866BB">
              <w:rPr>
                <w:rFonts w:ascii="Arial" w:eastAsia="Times New Roman" w:hAnsi="Arial" w:cs="Arial"/>
                <w:spacing w:val="-1"/>
                <w:sz w:val="20"/>
                <w:szCs w:val="20"/>
                <w:rPrChange w:id="6363"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70C4A8" w14:textId="77777777" w:rsidR="003F3EDE" w:rsidRPr="004866BB" w:rsidRDefault="003F3EDE" w:rsidP="0025185C">
            <w:pPr>
              <w:rPr>
                <w:rFonts w:ascii="Arial" w:eastAsia="Times New Roman" w:hAnsi="Arial" w:cs="Arial"/>
                <w:spacing w:val="-1"/>
                <w:sz w:val="20"/>
                <w:szCs w:val="20"/>
                <w:rPrChange w:id="636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65" w:author="Adelino Naquarta Sepalanga Domingos" w:date="2025-03-05T09:17:00Z" w16du:dateUtc="2025-03-05T08:17:00Z">
                  <w:rPr>
                    <w:rFonts w:ascii="Times New Roman" w:eastAsia="Times New Roman" w:hAnsi="Times New Roman"/>
                    <w:spacing w:val="-1"/>
                  </w:rPr>
                </w:rPrChange>
              </w:rPr>
              <w:t>Descrição da linha do documento.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4352EF6" w14:textId="77777777" w:rsidR="003F3EDE" w:rsidRPr="004866BB" w:rsidRDefault="003F3EDE" w:rsidP="0025185C">
            <w:pPr>
              <w:jc w:val="center"/>
              <w:rPr>
                <w:rFonts w:ascii="Arial" w:eastAsia="Times New Roman" w:hAnsi="Arial" w:cs="Arial"/>
                <w:spacing w:val="-1"/>
                <w:sz w:val="20"/>
                <w:szCs w:val="20"/>
                <w:rPrChange w:id="636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67" w:author="Adelino Naquarta Sepalanga Domingos" w:date="2025-03-05T09:17:00Z" w16du:dateUtc="2025-03-05T08:17:00Z">
                  <w:rPr>
                    <w:rFonts w:ascii="Times New Roman" w:eastAsia="Times New Roman" w:hAnsi="Times New Roman"/>
                    <w:spacing w:val="-1"/>
                  </w:rPr>
                </w:rPrChange>
              </w:rPr>
              <w:t>Texto 200</w:t>
            </w:r>
          </w:p>
        </w:tc>
      </w:tr>
      <w:tr w:rsidR="003F3EDE" w:rsidRPr="004866BB" w14:paraId="773C6BEC" w14:textId="77777777" w:rsidTr="0025185C">
        <w:trPr>
          <w:trHeight w:val="48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BBA459" w14:textId="77777777" w:rsidR="003F3EDE" w:rsidRPr="004866BB" w:rsidRDefault="003F3EDE" w:rsidP="0025185C">
            <w:pPr>
              <w:jc w:val="center"/>
              <w:rPr>
                <w:rFonts w:ascii="Arial" w:eastAsia="Times New Roman" w:hAnsi="Arial" w:cs="Arial"/>
                <w:spacing w:val="-1"/>
                <w:sz w:val="20"/>
                <w:szCs w:val="20"/>
                <w:rPrChange w:id="636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69" w:author="Adelino Naquarta Sepalanga Domingos" w:date="2025-03-05T09:17:00Z" w16du:dateUtc="2025-03-05T08:17:00Z">
                  <w:rPr>
                    <w:rFonts w:ascii="Times New Roman" w:eastAsia="Times New Roman" w:hAnsi="Times New Roman"/>
                    <w:spacing w:val="-1"/>
                  </w:rPr>
                </w:rPrChange>
              </w:rPr>
              <w:t>4.1.4.19.12.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9CC9B7" w14:textId="77777777" w:rsidR="003F3EDE" w:rsidRPr="004866BB" w:rsidRDefault="003F3EDE" w:rsidP="0025185C">
            <w:pPr>
              <w:jc w:val="center"/>
              <w:rPr>
                <w:rFonts w:ascii="Arial" w:eastAsia="Times New Roman" w:hAnsi="Arial" w:cs="Arial"/>
                <w:spacing w:val="-1"/>
                <w:sz w:val="20"/>
                <w:szCs w:val="20"/>
                <w:rPrChange w:id="6370"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F35417" w14:textId="77777777" w:rsidR="003F3EDE" w:rsidRPr="004866BB" w:rsidRDefault="003F3EDE" w:rsidP="0025185C">
            <w:pPr>
              <w:rPr>
                <w:rFonts w:ascii="Arial" w:eastAsia="Times New Roman" w:hAnsi="Arial" w:cs="Arial"/>
                <w:spacing w:val="-1"/>
                <w:sz w:val="20"/>
                <w:szCs w:val="20"/>
                <w:rPrChange w:id="637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72" w:author="Adelino Naquarta Sepalanga Domingos" w:date="2025-03-05T09:17:00Z" w16du:dateUtc="2025-03-05T08:17:00Z">
                  <w:rPr>
                    <w:rFonts w:ascii="Times New Roman" w:eastAsia="Times New Roman" w:hAnsi="Times New Roman"/>
                    <w:spacing w:val="-1"/>
                  </w:rPr>
                </w:rPrChange>
              </w:rPr>
              <w:t>Número de série do produto (</w:t>
            </w:r>
            <w:proofErr w:type="spellStart"/>
            <w:r w:rsidRPr="004866BB">
              <w:rPr>
                <w:rFonts w:ascii="Arial" w:eastAsia="Times New Roman" w:hAnsi="Arial" w:cs="Arial"/>
                <w:spacing w:val="-1"/>
                <w:sz w:val="20"/>
                <w:szCs w:val="20"/>
                <w:rPrChange w:id="6373" w:author="Adelino Naquarta Sepalanga Domingos" w:date="2025-03-05T09:17:00Z" w16du:dateUtc="2025-03-05T08:17:00Z">
                  <w:rPr>
                    <w:rFonts w:ascii="Times New Roman" w:eastAsia="Times New Roman" w:hAnsi="Times New Roman"/>
                    <w:spacing w:val="-1"/>
                  </w:rPr>
                </w:rPrChange>
              </w:rPr>
              <w:t>ProductSerialNumber</w:t>
            </w:r>
            <w:proofErr w:type="spellEnd"/>
            <w:r w:rsidRPr="004866BB">
              <w:rPr>
                <w:rFonts w:ascii="Arial" w:eastAsia="Times New Roman" w:hAnsi="Arial" w:cs="Arial"/>
                <w:spacing w:val="-1"/>
                <w:sz w:val="20"/>
                <w:szCs w:val="20"/>
                <w:rPrChange w:id="6374"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EDAB54" w14:textId="77777777" w:rsidR="003F3EDE" w:rsidRPr="004866BB" w:rsidRDefault="003F3EDE" w:rsidP="0025185C">
            <w:pPr>
              <w:rPr>
                <w:rFonts w:ascii="Arial" w:eastAsia="Times New Roman" w:hAnsi="Arial" w:cs="Arial"/>
                <w:spacing w:val="-1"/>
                <w:sz w:val="20"/>
                <w:szCs w:val="20"/>
                <w:rPrChange w:id="6375"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D29F77" w14:textId="77777777" w:rsidR="003F3EDE" w:rsidRPr="004866BB" w:rsidRDefault="003F3EDE" w:rsidP="0025185C">
            <w:pPr>
              <w:jc w:val="center"/>
              <w:rPr>
                <w:rFonts w:ascii="Arial" w:eastAsia="Times New Roman" w:hAnsi="Arial" w:cs="Arial"/>
                <w:spacing w:val="-1"/>
                <w:sz w:val="20"/>
                <w:szCs w:val="20"/>
                <w:rPrChange w:id="637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77"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432D943A" w14:textId="77777777" w:rsidTr="0025185C">
        <w:trPr>
          <w:trHeight w:val="214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40538D0" w14:textId="77777777" w:rsidR="003F3EDE" w:rsidRPr="004866BB" w:rsidRDefault="003F3EDE" w:rsidP="0025185C">
            <w:pPr>
              <w:jc w:val="center"/>
              <w:rPr>
                <w:rFonts w:ascii="Arial" w:eastAsia="Times New Roman" w:hAnsi="Arial" w:cs="Arial"/>
                <w:spacing w:val="-1"/>
                <w:sz w:val="20"/>
                <w:szCs w:val="20"/>
                <w:rPrChange w:id="6378" w:author="Adelino Naquarta Sepalanga Domingos" w:date="2025-03-05T09:17:00Z" w16du:dateUtc="2025-03-05T08:17:00Z">
                  <w:rPr>
                    <w:rFonts w:ascii="Times New Roman" w:eastAsia="Times New Roman" w:hAnsi="Times New Roman"/>
                    <w:spacing w:val="-1"/>
                  </w:rPr>
                </w:rPrChange>
              </w:rPr>
            </w:pPr>
          </w:p>
          <w:p w14:paraId="37617BF9" w14:textId="77777777" w:rsidR="003F3EDE" w:rsidRPr="004866BB" w:rsidRDefault="003F3EDE" w:rsidP="0025185C">
            <w:pPr>
              <w:jc w:val="center"/>
              <w:rPr>
                <w:rFonts w:ascii="Arial" w:eastAsia="Times New Roman" w:hAnsi="Arial" w:cs="Arial"/>
                <w:spacing w:val="-1"/>
                <w:sz w:val="20"/>
                <w:szCs w:val="20"/>
                <w:rPrChange w:id="6379" w:author="Adelino Naquarta Sepalanga Domingos" w:date="2025-03-05T09:17:00Z" w16du:dateUtc="2025-03-05T08:17:00Z">
                  <w:rPr>
                    <w:rFonts w:ascii="Times New Roman" w:eastAsia="Times New Roman" w:hAnsi="Times New Roman"/>
                    <w:spacing w:val="-1"/>
                  </w:rPr>
                </w:rPrChange>
              </w:rPr>
            </w:pPr>
          </w:p>
          <w:p w14:paraId="31DDD553" w14:textId="77777777" w:rsidR="003F3EDE" w:rsidRPr="004866BB" w:rsidRDefault="003F3EDE" w:rsidP="0025185C">
            <w:pPr>
              <w:jc w:val="center"/>
              <w:rPr>
                <w:rFonts w:ascii="Arial" w:eastAsia="Times New Roman" w:hAnsi="Arial" w:cs="Arial"/>
                <w:spacing w:val="-1"/>
                <w:sz w:val="20"/>
                <w:szCs w:val="20"/>
                <w:rPrChange w:id="6380" w:author="Adelino Naquarta Sepalanga Domingos" w:date="2025-03-05T09:17:00Z" w16du:dateUtc="2025-03-05T08:17:00Z">
                  <w:rPr>
                    <w:rFonts w:ascii="Times New Roman" w:eastAsia="Times New Roman" w:hAnsi="Times New Roman"/>
                    <w:spacing w:val="-1"/>
                  </w:rPr>
                </w:rPrChange>
              </w:rPr>
            </w:pPr>
          </w:p>
          <w:p w14:paraId="264DB123" w14:textId="77777777" w:rsidR="003F3EDE" w:rsidRPr="004866BB" w:rsidRDefault="003F3EDE" w:rsidP="0025185C">
            <w:pPr>
              <w:jc w:val="center"/>
              <w:rPr>
                <w:rFonts w:ascii="Arial" w:eastAsia="Times New Roman" w:hAnsi="Arial" w:cs="Arial"/>
                <w:spacing w:val="-1"/>
                <w:sz w:val="20"/>
                <w:szCs w:val="20"/>
                <w:rPrChange w:id="638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82" w:author="Adelino Naquarta Sepalanga Domingos" w:date="2025-03-05T09:17:00Z" w16du:dateUtc="2025-03-05T08:17:00Z">
                  <w:rPr>
                    <w:rFonts w:ascii="Times New Roman" w:eastAsia="Times New Roman" w:hAnsi="Times New Roman"/>
                    <w:spacing w:val="-1"/>
                  </w:rPr>
                </w:rPrChange>
              </w:rPr>
              <w:t>4.1.4.19.12.1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915958" w14:textId="77777777" w:rsidR="003F3EDE" w:rsidRPr="004866BB" w:rsidRDefault="003F3EDE" w:rsidP="0025185C">
            <w:pPr>
              <w:jc w:val="center"/>
              <w:rPr>
                <w:rFonts w:ascii="Arial" w:eastAsia="Times New Roman" w:hAnsi="Arial" w:cs="Arial"/>
                <w:spacing w:val="-1"/>
                <w:sz w:val="20"/>
                <w:szCs w:val="20"/>
                <w:rPrChange w:id="6383" w:author="Adelino Naquarta Sepalanga Domingos" w:date="2025-03-05T09:17:00Z" w16du:dateUtc="2025-03-05T08:17:00Z">
                  <w:rPr>
                    <w:rFonts w:ascii="Times New Roman" w:eastAsia="Times New Roman" w:hAnsi="Times New Roman"/>
                    <w:spacing w:val="-1"/>
                  </w:rPr>
                </w:rPrChange>
              </w:rPr>
            </w:pPr>
          </w:p>
          <w:p w14:paraId="1C1D3F57" w14:textId="77777777" w:rsidR="003F3EDE" w:rsidRPr="004866BB" w:rsidRDefault="003F3EDE" w:rsidP="0025185C">
            <w:pPr>
              <w:jc w:val="center"/>
              <w:rPr>
                <w:rFonts w:ascii="Arial" w:eastAsia="Times New Roman" w:hAnsi="Arial" w:cs="Arial"/>
                <w:spacing w:val="-1"/>
                <w:sz w:val="20"/>
                <w:szCs w:val="20"/>
                <w:rPrChange w:id="6384" w:author="Adelino Naquarta Sepalanga Domingos" w:date="2025-03-05T09:17:00Z" w16du:dateUtc="2025-03-05T08:17:00Z">
                  <w:rPr>
                    <w:rFonts w:ascii="Times New Roman" w:eastAsia="Times New Roman" w:hAnsi="Times New Roman"/>
                    <w:spacing w:val="-1"/>
                  </w:rPr>
                </w:rPrChange>
              </w:rPr>
            </w:pPr>
          </w:p>
          <w:p w14:paraId="2913B331" w14:textId="77777777" w:rsidR="003F3EDE" w:rsidRPr="004866BB" w:rsidRDefault="003F3EDE" w:rsidP="0025185C">
            <w:pPr>
              <w:jc w:val="center"/>
              <w:rPr>
                <w:rFonts w:ascii="Arial" w:eastAsia="Times New Roman" w:hAnsi="Arial" w:cs="Arial"/>
                <w:spacing w:val="-1"/>
                <w:sz w:val="20"/>
                <w:szCs w:val="20"/>
                <w:rPrChange w:id="6385" w:author="Adelino Naquarta Sepalanga Domingos" w:date="2025-03-05T09:17:00Z" w16du:dateUtc="2025-03-05T08:17:00Z">
                  <w:rPr>
                    <w:rFonts w:ascii="Times New Roman" w:eastAsia="Times New Roman" w:hAnsi="Times New Roman"/>
                    <w:spacing w:val="-1"/>
                  </w:rPr>
                </w:rPrChange>
              </w:rPr>
            </w:pPr>
          </w:p>
          <w:p w14:paraId="73CE1652" w14:textId="77777777" w:rsidR="003F3EDE" w:rsidRPr="004866BB" w:rsidRDefault="003F3EDE" w:rsidP="0025185C">
            <w:pPr>
              <w:jc w:val="center"/>
              <w:rPr>
                <w:rFonts w:ascii="Arial" w:eastAsia="Times New Roman" w:hAnsi="Arial" w:cs="Arial"/>
                <w:spacing w:val="-1"/>
                <w:sz w:val="20"/>
                <w:szCs w:val="20"/>
                <w:rPrChange w:id="638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87"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3B387B" w14:textId="77777777" w:rsidR="003F3EDE" w:rsidRPr="004866BB" w:rsidRDefault="003F3EDE" w:rsidP="0025185C">
            <w:pPr>
              <w:rPr>
                <w:rFonts w:ascii="Arial" w:eastAsia="Times New Roman" w:hAnsi="Arial" w:cs="Arial"/>
                <w:spacing w:val="-1"/>
                <w:sz w:val="20"/>
                <w:szCs w:val="20"/>
                <w:rPrChange w:id="6388" w:author="Adelino Naquarta Sepalanga Domingos" w:date="2025-03-05T09:17:00Z" w16du:dateUtc="2025-03-05T08:17:00Z">
                  <w:rPr>
                    <w:rFonts w:ascii="Times New Roman" w:eastAsia="Times New Roman" w:hAnsi="Times New Roman"/>
                    <w:spacing w:val="-1"/>
                  </w:rPr>
                </w:rPrChange>
              </w:rPr>
            </w:pPr>
          </w:p>
          <w:p w14:paraId="2EF2A7B8" w14:textId="77777777" w:rsidR="003F3EDE" w:rsidRPr="004866BB" w:rsidRDefault="003F3EDE" w:rsidP="0025185C">
            <w:pPr>
              <w:rPr>
                <w:rFonts w:ascii="Arial" w:eastAsia="Times New Roman" w:hAnsi="Arial" w:cs="Arial"/>
                <w:spacing w:val="-1"/>
                <w:sz w:val="20"/>
                <w:szCs w:val="20"/>
                <w:rPrChange w:id="6389" w:author="Adelino Naquarta Sepalanga Domingos" w:date="2025-03-05T09:17:00Z" w16du:dateUtc="2025-03-05T08:17:00Z">
                  <w:rPr>
                    <w:rFonts w:ascii="Times New Roman" w:eastAsia="Times New Roman" w:hAnsi="Times New Roman"/>
                    <w:spacing w:val="-1"/>
                  </w:rPr>
                </w:rPrChange>
              </w:rPr>
            </w:pPr>
          </w:p>
          <w:p w14:paraId="2E18F9F0" w14:textId="77777777" w:rsidR="003F3EDE" w:rsidRPr="004866BB" w:rsidRDefault="003F3EDE" w:rsidP="0025185C">
            <w:pPr>
              <w:rPr>
                <w:rFonts w:ascii="Arial" w:eastAsia="Times New Roman" w:hAnsi="Arial" w:cs="Arial"/>
                <w:spacing w:val="-1"/>
                <w:sz w:val="20"/>
                <w:szCs w:val="20"/>
                <w:rPrChange w:id="6390" w:author="Adelino Naquarta Sepalanga Domingos" w:date="2025-03-05T09:17:00Z" w16du:dateUtc="2025-03-05T08:17:00Z">
                  <w:rPr>
                    <w:rFonts w:ascii="Times New Roman" w:eastAsia="Times New Roman" w:hAnsi="Times New Roman"/>
                    <w:spacing w:val="-1"/>
                  </w:rPr>
                </w:rPrChange>
              </w:rPr>
            </w:pPr>
          </w:p>
          <w:p w14:paraId="0F393997" w14:textId="77777777" w:rsidR="003F3EDE" w:rsidRPr="004866BB" w:rsidRDefault="003F3EDE" w:rsidP="0025185C">
            <w:pPr>
              <w:rPr>
                <w:rFonts w:ascii="Arial" w:eastAsia="Times New Roman" w:hAnsi="Arial" w:cs="Arial"/>
                <w:spacing w:val="-1"/>
                <w:sz w:val="20"/>
                <w:szCs w:val="20"/>
                <w:rPrChange w:id="639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92" w:author="Adelino Naquarta Sepalanga Domingos" w:date="2025-03-05T09:17:00Z" w16du:dateUtc="2025-03-05T08:17:00Z">
                  <w:rPr>
                    <w:rFonts w:ascii="Times New Roman" w:eastAsia="Times New Roman" w:hAnsi="Times New Roman"/>
                    <w:spacing w:val="-1"/>
                  </w:rPr>
                </w:rPrChange>
              </w:rPr>
              <w:t>Número de série (</w:t>
            </w:r>
            <w:proofErr w:type="spellStart"/>
            <w:r w:rsidRPr="004866BB">
              <w:rPr>
                <w:rFonts w:ascii="Arial" w:eastAsia="Times New Roman" w:hAnsi="Arial" w:cs="Arial"/>
                <w:spacing w:val="-1"/>
                <w:sz w:val="20"/>
                <w:szCs w:val="20"/>
                <w:rPrChange w:id="6393" w:author="Adelino Naquarta Sepalanga Domingos" w:date="2025-03-05T09:17:00Z" w16du:dateUtc="2025-03-05T08:17:00Z">
                  <w:rPr>
                    <w:rFonts w:ascii="Times New Roman" w:eastAsia="Times New Roman" w:hAnsi="Times New Roman"/>
                    <w:spacing w:val="-1"/>
                  </w:rPr>
                </w:rPrChange>
              </w:rPr>
              <w:t>SerialNumber</w:t>
            </w:r>
            <w:proofErr w:type="spellEnd"/>
            <w:r w:rsidRPr="004866BB">
              <w:rPr>
                <w:rFonts w:ascii="Arial" w:eastAsia="Times New Roman" w:hAnsi="Arial" w:cs="Arial"/>
                <w:spacing w:val="-1"/>
                <w:sz w:val="20"/>
                <w:szCs w:val="20"/>
                <w:rPrChange w:id="6394"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6321AF" w14:textId="77777777" w:rsidR="003F3EDE" w:rsidRPr="004866BB" w:rsidRDefault="003F3EDE" w:rsidP="0025185C">
            <w:pPr>
              <w:rPr>
                <w:rFonts w:ascii="Arial" w:eastAsia="Times New Roman" w:hAnsi="Arial" w:cs="Arial"/>
                <w:spacing w:val="-1"/>
                <w:sz w:val="20"/>
                <w:szCs w:val="20"/>
                <w:rPrChange w:id="639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96" w:author="Adelino Naquarta Sepalanga Domingos" w:date="2025-03-05T09:17:00Z" w16du:dateUtc="2025-03-05T08:17:00Z">
                  <w:rPr>
                    <w:rFonts w:ascii="Times New Roman" w:eastAsia="Times New Roman" w:hAnsi="Times New Roman"/>
                    <w:spacing w:val="-1"/>
                  </w:rPr>
                </w:rPrChange>
              </w:rPr>
              <w:t>Deve incluir o número de série do produto que consta no documento. Ex.: VIN, IMEI, ISSN, ISAN.</w:t>
            </w:r>
          </w:p>
          <w:p w14:paraId="73100984" w14:textId="453F4857" w:rsidR="003F3EDE" w:rsidRPr="004866BB" w:rsidRDefault="003F3EDE" w:rsidP="0025185C">
            <w:pPr>
              <w:rPr>
                <w:rFonts w:ascii="Arial" w:eastAsia="Times New Roman" w:hAnsi="Arial" w:cs="Arial"/>
                <w:spacing w:val="-1"/>
                <w:sz w:val="20"/>
                <w:szCs w:val="20"/>
                <w:rPrChange w:id="639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98" w:author="Adelino Naquarta Sepalanga Domingos" w:date="2025-03-05T09:17:00Z" w16du:dateUtc="2025-03-05T08:17:00Z">
                  <w:rPr>
                    <w:rFonts w:ascii="Times New Roman" w:eastAsia="Times New Roman" w:hAnsi="Times New Roman"/>
                    <w:spacing w:val="-1"/>
                  </w:rPr>
                </w:rPrChange>
              </w:rPr>
              <w:t>Existindo a necessidade de efectuar mais do que uma referência, este campo pode</w:t>
            </w:r>
            <w:del w:id="6399" w:author="Adelino Naquarta Sepalanga Domingos" w:date="2025-03-05T09:35:00Z" w16du:dateUtc="2025-03-05T08:35:00Z">
              <w:r w:rsidRPr="004866BB" w:rsidDel="00B45277">
                <w:rPr>
                  <w:rFonts w:ascii="Arial" w:eastAsia="Times New Roman" w:hAnsi="Arial" w:cs="Arial"/>
                  <w:spacing w:val="-1"/>
                  <w:sz w:val="20"/>
                  <w:szCs w:val="20"/>
                  <w:rPrChange w:id="6400" w:author="Adelino Naquarta Sepalanga Domingos" w:date="2025-03-05T09:17:00Z" w16du:dateUtc="2025-03-05T08:17:00Z">
                    <w:rPr>
                      <w:rFonts w:ascii="Times New Roman" w:eastAsia="Times New Roman" w:hAnsi="Times New Roman"/>
                      <w:spacing w:val="-1"/>
                    </w:rPr>
                  </w:rPrChange>
                </w:rPr>
                <w:delText>rá</w:delText>
              </w:r>
            </w:del>
            <w:r w:rsidRPr="004866BB">
              <w:rPr>
                <w:rFonts w:ascii="Arial" w:eastAsia="Times New Roman" w:hAnsi="Arial" w:cs="Arial"/>
                <w:spacing w:val="-1"/>
                <w:sz w:val="20"/>
                <w:szCs w:val="20"/>
                <w:rPrChange w:id="6401" w:author="Adelino Naquarta Sepalanga Domingos" w:date="2025-03-05T09:17:00Z" w16du:dateUtc="2025-03-05T08:17:00Z">
                  <w:rPr>
                    <w:rFonts w:ascii="Times New Roman" w:eastAsia="Times New Roman" w:hAnsi="Times New Roman"/>
                    <w:spacing w:val="-1"/>
                  </w:rPr>
                </w:rPrChange>
              </w:rPr>
              <w:t xml:space="preserve"> ser gerado tantas vezes quantas as necessárias.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4A1014" w14:textId="77777777" w:rsidR="003F3EDE" w:rsidRPr="004866BB" w:rsidRDefault="003F3EDE" w:rsidP="0025185C">
            <w:pPr>
              <w:jc w:val="center"/>
              <w:rPr>
                <w:rFonts w:ascii="Arial" w:eastAsia="Times New Roman" w:hAnsi="Arial" w:cs="Arial"/>
                <w:spacing w:val="-1"/>
                <w:sz w:val="20"/>
                <w:szCs w:val="20"/>
                <w:rPrChange w:id="6402" w:author="Adelino Naquarta Sepalanga Domingos" w:date="2025-03-05T09:17:00Z" w16du:dateUtc="2025-03-05T08:17:00Z">
                  <w:rPr>
                    <w:rFonts w:ascii="Times New Roman" w:eastAsia="Times New Roman" w:hAnsi="Times New Roman"/>
                    <w:spacing w:val="-1"/>
                  </w:rPr>
                </w:rPrChange>
              </w:rPr>
            </w:pPr>
          </w:p>
          <w:p w14:paraId="3957A44F" w14:textId="77777777" w:rsidR="003F3EDE" w:rsidRPr="004866BB" w:rsidRDefault="003F3EDE" w:rsidP="0025185C">
            <w:pPr>
              <w:jc w:val="center"/>
              <w:rPr>
                <w:rFonts w:ascii="Arial" w:eastAsia="Times New Roman" w:hAnsi="Arial" w:cs="Arial"/>
                <w:spacing w:val="-1"/>
                <w:sz w:val="20"/>
                <w:szCs w:val="20"/>
                <w:rPrChange w:id="6403" w:author="Adelino Naquarta Sepalanga Domingos" w:date="2025-03-05T09:17:00Z" w16du:dateUtc="2025-03-05T08:17:00Z">
                  <w:rPr>
                    <w:rFonts w:ascii="Times New Roman" w:eastAsia="Times New Roman" w:hAnsi="Times New Roman"/>
                    <w:spacing w:val="-1"/>
                  </w:rPr>
                </w:rPrChange>
              </w:rPr>
            </w:pPr>
          </w:p>
          <w:p w14:paraId="72474AC1" w14:textId="77777777" w:rsidR="003F3EDE" w:rsidRPr="004866BB" w:rsidRDefault="003F3EDE" w:rsidP="0025185C">
            <w:pPr>
              <w:jc w:val="center"/>
              <w:rPr>
                <w:rFonts w:ascii="Arial" w:eastAsia="Times New Roman" w:hAnsi="Arial" w:cs="Arial"/>
                <w:spacing w:val="-1"/>
                <w:sz w:val="20"/>
                <w:szCs w:val="20"/>
                <w:rPrChange w:id="6404" w:author="Adelino Naquarta Sepalanga Domingos" w:date="2025-03-05T09:17:00Z" w16du:dateUtc="2025-03-05T08:17:00Z">
                  <w:rPr>
                    <w:rFonts w:ascii="Times New Roman" w:eastAsia="Times New Roman" w:hAnsi="Times New Roman"/>
                    <w:spacing w:val="-1"/>
                  </w:rPr>
                </w:rPrChange>
              </w:rPr>
            </w:pPr>
          </w:p>
          <w:p w14:paraId="340BC912" w14:textId="77777777" w:rsidR="003F3EDE" w:rsidRPr="004866BB" w:rsidRDefault="003F3EDE" w:rsidP="0025185C">
            <w:pPr>
              <w:jc w:val="center"/>
              <w:rPr>
                <w:rFonts w:ascii="Arial" w:eastAsia="Times New Roman" w:hAnsi="Arial" w:cs="Arial"/>
                <w:spacing w:val="-1"/>
                <w:sz w:val="20"/>
                <w:szCs w:val="20"/>
                <w:rPrChange w:id="640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06" w:author="Adelino Naquarta Sepalanga Domingos" w:date="2025-03-05T09:17:00Z" w16du:dateUtc="2025-03-05T08:17:00Z">
                  <w:rPr>
                    <w:rFonts w:ascii="Times New Roman" w:eastAsia="Times New Roman" w:hAnsi="Times New Roman"/>
                    <w:spacing w:val="-1"/>
                  </w:rPr>
                </w:rPrChange>
              </w:rPr>
              <w:t>Texto 100</w:t>
            </w:r>
          </w:p>
        </w:tc>
      </w:tr>
      <w:tr w:rsidR="003F3EDE" w:rsidRPr="004866BB" w14:paraId="4E07C8EB" w14:textId="77777777" w:rsidTr="0025185C">
        <w:trPr>
          <w:trHeight w:val="183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69C42FF" w14:textId="77777777" w:rsidR="003F3EDE" w:rsidRPr="004866BB" w:rsidRDefault="003F3EDE" w:rsidP="0025185C">
            <w:pPr>
              <w:jc w:val="center"/>
              <w:rPr>
                <w:rFonts w:ascii="Arial" w:eastAsia="Times New Roman" w:hAnsi="Arial" w:cs="Arial"/>
                <w:spacing w:val="-1"/>
                <w:sz w:val="20"/>
                <w:szCs w:val="20"/>
                <w:rPrChange w:id="64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08" w:author="Adelino Naquarta Sepalanga Domingos" w:date="2025-03-05T09:17:00Z" w16du:dateUtc="2025-03-05T08:17:00Z">
                  <w:rPr>
                    <w:rFonts w:ascii="Times New Roman" w:eastAsia="Times New Roman" w:hAnsi="Times New Roman"/>
                    <w:spacing w:val="-1"/>
                  </w:rPr>
                </w:rPrChange>
              </w:rPr>
              <w:t>4.1.4.19.13.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C306E0" w14:textId="77777777" w:rsidR="003F3EDE" w:rsidRPr="004866BB" w:rsidRDefault="003F3EDE" w:rsidP="0025185C">
            <w:pPr>
              <w:jc w:val="center"/>
              <w:rPr>
                <w:rFonts w:ascii="Arial" w:eastAsia="Times New Roman" w:hAnsi="Arial" w:cs="Arial"/>
                <w:spacing w:val="-1"/>
                <w:sz w:val="20"/>
                <w:szCs w:val="20"/>
                <w:rPrChange w:id="640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10"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EBC234" w14:textId="77777777" w:rsidR="003F3EDE" w:rsidRPr="004866BB" w:rsidRDefault="003F3EDE" w:rsidP="0025185C">
            <w:pPr>
              <w:rPr>
                <w:rFonts w:ascii="Arial" w:eastAsia="Times New Roman" w:hAnsi="Arial" w:cs="Arial"/>
                <w:spacing w:val="-1"/>
                <w:sz w:val="20"/>
                <w:szCs w:val="20"/>
                <w:rPrChange w:id="641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12" w:author="Adelino Naquarta Sepalanga Domingos" w:date="2025-03-05T09:17:00Z" w16du:dateUtc="2025-03-05T08:17:00Z">
                  <w:rPr>
                    <w:rFonts w:ascii="Times New Roman" w:eastAsia="Times New Roman" w:hAnsi="Times New Roman"/>
                    <w:spacing w:val="-1"/>
                  </w:rPr>
                </w:rPrChange>
              </w:rPr>
              <w:t>Valor a débito (</w:t>
            </w:r>
            <w:proofErr w:type="spellStart"/>
            <w:r w:rsidRPr="004866BB">
              <w:rPr>
                <w:rFonts w:ascii="Arial" w:eastAsia="Times New Roman" w:hAnsi="Arial" w:cs="Arial"/>
                <w:spacing w:val="-1"/>
                <w:sz w:val="20"/>
                <w:szCs w:val="20"/>
                <w:rPrChange w:id="6413" w:author="Adelino Naquarta Sepalanga Domingos" w:date="2025-03-05T09:17:00Z" w16du:dateUtc="2025-03-05T08:17:00Z">
                  <w:rPr>
                    <w:rFonts w:ascii="Times New Roman" w:eastAsia="Times New Roman" w:hAnsi="Times New Roman"/>
                    <w:spacing w:val="-1"/>
                  </w:rPr>
                </w:rPrChange>
              </w:rPr>
              <w:t>DebitAmount</w:t>
            </w:r>
            <w:proofErr w:type="spellEnd"/>
            <w:r w:rsidRPr="004866BB">
              <w:rPr>
                <w:rFonts w:ascii="Arial" w:eastAsia="Times New Roman" w:hAnsi="Arial" w:cs="Arial"/>
                <w:spacing w:val="-1"/>
                <w:sz w:val="20"/>
                <w:szCs w:val="20"/>
                <w:rPrChange w:id="6414"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85FE10" w14:textId="77777777" w:rsidR="003F3EDE" w:rsidRPr="004866BB" w:rsidRDefault="003F3EDE" w:rsidP="0025185C">
            <w:pPr>
              <w:rPr>
                <w:rFonts w:ascii="Arial" w:eastAsia="Times New Roman" w:hAnsi="Arial" w:cs="Arial"/>
                <w:spacing w:val="-1"/>
                <w:sz w:val="20"/>
                <w:szCs w:val="20"/>
                <w:rPrChange w:id="641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16" w:author="Adelino Naquarta Sepalanga Domingos" w:date="2025-03-05T09:17:00Z" w16du:dateUtc="2025-03-05T08:17:00Z">
                  <w:rPr>
                    <w:rFonts w:ascii="Times New Roman" w:eastAsia="Times New Roman" w:hAnsi="Times New Roman"/>
                    <w:spacing w:val="-1"/>
                  </w:rPr>
                </w:rPrChange>
              </w:rPr>
              <w:t>Valor da linha, sem imposto, dos documentos a lançar a débito na conta de vendas.</w:t>
            </w:r>
          </w:p>
          <w:p w14:paraId="357075FE" w14:textId="77777777" w:rsidR="003F3EDE" w:rsidRPr="004866BB" w:rsidRDefault="003F3EDE" w:rsidP="0025185C">
            <w:pPr>
              <w:rPr>
                <w:rFonts w:ascii="Arial" w:eastAsia="Times New Roman" w:hAnsi="Arial" w:cs="Arial"/>
                <w:spacing w:val="-1"/>
                <w:sz w:val="20"/>
                <w:szCs w:val="20"/>
                <w:rPrChange w:id="641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18" w:author="Adelino Naquarta Sepalanga Domingos" w:date="2025-03-05T09:17:00Z" w16du:dateUtc="2025-03-05T08:17:00Z">
                  <w:rPr>
                    <w:rFonts w:ascii="Times New Roman" w:eastAsia="Times New Roman" w:hAnsi="Times New Roman"/>
                    <w:spacing w:val="-1"/>
                  </w:rPr>
                </w:rPrChange>
              </w:rPr>
              <w:t>Este valor é deduzido dos descontos de linha e cabeçalho.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6B645F" w14:textId="77777777" w:rsidR="003F3EDE" w:rsidRPr="004866BB" w:rsidRDefault="003F3EDE" w:rsidP="0025185C">
            <w:pPr>
              <w:jc w:val="center"/>
              <w:rPr>
                <w:rFonts w:ascii="Arial" w:eastAsia="Times New Roman" w:hAnsi="Arial" w:cs="Arial"/>
                <w:spacing w:val="-1"/>
                <w:sz w:val="20"/>
                <w:szCs w:val="20"/>
                <w:rPrChange w:id="6419" w:author="Adelino Naquarta Sepalanga Domingos" w:date="2025-03-05T09:17:00Z" w16du:dateUtc="2025-03-05T08:17:00Z">
                  <w:rPr>
                    <w:rFonts w:ascii="Times New Roman" w:eastAsia="Times New Roman" w:hAnsi="Times New Roman"/>
                    <w:spacing w:val="-1"/>
                  </w:rPr>
                </w:rPrChange>
              </w:rPr>
            </w:pPr>
          </w:p>
          <w:p w14:paraId="50F654D8" w14:textId="77777777" w:rsidR="003F3EDE" w:rsidRPr="004866BB" w:rsidRDefault="003F3EDE" w:rsidP="0025185C">
            <w:pPr>
              <w:jc w:val="center"/>
              <w:rPr>
                <w:rFonts w:ascii="Arial" w:eastAsia="Times New Roman" w:hAnsi="Arial" w:cs="Arial"/>
                <w:spacing w:val="-1"/>
                <w:sz w:val="20"/>
                <w:szCs w:val="20"/>
                <w:rPrChange w:id="6420" w:author="Adelino Naquarta Sepalanga Domingos" w:date="2025-03-05T09:17:00Z" w16du:dateUtc="2025-03-05T08:17:00Z">
                  <w:rPr>
                    <w:rFonts w:ascii="Times New Roman" w:eastAsia="Times New Roman" w:hAnsi="Times New Roman"/>
                    <w:spacing w:val="-1"/>
                  </w:rPr>
                </w:rPrChange>
              </w:rPr>
            </w:pPr>
          </w:p>
          <w:p w14:paraId="1521D57D" w14:textId="77777777" w:rsidR="003F3EDE" w:rsidRPr="004866BB" w:rsidRDefault="003F3EDE" w:rsidP="0025185C">
            <w:pPr>
              <w:jc w:val="center"/>
              <w:rPr>
                <w:rFonts w:ascii="Arial" w:eastAsia="Times New Roman" w:hAnsi="Arial" w:cs="Arial"/>
                <w:spacing w:val="-1"/>
                <w:sz w:val="20"/>
                <w:szCs w:val="20"/>
                <w:rPrChange w:id="64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22"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4885564D" w14:textId="77777777" w:rsidTr="0025185C">
        <w:trPr>
          <w:trHeight w:val="165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BB3B52B" w14:textId="77777777" w:rsidR="003F3EDE" w:rsidRPr="004866BB" w:rsidRDefault="003F3EDE" w:rsidP="0025185C">
            <w:pPr>
              <w:jc w:val="center"/>
              <w:rPr>
                <w:rFonts w:ascii="Arial" w:eastAsia="Times New Roman" w:hAnsi="Arial" w:cs="Arial"/>
                <w:spacing w:val="-1"/>
                <w:sz w:val="20"/>
                <w:szCs w:val="20"/>
                <w:rPrChange w:id="642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24" w:author="Adelino Naquarta Sepalanga Domingos" w:date="2025-03-05T09:17:00Z" w16du:dateUtc="2025-03-05T08:17:00Z">
                  <w:rPr>
                    <w:rFonts w:ascii="Times New Roman" w:eastAsia="Times New Roman" w:hAnsi="Times New Roman"/>
                    <w:spacing w:val="-1"/>
                  </w:rPr>
                </w:rPrChange>
              </w:rPr>
              <w:t>4.1.4.19.14.</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839E545" w14:textId="77777777" w:rsidR="003F3EDE" w:rsidRPr="004866BB" w:rsidRDefault="003F3EDE" w:rsidP="0025185C">
            <w:pPr>
              <w:jc w:val="center"/>
              <w:rPr>
                <w:rFonts w:ascii="Arial" w:eastAsia="Times New Roman" w:hAnsi="Arial" w:cs="Arial"/>
                <w:spacing w:val="-1"/>
                <w:sz w:val="20"/>
                <w:szCs w:val="20"/>
                <w:rPrChange w:id="642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2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1D802D" w14:textId="77777777" w:rsidR="003F3EDE" w:rsidRPr="004866BB" w:rsidRDefault="003F3EDE" w:rsidP="0025185C">
            <w:pPr>
              <w:rPr>
                <w:rFonts w:ascii="Arial" w:eastAsia="Times New Roman" w:hAnsi="Arial" w:cs="Arial"/>
                <w:spacing w:val="-1"/>
                <w:sz w:val="20"/>
                <w:szCs w:val="20"/>
                <w:rPrChange w:id="64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28" w:author="Adelino Naquarta Sepalanga Domingos" w:date="2025-03-05T09:17:00Z" w16du:dateUtc="2025-03-05T08:17:00Z">
                  <w:rPr>
                    <w:rFonts w:ascii="Times New Roman" w:eastAsia="Times New Roman" w:hAnsi="Times New Roman"/>
                    <w:spacing w:val="-1"/>
                  </w:rPr>
                </w:rPrChange>
              </w:rPr>
              <w:t>Valor a crédito (</w:t>
            </w:r>
            <w:proofErr w:type="spellStart"/>
            <w:r w:rsidRPr="004866BB">
              <w:rPr>
                <w:rFonts w:ascii="Arial" w:eastAsia="Times New Roman" w:hAnsi="Arial" w:cs="Arial"/>
                <w:spacing w:val="-1"/>
                <w:sz w:val="20"/>
                <w:szCs w:val="20"/>
                <w:rPrChange w:id="6429" w:author="Adelino Naquarta Sepalanga Domingos" w:date="2025-03-05T09:17:00Z" w16du:dateUtc="2025-03-05T08:17:00Z">
                  <w:rPr>
                    <w:rFonts w:ascii="Times New Roman" w:eastAsia="Times New Roman" w:hAnsi="Times New Roman"/>
                    <w:spacing w:val="-1"/>
                  </w:rPr>
                </w:rPrChange>
              </w:rPr>
              <w:t>CreditAmount</w:t>
            </w:r>
            <w:proofErr w:type="spellEnd"/>
            <w:r w:rsidRPr="004866BB">
              <w:rPr>
                <w:rFonts w:ascii="Arial" w:eastAsia="Times New Roman" w:hAnsi="Arial" w:cs="Arial"/>
                <w:spacing w:val="-1"/>
                <w:sz w:val="20"/>
                <w:szCs w:val="20"/>
                <w:rPrChange w:id="643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CB1EB5" w14:textId="77777777" w:rsidR="003F3EDE" w:rsidRPr="004866BB" w:rsidRDefault="003F3EDE" w:rsidP="0025185C">
            <w:pPr>
              <w:rPr>
                <w:rFonts w:ascii="Arial" w:eastAsia="Times New Roman" w:hAnsi="Arial" w:cs="Arial"/>
                <w:spacing w:val="-1"/>
                <w:sz w:val="20"/>
                <w:szCs w:val="20"/>
                <w:rPrChange w:id="64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32" w:author="Adelino Naquarta Sepalanga Domingos" w:date="2025-03-05T09:17:00Z" w16du:dateUtc="2025-03-05T08:17:00Z">
                  <w:rPr>
                    <w:rFonts w:ascii="Times New Roman" w:eastAsia="Times New Roman" w:hAnsi="Times New Roman"/>
                    <w:spacing w:val="-1"/>
                  </w:rPr>
                </w:rPrChange>
              </w:rPr>
              <w:t>Valor da linha, sem imposto, dos documentos a lançar a crédito na conta de vendas.</w:t>
            </w:r>
          </w:p>
          <w:p w14:paraId="7965CFDB" w14:textId="77777777" w:rsidR="003F3EDE" w:rsidRPr="004866BB" w:rsidRDefault="003F3EDE" w:rsidP="0025185C">
            <w:pPr>
              <w:rPr>
                <w:rFonts w:ascii="Arial" w:eastAsia="Times New Roman" w:hAnsi="Arial" w:cs="Arial"/>
                <w:spacing w:val="-1"/>
                <w:sz w:val="20"/>
                <w:szCs w:val="20"/>
                <w:rPrChange w:id="643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34" w:author="Adelino Naquarta Sepalanga Domingos" w:date="2025-03-05T09:17:00Z" w16du:dateUtc="2025-03-05T08:17:00Z">
                  <w:rPr>
                    <w:rFonts w:ascii="Times New Roman" w:eastAsia="Times New Roman" w:hAnsi="Times New Roman"/>
                    <w:spacing w:val="-1"/>
                  </w:rPr>
                </w:rPrChange>
              </w:rPr>
              <w:t>Este valor é deduzido dos descontos de linha e cabeçalho.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1E3F70C" w14:textId="77777777" w:rsidR="003F3EDE" w:rsidRPr="004866BB" w:rsidRDefault="003F3EDE" w:rsidP="0025185C">
            <w:pPr>
              <w:jc w:val="center"/>
              <w:rPr>
                <w:rFonts w:ascii="Arial" w:eastAsia="Times New Roman" w:hAnsi="Arial" w:cs="Arial"/>
                <w:spacing w:val="-1"/>
                <w:sz w:val="20"/>
                <w:szCs w:val="20"/>
                <w:rPrChange w:id="6435" w:author="Adelino Naquarta Sepalanga Domingos" w:date="2025-03-05T09:17:00Z" w16du:dateUtc="2025-03-05T08:17:00Z">
                  <w:rPr>
                    <w:rFonts w:ascii="Times New Roman" w:eastAsia="Times New Roman" w:hAnsi="Times New Roman"/>
                    <w:spacing w:val="-1"/>
                  </w:rPr>
                </w:rPrChange>
              </w:rPr>
            </w:pPr>
          </w:p>
          <w:p w14:paraId="3189762E" w14:textId="77777777" w:rsidR="003F3EDE" w:rsidRPr="004866BB" w:rsidRDefault="003F3EDE" w:rsidP="0025185C">
            <w:pPr>
              <w:jc w:val="center"/>
              <w:rPr>
                <w:rFonts w:ascii="Arial" w:eastAsia="Times New Roman" w:hAnsi="Arial" w:cs="Arial"/>
                <w:spacing w:val="-1"/>
                <w:sz w:val="20"/>
                <w:szCs w:val="20"/>
                <w:rPrChange w:id="6436" w:author="Adelino Naquarta Sepalanga Domingos" w:date="2025-03-05T09:17:00Z" w16du:dateUtc="2025-03-05T08:17:00Z">
                  <w:rPr>
                    <w:rFonts w:ascii="Times New Roman" w:eastAsia="Times New Roman" w:hAnsi="Times New Roman"/>
                    <w:spacing w:val="-1"/>
                  </w:rPr>
                </w:rPrChange>
              </w:rPr>
            </w:pPr>
          </w:p>
          <w:p w14:paraId="01878EFE" w14:textId="77777777" w:rsidR="003F3EDE" w:rsidRPr="004866BB" w:rsidRDefault="003F3EDE" w:rsidP="0025185C">
            <w:pPr>
              <w:jc w:val="center"/>
              <w:rPr>
                <w:rFonts w:ascii="Arial" w:eastAsia="Times New Roman" w:hAnsi="Arial" w:cs="Arial"/>
                <w:spacing w:val="-1"/>
                <w:sz w:val="20"/>
                <w:szCs w:val="20"/>
                <w:rPrChange w:id="643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38"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12EAFC5A" w14:textId="77777777" w:rsidTr="0025185C">
        <w:trPr>
          <w:trHeight w:val="51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4CB25F" w14:textId="77777777" w:rsidR="003F3EDE" w:rsidRPr="004866BB" w:rsidRDefault="003F3EDE" w:rsidP="0025185C">
            <w:pPr>
              <w:jc w:val="center"/>
              <w:rPr>
                <w:rFonts w:ascii="Arial" w:eastAsia="Times New Roman" w:hAnsi="Arial" w:cs="Arial"/>
                <w:spacing w:val="-1"/>
                <w:sz w:val="20"/>
                <w:szCs w:val="20"/>
                <w:rPrChange w:id="64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40" w:author="Adelino Naquarta Sepalanga Domingos" w:date="2025-03-05T09:17:00Z" w16du:dateUtc="2025-03-05T08:17:00Z">
                  <w:rPr>
                    <w:rFonts w:ascii="Times New Roman" w:eastAsia="Times New Roman" w:hAnsi="Times New Roman"/>
                    <w:spacing w:val="-1"/>
                  </w:rPr>
                </w:rPrChange>
              </w:rPr>
              <w:t>4.1.4.19.15.</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63C91F" w14:textId="77777777" w:rsidR="003F3EDE" w:rsidRPr="004866BB" w:rsidRDefault="003F3EDE" w:rsidP="0025185C">
            <w:pPr>
              <w:jc w:val="center"/>
              <w:rPr>
                <w:rFonts w:ascii="Arial" w:eastAsia="Times New Roman" w:hAnsi="Arial" w:cs="Arial"/>
                <w:spacing w:val="-1"/>
                <w:sz w:val="20"/>
                <w:szCs w:val="20"/>
                <w:rPrChange w:id="644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4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275F3C" w14:textId="77777777" w:rsidR="003F3EDE" w:rsidRPr="004866BB" w:rsidRDefault="003F3EDE" w:rsidP="0025185C">
            <w:pPr>
              <w:rPr>
                <w:rFonts w:ascii="Arial" w:eastAsia="Times New Roman" w:hAnsi="Arial" w:cs="Arial"/>
                <w:spacing w:val="-1"/>
                <w:sz w:val="20"/>
                <w:szCs w:val="20"/>
                <w:rPrChange w:id="644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44" w:author="Adelino Naquarta Sepalanga Domingos" w:date="2025-03-05T09:17:00Z" w16du:dateUtc="2025-03-05T08:17:00Z">
                  <w:rPr>
                    <w:rFonts w:ascii="Times New Roman" w:eastAsia="Times New Roman" w:hAnsi="Times New Roman"/>
                    <w:spacing w:val="-1"/>
                  </w:rPr>
                </w:rPrChange>
              </w:rPr>
              <w:t>Taxa de imposto (Tax)</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7D6ABF" w14:textId="77777777" w:rsidR="003F3EDE" w:rsidRPr="004866BB" w:rsidRDefault="003F3EDE" w:rsidP="0025185C">
            <w:pPr>
              <w:rPr>
                <w:rFonts w:ascii="Arial" w:eastAsia="Times New Roman" w:hAnsi="Arial" w:cs="Arial"/>
                <w:spacing w:val="-1"/>
                <w:sz w:val="20"/>
                <w:szCs w:val="20"/>
                <w:rPrChange w:id="6445"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74F515" w14:textId="77777777" w:rsidR="003F3EDE" w:rsidRPr="004866BB" w:rsidRDefault="003F3EDE" w:rsidP="0025185C">
            <w:pPr>
              <w:jc w:val="center"/>
              <w:rPr>
                <w:rFonts w:ascii="Arial" w:eastAsia="Times New Roman" w:hAnsi="Arial" w:cs="Arial"/>
                <w:spacing w:val="-1"/>
                <w:sz w:val="20"/>
                <w:szCs w:val="20"/>
                <w:rPrChange w:id="644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47"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7D705EF9" w14:textId="77777777" w:rsidTr="0025185C">
        <w:trPr>
          <w:trHeight w:val="48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BDFB461" w14:textId="77777777" w:rsidR="003F3EDE" w:rsidRPr="004866BB" w:rsidRDefault="003F3EDE" w:rsidP="0025185C">
            <w:pPr>
              <w:jc w:val="center"/>
              <w:rPr>
                <w:rFonts w:ascii="Arial" w:eastAsia="Times New Roman" w:hAnsi="Arial" w:cs="Arial"/>
                <w:spacing w:val="-1"/>
                <w:sz w:val="20"/>
                <w:szCs w:val="20"/>
                <w:rPrChange w:id="6448" w:author="Adelino Naquarta Sepalanga Domingos" w:date="2025-03-05T09:17:00Z" w16du:dateUtc="2025-03-05T08:17:00Z">
                  <w:rPr>
                    <w:rFonts w:ascii="Times New Roman" w:eastAsia="Times New Roman" w:hAnsi="Times New Roman"/>
                    <w:spacing w:val="-1"/>
                  </w:rPr>
                </w:rPrChange>
              </w:rPr>
            </w:pPr>
          </w:p>
          <w:p w14:paraId="3017C31B" w14:textId="77777777" w:rsidR="003F3EDE" w:rsidRPr="004866BB" w:rsidRDefault="003F3EDE" w:rsidP="0025185C">
            <w:pPr>
              <w:jc w:val="center"/>
              <w:rPr>
                <w:rFonts w:ascii="Arial" w:eastAsia="Times New Roman" w:hAnsi="Arial" w:cs="Arial"/>
                <w:spacing w:val="-1"/>
                <w:sz w:val="20"/>
                <w:szCs w:val="20"/>
                <w:rPrChange w:id="6449" w:author="Adelino Naquarta Sepalanga Domingos" w:date="2025-03-05T09:17:00Z" w16du:dateUtc="2025-03-05T08:17:00Z">
                  <w:rPr>
                    <w:rFonts w:ascii="Times New Roman" w:eastAsia="Times New Roman" w:hAnsi="Times New Roman"/>
                    <w:spacing w:val="-1"/>
                  </w:rPr>
                </w:rPrChange>
              </w:rPr>
            </w:pPr>
          </w:p>
          <w:p w14:paraId="1AA4C2CB" w14:textId="77777777" w:rsidR="003F3EDE" w:rsidRPr="004866BB" w:rsidRDefault="003F3EDE" w:rsidP="0025185C">
            <w:pPr>
              <w:jc w:val="center"/>
              <w:rPr>
                <w:rFonts w:ascii="Arial" w:eastAsia="Times New Roman" w:hAnsi="Arial" w:cs="Arial"/>
                <w:spacing w:val="-1"/>
                <w:sz w:val="20"/>
                <w:szCs w:val="20"/>
                <w:rPrChange w:id="6450" w:author="Adelino Naquarta Sepalanga Domingos" w:date="2025-03-05T09:17:00Z" w16du:dateUtc="2025-03-05T08:17:00Z">
                  <w:rPr>
                    <w:rFonts w:ascii="Times New Roman" w:eastAsia="Times New Roman" w:hAnsi="Times New Roman"/>
                    <w:spacing w:val="-1"/>
                  </w:rPr>
                </w:rPrChange>
              </w:rPr>
            </w:pPr>
          </w:p>
          <w:p w14:paraId="3DD1B35F" w14:textId="77777777" w:rsidR="003F3EDE" w:rsidRPr="004866BB" w:rsidRDefault="003F3EDE" w:rsidP="0025185C">
            <w:pPr>
              <w:jc w:val="center"/>
              <w:rPr>
                <w:rFonts w:ascii="Arial" w:eastAsia="Times New Roman" w:hAnsi="Arial" w:cs="Arial"/>
                <w:spacing w:val="-1"/>
                <w:sz w:val="20"/>
                <w:szCs w:val="20"/>
                <w:rPrChange w:id="64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52" w:author="Adelino Naquarta Sepalanga Domingos" w:date="2025-03-05T09:17:00Z" w16du:dateUtc="2025-03-05T08:17:00Z">
                  <w:rPr>
                    <w:rFonts w:ascii="Times New Roman" w:eastAsia="Times New Roman" w:hAnsi="Times New Roman"/>
                    <w:spacing w:val="-1"/>
                  </w:rPr>
                </w:rPrChange>
              </w:rPr>
              <w:t>4.1.4.19.15.1.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DB243F" w14:textId="77777777" w:rsidR="003F3EDE" w:rsidRPr="004866BB" w:rsidRDefault="003F3EDE" w:rsidP="0025185C">
            <w:pPr>
              <w:jc w:val="center"/>
              <w:rPr>
                <w:rFonts w:ascii="Arial" w:eastAsia="Times New Roman" w:hAnsi="Arial" w:cs="Arial"/>
                <w:spacing w:val="-1"/>
                <w:sz w:val="20"/>
                <w:szCs w:val="20"/>
                <w:rPrChange w:id="6453" w:author="Adelino Naquarta Sepalanga Domingos" w:date="2025-03-05T09:17:00Z" w16du:dateUtc="2025-03-05T08:17:00Z">
                  <w:rPr>
                    <w:rFonts w:ascii="Times New Roman" w:eastAsia="Times New Roman" w:hAnsi="Times New Roman"/>
                    <w:spacing w:val="-1"/>
                  </w:rPr>
                </w:rPrChange>
              </w:rPr>
            </w:pPr>
          </w:p>
          <w:p w14:paraId="620A4B78" w14:textId="77777777" w:rsidR="003F3EDE" w:rsidRPr="004866BB" w:rsidRDefault="003F3EDE" w:rsidP="0025185C">
            <w:pPr>
              <w:jc w:val="center"/>
              <w:rPr>
                <w:rFonts w:ascii="Arial" w:eastAsia="Times New Roman" w:hAnsi="Arial" w:cs="Arial"/>
                <w:spacing w:val="-1"/>
                <w:sz w:val="20"/>
                <w:szCs w:val="20"/>
                <w:rPrChange w:id="6454" w:author="Adelino Naquarta Sepalanga Domingos" w:date="2025-03-05T09:17:00Z" w16du:dateUtc="2025-03-05T08:17:00Z">
                  <w:rPr>
                    <w:rFonts w:ascii="Times New Roman" w:eastAsia="Times New Roman" w:hAnsi="Times New Roman"/>
                    <w:spacing w:val="-1"/>
                  </w:rPr>
                </w:rPrChange>
              </w:rPr>
            </w:pPr>
          </w:p>
          <w:p w14:paraId="3FFE187B" w14:textId="77777777" w:rsidR="003F3EDE" w:rsidRPr="004866BB" w:rsidRDefault="003F3EDE" w:rsidP="0025185C">
            <w:pPr>
              <w:jc w:val="center"/>
              <w:rPr>
                <w:rFonts w:ascii="Arial" w:eastAsia="Times New Roman" w:hAnsi="Arial" w:cs="Arial"/>
                <w:spacing w:val="-1"/>
                <w:sz w:val="20"/>
                <w:szCs w:val="20"/>
                <w:rPrChange w:id="6455" w:author="Adelino Naquarta Sepalanga Domingos" w:date="2025-03-05T09:17:00Z" w16du:dateUtc="2025-03-05T08:17:00Z">
                  <w:rPr>
                    <w:rFonts w:ascii="Times New Roman" w:eastAsia="Times New Roman" w:hAnsi="Times New Roman"/>
                    <w:spacing w:val="-1"/>
                  </w:rPr>
                </w:rPrChange>
              </w:rPr>
            </w:pPr>
          </w:p>
          <w:p w14:paraId="11FDF104" w14:textId="77777777" w:rsidR="003F3EDE" w:rsidRPr="004866BB" w:rsidRDefault="003F3EDE" w:rsidP="0025185C">
            <w:pPr>
              <w:jc w:val="center"/>
              <w:rPr>
                <w:rFonts w:ascii="Arial" w:eastAsia="Times New Roman" w:hAnsi="Arial" w:cs="Arial"/>
                <w:spacing w:val="-1"/>
                <w:sz w:val="20"/>
                <w:szCs w:val="20"/>
                <w:rPrChange w:id="645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57"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613E11F" w14:textId="77777777" w:rsidR="003F3EDE" w:rsidRPr="004866BB" w:rsidRDefault="003F3EDE" w:rsidP="0025185C">
            <w:pPr>
              <w:rPr>
                <w:rFonts w:ascii="Arial" w:eastAsia="Times New Roman" w:hAnsi="Arial" w:cs="Arial"/>
                <w:spacing w:val="-1"/>
                <w:sz w:val="20"/>
                <w:szCs w:val="20"/>
                <w:rPrChange w:id="6458" w:author="Adelino Naquarta Sepalanga Domingos" w:date="2025-03-05T09:17:00Z" w16du:dateUtc="2025-03-05T08:17:00Z">
                  <w:rPr>
                    <w:rFonts w:ascii="Times New Roman" w:eastAsia="Times New Roman" w:hAnsi="Times New Roman"/>
                    <w:spacing w:val="-1"/>
                  </w:rPr>
                </w:rPrChange>
              </w:rPr>
            </w:pPr>
          </w:p>
          <w:p w14:paraId="53B044B7" w14:textId="77777777" w:rsidR="003F3EDE" w:rsidRPr="004866BB" w:rsidRDefault="003F3EDE" w:rsidP="0025185C">
            <w:pPr>
              <w:rPr>
                <w:rFonts w:ascii="Arial" w:eastAsia="Times New Roman" w:hAnsi="Arial" w:cs="Arial"/>
                <w:spacing w:val="-1"/>
                <w:sz w:val="20"/>
                <w:szCs w:val="20"/>
                <w:rPrChange w:id="6459" w:author="Adelino Naquarta Sepalanga Domingos" w:date="2025-03-05T09:17:00Z" w16du:dateUtc="2025-03-05T08:17:00Z">
                  <w:rPr>
                    <w:rFonts w:ascii="Times New Roman" w:eastAsia="Times New Roman" w:hAnsi="Times New Roman"/>
                    <w:spacing w:val="-1"/>
                  </w:rPr>
                </w:rPrChange>
              </w:rPr>
            </w:pPr>
          </w:p>
          <w:p w14:paraId="2C49143F" w14:textId="77777777" w:rsidR="003F3EDE" w:rsidRPr="004866BB" w:rsidRDefault="003F3EDE" w:rsidP="0025185C">
            <w:pPr>
              <w:rPr>
                <w:rFonts w:ascii="Arial" w:eastAsia="Times New Roman" w:hAnsi="Arial" w:cs="Arial"/>
                <w:spacing w:val="-1"/>
                <w:sz w:val="20"/>
                <w:szCs w:val="20"/>
                <w:rPrChange w:id="6460" w:author="Adelino Naquarta Sepalanga Domingos" w:date="2025-03-05T09:17:00Z" w16du:dateUtc="2025-03-05T08:17:00Z">
                  <w:rPr>
                    <w:rFonts w:ascii="Times New Roman" w:eastAsia="Times New Roman" w:hAnsi="Times New Roman"/>
                    <w:spacing w:val="-1"/>
                  </w:rPr>
                </w:rPrChange>
              </w:rPr>
            </w:pPr>
          </w:p>
          <w:p w14:paraId="0A9A80B8" w14:textId="77777777" w:rsidR="003F3EDE" w:rsidRPr="004866BB" w:rsidRDefault="003F3EDE" w:rsidP="0025185C">
            <w:pPr>
              <w:rPr>
                <w:rFonts w:ascii="Arial" w:eastAsia="Times New Roman" w:hAnsi="Arial" w:cs="Arial"/>
                <w:spacing w:val="-1"/>
                <w:sz w:val="20"/>
                <w:szCs w:val="20"/>
                <w:rPrChange w:id="646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62" w:author="Adelino Naquarta Sepalanga Domingos" w:date="2025-03-05T09:17:00Z" w16du:dateUtc="2025-03-05T08:17:00Z">
                  <w:rPr>
                    <w:rFonts w:ascii="Times New Roman" w:eastAsia="Times New Roman" w:hAnsi="Times New Roman"/>
                    <w:spacing w:val="-1"/>
                  </w:rPr>
                </w:rPrChange>
              </w:rPr>
              <w:t>Código do tipo de imposto (</w:t>
            </w:r>
            <w:proofErr w:type="spellStart"/>
            <w:r w:rsidRPr="004866BB">
              <w:rPr>
                <w:rFonts w:ascii="Arial" w:eastAsia="Times New Roman" w:hAnsi="Arial" w:cs="Arial"/>
                <w:spacing w:val="-1"/>
                <w:sz w:val="20"/>
                <w:szCs w:val="20"/>
                <w:rPrChange w:id="6463" w:author="Adelino Naquarta Sepalanga Domingos" w:date="2025-03-05T09:17:00Z" w16du:dateUtc="2025-03-05T08:17:00Z">
                  <w:rPr>
                    <w:rFonts w:ascii="Times New Roman" w:eastAsia="Times New Roman" w:hAnsi="Times New Roman"/>
                    <w:spacing w:val="-1"/>
                  </w:rPr>
                </w:rPrChange>
              </w:rPr>
              <w:t>TaxType</w:t>
            </w:r>
            <w:proofErr w:type="spellEnd"/>
            <w:r w:rsidRPr="004866BB">
              <w:rPr>
                <w:rFonts w:ascii="Arial" w:eastAsia="Times New Roman" w:hAnsi="Arial" w:cs="Arial"/>
                <w:spacing w:val="-1"/>
                <w:sz w:val="20"/>
                <w:szCs w:val="20"/>
                <w:rPrChange w:id="6464"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448BF6D" w14:textId="77777777" w:rsidR="003F3EDE" w:rsidRPr="004866BB" w:rsidRDefault="003F3EDE" w:rsidP="0025185C">
            <w:pPr>
              <w:rPr>
                <w:rFonts w:ascii="Arial" w:eastAsia="Times New Roman" w:hAnsi="Arial" w:cs="Arial"/>
                <w:spacing w:val="-1"/>
                <w:sz w:val="20"/>
                <w:szCs w:val="20"/>
                <w:rPrChange w:id="646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66" w:author="Adelino Naquarta Sepalanga Domingos" w:date="2025-03-05T09:17:00Z" w16du:dateUtc="2025-03-05T08:17:00Z">
                  <w:rPr>
                    <w:rFonts w:ascii="Times New Roman" w:eastAsia="Times New Roman" w:hAnsi="Times New Roman"/>
                    <w:spacing w:val="-1"/>
                  </w:rPr>
                </w:rPrChange>
              </w:rPr>
              <w:t>Neste campo deve ser indicado o tipo de imposto.</w:t>
            </w:r>
          </w:p>
          <w:p w14:paraId="55E4955C" w14:textId="77777777" w:rsidR="003F3EDE" w:rsidRPr="004866BB" w:rsidRDefault="003F3EDE" w:rsidP="0025185C">
            <w:pPr>
              <w:rPr>
                <w:rFonts w:ascii="Arial" w:eastAsia="Times New Roman" w:hAnsi="Arial" w:cs="Arial"/>
                <w:spacing w:val="-1"/>
                <w:sz w:val="20"/>
                <w:szCs w:val="20"/>
                <w:rPrChange w:id="646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68" w:author="Adelino Naquarta Sepalanga Domingos" w:date="2025-03-05T09:17:00Z" w16du:dateUtc="2025-03-05T08:17:00Z">
                  <w:rPr>
                    <w:rFonts w:ascii="Times New Roman" w:eastAsia="Times New Roman" w:hAnsi="Times New Roman"/>
                    <w:spacing w:val="-1"/>
                  </w:rPr>
                </w:rPrChange>
              </w:rPr>
              <w:t>Deve ser preenchido com:</w:t>
            </w:r>
          </w:p>
          <w:p w14:paraId="3D42BF51" w14:textId="0E8D9E2A" w:rsidR="003F3EDE" w:rsidRPr="004866BB" w:rsidRDefault="003F3EDE" w:rsidP="0025185C">
            <w:pPr>
              <w:spacing w:after="0"/>
              <w:rPr>
                <w:rFonts w:ascii="Arial" w:eastAsia="Times New Roman" w:hAnsi="Arial" w:cs="Arial"/>
                <w:spacing w:val="-1"/>
                <w:sz w:val="20"/>
                <w:szCs w:val="20"/>
                <w:rPrChange w:id="646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70" w:author="Adelino Naquarta Sepalanga Domingos" w:date="2025-03-05T09:17:00Z" w16du:dateUtc="2025-03-05T08:17:00Z">
                  <w:rPr>
                    <w:rFonts w:ascii="Times New Roman" w:eastAsia="Times New Roman" w:hAnsi="Times New Roman"/>
                    <w:spacing w:val="-1"/>
                  </w:rPr>
                </w:rPrChange>
              </w:rPr>
              <w:t>“IVA”</w:t>
            </w:r>
            <w:ins w:id="6471" w:author="Adelino Naquarta Sepalanga Domingos" w:date="2025-03-05T09:21:00Z" w16du:dateUtc="2025-03-05T08:21:00Z">
              <w:r w:rsidR="00FB0B06">
                <w:rPr>
                  <w:rFonts w:ascii="Arial" w:eastAsia="Times New Roman" w:hAnsi="Arial" w:cs="Arial"/>
                  <w:spacing w:val="-1"/>
                  <w:sz w:val="20"/>
                  <w:szCs w:val="20"/>
                </w:rPr>
                <w:t xml:space="preserve"> </w:t>
              </w:r>
            </w:ins>
            <w:r w:rsidRPr="004866BB">
              <w:rPr>
                <w:rFonts w:ascii="Arial" w:eastAsia="Times New Roman" w:hAnsi="Arial" w:cs="Arial"/>
                <w:spacing w:val="-1"/>
                <w:sz w:val="20"/>
                <w:szCs w:val="20"/>
                <w:rPrChange w:id="6472" w:author="Adelino Naquarta Sepalanga Domingos" w:date="2025-03-05T09:17:00Z" w16du:dateUtc="2025-03-05T08:17:00Z">
                  <w:rPr>
                    <w:rFonts w:ascii="Times New Roman" w:eastAsia="Times New Roman" w:hAnsi="Times New Roman"/>
                    <w:spacing w:val="-1"/>
                  </w:rPr>
                </w:rPrChange>
              </w:rPr>
              <w:t>–</w:t>
            </w:r>
            <w:r w:rsidRPr="004866BB">
              <w:rPr>
                <w:rFonts w:ascii="Arial" w:eastAsia="Times New Roman" w:hAnsi="Arial" w:cs="Arial"/>
                <w:spacing w:val="-1"/>
                <w:sz w:val="20"/>
                <w:szCs w:val="20"/>
                <w:rPrChange w:id="6473" w:author="Adelino Naquarta Sepalanga Domingos" w:date="2025-03-05T09:17:00Z" w16du:dateUtc="2025-03-05T08:17:00Z">
                  <w:rPr>
                    <w:rFonts w:ascii="Times New Roman" w:eastAsia="Times New Roman" w:hAnsi="Times New Roman"/>
                    <w:spacing w:val="-1"/>
                  </w:rPr>
                </w:rPrChange>
              </w:rPr>
              <w:tab/>
              <w:t>Imposto sobre o valor acrescentado;</w:t>
            </w:r>
          </w:p>
          <w:p w14:paraId="44B2588C" w14:textId="77777777" w:rsidR="003F3EDE" w:rsidRPr="004866BB" w:rsidRDefault="003F3EDE" w:rsidP="0025185C">
            <w:pPr>
              <w:spacing w:after="0"/>
              <w:rPr>
                <w:rFonts w:ascii="Arial" w:eastAsia="Times New Roman" w:hAnsi="Arial" w:cs="Arial"/>
                <w:spacing w:val="-1"/>
                <w:sz w:val="20"/>
                <w:szCs w:val="20"/>
                <w:rPrChange w:id="647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75" w:author="Adelino Naquarta Sepalanga Domingos" w:date="2025-03-05T09:17:00Z" w16du:dateUtc="2025-03-05T08:17:00Z">
                  <w:rPr>
                    <w:rFonts w:ascii="Times New Roman" w:eastAsia="Times New Roman" w:hAnsi="Times New Roman"/>
                    <w:spacing w:val="-1"/>
                  </w:rPr>
                </w:rPrChange>
              </w:rPr>
              <w:t>“IS” – Imposto de Selo.</w:t>
            </w:r>
          </w:p>
          <w:p w14:paraId="08FBCFB3" w14:textId="77777777" w:rsidR="003F3EDE" w:rsidRPr="004866BB" w:rsidRDefault="003F3EDE" w:rsidP="0025185C">
            <w:pPr>
              <w:spacing w:after="0"/>
              <w:rPr>
                <w:rFonts w:ascii="Arial" w:eastAsia="Times New Roman" w:hAnsi="Arial" w:cs="Arial"/>
                <w:spacing w:val="-1"/>
                <w:sz w:val="20"/>
                <w:szCs w:val="20"/>
                <w:rPrChange w:id="647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77" w:author="Adelino Naquarta Sepalanga Domingos" w:date="2025-03-05T09:17:00Z" w16du:dateUtc="2025-03-05T08:17:00Z">
                  <w:rPr>
                    <w:rFonts w:ascii="Times New Roman" w:eastAsia="Times New Roman" w:hAnsi="Times New Roman"/>
                    <w:spacing w:val="-1"/>
                  </w:rPr>
                </w:rPrChange>
              </w:rPr>
              <w:t>“NS” – Não sujeição a IVA ou IS.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5BBB87" w14:textId="77777777" w:rsidR="003F3EDE" w:rsidRPr="004866BB" w:rsidRDefault="003F3EDE" w:rsidP="0025185C">
            <w:pPr>
              <w:jc w:val="center"/>
              <w:rPr>
                <w:rFonts w:ascii="Arial" w:eastAsia="Times New Roman" w:hAnsi="Arial" w:cs="Arial"/>
                <w:spacing w:val="-1"/>
                <w:sz w:val="20"/>
                <w:szCs w:val="20"/>
                <w:rPrChange w:id="6478" w:author="Adelino Naquarta Sepalanga Domingos" w:date="2025-03-05T09:17:00Z" w16du:dateUtc="2025-03-05T08:17:00Z">
                  <w:rPr>
                    <w:rFonts w:ascii="Times New Roman" w:eastAsia="Times New Roman" w:hAnsi="Times New Roman"/>
                    <w:spacing w:val="-1"/>
                  </w:rPr>
                </w:rPrChange>
              </w:rPr>
            </w:pPr>
          </w:p>
          <w:p w14:paraId="3D35F80B" w14:textId="77777777" w:rsidR="003F3EDE" w:rsidRPr="004866BB" w:rsidRDefault="003F3EDE" w:rsidP="0025185C">
            <w:pPr>
              <w:jc w:val="center"/>
              <w:rPr>
                <w:rFonts w:ascii="Arial" w:eastAsia="Times New Roman" w:hAnsi="Arial" w:cs="Arial"/>
                <w:spacing w:val="-1"/>
                <w:sz w:val="20"/>
                <w:szCs w:val="20"/>
                <w:rPrChange w:id="6479" w:author="Adelino Naquarta Sepalanga Domingos" w:date="2025-03-05T09:17:00Z" w16du:dateUtc="2025-03-05T08:17:00Z">
                  <w:rPr>
                    <w:rFonts w:ascii="Times New Roman" w:eastAsia="Times New Roman" w:hAnsi="Times New Roman"/>
                    <w:spacing w:val="-1"/>
                  </w:rPr>
                </w:rPrChange>
              </w:rPr>
            </w:pPr>
          </w:p>
          <w:p w14:paraId="5A799B35" w14:textId="77777777" w:rsidR="003F3EDE" w:rsidRPr="004866BB" w:rsidRDefault="003F3EDE" w:rsidP="0025185C">
            <w:pPr>
              <w:jc w:val="center"/>
              <w:rPr>
                <w:rFonts w:ascii="Arial" w:eastAsia="Times New Roman" w:hAnsi="Arial" w:cs="Arial"/>
                <w:spacing w:val="-1"/>
                <w:sz w:val="20"/>
                <w:szCs w:val="20"/>
                <w:rPrChange w:id="6480" w:author="Adelino Naquarta Sepalanga Domingos" w:date="2025-03-05T09:17:00Z" w16du:dateUtc="2025-03-05T08:17:00Z">
                  <w:rPr>
                    <w:rFonts w:ascii="Times New Roman" w:eastAsia="Times New Roman" w:hAnsi="Times New Roman"/>
                    <w:spacing w:val="-1"/>
                  </w:rPr>
                </w:rPrChange>
              </w:rPr>
            </w:pPr>
          </w:p>
          <w:p w14:paraId="06441899" w14:textId="77777777" w:rsidR="003F3EDE" w:rsidRPr="004866BB" w:rsidRDefault="003F3EDE" w:rsidP="0025185C">
            <w:pPr>
              <w:jc w:val="center"/>
              <w:rPr>
                <w:rFonts w:ascii="Arial" w:eastAsia="Times New Roman" w:hAnsi="Arial" w:cs="Arial"/>
                <w:spacing w:val="-1"/>
                <w:sz w:val="20"/>
                <w:szCs w:val="20"/>
                <w:rPrChange w:id="648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82" w:author="Adelino Naquarta Sepalanga Domingos" w:date="2025-03-05T09:17:00Z" w16du:dateUtc="2025-03-05T08:17:00Z">
                  <w:rPr>
                    <w:rFonts w:ascii="Times New Roman" w:eastAsia="Times New Roman" w:hAnsi="Times New Roman"/>
                    <w:spacing w:val="-1"/>
                  </w:rPr>
                </w:rPrChange>
              </w:rPr>
              <w:t>Texto 3</w:t>
            </w:r>
          </w:p>
        </w:tc>
      </w:tr>
      <w:tr w:rsidR="003F3EDE" w:rsidRPr="004866BB" w14:paraId="7215E9DC" w14:textId="77777777" w:rsidTr="0025185C">
        <w:trPr>
          <w:trHeight w:val="76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AF87BE7" w14:textId="77777777" w:rsidR="003F3EDE" w:rsidRPr="004866BB" w:rsidRDefault="003F3EDE" w:rsidP="0025185C">
            <w:pPr>
              <w:jc w:val="center"/>
              <w:rPr>
                <w:rFonts w:ascii="Arial" w:eastAsia="Times New Roman" w:hAnsi="Arial" w:cs="Arial"/>
                <w:spacing w:val="-1"/>
                <w:sz w:val="20"/>
                <w:szCs w:val="20"/>
                <w:rPrChange w:id="648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84" w:author="Adelino Naquarta Sepalanga Domingos" w:date="2025-03-05T09:17:00Z" w16du:dateUtc="2025-03-05T08:17:00Z">
                  <w:rPr>
                    <w:rFonts w:ascii="Times New Roman" w:eastAsia="Times New Roman" w:hAnsi="Times New Roman"/>
                    <w:spacing w:val="-1"/>
                  </w:rPr>
                </w:rPrChange>
              </w:rPr>
              <w:lastRenderedPageBreak/>
              <w:t>4.1.4.19.15.2.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9B63A18" w14:textId="77777777" w:rsidR="003F3EDE" w:rsidRPr="004866BB" w:rsidRDefault="003F3EDE" w:rsidP="0025185C">
            <w:pPr>
              <w:jc w:val="center"/>
              <w:rPr>
                <w:rFonts w:ascii="Arial" w:eastAsia="Times New Roman" w:hAnsi="Arial" w:cs="Arial"/>
                <w:spacing w:val="-1"/>
                <w:sz w:val="20"/>
                <w:szCs w:val="20"/>
                <w:rPrChange w:id="648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8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DF50C9" w14:textId="77777777" w:rsidR="003F3EDE" w:rsidRPr="004866BB" w:rsidRDefault="003F3EDE" w:rsidP="0025185C">
            <w:pPr>
              <w:rPr>
                <w:rFonts w:ascii="Arial" w:eastAsia="Times New Roman" w:hAnsi="Arial" w:cs="Arial"/>
                <w:spacing w:val="-1"/>
                <w:sz w:val="20"/>
                <w:szCs w:val="20"/>
                <w:rPrChange w:id="648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88" w:author="Adelino Naquarta Sepalanga Domingos" w:date="2025-03-05T09:17:00Z" w16du:dateUtc="2025-03-05T08:17:00Z">
                  <w:rPr>
                    <w:rFonts w:ascii="Times New Roman" w:eastAsia="Times New Roman" w:hAnsi="Times New Roman"/>
                    <w:spacing w:val="-1"/>
                  </w:rPr>
                </w:rPrChange>
              </w:rPr>
              <w:t>País ou região do imposto (</w:t>
            </w:r>
            <w:proofErr w:type="spellStart"/>
            <w:r w:rsidRPr="004866BB">
              <w:rPr>
                <w:rFonts w:ascii="Arial" w:eastAsia="Times New Roman" w:hAnsi="Arial" w:cs="Arial"/>
                <w:spacing w:val="-1"/>
                <w:sz w:val="20"/>
                <w:szCs w:val="20"/>
                <w:rPrChange w:id="6489" w:author="Adelino Naquarta Sepalanga Domingos" w:date="2025-03-05T09:17:00Z" w16du:dateUtc="2025-03-05T08:17:00Z">
                  <w:rPr>
                    <w:rFonts w:ascii="Times New Roman" w:eastAsia="Times New Roman" w:hAnsi="Times New Roman"/>
                    <w:spacing w:val="-1"/>
                  </w:rPr>
                </w:rPrChange>
              </w:rPr>
              <w:t>TaxCountryRegion</w:t>
            </w:r>
            <w:proofErr w:type="spellEnd"/>
            <w:r w:rsidRPr="004866BB">
              <w:rPr>
                <w:rFonts w:ascii="Arial" w:eastAsia="Times New Roman" w:hAnsi="Arial" w:cs="Arial"/>
                <w:spacing w:val="-1"/>
                <w:sz w:val="20"/>
                <w:szCs w:val="20"/>
                <w:rPrChange w:id="649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82AECFC" w14:textId="77777777" w:rsidR="003F3EDE" w:rsidRPr="004866BB" w:rsidRDefault="003F3EDE" w:rsidP="0025185C">
            <w:pPr>
              <w:widowControl w:val="0"/>
              <w:spacing w:after="0" w:line="240" w:lineRule="auto"/>
              <w:rPr>
                <w:rFonts w:ascii="Arial" w:eastAsia="Times New Roman" w:hAnsi="Arial" w:cs="Arial"/>
                <w:spacing w:val="-1"/>
                <w:sz w:val="20"/>
                <w:szCs w:val="20"/>
                <w:rPrChange w:id="649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92" w:author="Adelino Naquarta Sepalanga Domingos" w:date="2025-03-05T09:17:00Z" w16du:dateUtc="2025-03-05T08:17:00Z">
                  <w:rPr>
                    <w:rFonts w:ascii="Times New Roman" w:eastAsia="Times New Roman" w:hAnsi="Times New Roman"/>
                    <w:spacing w:val="-1"/>
                  </w:rPr>
                </w:rPrChange>
              </w:rPr>
              <w:t xml:space="preserve">Deve ser preenchido de acordo com a norma ISO 3166 - 1- alpha-2. </w:t>
            </w:r>
          </w:p>
          <w:p w14:paraId="31D261B4" w14:textId="77777777" w:rsidR="003F3EDE" w:rsidRPr="004866BB" w:rsidRDefault="003F3EDE" w:rsidP="0025185C">
            <w:pPr>
              <w:widowControl w:val="0"/>
              <w:spacing w:after="0" w:line="240" w:lineRule="auto"/>
              <w:rPr>
                <w:rFonts w:ascii="Arial" w:eastAsia="Times New Roman" w:hAnsi="Arial" w:cs="Arial"/>
                <w:spacing w:val="-1"/>
                <w:sz w:val="20"/>
                <w:szCs w:val="20"/>
                <w:rPrChange w:id="6493" w:author="Adelino Naquarta Sepalanga Domingos" w:date="2025-03-05T09:17:00Z" w16du:dateUtc="2025-03-05T08:17:00Z">
                  <w:rPr>
                    <w:rFonts w:ascii="Times New Roman" w:eastAsia="Times New Roman" w:hAnsi="Times New Roman"/>
                    <w:spacing w:val="-1"/>
                  </w:rPr>
                </w:rPrChange>
              </w:rPr>
            </w:pPr>
          </w:p>
          <w:p w14:paraId="6EFB0E47" w14:textId="77777777" w:rsidR="003F3EDE" w:rsidRPr="004866BB" w:rsidRDefault="003F3EDE" w:rsidP="0025185C">
            <w:pPr>
              <w:widowControl w:val="0"/>
              <w:spacing w:after="0" w:line="240" w:lineRule="auto"/>
              <w:rPr>
                <w:rFonts w:ascii="Arial" w:eastAsia="Times New Roman" w:hAnsi="Arial" w:cs="Arial"/>
                <w:spacing w:val="-1"/>
                <w:sz w:val="20"/>
                <w:szCs w:val="20"/>
                <w:rPrChange w:id="649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95" w:author="Adelino Naquarta Sepalanga Domingos" w:date="2025-03-05T09:17:00Z" w16du:dateUtc="2025-03-05T08:17:00Z">
                  <w:rPr>
                    <w:rFonts w:ascii="Times New Roman" w:eastAsia="Times New Roman" w:hAnsi="Times New Roman"/>
                    <w:spacing w:val="-1"/>
                  </w:rPr>
                </w:rPrChange>
              </w:rPr>
              <w:t xml:space="preserve">No caso da província de Cabinda deve ser preencher com: </w:t>
            </w:r>
          </w:p>
          <w:p w14:paraId="305FBC78" w14:textId="77777777" w:rsidR="003F3EDE" w:rsidRPr="004866BB" w:rsidRDefault="003F3EDE" w:rsidP="0025185C">
            <w:pPr>
              <w:widowControl w:val="0"/>
              <w:spacing w:after="0" w:line="240" w:lineRule="auto"/>
              <w:rPr>
                <w:rFonts w:ascii="Arial" w:eastAsia="Times New Roman" w:hAnsi="Arial" w:cs="Arial"/>
                <w:spacing w:val="-1"/>
                <w:sz w:val="20"/>
                <w:szCs w:val="20"/>
                <w:rPrChange w:id="6496" w:author="Adelino Naquarta Sepalanga Domingos" w:date="2025-03-05T09:17:00Z" w16du:dateUtc="2025-03-05T08:17:00Z">
                  <w:rPr>
                    <w:rFonts w:ascii="Times New Roman" w:eastAsia="Times New Roman" w:hAnsi="Times New Roman"/>
                    <w:spacing w:val="-1"/>
                  </w:rPr>
                </w:rPrChange>
              </w:rPr>
            </w:pPr>
          </w:p>
          <w:p w14:paraId="63CE190A" w14:textId="77777777" w:rsidR="003F3EDE" w:rsidRPr="004866BB" w:rsidRDefault="003F3EDE" w:rsidP="0025185C">
            <w:pPr>
              <w:rPr>
                <w:rFonts w:ascii="Arial" w:eastAsia="Times New Roman" w:hAnsi="Arial" w:cs="Arial"/>
                <w:spacing w:val="-1"/>
                <w:sz w:val="20"/>
                <w:szCs w:val="20"/>
                <w:rPrChange w:id="649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498" w:author="Adelino Naquarta Sepalanga Domingos" w:date="2025-03-05T09:17:00Z" w16du:dateUtc="2025-03-05T08:17:00Z">
                  <w:rPr>
                    <w:rFonts w:ascii="Times New Roman" w:eastAsia="Times New Roman" w:hAnsi="Times New Roman"/>
                    <w:spacing w:val="-1"/>
                  </w:rPr>
                </w:rPrChange>
              </w:rPr>
              <w:t>“AO-CAB” – Espaço Fiscal da Região de Cabinda</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4A37F7A" w14:textId="77777777" w:rsidR="003F3EDE" w:rsidRPr="004866BB" w:rsidRDefault="003F3EDE" w:rsidP="0025185C">
            <w:pPr>
              <w:jc w:val="center"/>
              <w:rPr>
                <w:rFonts w:ascii="Arial" w:eastAsia="Times New Roman" w:hAnsi="Arial" w:cs="Arial"/>
                <w:spacing w:val="-1"/>
                <w:sz w:val="20"/>
                <w:szCs w:val="20"/>
                <w:rPrChange w:id="6499" w:author="Adelino Naquarta Sepalanga Domingos" w:date="2025-03-05T09:17:00Z" w16du:dateUtc="2025-03-05T08:17:00Z">
                  <w:rPr>
                    <w:rFonts w:ascii="Times New Roman" w:eastAsia="Times New Roman" w:hAnsi="Times New Roman"/>
                    <w:spacing w:val="-1"/>
                  </w:rPr>
                </w:rPrChange>
              </w:rPr>
            </w:pPr>
          </w:p>
          <w:p w14:paraId="3F5E6C46" w14:textId="77777777" w:rsidR="003F3EDE" w:rsidRPr="004866BB" w:rsidRDefault="003F3EDE" w:rsidP="0025185C">
            <w:pPr>
              <w:jc w:val="center"/>
              <w:rPr>
                <w:rFonts w:ascii="Arial" w:eastAsia="Times New Roman" w:hAnsi="Arial" w:cs="Arial"/>
                <w:spacing w:val="-1"/>
                <w:sz w:val="20"/>
                <w:szCs w:val="20"/>
                <w:rPrChange w:id="6500" w:author="Adelino Naquarta Sepalanga Domingos" w:date="2025-03-05T09:17:00Z" w16du:dateUtc="2025-03-05T08:17:00Z">
                  <w:rPr>
                    <w:rFonts w:ascii="Times New Roman" w:eastAsia="Times New Roman" w:hAnsi="Times New Roman"/>
                    <w:spacing w:val="-1"/>
                  </w:rPr>
                </w:rPrChange>
              </w:rPr>
            </w:pPr>
          </w:p>
          <w:p w14:paraId="246C8423" w14:textId="77777777" w:rsidR="003F3EDE" w:rsidRPr="004866BB" w:rsidRDefault="003F3EDE" w:rsidP="0025185C">
            <w:pPr>
              <w:jc w:val="center"/>
              <w:rPr>
                <w:rFonts w:ascii="Arial" w:eastAsia="Times New Roman" w:hAnsi="Arial" w:cs="Arial"/>
                <w:spacing w:val="-1"/>
                <w:sz w:val="20"/>
                <w:szCs w:val="20"/>
                <w:rPrChange w:id="650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02" w:author="Adelino Naquarta Sepalanga Domingos" w:date="2025-03-05T09:17:00Z" w16du:dateUtc="2025-03-05T08:17:00Z">
                  <w:rPr>
                    <w:rFonts w:ascii="Times New Roman" w:eastAsia="Times New Roman" w:hAnsi="Times New Roman"/>
                    <w:spacing w:val="-1"/>
                  </w:rPr>
                </w:rPrChange>
              </w:rPr>
              <w:t>Texto 6</w:t>
            </w:r>
          </w:p>
        </w:tc>
      </w:tr>
      <w:tr w:rsidR="003F3EDE" w:rsidRPr="004866BB" w14:paraId="15926B86" w14:textId="77777777" w:rsidTr="0025185C">
        <w:trPr>
          <w:trHeight w:val="90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DB99123" w14:textId="77777777" w:rsidR="003F3EDE" w:rsidRPr="004866BB" w:rsidRDefault="003F3EDE" w:rsidP="0025185C">
            <w:pPr>
              <w:jc w:val="center"/>
              <w:rPr>
                <w:rFonts w:ascii="Arial" w:eastAsia="Times New Roman" w:hAnsi="Arial" w:cs="Arial"/>
                <w:spacing w:val="-1"/>
                <w:sz w:val="20"/>
                <w:szCs w:val="20"/>
                <w:rPrChange w:id="6503" w:author="Adelino Naquarta Sepalanga Domingos" w:date="2025-03-05T09:17:00Z" w16du:dateUtc="2025-03-05T08:17:00Z">
                  <w:rPr>
                    <w:rFonts w:ascii="Times New Roman" w:eastAsia="Times New Roman" w:hAnsi="Times New Roman"/>
                    <w:spacing w:val="-1"/>
                  </w:rPr>
                </w:rPrChange>
              </w:rPr>
            </w:pPr>
          </w:p>
          <w:p w14:paraId="6301BB10" w14:textId="77777777" w:rsidR="003F3EDE" w:rsidRPr="004866BB" w:rsidRDefault="003F3EDE" w:rsidP="0025185C">
            <w:pPr>
              <w:jc w:val="center"/>
              <w:rPr>
                <w:rFonts w:ascii="Arial" w:eastAsia="Times New Roman" w:hAnsi="Arial" w:cs="Arial"/>
                <w:spacing w:val="-1"/>
                <w:sz w:val="20"/>
                <w:szCs w:val="20"/>
                <w:rPrChange w:id="6504" w:author="Adelino Naquarta Sepalanga Domingos" w:date="2025-03-05T09:17:00Z" w16du:dateUtc="2025-03-05T08:17:00Z">
                  <w:rPr>
                    <w:rFonts w:ascii="Times New Roman" w:eastAsia="Times New Roman" w:hAnsi="Times New Roman"/>
                    <w:spacing w:val="-1"/>
                  </w:rPr>
                </w:rPrChange>
              </w:rPr>
            </w:pPr>
          </w:p>
          <w:p w14:paraId="54723C5D" w14:textId="77777777" w:rsidR="003F3EDE" w:rsidRPr="004866BB" w:rsidRDefault="003F3EDE" w:rsidP="0025185C">
            <w:pPr>
              <w:jc w:val="center"/>
              <w:rPr>
                <w:rFonts w:ascii="Arial" w:eastAsia="Times New Roman" w:hAnsi="Arial" w:cs="Arial"/>
                <w:spacing w:val="-1"/>
                <w:sz w:val="20"/>
                <w:szCs w:val="20"/>
                <w:rPrChange w:id="6505" w:author="Adelino Naquarta Sepalanga Domingos" w:date="2025-03-05T09:17:00Z" w16du:dateUtc="2025-03-05T08:17:00Z">
                  <w:rPr>
                    <w:rFonts w:ascii="Times New Roman" w:eastAsia="Times New Roman" w:hAnsi="Times New Roman"/>
                    <w:spacing w:val="-1"/>
                  </w:rPr>
                </w:rPrChange>
              </w:rPr>
            </w:pPr>
          </w:p>
          <w:p w14:paraId="3D8296AC" w14:textId="77777777" w:rsidR="003F3EDE" w:rsidRPr="004866BB" w:rsidRDefault="003F3EDE" w:rsidP="0025185C">
            <w:pPr>
              <w:jc w:val="center"/>
              <w:rPr>
                <w:rFonts w:ascii="Arial" w:eastAsia="Times New Roman" w:hAnsi="Arial" w:cs="Arial"/>
                <w:spacing w:val="-1"/>
                <w:sz w:val="20"/>
                <w:szCs w:val="20"/>
                <w:rPrChange w:id="6506" w:author="Adelino Naquarta Sepalanga Domingos" w:date="2025-03-05T09:17:00Z" w16du:dateUtc="2025-03-05T08:17:00Z">
                  <w:rPr>
                    <w:rFonts w:ascii="Times New Roman" w:eastAsia="Times New Roman" w:hAnsi="Times New Roman"/>
                    <w:spacing w:val="-1"/>
                  </w:rPr>
                </w:rPrChange>
              </w:rPr>
            </w:pPr>
          </w:p>
          <w:p w14:paraId="55DB2AFC" w14:textId="77777777" w:rsidR="003F3EDE" w:rsidRPr="004866BB" w:rsidRDefault="003F3EDE" w:rsidP="0025185C">
            <w:pPr>
              <w:jc w:val="center"/>
              <w:rPr>
                <w:rFonts w:ascii="Arial" w:eastAsia="Times New Roman" w:hAnsi="Arial" w:cs="Arial"/>
                <w:spacing w:val="-1"/>
                <w:sz w:val="20"/>
                <w:szCs w:val="20"/>
                <w:rPrChange w:id="65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08" w:author="Adelino Naquarta Sepalanga Domingos" w:date="2025-03-05T09:17:00Z" w16du:dateUtc="2025-03-05T08:17:00Z">
                  <w:rPr>
                    <w:rFonts w:ascii="Times New Roman" w:eastAsia="Times New Roman" w:hAnsi="Times New Roman"/>
                    <w:spacing w:val="-1"/>
                  </w:rPr>
                </w:rPrChange>
              </w:rPr>
              <w:t>4.1.4.19.15.3.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0CF1F8" w14:textId="77777777" w:rsidR="003F3EDE" w:rsidRPr="004866BB" w:rsidRDefault="003F3EDE" w:rsidP="0025185C">
            <w:pPr>
              <w:jc w:val="center"/>
              <w:rPr>
                <w:rFonts w:ascii="Arial" w:eastAsia="Times New Roman" w:hAnsi="Arial" w:cs="Arial"/>
                <w:spacing w:val="-1"/>
                <w:sz w:val="20"/>
                <w:szCs w:val="20"/>
                <w:rPrChange w:id="6509" w:author="Adelino Naquarta Sepalanga Domingos" w:date="2025-03-05T09:17:00Z" w16du:dateUtc="2025-03-05T08:17:00Z">
                  <w:rPr>
                    <w:rFonts w:ascii="Times New Roman" w:eastAsia="Times New Roman" w:hAnsi="Times New Roman"/>
                    <w:spacing w:val="-1"/>
                  </w:rPr>
                </w:rPrChange>
              </w:rPr>
            </w:pPr>
          </w:p>
          <w:p w14:paraId="0FAB8A91" w14:textId="77777777" w:rsidR="003F3EDE" w:rsidRPr="004866BB" w:rsidRDefault="003F3EDE" w:rsidP="0025185C">
            <w:pPr>
              <w:jc w:val="center"/>
              <w:rPr>
                <w:rFonts w:ascii="Arial" w:eastAsia="Times New Roman" w:hAnsi="Arial" w:cs="Arial"/>
                <w:spacing w:val="-1"/>
                <w:sz w:val="20"/>
                <w:szCs w:val="20"/>
                <w:rPrChange w:id="6510" w:author="Adelino Naquarta Sepalanga Domingos" w:date="2025-03-05T09:17:00Z" w16du:dateUtc="2025-03-05T08:17:00Z">
                  <w:rPr>
                    <w:rFonts w:ascii="Times New Roman" w:eastAsia="Times New Roman" w:hAnsi="Times New Roman"/>
                    <w:spacing w:val="-1"/>
                  </w:rPr>
                </w:rPrChange>
              </w:rPr>
            </w:pPr>
          </w:p>
          <w:p w14:paraId="42EF9D7D" w14:textId="77777777" w:rsidR="003F3EDE" w:rsidRPr="004866BB" w:rsidRDefault="003F3EDE" w:rsidP="0025185C">
            <w:pPr>
              <w:jc w:val="center"/>
              <w:rPr>
                <w:rFonts w:ascii="Arial" w:eastAsia="Times New Roman" w:hAnsi="Arial" w:cs="Arial"/>
                <w:spacing w:val="-1"/>
                <w:sz w:val="20"/>
                <w:szCs w:val="20"/>
                <w:rPrChange w:id="6511" w:author="Adelino Naquarta Sepalanga Domingos" w:date="2025-03-05T09:17:00Z" w16du:dateUtc="2025-03-05T08:17:00Z">
                  <w:rPr>
                    <w:rFonts w:ascii="Times New Roman" w:eastAsia="Times New Roman" w:hAnsi="Times New Roman"/>
                    <w:spacing w:val="-1"/>
                  </w:rPr>
                </w:rPrChange>
              </w:rPr>
            </w:pPr>
          </w:p>
          <w:p w14:paraId="7D79A2D1" w14:textId="77777777" w:rsidR="003F3EDE" w:rsidRPr="004866BB" w:rsidRDefault="003F3EDE" w:rsidP="0025185C">
            <w:pPr>
              <w:jc w:val="center"/>
              <w:rPr>
                <w:rFonts w:ascii="Arial" w:eastAsia="Times New Roman" w:hAnsi="Arial" w:cs="Arial"/>
                <w:spacing w:val="-1"/>
                <w:sz w:val="20"/>
                <w:szCs w:val="20"/>
                <w:rPrChange w:id="6512" w:author="Adelino Naquarta Sepalanga Domingos" w:date="2025-03-05T09:17:00Z" w16du:dateUtc="2025-03-05T08:17:00Z">
                  <w:rPr>
                    <w:rFonts w:ascii="Times New Roman" w:eastAsia="Times New Roman" w:hAnsi="Times New Roman"/>
                    <w:spacing w:val="-1"/>
                  </w:rPr>
                </w:rPrChange>
              </w:rPr>
            </w:pPr>
          </w:p>
          <w:p w14:paraId="3E682709" w14:textId="77777777" w:rsidR="003F3EDE" w:rsidRPr="004866BB" w:rsidRDefault="003F3EDE" w:rsidP="0025185C">
            <w:pPr>
              <w:jc w:val="center"/>
              <w:rPr>
                <w:rFonts w:ascii="Arial" w:eastAsia="Times New Roman" w:hAnsi="Arial" w:cs="Arial"/>
                <w:spacing w:val="-1"/>
                <w:sz w:val="20"/>
                <w:szCs w:val="20"/>
                <w:rPrChange w:id="651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1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CAE4888" w14:textId="77777777" w:rsidR="003F3EDE" w:rsidRPr="004866BB" w:rsidRDefault="003F3EDE" w:rsidP="0025185C">
            <w:pPr>
              <w:rPr>
                <w:rFonts w:ascii="Arial" w:eastAsia="Times New Roman" w:hAnsi="Arial" w:cs="Arial"/>
                <w:spacing w:val="-1"/>
                <w:sz w:val="20"/>
                <w:szCs w:val="20"/>
                <w:rPrChange w:id="6515" w:author="Adelino Naquarta Sepalanga Domingos" w:date="2025-03-05T09:17:00Z" w16du:dateUtc="2025-03-05T08:17:00Z">
                  <w:rPr>
                    <w:rFonts w:ascii="Times New Roman" w:eastAsia="Times New Roman" w:hAnsi="Times New Roman"/>
                    <w:spacing w:val="-1"/>
                  </w:rPr>
                </w:rPrChange>
              </w:rPr>
            </w:pPr>
          </w:p>
          <w:p w14:paraId="05214F18" w14:textId="77777777" w:rsidR="003F3EDE" w:rsidRPr="004866BB" w:rsidRDefault="003F3EDE" w:rsidP="0025185C">
            <w:pPr>
              <w:rPr>
                <w:rFonts w:ascii="Arial" w:eastAsia="Times New Roman" w:hAnsi="Arial" w:cs="Arial"/>
                <w:spacing w:val="-1"/>
                <w:sz w:val="20"/>
                <w:szCs w:val="20"/>
                <w:rPrChange w:id="6516" w:author="Adelino Naquarta Sepalanga Domingos" w:date="2025-03-05T09:17:00Z" w16du:dateUtc="2025-03-05T08:17:00Z">
                  <w:rPr>
                    <w:rFonts w:ascii="Times New Roman" w:eastAsia="Times New Roman" w:hAnsi="Times New Roman"/>
                    <w:spacing w:val="-1"/>
                  </w:rPr>
                </w:rPrChange>
              </w:rPr>
            </w:pPr>
          </w:p>
          <w:p w14:paraId="69E3FC58" w14:textId="77777777" w:rsidR="003F3EDE" w:rsidRPr="004866BB" w:rsidRDefault="003F3EDE" w:rsidP="0025185C">
            <w:pPr>
              <w:rPr>
                <w:rFonts w:ascii="Arial" w:eastAsia="Times New Roman" w:hAnsi="Arial" w:cs="Arial"/>
                <w:spacing w:val="-1"/>
                <w:sz w:val="20"/>
                <w:szCs w:val="20"/>
                <w:rPrChange w:id="6517" w:author="Adelino Naquarta Sepalanga Domingos" w:date="2025-03-05T09:17:00Z" w16du:dateUtc="2025-03-05T08:17:00Z">
                  <w:rPr>
                    <w:rFonts w:ascii="Times New Roman" w:eastAsia="Times New Roman" w:hAnsi="Times New Roman"/>
                    <w:spacing w:val="-1"/>
                  </w:rPr>
                </w:rPrChange>
              </w:rPr>
            </w:pPr>
          </w:p>
          <w:p w14:paraId="6A54B7BF" w14:textId="77777777" w:rsidR="003F3EDE" w:rsidRPr="004866BB" w:rsidRDefault="003F3EDE" w:rsidP="0025185C">
            <w:pPr>
              <w:rPr>
                <w:rFonts w:ascii="Arial" w:eastAsia="Times New Roman" w:hAnsi="Arial" w:cs="Arial"/>
                <w:spacing w:val="-1"/>
                <w:sz w:val="20"/>
                <w:szCs w:val="20"/>
                <w:rPrChange w:id="6518" w:author="Adelino Naquarta Sepalanga Domingos" w:date="2025-03-05T09:17:00Z" w16du:dateUtc="2025-03-05T08:17:00Z">
                  <w:rPr>
                    <w:rFonts w:ascii="Times New Roman" w:eastAsia="Times New Roman" w:hAnsi="Times New Roman"/>
                    <w:spacing w:val="-1"/>
                  </w:rPr>
                </w:rPrChange>
              </w:rPr>
            </w:pPr>
          </w:p>
          <w:p w14:paraId="4F1A1D49" w14:textId="77777777" w:rsidR="003F3EDE" w:rsidRPr="004866BB" w:rsidRDefault="003F3EDE" w:rsidP="0025185C">
            <w:pPr>
              <w:rPr>
                <w:rFonts w:ascii="Arial" w:eastAsia="Times New Roman" w:hAnsi="Arial" w:cs="Arial"/>
                <w:spacing w:val="-1"/>
                <w:sz w:val="20"/>
                <w:szCs w:val="20"/>
                <w:rPrChange w:id="651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20" w:author="Adelino Naquarta Sepalanga Domingos" w:date="2025-03-05T09:17:00Z" w16du:dateUtc="2025-03-05T08:17:00Z">
                  <w:rPr>
                    <w:rFonts w:ascii="Times New Roman" w:eastAsia="Times New Roman" w:hAnsi="Times New Roman"/>
                    <w:spacing w:val="-1"/>
                  </w:rPr>
                </w:rPrChange>
              </w:rPr>
              <w:t>Código da taxa (</w:t>
            </w:r>
            <w:proofErr w:type="spellStart"/>
            <w:r w:rsidRPr="004866BB">
              <w:rPr>
                <w:rFonts w:ascii="Arial" w:eastAsia="Times New Roman" w:hAnsi="Arial" w:cs="Arial"/>
                <w:spacing w:val="-1"/>
                <w:sz w:val="20"/>
                <w:szCs w:val="20"/>
                <w:rPrChange w:id="6521" w:author="Adelino Naquarta Sepalanga Domingos" w:date="2025-03-05T09:17:00Z" w16du:dateUtc="2025-03-05T08:17:00Z">
                  <w:rPr>
                    <w:rFonts w:ascii="Times New Roman" w:eastAsia="Times New Roman" w:hAnsi="Times New Roman"/>
                    <w:spacing w:val="-1"/>
                  </w:rPr>
                </w:rPrChange>
              </w:rPr>
              <w:t>TaxCode</w:t>
            </w:r>
            <w:proofErr w:type="spellEnd"/>
            <w:r w:rsidRPr="004866BB">
              <w:rPr>
                <w:rFonts w:ascii="Arial" w:eastAsia="Times New Roman" w:hAnsi="Arial" w:cs="Arial"/>
                <w:spacing w:val="-1"/>
                <w:sz w:val="20"/>
                <w:szCs w:val="20"/>
                <w:rPrChange w:id="6522"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E25FDF" w14:textId="77777777" w:rsidR="003F3EDE" w:rsidRPr="004866BB" w:rsidRDefault="003F3EDE" w:rsidP="0025185C">
            <w:pPr>
              <w:rPr>
                <w:rFonts w:ascii="Arial" w:eastAsia="Times New Roman" w:hAnsi="Arial" w:cs="Arial"/>
                <w:spacing w:val="-1"/>
                <w:sz w:val="20"/>
                <w:szCs w:val="20"/>
                <w:rPrChange w:id="652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24" w:author="Adelino Naquarta Sepalanga Domingos" w:date="2025-03-05T09:17:00Z" w16du:dateUtc="2025-03-05T08:17:00Z">
                  <w:rPr>
                    <w:rFonts w:ascii="Times New Roman" w:eastAsia="Times New Roman" w:hAnsi="Times New Roman"/>
                    <w:spacing w:val="-1"/>
                  </w:rPr>
                </w:rPrChange>
              </w:rPr>
              <w:t>Código da taxa na tabela de impostos.</w:t>
            </w:r>
          </w:p>
          <w:p w14:paraId="0284CC80" w14:textId="77777777" w:rsidR="003F3EDE" w:rsidRPr="004866BB" w:rsidRDefault="003F3EDE" w:rsidP="0025185C">
            <w:pPr>
              <w:rPr>
                <w:rFonts w:ascii="Arial" w:eastAsia="Times New Roman" w:hAnsi="Arial" w:cs="Arial"/>
                <w:spacing w:val="-1"/>
                <w:sz w:val="20"/>
                <w:szCs w:val="20"/>
                <w:rPrChange w:id="652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26" w:author="Adelino Naquarta Sepalanga Domingos" w:date="2025-03-05T09:17:00Z" w16du:dateUtc="2025-03-05T08:17:00Z">
                  <w:rPr>
                    <w:rFonts w:ascii="Times New Roman" w:eastAsia="Times New Roman" w:hAnsi="Times New Roman"/>
                    <w:spacing w:val="-1"/>
                  </w:rPr>
                </w:rPrChange>
              </w:rPr>
              <w:t>No caso do campo 4.1.4.19.15.1. - Código do tipo de imposto (</w:t>
            </w:r>
            <w:proofErr w:type="spellStart"/>
            <w:r w:rsidRPr="004866BB">
              <w:rPr>
                <w:rFonts w:ascii="Arial" w:eastAsia="Times New Roman" w:hAnsi="Arial" w:cs="Arial"/>
                <w:spacing w:val="-1"/>
                <w:sz w:val="20"/>
                <w:szCs w:val="20"/>
                <w:rPrChange w:id="6527" w:author="Adelino Naquarta Sepalanga Domingos" w:date="2025-03-05T09:17:00Z" w16du:dateUtc="2025-03-05T08:17:00Z">
                  <w:rPr>
                    <w:rFonts w:ascii="Times New Roman" w:eastAsia="Times New Roman" w:hAnsi="Times New Roman"/>
                    <w:spacing w:val="-1"/>
                  </w:rPr>
                </w:rPrChange>
              </w:rPr>
              <w:t>TaxType</w:t>
            </w:r>
            <w:proofErr w:type="spellEnd"/>
            <w:r w:rsidRPr="004866BB">
              <w:rPr>
                <w:rFonts w:ascii="Arial" w:eastAsia="Times New Roman" w:hAnsi="Arial" w:cs="Arial"/>
                <w:spacing w:val="-1"/>
                <w:sz w:val="20"/>
                <w:szCs w:val="20"/>
                <w:rPrChange w:id="6528" w:author="Adelino Naquarta Sepalanga Domingos" w:date="2025-03-05T09:17:00Z" w16du:dateUtc="2025-03-05T08:17:00Z">
                  <w:rPr>
                    <w:rFonts w:ascii="Times New Roman" w:eastAsia="Times New Roman" w:hAnsi="Times New Roman"/>
                    <w:spacing w:val="-1"/>
                  </w:rPr>
                </w:rPrChange>
              </w:rPr>
              <w:t>)</w:t>
            </w:r>
          </w:p>
          <w:p w14:paraId="3BA5FFD9" w14:textId="77777777" w:rsidR="003F3EDE" w:rsidRPr="004866BB" w:rsidRDefault="003F3EDE" w:rsidP="0025185C">
            <w:pPr>
              <w:spacing w:after="0"/>
              <w:rPr>
                <w:rFonts w:ascii="Arial" w:eastAsia="Times New Roman" w:hAnsi="Arial" w:cs="Arial"/>
                <w:spacing w:val="-1"/>
                <w:sz w:val="20"/>
                <w:szCs w:val="20"/>
                <w:rPrChange w:id="652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30" w:author="Adelino Naquarta Sepalanga Domingos" w:date="2025-03-05T09:17:00Z" w16du:dateUtc="2025-03-05T08:17:00Z">
                  <w:rPr>
                    <w:rFonts w:ascii="Times New Roman" w:eastAsia="Times New Roman" w:hAnsi="Times New Roman"/>
                    <w:spacing w:val="-1"/>
                  </w:rPr>
                </w:rPrChange>
              </w:rPr>
              <w:t>= IVA, deve ser preenchido com:</w:t>
            </w:r>
          </w:p>
          <w:p w14:paraId="6A550E42" w14:textId="77777777" w:rsidR="003F3EDE" w:rsidRPr="004866BB" w:rsidRDefault="003F3EDE" w:rsidP="0025185C">
            <w:pPr>
              <w:spacing w:after="0"/>
              <w:rPr>
                <w:rFonts w:ascii="Arial" w:eastAsia="Times New Roman" w:hAnsi="Arial" w:cs="Arial"/>
                <w:spacing w:val="-1"/>
                <w:sz w:val="20"/>
                <w:szCs w:val="20"/>
                <w:rPrChange w:id="65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32" w:author="Adelino Naquarta Sepalanga Domingos" w:date="2025-03-05T09:17:00Z" w16du:dateUtc="2025-03-05T08:17:00Z">
                  <w:rPr>
                    <w:rFonts w:ascii="Times New Roman" w:eastAsia="Times New Roman" w:hAnsi="Times New Roman"/>
                    <w:spacing w:val="-1"/>
                  </w:rPr>
                </w:rPrChange>
              </w:rPr>
              <w:t xml:space="preserve">“NOR” – Taxa normal; </w:t>
            </w:r>
          </w:p>
          <w:p w14:paraId="5C10F66E" w14:textId="77777777" w:rsidR="003F3EDE" w:rsidRPr="004866BB" w:rsidRDefault="003F3EDE" w:rsidP="0025185C">
            <w:pPr>
              <w:spacing w:after="0"/>
              <w:rPr>
                <w:rFonts w:ascii="Arial" w:eastAsia="Times New Roman" w:hAnsi="Arial" w:cs="Arial"/>
                <w:spacing w:val="-1"/>
                <w:sz w:val="20"/>
                <w:szCs w:val="20"/>
                <w:rPrChange w:id="653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34" w:author="Adelino Naquarta Sepalanga Domingos" w:date="2025-03-05T09:17:00Z" w16du:dateUtc="2025-03-05T08:17:00Z">
                  <w:rPr>
                    <w:rFonts w:ascii="Times New Roman" w:eastAsia="Times New Roman" w:hAnsi="Times New Roman"/>
                    <w:spacing w:val="-1"/>
                  </w:rPr>
                </w:rPrChange>
              </w:rPr>
              <w:t>“ISE” – Isenta;</w:t>
            </w:r>
          </w:p>
          <w:p w14:paraId="11CACEDA" w14:textId="77777777" w:rsidR="003F3EDE" w:rsidRPr="004866BB" w:rsidRDefault="003F3EDE" w:rsidP="0025185C">
            <w:pPr>
              <w:spacing w:after="0"/>
              <w:rPr>
                <w:rFonts w:ascii="Arial" w:eastAsia="Times New Roman" w:hAnsi="Arial" w:cs="Arial"/>
                <w:spacing w:val="-1"/>
                <w:sz w:val="20"/>
                <w:szCs w:val="20"/>
                <w:rPrChange w:id="653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36" w:author="Adelino Naquarta Sepalanga Domingos" w:date="2025-03-05T09:17:00Z" w16du:dateUtc="2025-03-05T08:17:00Z">
                  <w:rPr>
                    <w:rFonts w:ascii="Times New Roman" w:eastAsia="Times New Roman" w:hAnsi="Times New Roman"/>
                    <w:spacing w:val="-1"/>
                  </w:rPr>
                </w:rPrChange>
              </w:rPr>
              <w:t>“RED” – Taxa reduzida;</w:t>
            </w:r>
          </w:p>
          <w:p w14:paraId="2C6E4276" w14:textId="77777777" w:rsidR="003F3EDE" w:rsidRPr="004866BB" w:rsidRDefault="003F3EDE" w:rsidP="0025185C">
            <w:pPr>
              <w:spacing w:after="0"/>
              <w:rPr>
                <w:rFonts w:ascii="Arial" w:eastAsia="Times New Roman" w:hAnsi="Arial" w:cs="Arial"/>
                <w:spacing w:val="-1"/>
                <w:sz w:val="20"/>
                <w:szCs w:val="20"/>
                <w:rPrChange w:id="653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38" w:author="Adelino Naquarta Sepalanga Domingos" w:date="2025-03-05T09:17:00Z" w16du:dateUtc="2025-03-05T08:17:00Z">
                  <w:rPr>
                    <w:rFonts w:ascii="Times New Roman" w:eastAsia="Times New Roman" w:hAnsi="Times New Roman"/>
                    <w:spacing w:val="-1"/>
                  </w:rPr>
                </w:rPrChange>
              </w:rPr>
              <w:t>“INT” – Taxa intermédia;</w:t>
            </w:r>
          </w:p>
          <w:p w14:paraId="1CF8645D" w14:textId="77777777" w:rsidR="003F3EDE" w:rsidRPr="004866BB" w:rsidRDefault="003F3EDE" w:rsidP="0025185C">
            <w:pPr>
              <w:spacing w:after="0"/>
              <w:rPr>
                <w:rFonts w:ascii="Arial" w:eastAsia="Times New Roman" w:hAnsi="Arial" w:cs="Arial"/>
                <w:spacing w:val="-1"/>
                <w:sz w:val="20"/>
                <w:szCs w:val="20"/>
                <w:rPrChange w:id="65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40" w:author="Adelino Naquarta Sepalanga Domingos" w:date="2025-03-05T09:17:00Z" w16du:dateUtc="2025-03-05T08:17:00Z">
                  <w:rPr>
                    <w:rFonts w:ascii="Times New Roman" w:eastAsia="Times New Roman" w:hAnsi="Times New Roman"/>
                    <w:spacing w:val="-1"/>
                  </w:rPr>
                </w:rPrChange>
              </w:rPr>
              <w:t>“OUT” – Outros, aplicável para os regimes especiais de IVA.</w:t>
            </w:r>
          </w:p>
          <w:p w14:paraId="002EFFCF" w14:textId="77777777" w:rsidR="003F3EDE" w:rsidRPr="004866BB" w:rsidRDefault="003F3EDE" w:rsidP="0025185C">
            <w:pPr>
              <w:spacing w:after="0"/>
              <w:rPr>
                <w:rFonts w:ascii="Arial" w:eastAsia="Times New Roman" w:hAnsi="Arial" w:cs="Arial"/>
                <w:spacing w:val="-1"/>
                <w:sz w:val="20"/>
                <w:szCs w:val="20"/>
                <w:rPrChange w:id="654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42" w:author="Adelino Naquarta Sepalanga Domingos" w:date="2025-03-05T09:17:00Z" w16du:dateUtc="2025-03-05T08:17:00Z">
                  <w:rPr>
                    <w:rFonts w:ascii="Times New Roman" w:eastAsia="Times New Roman" w:hAnsi="Times New Roman"/>
                    <w:spacing w:val="-1"/>
                  </w:rPr>
                </w:rPrChange>
              </w:rPr>
              <w:t>No caso do campo 4.1.4.19.15.1 - Código do tipo de imposto (</w:t>
            </w:r>
            <w:proofErr w:type="spellStart"/>
            <w:r w:rsidRPr="004866BB">
              <w:rPr>
                <w:rFonts w:ascii="Arial" w:eastAsia="Times New Roman" w:hAnsi="Arial" w:cs="Arial"/>
                <w:spacing w:val="-1"/>
                <w:sz w:val="20"/>
                <w:szCs w:val="20"/>
                <w:rPrChange w:id="6543" w:author="Adelino Naquarta Sepalanga Domingos" w:date="2025-03-05T09:17:00Z" w16du:dateUtc="2025-03-05T08:17:00Z">
                  <w:rPr>
                    <w:rFonts w:ascii="Times New Roman" w:eastAsia="Times New Roman" w:hAnsi="Times New Roman"/>
                    <w:spacing w:val="-1"/>
                  </w:rPr>
                </w:rPrChange>
              </w:rPr>
              <w:t>TaxType</w:t>
            </w:r>
            <w:proofErr w:type="spellEnd"/>
            <w:r w:rsidRPr="004866BB">
              <w:rPr>
                <w:rFonts w:ascii="Arial" w:eastAsia="Times New Roman" w:hAnsi="Arial" w:cs="Arial"/>
                <w:spacing w:val="-1"/>
                <w:sz w:val="20"/>
                <w:szCs w:val="20"/>
                <w:rPrChange w:id="6544" w:author="Adelino Naquarta Sepalanga Domingos" w:date="2025-03-05T09:17:00Z" w16du:dateUtc="2025-03-05T08:17:00Z">
                  <w:rPr>
                    <w:rFonts w:ascii="Times New Roman" w:eastAsia="Times New Roman" w:hAnsi="Times New Roman"/>
                    <w:spacing w:val="-1"/>
                  </w:rPr>
                </w:rPrChange>
              </w:rPr>
              <w:t>)</w:t>
            </w:r>
          </w:p>
          <w:p w14:paraId="26184845" w14:textId="77777777" w:rsidR="003F3EDE" w:rsidRPr="004866BB" w:rsidRDefault="003F3EDE" w:rsidP="0025185C">
            <w:pPr>
              <w:spacing w:after="0"/>
              <w:rPr>
                <w:rFonts w:ascii="Arial" w:eastAsia="Times New Roman" w:hAnsi="Arial" w:cs="Arial"/>
                <w:spacing w:val="-1"/>
                <w:sz w:val="20"/>
                <w:szCs w:val="20"/>
                <w:rPrChange w:id="65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46" w:author="Adelino Naquarta Sepalanga Domingos" w:date="2025-03-05T09:17:00Z" w16du:dateUtc="2025-03-05T08:17:00Z">
                  <w:rPr>
                    <w:rFonts w:ascii="Times New Roman" w:eastAsia="Times New Roman" w:hAnsi="Times New Roman"/>
                    <w:spacing w:val="-1"/>
                  </w:rPr>
                </w:rPrChange>
              </w:rPr>
              <w:t>= IS, deve ser preenchido com:</w:t>
            </w:r>
          </w:p>
          <w:p w14:paraId="0C994F05" w14:textId="77777777" w:rsidR="003F3EDE" w:rsidRPr="004866BB" w:rsidRDefault="003F3EDE" w:rsidP="0025185C">
            <w:pPr>
              <w:spacing w:after="0"/>
              <w:rPr>
                <w:rFonts w:ascii="Arial" w:eastAsia="Times New Roman" w:hAnsi="Arial" w:cs="Arial"/>
                <w:spacing w:val="-1"/>
                <w:sz w:val="20"/>
                <w:szCs w:val="20"/>
                <w:rPrChange w:id="654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48" w:author="Adelino Naquarta Sepalanga Domingos" w:date="2025-03-05T09:17:00Z" w16du:dateUtc="2025-03-05T08:17:00Z">
                  <w:rPr>
                    <w:rFonts w:ascii="Times New Roman" w:eastAsia="Times New Roman" w:hAnsi="Times New Roman"/>
                    <w:spacing w:val="-1"/>
                  </w:rPr>
                </w:rPrChange>
              </w:rPr>
              <w:t>O código da verba respectiva;</w:t>
            </w:r>
          </w:p>
          <w:p w14:paraId="70792D68" w14:textId="77777777" w:rsidR="003F3EDE" w:rsidRPr="004866BB" w:rsidRDefault="003F3EDE" w:rsidP="0025185C">
            <w:pPr>
              <w:spacing w:after="0"/>
              <w:rPr>
                <w:rFonts w:ascii="Arial" w:eastAsia="Times New Roman" w:hAnsi="Arial" w:cs="Arial"/>
                <w:spacing w:val="-1"/>
                <w:sz w:val="20"/>
                <w:szCs w:val="20"/>
                <w:rPrChange w:id="654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50" w:author="Adelino Naquarta Sepalanga Domingos" w:date="2025-03-05T09:17:00Z" w16du:dateUtc="2025-03-05T08:17:00Z">
                  <w:rPr>
                    <w:rFonts w:ascii="Times New Roman" w:eastAsia="Times New Roman" w:hAnsi="Times New Roman"/>
                    <w:spacing w:val="-1"/>
                  </w:rPr>
                </w:rPrChange>
              </w:rPr>
              <w:t>“ISE” – Isenta.</w:t>
            </w:r>
          </w:p>
          <w:p w14:paraId="73CFF0A1" w14:textId="77777777" w:rsidR="003F3EDE" w:rsidRPr="004866BB" w:rsidRDefault="003F3EDE" w:rsidP="0025185C">
            <w:pPr>
              <w:spacing w:after="0"/>
              <w:rPr>
                <w:rFonts w:ascii="Arial" w:eastAsia="Times New Roman" w:hAnsi="Arial" w:cs="Arial"/>
                <w:spacing w:val="-1"/>
                <w:sz w:val="20"/>
                <w:szCs w:val="20"/>
                <w:rPrChange w:id="65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52" w:author="Adelino Naquarta Sepalanga Domingos" w:date="2025-03-05T09:17:00Z" w16du:dateUtc="2025-03-05T08:17:00Z">
                  <w:rPr>
                    <w:rFonts w:ascii="Times New Roman" w:eastAsia="Times New Roman" w:hAnsi="Times New Roman"/>
                    <w:spacing w:val="-1"/>
                  </w:rPr>
                </w:rPrChange>
              </w:rPr>
              <w:t>No caso de não sujeição deve ser preenchido com “NS”.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4F4874" w14:textId="77777777" w:rsidR="003F3EDE" w:rsidRPr="004866BB" w:rsidRDefault="003F3EDE" w:rsidP="0025185C">
            <w:pPr>
              <w:jc w:val="center"/>
              <w:rPr>
                <w:rFonts w:ascii="Arial" w:eastAsia="Times New Roman" w:hAnsi="Arial" w:cs="Arial"/>
                <w:spacing w:val="-1"/>
                <w:sz w:val="20"/>
                <w:szCs w:val="20"/>
                <w:rPrChange w:id="6553" w:author="Adelino Naquarta Sepalanga Domingos" w:date="2025-03-05T09:17:00Z" w16du:dateUtc="2025-03-05T08:17:00Z">
                  <w:rPr>
                    <w:rFonts w:ascii="Times New Roman" w:eastAsia="Times New Roman" w:hAnsi="Times New Roman"/>
                    <w:spacing w:val="-1"/>
                  </w:rPr>
                </w:rPrChange>
              </w:rPr>
            </w:pPr>
          </w:p>
          <w:p w14:paraId="7B9B3645" w14:textId="77777777" w:rsidR="003F3EDE" w:rsidRPr="004866BB" w:rsidRDefault="003F3EDE" w:rsidP="0025185C">
            <w:pPr>
              <w:jc w:val="center"/>
              <w:rPr>
                <w:rFonts w:ascii="Arial" w:eastAsia="Times New Roman" w:hAnsi="Arial" w:cs="Arial"/>
                <w:spacing w:val="-1"/>
                <w:sz w:val="20"/>
                <w:szCs w:val="20"/>
                <w:rPrChange w:id="6554" w:author="Adelino Naquarta Sepalanga Domingos" w:date="2025-03-05T09:17:00Z" w16du:dateUtc="2025-03-05T08:17:00Z">
                  <w:rPr>
                    <w:rFonts w:ascii="Times New Roman" w:eastAsia="Times New Roman" w:hAnsi="Times New Roman"/>
                    <w:spacing w:val="-1"/>
                  </w:rPr>
                </w:rPrChange>
              </w:rPr>
            </w:pPr>
          </w:p>
          <w:p w14:paraId="0C7DF4BF" w14:textId="77777777" w:rsidR="003F3EDE" w:rsidRPr="004866BB" w:rsidRDefault="003F3EDE" w:rsidP="0025185C">
            <w:pPr>
              <w:jc w:val="center"/>
              <w:rPr>
                <w:rFonts w:ascii="Arial" w:eastAsia="Times New Roman" w:hAnsi="Arial" w:cs="Arial"/>
                <w:spacing w:val="-1"/>
                <w:sz w:val="20"/>
                <w:szCs w:val="20"/>
                <w:rPrChange w:id="6555" w:author="Adelino Naquarta Sepalanga Domingos" w:date="2025-03-05T09:17:00Z" w16du:dateUtc="2025-03-05T08:17:00Z">
                  <w:rPr>
                    <w:rFonts w:ascii="Times New Roman" w:eastAsia="Times New Roman" w:hAnsi="Times New Roman"/>
                    <w:spacing w:val="-1"/>
                  </w:rPr>
                </w:rPrChange>
              </w:rPr>
            </w:pPr>
          </w:p>
          <w:p w14:paraId="57230AA4" w14:textId="77777777" w:rsidR="003F3EDE" w:rsidRPr="004866BB" w:rsidRDefault="003F3EDE" w:rsidP="0025185C">
            <w:pPr>
              <w:jc w:val="center"/>
              <w:rPr>
                <w:rFonts w:ascii="Arial" w:eastAsia="Times New Roman" w:hAnsi="Arial" w:cs="Arial"/>
                <w:spacing w:val="-1"/>
                <w:sz w:val="20"/>
                <w:szCs w:val="20"/>
                <w:rPrChange w:id="6556" w:author="Adelino Naquarta Sepalanga Domingos" w:date="2025-03-05T09:17:00Z" w16du:dateUtc="2025-03-05T08:17:00Z">
                  <w:rPr>
                    <w:rFonts w:ascii="Times New Roman" w:eastAsia="Times New Roman" w:hAnsi="Times New Roman"/>
                    <w:spacing w:val="-1"/>
                  </w:rPr>
                </w:rPrChange>
              </w:rPr>
            </w:pPr>
          </w:p>
          <w:p w14:paraId="765C2BD0" w14:textId="77777777" w:rsidR="003F3EDE" w:rsidRPr="004866BB" w:rsidRDefault="003F3EDE" w:rsidP="0025185C">
            <w:pPr>
              <w:jc w:val="center"/>
              <w:rPr>
                <w:rFonts w:ascii="Arial" w:eastAsia="Times New Roman" w:hAnsi="Arial" w:cs="Arial"/>
                <w:spacing w:val="-1"/>
                <w:sz w:val="20"/>
                <w:szCs w:val="20"/>
                <w:rPrChange w:id="6557" w:author="Adelino Naquarta Sepalanga Domingos" w:date="2025-03-05T09:17:00Z" w16du:dateUtc="2025-03-05T08:17:00Z">
                  <w:rPr>
                    <w:rFonts w:ascii="Times New Roman" w:eastAsia="Times New Roman" w:hAnsi="Times New Roman"/>
                    <w:spacing w:val="-1"/>
                  </w:rPr>
                </w:rPrChange>
              </w:rPr>
            </w:pPr>
          </w:p>
          <w:p w14:paraId="4909BC87" w14:textId="77777777" w:rsidR="003F3EDE" w:rsidRPr="004866BB" w:rsidRDefault="003F3EDE" w:rsidP="0025185C">
            <w:pPr>
              <w:jc w:val="center"/>
              <w:rPr>
                <w:rFonts w:ascii="Arial" w:eastAsia="Times New Roman" w:hAnsi="Arial" w:cs="Arial"/>
                <w:spacing w:val="-1"/>
                <w:sz w:val="20"/>
                <w:szCs w:val="20"/>
                <w:rPrChange w:id="655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59" w:author="Adelino Naquarta Sepalanga Domingos" w:date="2025-03-05T09:17:00Z" w16du:dateUtc="2025-03-05T08:17:00Z">
                  <w:rPr>
                    <w:rFonts w:ascii="Times New Roman" w:eastAsia="Times New Roman" w:hAnsi="Times New Roman"/>
                    <w:spacing w:val="-1"/>
                  </w:rPr>
                </w:rPrChange>
              </w:rPr>
              <w:t>Texto 10</w:t>
            </w:r>
          </w:p>
        </w:tc>
      </w:tr>
      <w:tr w:rsidR="003F3EDE" w:rsidRPr="004866BB" w14:paraId="730969CF"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33BD69" w14:textId="77777777" w:rsidR="003F3EDE" w:rsidRPr="004866BB" w:rsidRDefault="003F3EDE" w:rsidP="0025185C">
            <w:pPr>
              <w:jc w:val="center"/>
              <w:rPr>
                <w:rFonts w:ascii="Arial" w:eastAsia="Times New Roman" w:hAnsi="Arial" w:cs="Arial"/>
                <w:spacing w:val="-1"/>
                <w:sz w:val="20"/>
                <w:szCs w:val="20"/>
                <w:rPrChange w:id="6560" w:author="Adelino Naquarta Sepalanga Domingos" w:date="2025-03-05T09:17:00Z" w16du:dateUtc="2025-03-05T08:17:00Z">
                  <w:rPr>
                    <w:rFonts w:ascii="Times New Roman" w:eastAsia="Times New Roman" w:hAnsi="Times New Roman"/>
                    <w:spacing w:val="-1"/>
                  </w:rPr>
                </w:rPrChange>
              </w:rPr>
            </w:pPr>
          </w:p>
          <w:p w14:paraId="34F634CB" w14:textId="77777777" w:rsidR="003F3EDE" w:rsidRPr="004866BB" w:rsidRDefault="003F3EDE" w:rsidP="0025185C">
            <w:pPr>
              <w:jc w:val="center"/>
              <w:rPr>
                <w:rFonts w:ascii="Arial" w:eastAsia="Times New Roman" w:hAnsi="Arial" w:cs="Arial"/>
                <w:spacing w:val="-1"/>
                <w:sz w:val="20"/>
                <w:szCs w:val="20"/>
                <w:rPrChange w:id="6561" w:author="Adelino Naquarta Sepalanga Domingos" w:date="2025-03-05T09:17:00Z" w16du:dateUtc="2025-03-05T08:17:00Z">
                  <w:rPr>
                    <w:rFonts w:ascii="Times New Roman" w:eastAsia="Times New Roman" w:hAnsi="Times New Roman"/>
                    <w:spacing w:val="-1"/>
                  </w:rPr>
                </w:rPrChange>
              </w:rPr>
            </w:pPr>
          </w:p>
          <w:p w14:paraId="64542CCE" w14:textId="77777777" w:rsidR="003F3EDE" w:rsidRPr="004866BB" w:rsidRDefault="003F3EDE" w:rsidP="0025185C">
            <w:pPr>
              <w:jc w:val="center"/>
              <w:rPr>
                <w:rFonts w:ascii="Arial" w:eastAsia="Times New Roman" w:hAnsi="Arial" w:cs="Arial"/>
                <w:spacing w:val="-1"/>
                <w:sz w:val="20"/>
                <w:szCs w:val="20"/>
                <w:rPrChange w:id="6562" w:author="Adelino Naquarta Sepalanga Domingos" w:date="2025-03-05T09:17:00Z" w16du:dateUtc="2025-03-05T08:17:00Z">
                  <w:rPr>
                    <w:rFonts w:ascii="Times New Roman" w:eastAsia="Times New Roman" w:hAnsi="Times New Roman"/>
                    <w:spacing w:val="-1"/>
                  </w:rPr>
                </w:rPrChange>
              </w:rPr>
            </w:pPr>
          </w:p>
          <w:p w14:paraId="0C47CB9B" w14:textId="77777777" w:rsidR="003F3EDE" w:rsidRPr="004866BB" w:rsidRDefault="003F3EDE" w:rsidP="0025185C">
            <w:pPr>
              <w:jc w:val="center"/>
              <w:rPr>
                <w:rFonts w:ascii="Arial" w:eastAsia="Times New Roman" w:hAnsi="Arial" w:cs="Arial"/>
                <w:spacing w:val="-1"/>
                <w:sz w:val="20"/>
                <w:szCs w:val="20"/>
                <w:rPrChange w:id="65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64" w:author="Adelino Naquarta Sepalanga Domingos" w:date="2025-03-05T09:17:00Z" w16du:dateUtc="2025-03-05T08:17:00Z">
                  <w:rPr>
                    <w:rFonts w:ascii="Times New Roman" w:eastAsia="Times New Roman" w:hAnsi="Times New Roman"/>
                    <w:spacing w:val="-1"/>
                  </w:rPr>
                </w:rPrChange>
              </w:rPr>
              <w:t>4.1.4.19.15.4.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5ABAF2" w14:textId="77777777" w:rsidR="003F3EDE" w:rsidRPr="004866BB" w:rsidRDefault="003F3EDE" w:rsidP="0025185C">
            <w:pPr>
              <w:jc w:val="center"/>
              <w:rPr>
                <w:rFonts w:ascii="Arial" w:eastAsia="Times New Roman" w:hAnsi="Arial" w:cs="Arial"/>
                <w:spacing w:val="-1"/>
                <w:sz w:val="20"/>
                <w:szCs w:val="20"/>
                <w:rPrChange w:id="6565" w:author="Adelino Naquarta Sepalanga Domingos" w:date="2025-03-05T09:17:00Z" w16du:dateUtc="2025-03-05T08:17:00Z">
                  <w:rPr>
                    <w:rFonts w:ascii="Times New Roman" w:eastAsia="Times New Roman" w:hAnsi="Times New Roman"/>
                    <w:spacing w:val="-1"/>
                  </w:rPr>
                </w:rPrChange>
              </w:rPr>
            </w:pPr>
          </w:p>
          <w:p w14:paraId="68C2B43F" w14:textId="77777777" w:rsidR="003F3EDE" w:rsidRPr="004866BB" w:rsidRDefault="003F3EDE" w:rsidP="0025185C">
            <w:pPr>
              <w:jc w:val="center"/>
              <w:rPr>
                <w:rFonts w:ascii="Arial" w:eastAsia="Times New Roman" w:hAnsi="Arial" w:cs="Arial"/>
                <w:spacing w:val="-1"/>
                <w:sz w:val="20"/>
                <w:szCs w:val="20"/>
                <w:rPrChange w:id="6566" w:author="Adelino Naquarta Sepalanga Domingos" w:date="2025-03-05T09:17:00Z" w16du:dateUtc="2025-03-05T08:17:00Z">
                  <w:rPr>
                    <w:rFonts w:ascii="Times New Roman" w:eastAsia="Times New Roman" w:hAnsi="Times New Roman"/>
                    <w:spacing w:val="-1"/>
                  </w:rPr>
                </w:rPrChange>
              </w:rPr>
            </w:pPr>
          </w:p>
          <w:p w14:paraId="1089C907" w14:textId="77777777" w:rsidR="003F3EDE" w:rsidRPr="004866BB" w:rsidRDefault="003F3EDE" w:rsidP="0025185C">
            <w:pPr>
              <w:jc w:val="center"/>
              <w:rPr>
                <w:rFonts w:ascii="Arial" w:eastAsia="Times New Roman" w:hAnsi="Arial" w:cs="Arial"/>
                <w:spacing w:val="-1"/>
                <w:sz w:val="20"/>
                <w:szCs w:val="20"/>
                <w:rPrChange w:id="6567" w:author="Adelino Naquarta Sepalanga Domingos" w:date="2025-03-05T09:17:00Z" w16du:dateUtc="2025-03-05T08:17:00Z">
                  <w:rPr>
                    <w:rFonts w:ascii="Times New Roman" w:eastAsia="Times New Roman" w:hAnsi="Times New Roman"/>
                    <w:spacing w:val="-1"/>
                  </w:rPr>
                </w:rPrChange>
              </w:rPr>
            </w:pPr>
          </w:p>
          <w:p w14:paraId="10F1D9DA" w14:textId="77777777" w:rsidR="003F3EDE" w:rsidRPr="004866BB" w:rsidRDefault="003F3EDE" w:rsidP="0025185C">
            <w:pPr>
              <w:jc w:val="center"/>
              <w:rPr>
                <w:rFonts w:ascii="Arial" w:eastAsia="Times New Roman" w:hAnsi="Arial" w:cs="Arial"/>
                <w:spacing w:val="-1"/>
                <w:sz w:val="20"/>
                <w:szCs w:val="20"/>
                <w:rPrChange w:id="656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69"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93F3E8A" w14:textId="77777777" w:rsidR="003F3EDE" w:rsidRPr="004866BB" w:rsidRDefault="003F3EDE" w:rsidP="0025185C">
            <w:pPr>
              <w:rPr>
                <w:rFonts w:ascii="Arial" w:eastAsia="Times New Roman" w:hAnsi="Arial" w:cs="Arial"/>
                <w:spacing w:val="-1"/>
                <w:sz w:val="20"/>
                <w:szCs w:val="20"/>
                <w:rPrChange w:id="6570" w:author="Adelino Naquarta Sepalanga Domingos" w:date="2025-03-05T09:17:00Z" w16du:dateUtc="2025-03-05T08:17:00Z">
                  <w:rPr>
                    <w:rFonts w:ascii="Times New Roman" w:eastAsia="Times New Roman" w:hAnsi="Times New Roman"/>
                    <w:spacing w:val="-1"/>
                  </w:rPr>
                </w:rPrChange>
              </w:rPr>
            </w:pPr>
          </w:p>
          <w:p w14:paraId="7A4EEC67" w14:textId="77777777" w:rsidR="003F3EDE" w:rsidRPr="004866BB" w:rsidRDefault="003F3EDE" w:rsidP="0025185C">
            <w:pPr>
              <w:rPr>
                <w:rFonts w:ascii="Arial" w:eastAsia="Times New Roman" w:hAnsi="Arial" w:cs="Arial"/>
                <w:spacing w:val="-1"/>
                <w:sz w:val="20"/>
                <w:szCs w:val="20"/>
                <w:rPrChange w:id="6571" w:author="Adelino Naquarta Sepalanga Domingos" w:date="2025-03-05T09:17:00Z" w16du:dateUtc="2025-03-05T08:17:00Z">
                  <w:rPr>
                    <w:rFonts w:ascii="Times New Roman" w:eastAsia="Times New Roman" w:hAnsi="Times New Roman"/>
                    <w:spacing w:val="-1"/>
                  </w:rPr>
                </w:rPrChange>
              </w:rPr>
            </w:pPr>
          </w:p>
          <w:p w14:paraId="40D01511" w14:textId="77777777" w:rsidR="003F3EDE" w:rsidRPr="004866BB" w:rsidRDefault="003F3EDE" w:rsidP="0025185C">
            <w:pPr>
              <w:rPr>
                <w:rFonts w:ascii="Arial" w:eastAsia="Times New Roman" w:hAnsi="Arial" w:cs="Arial"/>
                <w:spacing w:val="-1"/>
                <w:sz w:val="20"/>
                <w:szCs w:val="20"/>
                <w:rPrChange w:id="6572" w:author="Adelino Naquarta Sepalanga Domingos" w:date="2025-03-05T09:17:00Z" w16du:dateUtc="2025-03-05T08:17:00Z">
                  <w:rPr>
                    <w:rFonts w:ascii="Times New Roman" w:eastAsia="Times New Roman" w:hAnsi="Times New Roman"/>
                    <w:spacing w:val="-1"/>
                  </w:rPr>
                </w:rPrChange>
              </w:rPr>
            </w:pPr>
          </w:p>
          <w:p w14:paraId="09C50B84" w14:textId="77777777" w:rsidR="003F3EDE" w:rsidRPr="004866BB" w:rsidRDefault="003F3EDE" w:rsidP="0025185C">
            <w:pPr>
              <w:rPr>
                <w:rFonts w:ascii="Arial" w:eastAsia="Times New Roman" w:hAnsi="Arial" w:cs="Arial"/>
                <w:spacing w:val="-1"/>
                <w:sz w:val="20"/>
                <w:szCs w:val="20"/>
                <w:rPrChange w:id="657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74" w:author="Adelino Naquarta Sepalanga Domingos" w:date="2025-03-05T09:17:00Z" w16du:dateUtc="2025-03-05T08:17:00Z">
                  <w:rPr>
                    <w:rFonts w:ascii="Times New Roman" w:eastAsia="Times New Roman" w:hAnsi="Times New Roman"/>
                    <w:spacing w:val="-1"/>
                  </w:rPr>
                </w:rPrChange>
              </w:rPr>
              <w:t>Percentagem da taxa de imposto (</w:t>
            </w:r>
            <w:proofErr w:type="spellStart"/>
            <w:r w:rsidRPr="004866BB">
              <w:rPr>
                <w:rFonts w:ascii="Arial" w:eastAsia="Times New Roman" w:hAnsi="Arial" w:cs="Arial"/>
                <w:spacing w:val="-1"/>
                <w:sz w:val="20"/>
                <w:szCs w:val="20"/>
                <w:rPrChange w:id="6575" w:author="Adelino Naquarta Sepalanga Domingos" w:date="2025-03-05T09:17:00Z" w16du:dateUtc="2025-03-05T08:17:00Z">
                  <w:rPr>
                    <w:rFonts w:ascii="Times New Roman" w:eastAsia="Times New Roman" w:hAnsi="Times New Roman"/>
                    <w:spacing w:val="-1"/>
                  </w:rPr>
                </w:rPrChange>
              </w:rPr>
              <w:t>TaxPercentage</w:t>
            </w:r>
            <w:proofErr w:type="spellEnd"/>
            <w:r w:rsidRPr="004866BB">
              <w:rPr>
                <w:rFonts w:ascii="Arial" w:eastAsia="Times New Roman" w:hAnsi="Arial" w:cs="Arial"/>
                <w:spacing w:val="-1"/>
                <w:sz w:val="20"/>
                <w:szCs w:val="20"/>
                <w:rPrChange w:id="6576"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576E5D" w14:textId="77777777" w:rsidR="003F3EDE" w:rsidRPr="004866BB" w:rsidRDefault="003F3EDE" w:rsidP="0025185C">
            <w:pPr>
              <w:rPr>
                <w:rFonts w:ascii="Arial" w:eastAsia="Times New Roman" w:hAnsi="Arial" w:cs="Arial"/>
                <w:spacing w:val="-1"/>
                <w:sz w:val="20"/>
                <w:szCs w:val="20"/>
                <w:rPrChange w:id="657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78" w:author="Adelino Naquarta Sepalanga Domingos" w:date="2025-03-05T09:17:00Z" w16du:dateUtc="2025-03-05T08:17:00Z">
                  <w:rPr>
                    <w:rFonts w:ascii="Times New Roman" w:eastAsia="Times New Roman" w:hAnsi="Times New Roman"/>
                    <w:spacing w:val="-1"/>
                  </w:rPr>
                </w:rPrChange>
              </w:rPr>
              <w:t>O preenchimento é obrigatório, no caso de se tratar de uma percentagem de imposto.</w:t>
            </w:r>
          </w:p>
          <w:p w14:paraId="2031D475" w14:textId="77777777" w:rsidR="003F3EDE" w:rsidRPr="004866BB" w:rsidRDefault="003F3EDE" w:rsidP="0025185C">
            <w:pPr>
              <w:rPr>
                <w:rFonts w:ascii="Arial" w:eastAsia="Times New Roman" w:hAnsi="Arial" w:cs="Arial"/>
                <w:spacing w:val="-1"/>
                <w:sz w:val="20"/>
                <w:szCs w:val="20"/>
                <w:rPrChange w:id="657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80" w:author="Adelino Naquarta Sepalanga Domingos" w:date="2025-03-05T09:17:00Z" w16du:dateUtc="2025-03-05T08:17:00Z">
                  <w:rPr>
                    <w:rFonts w:ascii="Times New Roman" w:eastAsia="Times New Roman" w:hAnsi="Times New Roman"/>
                    <w:spacing w:val="-1"/>
                  </w:rPr>
                </w:rPrChange>
              </w:rPr>
              <w:t>A percentagem da taxa é correspondente ao imposto aplicável ao campo 4.1.4.19.13. -Valor a débito (</w:t>
            </w:r>
            <w:proofErr w:type="spellStart"/>
            <w:r w:rsidRPr="004866BB">
              <w:rPr>
                <w:rFonts w:ascii="Arial" w:eastAsia="Times New Roman" w:hAnsi="Arial" w:cs="Arial"/>
                <w:spacing w:val="-1"/>
                <w:sz w:val="20"/>
                <w:szCs w:val="20"/>
                <w:rPrChange w:id="6581" w:author="Adelino Naquarta Sepalanga Domingos" w:date="2025-03-05T09:17:00Z" w16du:dateUtc="2025-03-05T08:17:00Z">
                  <w:rPr>
                    <w:rFonts w:ascii="Times New Roman" w:eastAsia="Times New Roman" w:hAnsi="Times New Roman"/>
                    <w:spacing w:val="-1"/>
                  </w:rPr>
                </w:rPrChange>
              </w:rPr>
              <w:t>DebitAmount</w:t>
            </w:r>
            <w:proofErr w:type="spellEnd"/>
            <w:r w:rsidRPr="004866BB">
              <w:rPr>
                <w:rFonts w:ascii="Arial" w:eastAsia="Times New Roman" w:hAnsi="Arial" w:cs="Arial"/>
                <w:spacing w:val="-1"/>
                <w:sz w:val="20"/>
                <w:szCs w:val="20"/>
                <w:rPrChange w:id="6582" w:author="Adelino Naquarta Sepalanga Domingos" w:date="2025-03-05T09:17:00Z" w16du:dateUtc="2025-03-05T08:17:00Z">
                  <w:rPr>
                    <w:rFonts w:ascii="Times New Roman" w:eastAsia="Times New Roman" w:hAnsi="Times New Roman"/>
                    <w:spacing w:val="-1"/>
                  </w:rPr>
                </w:rPrChange>
              </w:rPr>
              <w:t>) ou ao campo 4.1.4.19.14. - Valor a crédito (</w:t>
            </w:r>
            <w:proofErr w:type="spellStart"/>
            <w:r w:rsidRPr="004866BB">
              <w:rPr>
                <w:rFonts w:ascii="Arial" w:eastAsia="Times New Roman" w:hAnsi="Arial" w:cs="Arial"/>
                <w:spacing w:val="-1"/>
                <w:sz w:val="20"/>
                <w:szCs w:val="20"/>
                <w:rPrChange w:id="6583" w:author="Adelino Naquarta Sepalanga Domingos" w:date="2025-03-05T09:17:00Z" w16du:dateUtc="2025-03-05T08:17:00Z">
                  <w:rPr>
                    <w:rFonts w:ascii="Times New Roman" w:eastAsia="Times New Roman" w:hAnsi="Times New Roman"/>
                    <w:spacing w:val="-1"/>
                  </w:rPr>
                </w:rPrChange>
              </w:rPr>
              <w:t>CreditAmount</w:t>
            </w:r>
            <w:proofErr w:type="spellEnd"/>
            <w:r w:rsidRPr="004866BB">
              <w:rPr>
                <w:rFonts w:ascii="Arial" w:eastAsia="Times New Roman" w:hAnsi="Arial" w:cs="Arial"/>
                <w:spacing w:val="-1"/>
                <w:sz w:val="20"/>
                <w:szCs w:val="20"/>
                <w:rPrChange w:id="6584" w:author="Adelino Naquarta Sepalanga Domingos" w:date="2025-03-05T09:17:00Z" w16du:dateUtc="2025-03-05T08:17:00Z">
                  <w:rPr>
                    <w:rFonts w:ascii="Times New Roman" w:eastAsia="Times New Roman" w:hAnsi="Times New Roman"/>
                    <w:spacing w:val="-1"/>
                  </w:rPr>
                </w:rPrChange>
              </w:rPr>
              <w:t>).</w:t>
            </w:r>
          </w:p>
          <w:p w14:paraId="32B04AD8" w14:textId="77777777" w:rsidR="003F3EDE" w:rsidRPr="004866BB" w:rsidRDefault="003F3EDE" w:rsidP="0025185C">
            <w:pPr>
              <w:rPr>
                <w:rFonts w:ascii="Arial" w:eastAsia="Times New Roman" w:hAnsi="Arial" w:cs="Arial"/>
                <w:spacing w:val="-1"/>
                <w:sz w:val="20"/>
                <w:szCs w:val="20"/>
                <w:rPrChange w:id="658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86" w:author="Adelino Naquarta Sepalanga Domingos" w:date="2025-03-05T09:17:00Z" w16du:dateUtc="2025-03-05T08:17:00Z">
                  <w:rPr>
                    <w:rFonts w:ascii="Times New Roman" w:eastAsia="Times New Roman" w:hAnsi="Times New Roman"/>
                    <w:spacing w:val="-1"/>
                  </w:rPr>
                </w:rPrChange>
              </w:rPr>
              <w:t>No caso de isenção ou não sujeição a imposto, utilizar este campo com o valor “0” (zero).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341F1B" w14:textId="77777777" w:rsidR="003F3EDE" w:rsidRPr="004866BB" w:rsidRDefault="003F3EDE" w:rsidP="0025185C">
            <w:pPr>
              <w:jc w:val="center"/>
              <w:rPr>
                <w:rFonts w:ascii="Arial" w:eastAsia="Times New Roman" w:hAnsi="Arial" w:cs="Arial"/>
                <w:spacing w:val="-1"/>
                <w:sz w:val="20"/>
                <w:szCs w:val="20"/>
                <w:rPrChange w:id="6587" w:author="Adelino Naquarta Sepalanga Domingos" w:date="2025-03-05T09:17:00Z" w16du:dateUtc="2025-03-05T08:17:00Z">
                  <w:rPr>
                    <w:rFonts w:ascii="Times New Roman" w:eastAsia="Times New Roman" w:hAnsi="Times New Roman"/>
                    <w:spacing w:val="-1"/>
                  </w:rPr>
                </w:rPrChange>
              </w:rPr>
            </w:pPr>
          </w:p>
          <w:p w14:paraId="5A9A1218" w14:textId="77777777" w:rsidR="003F3EDE" w:rsidRPr="004866BB" w:rsidRDefault="003F3EDE" w:rsidP="0025185C">
            <w:pPr>
              <w:jc w:val="center"/>
              <w:rPr>
                <w:rFonts w:ascii="Arial" w:eastAsia="Times New Roman" w:hAnsi="Arial" w:cs="Arial"/>
                <w:spacing w:val="-1"/>
                <w:sz w:val="20"/>
                <w:szCs w:val="20"/>
                <w:rPrChange w:id="6588" w:author="Adelino Naquarta Sepalanga Domingos" w:date="2025-03-05T09:17:00Z" w16du:dateUtc="2025-03-05T08:17:00Z">
                  <w:rPr>
                    <w:rFonts w:ascii="Times New Roman" w:eastAsia="Times New Roman" w:hAnsi="Times New Roman"/>
                    <w:spacing w:val="-1"/>
                  </w:rPr>
                </w:rPrChange>
              </w:rPr>
            </w:pPr>
          </w:p>
          <w:p w14:paraId="63B500E7" w14:textId="77777777" w:rsidR="003F3EDE" w:rsidRPr="004866BB" w:rsidRDefault="003F3EDE" w:rsidP="0025185C">
            <w:pPr>
              <w:jc w:val="center"/>
              <w:rPr>
                <w:rFonts w:ascii="Arial" w:eastAsia="Times New Roman" w:hAnsi="Arial" w:cs="Arial"/>
                <w:spacing w:val="-1"/>
                <w:sz w:val="20"/>
                <w:szCs w:val="20"/>
                <w:rPrChange w:id="6589" w:author="Adelino Naquarta Sepalanga Domingos" w:date="2025-03-05T09:17:00Z" w16du:dateUtc="2025-03-05T08:17:00Z">
                  <w:rPr>
                    <w:rFonts w:ascii="Times New Roman" w:eastAsia="Times New Roman" w:hAnsi="Times New Roman"/>
                    <w:spacing w:val="-1"/>
                  </w:rPr>
                </w:rPrChange>
              </w:rPr>
            </w:pPr>
          </w:p>
          <w:p w14:paraId="31F0841F" w14:textId="77777777" w:rsidR="003F3EDE" w:rsidRPr="004866BB" w:rsidRDefault="003F3EDE" w:rsidP="0025185C">
            <w:pPr>
              <w:jc w:val="center"/>
              <w:rPr>
                <w:rFonts w:ascii="Arial" w:eastAsia="Times New Roman" w:hAnsi="Arial" w:cs="Arial"/>
                <w:spacing w:val="-1"/>
                <w:sz w:val="20"/>
                <w:szCs w:val="20"/>
                <w:rPrChange w:id="659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91" w:author="Adelino Naquarta Sepalanga Domingos" w:date="2025-03-05T09:17:00Z" w16du:dateUtc="2025-03-05T08:17:00Z">
                  <w:rPr>
                    <w:rFonts w:ascii="Times New Roman" w:eastAsia="Times New Roman" w:hAnsi="Times New Roman"/>
                    <w:spacing w:val="-1"/>
                  </w:rPr>
                </w:rPrChange>
              </w:rPr>
              <w:t>Decimal</w:t>
            </w:r>
          </w:p>
        </w:tc>
      </w:tr>
      <w:tr w:rsidR="003F3EDE" w:rsidRPr="004866BB" w14:paraId="67BFB9DF" w14:textId="77777777" w:rsidTr="0025185C">
        <w:trPr>
          <w:trHeight w:val="2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2D0E27" w14:textId="77777777" w:rsidR="003F3EDE" w:rsidRPr="004866BB" w:rsidRDefault="003F3EDE" w:rsidP="0025185C">
            <w:pPr>
              <w:jc w:val="center"/>
              <w:rPr>
                <w:rFonts w:ascii="Arial" w:eastAsia="Times New Roman" w:hAnsi="Arial" w:cs="Arial"/>
                <w:spacing w:val="-1"/>
                <w:sz w:val="20"/>
                <w:szCs w:val="20"/>
                <w:rPrChange w:id="659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93" w:author="Adelino Naquarta Sepalanga Domingos" w:date="2025-03-05T09:17:00Z" w16du:dateUtc="2025-03-05T08:17:00Z">
                  <w:rPr>
                    <w:rFonts w:ascii="Times New Roman" w:eastAsia="Times New Roman" w:hAnsi="Times New Roman"/>
                    <w:spacing w:val="-1"/>
                  </w:rPr>
                </w:rPrChange>
              </w:rPr>
              <w:t>4.1.4.19.15.5.</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84D400" w14:textId="77777777" w:rsidR="003F3EDE" w:rsidRPr="004866BB" w:rsidRDefault="003F3EDE" w:rsidP="0025185C">
            <w:pPr>
              <w:jc w:val="center"/>
              <w:rPr>
                <w:rFonts w:ascii="Arial" w:eastAsia="Times New Roman" w:hAnsi="Arial" w:cs="Arial"/>
                <w:spacing w:val="-1"/>
                <w:sz w:val="20"/>
                <w:szCs w:val="20"/>
                <w:rPrChange w:id="659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95"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4C5B1B4" w14:textId="77777777" w:rsidR="003F3EDE" w:rsidRPr="004866BB" w:rsidRDefault="003F3EDE" w:rsidP="0025185C">
            <w:pPr>
              <w:rPr>
                <w:rFonts w:ascii="Arial" w:eastAsia="Times New Roman" w:hAnsi="Arial" w:cs="Arial"/>
                <w:spacing w:val="-1"/>
                <w:sz w:val="20"/>
                <w:szCs w:val="20"/>
                <w:rPrChange w:id="659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97" w:author="Adelino Naquarta Sepalanga Domingos" w:date="2025-03-05T09:17:00Z" w16du:dateUtc="2025-03-05T08:17:00Z">
                  <w:rPr>
                    <w:rFonts w:ascii="Times New Roman" w:eastAsia="Times New Roman" w:hAnsi="Times New Roman"/>
                    <w:spacing w:val="-1"/>
                  </w:rPr>
                </w:rPrChange>
              </w:rPr>
              <w:t xml:space="preserve">Montante do imposto </w:t>
            </w:r>
          </w:p>
          <w:p w14:paraId="5F3F3EF3" w14:textId="77777777" w:rsidR="003F3EDE" w:rsidRPr="004866BB" w:rsidRDefault="003F3EDE" w:rsidP="0025185C">
            <w:pPr>
              <w:rPr>
                <w:rFonts w:ascii="Arial" w:eastAsia="Times New Roman" w:hAnsi="Arial" w:cs="Arial"/>
                <w:spacing w:val="-1"/>
                <w:sz w:val="20"/>
                <w:szCs w:val="20"/>
                <w:rPrChange w:id="659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599" w:author="Adelino Naquarta Sepalanga Domingos" w:date="2025-03-05T09:17:00Z" w16du:dateUtc="2025-03-05T08:17:00Z">
                  <w:rPr>
                    <w:rFonts w:ascii="Times New Roman" w:eastAsia="Times New Roman" w:hAnsi="Times New Roman"/>
                    <w:spacing w:val="-1"/>
                  </w:rPr>
                </w:rPrChange>
              </w:rPr>
              <w:t>(</w:t>
            </w:r>
            <w:proofErr w:type="spellStart"/>
            <w:r w:rsidRPr="004866BB">
              <w:rPr>
                <w:rFonts w:ascii="Arial" w:eastAsia="Times New Roman" w:hAnsi="Arial" w:cs="Arial"/>
                <w:spacing w:val="-1"/>
                <w:sz w:val="20"/>
                <w:szCs w:val="20"/>
                <w:rPrChange w:id="6600" w:author="Adelino Naquarta Sepalanga Domingos" w:date="2025-03-05T09:17:00Z" w16du:dateUtc="2025-03-05T08:17:00Z">
                  <w:rPr>
                    <w:rFonts w:ascii="Times New Roman" w:eastAsia="Times New Roman" w:hAnsi="Times New Roman"/>
                    <w:spacing w:val="-1"/>
                  </w:rPr>
                </w:rPrChange>
              </w:rPr>
              <w:t>TaxAmount</w:t>
            </w:r>
            <w:proofErr w:type="spellEnd"/>
            <w:r w:rsidRPr="004866BB">
              <w:rPr>
                <w:rFonts w:ascii="Arial" w:eastAsia="Times New Roman" w:hAnsi="Arial" w:cs="Arial"/>
                <w:spacing w:val="-1"/>
                <w:sz w:val="20"/>
                <w:szCs w:val="20"/>
                <w:rPrChange w:id="6601" w:author="Adelino Naquarta Sepalanga Domingos" w:date="2025-03-05T09:17:00Z" w16du:dateUtc="2025-03-05T08:17:00Z">
                  <w:rPr>
                    <w:rFonts w:ascii="Times New Roman" w:eastAsia="Times New Roman" w:hAnsi="Times New Roman"/>
                    <w:spacing w:val="-1"/>
                  </w:rPr>
                </w:rPrChange>
              </w:rPr>
              <w:t>)</w:t>
            </w:r>
          </w:p>
          <w:p w14:paraId="185ED429" w14:textId="77777777" w:rsidR="003F3EDE" w:rsidRPr="004866BB" w:rsidRDefault="003F3EDE" w:rsidP="0025185C">
            <w:pPr>
              <w:rPr>
                <w:rFonts w:ascii="Arial" w:eastAsia="Times New Roman" w:hAnsi="Arial" w:cs="Arial"/>
                <w:spacing w:val="-1"/>
                <w:sz w:val="20"/>
                <w:szCs w:val="20"/>
                <w:rPrChange w:id="6602" w:author="Adelino Naquarta Sepalanga Domingos" w:date="2025-03-05T09:17:00Z" w16du:dateUtc="2025-03-05T08:17:00Z">
                  <w:rPr>
                    <w:rFonts w:ascii="Times New Roman" w:eastAsia="Times New Roman" w:hAnsi="Times New Roman"/>
                    <w:spacing w:val="-1"/>
                  </w:rPr>
                </w:rPrChange>
              </w:rPr>
            </w:pPr>
          </w:p>
          <w:p w14:paraId="08FDE13F" w14:textId="77777777" w:rsidR="003F3EDE" w:rsidRPr="004866BB" w:rsidRDefault="003F3EDE" w:rsidP="0025185C">
            <w:pPr>
              <w:rPr>
                <w:rFonts w:ascii="Arial" w:eastAsia="Times New Roman" w:hAnsi="Arial" w:cs="Arial"/>
                <w:spacing w:val="-1"/>
                <w:sz w:val="20"/>
                <w:szCs w:val="20"/>
                <w:rPrChange w:id="6603" w:author="Adelino Naquarta Sepalanga Domingos" w:date="2025-03-05T09:17:00Z" w16du:dateUtc="2025-03-05T08:17:00Z">
                  <w:rPr>
                    <w:rFonts w:ascii="Times New Roman" w:eastAsia="Times New Roman" w:hAnsi="Times New Roman"/>
                    <w:spacing w:val="-1"/>
                  </w:rPr>
                </w:rPrChange>
              </w:rPr>
            </w:pP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EB6D1C8" w14:textId="77777777" w:rsidR="003F3EDE" w:rsidRPr="004866BB" w:rsidRDefault="003F3EDE" w:rsidP="0025185C">
            <w:pPr>
              <w:rPr>
                <w:rFonts w:ascii="Arial" w:eastAsia="Times New Roman" w:hAnsi="Arial" w:cs="Arial"/>
                <w:spacing w:val="-1"/>
                <w:sz w:val="20"/>
                <w:szCs w:val="20"/>
                <w:rPrChange w:id="660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05" w:author="Adelino Naquarta Sepalanga Domingos" w:date="2025-03-05T09:17:00Z" w16du:dateUtc="2025-03-05T08:17:00Z">
                  <w:rPr>
                    <w:rFonts w:ascii="Times New Roman" w:eastAsia="Times New Roman" w:hAnsi="Times New Roman"/>
                    <w:spacing w:val="-1"/>
                  </w:rPr>
                </w:rPrChange>
              </w:rPr>
              <w:t>O preenchimento é obrigatório, no caso de se tratar de uma verba fixa unitária de imposto de selo. Este valor, multiplicado pela quantidade (</w:t>
            </w:r>
            <w:proofErr w:type="spellStart"/>
            <w:r w:rsidRPr="004866BB">
              <w:rPr>
                <w:rFonts w:ascii="Arial" w:eastAsia="Times New Roman" w:hAnsi="Arial" w:cs="Arial"/>
                <w:spacing w:val="-1"/>
                <w:sz w:val="20"/>
                <w:szCs w:val="20"/>
                <w:rPrChange w:id="6606" w:author="Adelino Naquarta Sepalanga Domingos" w:date="2025-03-05T09:17:00Z" w16du:dateUtc="2025-03-05T08:17:00Z">
                  <w:rPr>
                    <w:rFonts w:ascii="Times New Roman" w:eastAsia="Times New Roman" w:hAnsi="Times New Roman"/>
                    <w:spacing w:val="-1"/>
                  </w:rPr>
                </w:rPrChange>
              </w:rPr>
              <w:t>Quantity</w:t>
            </w:r>
            <w:proofErr w:type="spellEnd"/>
            <w:r w:rsidRPr="004866BB">
              <w:rPr>
                <w:rFonts w:ascii="Arial" w:eastAsia="Times New Roman" w:hAnsi="Arial" w:cs="Arial"/>
                <w:spacing w:val="-1"/>
                <w:sz w:val="20"/>
                <w:szCs w:val="20"/>
                <w:rPrChange w:id="6607" w:author="Adelino Naquarta Sepalanga Domingos" w:date="2025-03-05T09:17:00Z" w16du:dateUtc="2025-03-05T08:17:00Z">
                  <w:rPr>
                    <w:rFonts w:ascii="Times New Roman" w:eastAsia="Times New Roman" w:hAnsi="Times New Roman"/>
                    <w:spacing w:val="-1"/>
                  </w:rPr>
                </w:rPrChange>
              </w:rPr>
              <w:t>) concorre para o valor de imposto a pagar (</w:t>
            </w:r>
            <w:proofErr w:type="spellStart"/>
            <w:r w:rsidRPr="004866BB">
              <w:rPr>
                <w:rFonts w:ascii="Arial" w:eastAsia="Times New Roman" w:hAnsi="Arial" w:cs="Arial"/>
                <w:spacing w:val="-1"/>
                <w:sz w:val="20"/>
                <w:szCs w:val="20"/>
                <w:rPrChange w:id="6608" w:author="Adelino Naquarta Sepalanga Domingos" w:date="2025-03-05T09:17:00Z" w16du:dateUtc="2025-03-05T08:17:00Z">
                  <w:rPr>
                    <w:rFonts w:ascii="Times New Roman" w:eastAsia="Times New Roman" w:hAnsi="Times New Roman"/>
                    <w:spacing w:val="-1"/>
                  </w:rPr>
                </w:rPrChange>
              </w:rPr>
              <w:t>TaxPayable</w:t>
            </w:r>
            <w:proofErr w:type="spellEnd"/>
            <w:r w:rsidRPr="004866BB">
              <w:rPr>
                <w:rFonts w:ascii="Arial" w:eastAsia="Times New Roman" w:hAnsi="Arial" w:cs="Arial"/>
                <w:spacing w:val="-1"/>
                <w:sz w:val="20"/>
                <w:szCs w:val="20"/>
                <w:rPrChange w:id="6609"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9A995C" w14:textId="77777777" w:rsidR="003F3EDE" w:rsidRPr="004866BB" w:rsidRDefault="003F3EDE" w:rsidP="0025185C">
            <w:pPr>
              <w:jc w:val="center"/>
              <w:rPr>
                <w:rFonts w:ascii="Arial" w:eastAsia="Times New Roman" w:hAnsi="Arial" w:cs="Arial"/>
                <w:spacing w:val="-1"/>
                <w:sz w:val="20"/>
                <w:szCs w:val="20"/>
                <w:rPrChange w:id="6610" w:author="Adelino Naquarta Sepalanga Domingos" w:date="2025-03-05T09:17:00Z" w16du:dateUtc="2025-03-05T08:17:00Z">
                  <w:rPr>
                    <w:rFonts w:ascii="Times New Roman" w:eastAsia="Times New Roman" w:hAnsi="Times New Roman"/>
                    <w:spacing w:val="-1"/>
                  </w:rPr>
                </w:rPrChange>
              </w:rPr>
            </w:pPr>
          </w:p>
          <w:p w14:paraId="43FA1EA3" w14:textId="77777777" w:rsidR="003F3EDE" w:rsidRPr="004866BB" w:rsidRDefault="003F3EDE" w:rsidP="0025185C">
            <w:pPr>
              <w:jc w:val="center"/>
              <w:rPr>
                <w:rFonts w:ascii="Arial" w:eastAsia="Times New Roman" w:hAnsi="Arial" w:cs="Arial"/>
                <w:spacing w:val="-1"/>
                <w:sz w:val="20"/>
                <w:szCs w:val="20"/>
                <w:rPrChange w:id="6611" w:author="Adelino Naquarta Sepalanga Domingos" w:date="2025-03-05T09:17:00Z" w16du:dateUtc="2025-03-05T08:17:00Z">
                  <w:rPr>
                    <w:rFonts w:ascii="Times New Roman" w:eastAsia="Times New Roman" w:hAnsi="Times New Roman"/>
                    <w:spacing w:val="-1"/>
                  </w:rPr>
                </w:rPrChange>
              </w:rPr>
            </w:pPr>
          </w:p>
          <w:p w14:paraId="6D76203D" w14:textId="77777777" w:rsidR="003F3EDE" w:rsidRPr="004866BB" w:rsidRDefault="003F3EDE" w:rsidP="0025185C">
            <w:pPr>
              <w:jc w:val="center"/>
              <w:rPr>
                <w:rFonts w:ascii="Arial" w:eastAsia="Times New Roman" w:hAnsi="Arial" w:cs="Arial"/>
                <w:spacing w:val="-1"/>
                <w:sz w:val="20"/>
                <w:szCs w:val="20"/>
                <w:rPrChange w:id="66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13"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3AD6CC42"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4A87A3" w14:textId="77777777" w:rsidR="003F3EDE" w:rsidRPr="004866BB" w:rsidRDefault="003F3EDE" w:rsidP="0025185C">
            <w:pPr>
              <w:jc w:val="center"/>
              <w:rPr>
                <w:rFonts w:ascii="Arial" w:eastAsia="Times New Roman" w:hAnsi="Arial" w:cs="Arial"/>
                <w:spacing w:val="-1"/>
                <w:sz w:val="20"/>
                <w:szCs w:val="20"/>
                <w:rPrChange w:id="6614" w:author="Adelino Naquarta Sepalanga Domingos" w:date="2025-03-05T09:17:00Z" w16du:dateUtc="2025-03-05T08:17:00Z">
                  <w:rPr>
                    <w:rFonts w:ascii="Times New Roman" w:eastAsia="Times New Roman" w:hAnsi="Times New Roman"/>
                    <w:spacing w:val="-1"/>
                  </w:rPr>
                </w:rPrChange>
              </w:rPr>
            </w:pPr>
          </w:p>
          <w:p w14:paraId="63425A12" w14:textId="77777777" w:rsidR="003F3EDE" w:rsidRPr="004866BB" w:rsidRDefault="003F3EDE" w:rsidP="0025185C">
            <w:pPr>
              <w:jc w:val="center"/>
              <w:rPr>
                <w:rFonts w:ascii="Arial" w:eastAsia="Times New Roman" w:hAnsi="Arial" w:cs="Arial"/>
                <w:spacing w:val="-1"/>
                <w:sz w:val="20"/>
                <w:szCs w:val="20"/>
                <w:rPrChange w:id="6615" w:author="Adelino Naquarta Sepalanga Domingos" w:date="2025-03-05T09:17:00Z" w16du:dateUtc="2025-03-05T08:17:00Z">
                  <w:rPr>
                    <w:rFonts w:ascii="Times New Roman" w:eastAsia="Times New Roman" w:hAnsi="Times New Roman"/>
                    <w:spacing w:val="-1"/>
                  </w:rPr>
                </w:rPrChange>
              </w:rPr>
            </w:pPr>
          </w:p>
          <w:p w14:paraId="038646ED" w14:textId="77777777" w:rsidR="003F3EDE" w:rsidRPr="004866BB" w:rsidRDefault="003F3EDE" w:rsidP="0025185C">
            <w:pPr>
              <w:jc w:val="center"/>
              <w:rPr>
                <w:rFonts w:ascii="Arial" w:eastAsia="Times New Roman" w:hAnsi="Arial" w:cs="Arial"/>
                <w:spacing w:val="-1"/>
                <w:sz w:val="20"/>
                <w:szCs w:val="20"/>
                <w:rPrChange w:id="6616" w:author="Adelino Naquarta Sepalanga Domingos" w:date="2025-03-05T09:17:00Z" w16du:dateUtc="2025-03-05T08:17:00Z">
                  <w:rPr>
                    <w:rFonts w:ascii="Times New Roman" w:eastAsia="Times New Roman" w:hAnsi="Times New Roman"/>
                    <w:spacing w:val="-1"/>
                  </w:rPr>
                </w:rPrChange>
              </w:rPr>
            </w:pPr>
          </w:p>
          <w:p w14:paraId="515B922B" w14:textId="77777777" w:rsidR="003F3EDE" w:rsidRPr="004866BB" w:rsidRDefault="003F3EDE" w:rsidP="0025185C">
            <w:pPr>
              <w:jc w:val="center"/>
              <w:rPr>
                <w:rFonts w:ascii="Arial" w:eastAsia="Times New Roman" w:hAnsi="Arial" w:cs="Arial"/>
                <w:spacing w:val="-1"/>
                <w:sz w:val="20"/>
                <w:szCs w:val="20"/>
                <w:rPrChange w:id="661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18" w:author="Adelino Naquarta Sepalanga Domingos" w:date="2025-03-05T09:17:00Z" w16du:dateUtc="2025-03-05T08:17:00Z">
                  <w:rPr>
                    <w:rFonts w:ascii="Times New Roman" w:eastAsia="Times New Roman" w:hAnsi="Times New Roman"/>
                    <w:spacing w:val="-1"/>
                  </w:rPr>
                </w:rPrChange>
              </w:rPr>
              <w:t>4.1.4.19.16.</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034B92" w14:textId="77777777" w:rsidR="003F3EDE" w:rsidRPr="004866BB" w:rsidRDefault="003F3EDE" w:rsidP="0025185C">
            <w:pPr>
              <w:jc w:val="center"/>
              <w:rPr>
                <w:rFonts w:ascii="Arial" w:eastAsia="Times New Roman" w:hAnsi="Arial" w:cs="Arial"/>
                <w:spacing w:val="-1"/>
                <w:sz w:val="20"/>
                <w:szCs w:val="20"/>
                <w:rPrChange w:id="6619" w:author="Adelino Naquarta Sepalanga Domingos" w:date="2025-03-05T09:17:00Z" w16du:dateUtc="2025-03-05T08:17:00Z">
                  <w:rPr>
                    <w:rFonts w:ascii="Times New Roman" w:eastAsia="Times New Roman" w:hAnsi="Times New Roman"/>
                    <w:spacing w:val="-1"/>
                  </w:rPr>
                </w:rPrChange>
              </w:rPr>
            </w:pPr>
          </w:p>
          <w:p w14:paraId="3676F29C" w14:textId="77777777" w:rsidR="003F3EDE" w:rsidRPr="004866BB" w:rsidRDefault="003F3EDE" w:rsidP="0025185C">
            <w:pPr>
              <w:jc w:val="center"/>
              <w:rPr>
                <w:rFonts w:ascii="Arial" w:eastAsia="Times New Roman" w:hAnsi="Arial" w:cs="Arial"/>
                <w:spacing w:val="-1"/>
                <w:sz w:val="20"/>
                <w:szCs w:val="20"/>
                <w:rPrChange w:id="6620" w:author="Adelino Naquarta Sepalanga Domingos" w:date="2025-03-05T09:17:00Z" w16du:dateUtc="2025-03-05T08:17:00Z">
                  <w:rPr>
                    <w:rFonts w:ascii="Times New Roman" w:eastAsia="Times New Roman" w:hAnsi="Times New Roman"/>
                    <w:spacing w:val="-1"/>
                  </w:rPr>
                </w:rPrChange>
              </w:rPr>
            </w:pPr>
          </w:p>
          <w:p w14:paraId="0C462AF5" w14:textId="77777777" w:rsidR="003F3EDE" w:rsidRPr="004866BB" w:rsidRDefault="003F3EDE" w:rsidP="0025185C">
            <w:pPr>
              <w:jc w:val="center"/>
              <w:rPr>
                <w:rFonts w:ascii="Arial" w:eastAsia="Times New Roman" w:hAnsi="Arial" w:cs="Arial"/>
                <w:spacing w:val="-1"/>
                <w:sz w:val="20"/>
                <w:szCs w:val="20"/>
                <w:rPrChange w:id="6621" w:author="Adelino Naquarta Sepalanga Domingos" w:date="2025-03-05T09:17:00Z" w16du:dateUtc="2025-03-05T08:17:00Z">
                  <w:rPr>
                    <w:rFonts w:ascii="Times New Roman" w:eastAsia="Times New Roman" w:hAnsi="Times New Roman"/>
                    <w:spacing w:val="-1"/>
                  </w:rPr>
                </w:rPrChange>
              </w:rPr>
            </w:pPr>
          </w:p>
          <w:p w14:paraId="7AEABC23" w14:textId="77777777" w:rsidR="003F3EDE" w:rsidRPr="004866BB" w:rsidRDefault="003F3EDE" w:rsidP="0025185C">
            <w:pPr>
              <w:jc w:val="center"/>
              <w:rPr>
                <w:rFonts w:ascii="Arial" w:eastAsia="Times New Roman" w:hAnsi="Arial" w:cs="Arial"/>
                <w:spacing w:val="-1"/>
                <w:sz w:val="20"/>
                <w:szCs w:val="20"/>
                <w:rPrChange w:id="662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2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408154" w14:textId="77777777" w:rsidR="003F3EDE" w:rsidRPr="004866BB" w:rsidRDefault="003F3EDE" w:rsidP="0025185C">
            <w:pPr>
              <w:rPr>
                <w:rFonts w:ascii="Arial" w:eastAsia="Times New Roman" w:hAnsi="Arial" w:cs="Arial"/>
                <w:spacing w:val="-1"/>
                <w:sz w:val="20"/>
                <w:szCs w:val="20"/>
                <w:rPrChange w:id="6624" w:author="Adelino Naquarta Sepalanga Domingos" w:date="2025-03-05T09:17:00Z" w16du:dateUtc="2025-03-05T08:17:00Z">
                  <w:rPr>
                    <w:rFonts w:ascii="Times New Roman" w:eastAsia="Times New Roman" w:hAnsi="Times New Roman"/>
                    <w:spacing w:val="-1"/>
                  </w:rPr>
                </w:rPrChange>
              </w:rPr>
            </w:pPr>
          </w:p>
          <w:p w14:paraId="37AE3BAC" w14:textId="77777777" w:rsidR="003F3EDE" w:rsidRPr="004866BB" w:rsidRDefault="003F3EDE" w:rsidP="0025185C">
            <w:pPr>
              <w:rPr>
                <w:rFonts w:ascii="Arial" w:eastAsia="Times New Roman" w:hAnsi="Arial" w:cs="Arial"/>
                <w:spacing w:val="-1"/>
                <w:sz w:val="20"/>
                <w:szCs w:val="20"/>
                <w:rPrChange w:id="6625" w:author="Adelino Naquarta Sepalanga Domingos" w:date="2025-03-05T09:17:00Z" w16du:dateUtc="2025-03-05T08:17:00Z">
                  <w:rPr>
                    <w:rFonts w:ascii="Times New Roman" w:eastAsia="Times New Roman" w:hAnsi="Times New Roman"/>
                    <w:spacing w:val="-1"/>
                  </w:rPr>
                </w:rPrChange>
              </w:rPr>
            </w:pPr>
          </w:p>
          <w:p w14:paraId="32340C41" w14:textId="77777777" w:rsidR="003F3EDE" w:rsidRPr="004866BB" w:rsidRDefault="003F3EDE" w:rsidP="0025185C">
            <w:pPr>
              <w:rPr>
                <w:rFonts w:ascii="Arial" w:eastAsia="Times New Roman" w:hAnsi="Arial" w:cs="Arial"/>
                <w:spacing w:val="-1"/>
                <w:sz w:val="20"/>
                <w:szCs w:val="20"/>
                <w:rPrChange w:id="6626" w:author="Adelino Naquarta Sepalanga Domingos" w:date="2025-03-05T09:17:00Z" w16du:dateUtc="2025-03-05T08:17:00Z">
                  <w:rPr>
                    <w:rFonts w:ascii="Times New Roman" w:eastAsia="Times New Roman" w:hAnsi="Times New Roman"/>
                    <w:spacing w:val="-1"/>
                  </w:rPr>
                </w:rPrChange>
              </w:rPr>
            </w:pPr>
          </w:p>
          <w:p w14:paraId="11C6DA21" w14:textId="77777777" w:rsidR="003F3EDE" w:rsidRPr="004866BB" w:rsidRDefault="003F3EDE" w:rsidP="0025185C">
            <w:pPr>
              <w:rPr>
                <w:rFonts w:ascii="Arial" w:eastAsia="Times New Roman" w:hAnsi="Arial" w:cs="Arial"/>
                <w:spacing w:val="-1"/>
                <w:sz w:val="20"/>
                <w:szCs w:val="20"/>
                <w:rPrChange w:id="66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28" w:author="Adelino Naquarta Sepalanga Domingos" w:date="2025-03-05T09:17:00Z" w16du:dateUtc="2025-03-05T08:17:00Z">
                  <w:rPr>
                    <w:rFonts w:ascii="Times New Roman" w:eastAsia="Times New Roman" w:hAnsi="Times New Roman"/>
                    <w:spacing w:val="-1"/>
                  </w:rPr>
                </w:rPrChange>
              </w:rPr>
              <w:t>Motivo da isenção de imposto (</w:t>
            </w:r>
            <w:proofErr w:type="spellStart"/>
            <w:r w:rsidRPr="004866BB">
              <w:rPr>
                <w:rFonts w:ascii="Arial" w:eastAsia="Times New Roman" w:hAnsi="Arial" w:cs="Arial"/>
                <w:spacing w:val="-1"/>
                <w:sz w:val="20"/>
                <w:szCs w:val="20"/>
                <w:rPrChange w:id="6629" w:author="Adelino Naquarta Sepalanga Domingos" w:date="2025-03-05T09:17:00Z" w16du:dateUtc="2025-03-05T08:17:00Z">
                  <w:rPr>
                    <w:rFonts w:ascii="Times New Roman" w:eastAsia="Times New Roman" w:hAnsi="Times New Roman"/>
                    <w:spacing w:val="-1"/>
                  </w:rPr>
                </w:rPrChange>
              </w:rPr>
              <w:t>TaxExemptionReason</w:t>
            </w:r>
            <w:proofErr w:type="spellEnd"/>
            <w:r w:rsidRPr="004866BB">
              <w:rPr>
                <w:rFonts w:ascii="Arial" w:eastAsia="Times New Roman" w:hAnsi="Arial" w:cs="Arial"/>
                <w:spacing w:val="-1"/>
                <w:sz w:val="20"/>
                <w:szCs w:val="20"/>
                <w:rPrChange w:id="663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AAE687" w14:textId="77777777" w:rsidR="003F3EDE" w:rsidRPr="004866BB" w:rsidRDefault="003F3EDE" w:rsidP="0025185C">
            <w:pPr>
              <w:rPr>
                <w:rFonts w:ascii="Arial" w:eastAsia="Times New Roman" w:hAnsi="Arial" w:cs="Arial"/>
                <w:spacing w:val="-1"/>
                <w:sz w:val="20"/>
                <w:szCs w:val="20"/>
                <w:rPrChange w:id="66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32" w:author="Adelino Naquarta Sepalanga Domingos" w:date="2025-03-05T09:17:00Z" w16du:dateUtc="2025-03-05T08:17:00Z">
                  <w:rPr>
                    <w:rFonts w:ascii="Times New Roman" w:eastAsia="Times New Roman" w:hAnsi="Times New Roman"/>
                    <w:spacing w:val="-1"/>
                  </w:rPr>
                </w:rPrChange>
              </w:rPr>
              <w:t>O preenchimento é obrigatório, quando os campos 4.1.4.19.15.4 - Percentagem da taxa de imposto (</w:t>
            </w:r>
            <w:proofErr w:type="spellStart"/>
            <w:r w:rsidRPr="004866BB">
              <w:rPr>
                <w:rFonts w:ascii="Arial" w:eastAsia="Times New Roman" w:hAnsi="Arial" w:cs="Arial"/>
                <w:spacing w:val="-1"/>
                <w:sz w:val="20"/>
                <w:szCs w:val="20"/>
                <w:rPrChange w:id="6633" w:author="Adelino Naquarta Sepalanga Domingos" w:date="2025-03-05T09:17:00Z" w16du:dateUtc="2025-03-05T08:17:00Z">
                  <w:rPr>
                    <w:rFonts w:ascii="Times New Roman" w:eastAsia="Times New Roman" w:hAnsi="Times New Roman"/>
                    <w:spacing w:val="-1"/>
                  </w:rPr>
                </w:rPrChange>
              </w:rPr>
              <w:t>TaxPercentage</w:t>
            </w:r>
            <w:proofErr w:type="spellEnd"/>
            <w:r w:rsidRPr="004866BB">
              <w:rPr>
                <w:rFonts w:ascii="Arial" w:eastAsia="Times New Roman" w:hAnsi="Arial" w:cs="Arial"/>
                <w:spacing w:val="-1"/>
                <w:sz w:val="20"/>
                <w:szCs w:val="20"/>
                <w:rPrChange w:id="6634" w:author="Adelino Naquarta Sepalanga Domingos" w:date="2025-03-05T09:17:00Z" w16du:dateUtc="2025-03-05T08:17:00Z">
                  <w:rPr>
                    <w:rFonts w:ascii="Times New Roman" w:eastAsia="Times New Roman" w:hAnsi="Times New Roman"/>
                    <w:spacing w:val="-1"/>
                  </w:rPr>
                </w:rPrChange>
              </w:rPr>
              <w:t>) ou 4.1.4.19.15.5 - Montante do imposto (</w:t>
            </w:r>
            <w:proofErr w:type="spellStart"/>
            <w:r w:rsidRPr="004866BB">
              <w:rPr>
                <w:rFonts w:ascii="Arial" w:eastAsia="Times New Roman" w:hAnsi="Arial" w:cs="Arial"/>
                <w:spacing w:val="-1"/>
                <w:sz w:val="20"/>
                <w:szCs w:val="20"/>
                <w:rPrChange w:id="6635" w:author="Adelino Naquarta Sepalanga Domingos" w:date="2025-03-05T09:17:00Z" w16du:dateUtc="2025-03-05T08:17:00Z">
                  <w:rPr>
                    <w:rFonts w:ascii="Times New Roman" w:eastAsia="Times New Roman" w:hAnsi="Times New Roman"/>
                    <w:spacing w:val="-1"/>
                  </w:rPr>
                </w:rPrChange>
              </w:rPr>
              <w:t>TaxAmount</w:t>
            </w:r>
            <w:proofErr w:type="spellEnd"/>
            <w:r w:rsidRPr="004866BB">
              <w:rPr>
                <w:rFonts w:ascii="Arial" w:eastAsia="Times New Roman" w:hAnsi="Arial" w:cs="Arial"/>
                <w:spacing w:val="-1"/>
                <w:sz w:val="20"/>
                <w:szCs w:val="20"/>
                <w:rPrChange w:id="6636" w:author="Adelino Naquarta Sepalanga Domingos" w:date="2025-03-05T09:17:00Z" w16du:dateUtc="2025-03-05T08:17:00Z">
                  <w:rPr>
                    <w:rFonts w:ascii="Times New Roman" w:eastAsia="Times New Roman" w:hAnsi="Times New Roman"/>
                    <w:spacing w:val="-1"/>
                  </w:rPr>
                </w:rPrChange>
              </w:rPr>
              <w:t>) são iguais a zero.</w:t>
            </w:r>
          </w:p>
          <w:p w14:paraId="7B5A87E8" w14:textId="77777777" w:rsidR="003F3EDE" w:rsidRPr="004866BB" w:rsidRDefault="003F3EDE" w:rsidP="0025185C">
            <w:pPr>
              <w:rPr>
                <w:rFonts w:ascii="Arial" w:eastAsia="Times New Roman" w:hAnsi="Arial" w:cs="Arial"/>
                <w:spacing w:val="-1"/>
                <w:sz w:val="20"/>
                <w:szCs w:val="20"/>
                <w:rPrChange w:id="663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38" w:author="Adelino Naquarta Sepalanga Domingos" w:date="2025-03-05T09:17:00Z" w16du:dateUtc="2025-03-05T08:17:00Z">
                  <w:rPr>
                    <w:rFonts w:ascii="Times New Roman" w:eastAsia="Times New Roman" w:hAnsi="Times New Roman"/>
                    <w:spacing w:val="-1"/>
                  </w:rPr>
                </w:rPrChange>
              </w:rPr>
              <w:t>Deve ser referido o preceito legal aplicável.</w:t>
            </w:r>
          </w:p>
          <w:p w14:paraId="5B1CB854" w14:textId="77777777" w:rsidR="003F3EDE" w:rsidRPr="004866BB" w:rsidRDefault="003F3EDE" w:rsidP="0025185C">
            <w:pPr>
              <w:rPr>
                <w:rFonts w:ascii="Arial" w:eastAsia="Times New Roman" w:hAnsi="Arial" w:cs="Arial"/>
                <w:spacing w:val="-1"/>
                <w:sz w:val="20"/>
                <w:szCs w:val="20"/>
                <w:rPrChange w:id="66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40" w:author="Adelino Naquarta Sepalanga Domingos" w:date="2025-03-05T09:17:00Z" w16du:dateUtc="2025-03-05T08:17:00Z">
                  <w:rPr>
                    <w:rFonts w:ascii="Times New Roman" w:eastAsia="Times New Roman" w:hAnsi="Times New Roman"/>
                    <w:spacing w:val="-1"/>
                  </w:rPr>
                </w:rPrChange>
              </w:rPr>
              <w:t xml:space="preserve">Este campo deve ser igualmente preenchido nos casos de não sujeição aos impostos referidos na tabela 2.5. </w:t>
            </w:r>
          </w:p>
          <w:p w14:paraId="77D861D4" w14:textId="77777777" w:rsidR="003F3EDE" w:rsidRPr="004866BB" w:rsidRDefault="003F3EDE" w:rsidP="0025185C">
            <w:pPr>
              <w:rPr>
                <w:rFonts w:ascii="Arial" w:eastAsia="Times New Roman" w:hAnsi="Arial" w:cs="Arial"/>
                <w:spacing w:val="-1"/>
                <w:sz w:val="20"/>
                <w:szCs w:val="20"/>
                <w:rPrChange w:id="664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42" w:author="Adelino Naquarta Sepalanga Domingos" w:date="2025-03-05T09:17:00Z" w16du:dateUtc="2025-03-05T08:17:00Z">
                  <w:rPr>
                    <w:rFonts w:ascii="Times New Roman" w:eastAsia="Times New Roman" w:hAnsi="Times New Roman"/>
                    <w:spacing w:val="-1"/>
                  </w:rPr>
                </w:rPrChange>
              </w:rPr>
              <w:t>– Tabela de impostos (</w:t>
            </w:r>
            <w:proofErr w:type="spellStart"/>
            <w:r w:rsidRPr="004866BB">
              <w:rPr>
                <w:rFonts w:ascii="Arial" w:eastAsia="Times New Roman" w:hAnsi="Arial" w:cs="Arial"/>
                <w:spacing w:val="-1"/>
                <w:sz w:val="20"/>
                <w:szCs w:val="20"/>
                <w:rPrChange w:id="6643" w:author="Adelino Naquarta Sepalanga Domingos" w:date="2025-03-05T09:17:00Z" w16du:dateUtc="2025-03-05T08:17:00Z">
                  <w:rPr>
                    <w:rFonts w:ascii="Times New Roman" w:eastAsia="Times New Roman" w:hAnsi="Times New Roman"/>
                    <w:spacing w:val="-1"/>
                  </w:rPr>
                </w:rPrChange>
              </w:rPr>
              <w:t>TaxTable</w:t>
            </w:r>
            <w:proofErr w:type="spellEnd"/>
            <w:r w:rsidRPr="004866BB">
              <w:rPr>
                <w:rFonts w:ascii="Arial" w:eastAsia="Times New Roman" w:hAnsi="Arial" w:cs="Arial"/>
                <w:spacing w:val="-1"/>
                <w:sz w:val="20"/>
                <w:szCs w:val="20"/>
                <w:rPrChange w:id="6644"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2DF0C3" w14:textId="77777777" w:rsidR="003F3EDE" w:rsidRPr="004866BB" w:rsidRDefault="003F3EDE" w:rsidP="0025185C">
            <w:pPr>
              <w:jc w:val="center"/>
              <w:rPr>
                <w:rFonts w:ascii="Arial" w:eastAsia="Times New Roman" w:hAnsi="Arial" w:cs="Arial"/>
                <w:spacing w:val="-1"/>
                <w:sz w:val="20"/>
                <w:szCs w:val="20"/>
                <w:rPrChange w:id="6645" w:author="Adelino Naquarta Sepalanga Domingos" w:date="2025-03-05T09:17:00Z" w16du:dateUtc="2025-03-05T08:17:00Z">
                  <w:rPr>
                    <w:rFonts w:ascii="Times New Roman" w:eastAsia="Times New Roman" w:hAnsi="Times New Roman"/>
                    <w:spacing w:val="-1"/>
                  </w:rPr>
                </w:rPrChange>
              </w:rPr>
            </w:pPr>
          </w:p>
          <w:p w14:paraId="547A2E4C" w14:textId="77777777" w:rsidR="003F3EDE" w:rsidRPr="004866BB" w:rsidRDefault="003F3EDE" w:rsidP="0025185C">
            <w:pPr>
              <w:jc w:val="center"/>
              <w:rPr>
                <w:rFonts w:ascii="Arial" w:eastAsia="Times New Roman" w:hAnsi="Arial" w:cs="Arial"/>
                <w:spacing w:val="-1"/>
                <w:sz w:val="20"/>
                <w:szCs w:val="20"/>
                <w:rPrChange w:id="6646" w:author="Adelino Naquarta Sepalanga Domingos" w:date="2025-03-05T09:17:00Z" w16du:dateUtc="2025-03-05T08:17:00Z">
                  <w:rPr>
                    <w:rFonts w:ascii="Times New Roman" w:eastAsia="Times New Roman" w:hAnsi="Times New Roman"/>
                    <w:spacing w:val="-1"/>
                  </w:rPr>
                </w:rPrChange>
              </w:rPr>
            </w:pPr>
          </w:p>
          <w:p w14:paraId="6E4F020F" w14:textId="77777777" w:rsidR="003F3EDE" w:rsidRPr="004866BB" w:rsidRDefault="003F3EDE" w:rsidP="0025185C">
            <w:pPr>
              <w:jc w:val="center"/>
              <w:rPr>
                <w:rFonts w:ascii="Arial" w:eastAsia="Times New Roman" w:hAnsi="Arial" w:cs="Arial"/>
                <w:spacing w:val="-1"/>
                <w:sz w:val="20"/>
                <w:szCs w:val="20"/>
                <w:rPrChange w:id="6647" w:author="Adelino Naquarta Sepalanga Domingos" w:date="2025-03-05T09:17:00Z" w16du:dateUtc="2025-03-05T08:17:00Z">
                  <w:rPr>
                    <w:rFonts w:ascii="Times New Roman" w:eastAsia="Times New Roman" w:hAnsi="Times New Roman"/>
                    <w:spacing w:val="-1"/>
                  </w:rPr>
                </w:rPrChange>
              </w:rPr>
            </w:pPr>
          </w:p>
          <w:p w14:paraId="680EDB3B" w14:textId="77777777" w:rsidR="003F3EDE" w:rsidRPr="004866BB" w:rsidRDefault="003F3EDE" w:rsidP="0025185C">
            <w:pPr>
              <w:jc w:val="center"/>
              <w:rPr>
                <w:rFonts w:ascii="Arial" w:eastAsia="Times New Roman" w:hAnsi="Arial" w:cs="Arial"/>
                <w:spacing w:val="-1"/>
                <w:sz w:val="20"/>
                <w:szCs w:val="20"/>
                <w:rPrChange w:id="6648" w:author="Adelino Naquarta Sepalanga Domingos" w:date="2025-03-05T09:17:00Z" w16du:dateUtc="2025-03-05T08:17:00Z">
                  <w:rPr>
                    <w:rFonts w:ascii="Times New Roman" w:eastAsia="Times New Roman" w:hAnsi="Times New Roman"/>
                    <w:spacing w:val="-1"/>
                  </w:rPr>
                </w:rPrChange>
              </w:rPr>
            </w:pPr>
          </w:p>
          <w:p w14:paraId="1CFD41EC" w14:textId="77777777" w:rsidR="003F3EDE" w:rsidRPr="004866BB" w:rsidRDefault="003F3EDE" w:rsidP="0025185C">
            <w:pPr>
              <w:jc w:val="center"/>
              <w:rPr>
                <w:rFonts w:ascii="Arial" w:eastAsia="Times New Roman" w:hAnsi="Arial" w:cs="Arial"/>
                <w:spacing w:val="-1"/>
                <w:sz w:val="20"/>
                <w:szCs w:val="20"/>
                <w:rPrChange w:id="664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50" w:author="Adelino Naquarta Sepalanga Domingos" w:date="2025-03-05T09:17:00Z" w16du:dateUtc="2025-03-05T08:17:00Z">
                  <w:rPr>
                    <w:rFonts w:ascii="Times New Roman" w:eastAsia="Times New Roman" w:hAnsi="Times New Roman"/>
                    <w:spacing w:val="-1"/>
                  </w:rPr>
                </w:rPrChange>
              </w:rPr>
              <w:t>Texto 60</w:t>
            </w:r>
          </w:p>
        </w:tc>
      </w:tr>
      <w:tr w:rsidR="003F3EDE" w:rsidRPr="004866BB" w14:paraId="23CE62BA"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66CB6E" w14:textId="77777777" w:rsidR="003F3EDE" w:rsidRPr="004866BB" w:rsidRDefault="003F3EDE" w:rsidP="0025185C">
            <w:pPr>
              <w:jc w:val="center"/>
              <w:rPr>
                <w:rFonts w:ascii="Arial" w:eastAsia="Times New Roman" w:hAnsi="Arial" w:cs="Arial"/>
                <w:spacing w:val="-1"/>
                <w:sz w:val="20"/>
                <w:szCs w:val="20"/>
                <w:rPrChange w:id="6651" w:author="Adelino Naquarta Sepalanga Domingos" w:date="2025-03-05T09:17:00Z" w16du:dateUtc="2025-03-05T08:17:00Z">
                  <w:rPr>
                    <w:rFonts w:ascii="Times New Roman" w:eastAsia="Times New Roman" w:hAnsi="Times New Roman"/>
                    <w:spacing w:val="-1"/>
                  </w:rPr>
                </w:rPrChange>
              </w:rPr>
            </w:pPr>
          </w:p>
          <w:p w14:paraId="4B97116E" w14:textId="77777777" w:rsidR="003F3EDE" w:rsidRPr="004866BB" w:rsidRDefault="003F3EDE" w:rsidP="0025185C">
            <w:pPr>
              <w:jc w:val="center"/>
              <w:rPr>
                <w:rFonts w:ascii="Arial" w:eastAsia="Times New Roman" w:hAnsi="Arial" w:cs="Arial"/>
                <w:spacing w:val="-1"/>
                <w:sz w:val="20"/>
                <w:szCs w:val="20"/>
                <w:rPrChange w:id="6652" w:author="Adelino Naquarta Sepalanga Domingos" w:date="2025-03-05T09:17:00Z" w16du:dateUtc="2025-03-05T08:17:00Z">
                  <w:rPr>
                    <w:rFonts w:ascii="Times New Roman" w:eastAsia="Times New Roman" w:hAnsi="Times New Roman"/>
                    <w:spacing w:val="-1"/>
                  </w:rPr>
                </w:rPrChange>
              </w:rPr>
            </w:pPr>
          </w:p>
          <w:p w14:paraId="7D8473F6" w14:textId="77777777" w:rsidR="003F3EDE" w:rsidRPr="004866BB" w:rsidRDefault="003F3EDE" w:rsidP="0025185C">
            <w:pPr>
              <w:jc w:val="center"/>
              <w:rPr>
                <w:rFonts w:ascii="Arial" w:eastAsia="Times New Roman" w:hAnsi="Arial" w:cs="Arial"/>
                <w:spacing w:val="-1"/>
                <w:sz w:val="20"/>
                <w:szCs w:val="20"/>
                <w:rPrChange w:id="6653" w:author="Adelino Naquarta Sepalanga Domingos" w:date="2025-03-05T09:17:00Z" w16du:dateUtc="2025-03-05T08:17:00Z">
                  <w:rPr>
                    <w:rFonts w:ascii="Times New Roman" w:eastAsia="Times New Roman" w:hAnsi="Times New Roman"/>
                    <w:spacing w:val="-1"/>
                  </w:rPr>
                </w:rPrChange>
              </w:rPr>
            </w:pPr>
          </w:p>
          <w:p w14:paraId="5D619DC0" w14:textId="77777777" w:rsidR="003F3EDE" w:rsidRPr="004866BB" w:rsidRDefault="003F3EDE" w:rsidP="0025185C">
            <w:pPr>
              <w:jc w:val="center"/>
              <w:rPr>
                <w:rFonts w:ascii="Arial" w:eastAsia="Times New Roman" w:hAnsi="Arial" w:cs="Arial"/>
                <w:spacing w:val="-1"/>
                <w:sz w:val="20"/>
                <w:szCs w:val="20"/>
                <w:rPrChange w:id="665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55" w:author="Adelino Naquarta Sepalanga Domingos" w:date="2025-03-05T09:17:00Z" w16du:dateUtc="2025-03-05T08:17:00Z">
                  <w:rPr>
                    <w:rFonts w:ascii="Times New Roman" w:eastAsia="Times New Roman" w:hAnsi="Times New Roman"/>
                    <w:spacing w:val="-1"/>
                  </w:rPr>
                </w:rPrChange>
              </w:rPr>
              <w:t>4.1.4.19.17.</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EDB27C" w14:textId="77777777" w:rsidR="003F3EDE" w:rsidRPr="004866BB" w:rsidRDefault="003F3EDE" w:rsidP="0025185C">
            <w:pPr>
              <w:jc w:val="center"/>
              <w:rPr>
                <w:rFonts w:ascii="Arial" w:eastAsia="Times New Roman" w:hAnsi="Arial" w:cs="Arial"/>
                <w:spacing w:val="-1"/>
                <w:sz w:val="20"/>
                <w:szCs w:val="20"/>
                <w:rPrChange w:id="6656" w:author="Adelino Naquarta Sepalanga Domingos" w:date="2025-03-05T09:17:00Z" w16du:dateUtc="2025-03-05T08:17:00Z">
                  <w:rPr>
                    <w:rFonts w:ascii="Times New Roman" w:eastAsia="Times New Roman" w:hAnsi="Times New Roman"/>
                    <w:spacing w:val="-1"/>
                  </w:rPr>
                </w:rPrChange>
              </w:rPr>
            </w:pPr>
          </w:p>
          <w:p w14:paraId="2DE4E975" w14:textId="77777777" w:rsidR="003F3EDE" w:rsidRPr="004866BB" w:rsidRDefault="003F3EDE" w:rsidP="0025185C">
            <w:pPr>
              <w:jc w:val="center"/>
              <w:rPr>
                <w:rFonts w:ascii="Arial" w:eastAsia="Times New Roman" w:hAnsi="Arial" w:cs="Arial"/>
                <w:spacing w:val="-1"/>
                <w:sz w:val="20"/>
                <w:szCs w:val="20"/>
                <w:rPrChange w:id="6657" w:author="Adelino Naquarta Sepalanga Domingos" w:date="2025-03-05T09:17:00Z" w16du:dateUtc="2025-03-05T08:17:00Z">
                  <w:rPr>
                    <w:rFonts w:ascii="Times New Roman" w:eastAsia="Times New Roman" w:hAnsi="Times New Roman"/>
                    <w:spacing w:val="-1"/>
                  </w:rPr>
                </w:rPrChange>
              </w:rPr>
            </w:pPr>
          </w:p>
          <w:p w14:paraId="41DD0000" w14:textId="77777777" w:rsidR="003F3EDE" w:rsidRPr="004866BB" w:rsidRDefault="003F3EDE" w:rsidP="0025185C">
            <w:pPr>
              <w:jc w:val="center"/>
              <w:rPr>
                <w:rFonts w:ascii="Arial" w:eastAsia="Times New Roman" w:hAnsi="Arial" w:cs="Arial"/>
                <w:spacing w:val="-1"/>
                <w:sz w:val="20"/>
                <w:szCs w:val="20"/>
                <w:rPrChange w:id="6658" w:author="Adelino Naquarta Sepalanga Domingos" w:date="2025-03-05T09:17:00Z" w16du:dateUtc="2025-03-05T08:17:00Z">
                  <w:rPr>
                    <w:rFonts w:ascii="Times New Roman" w:eastAsia="Times New Roman" w:hAnsi="Times New Roman"/>
                    <w:spacing w:val="-1"/>
                  </w:rPr>
                </w:rPrChange>
              </w:rPr>
            </w:pPr>
          </w:p>
          <w:p w14:paraId="5655D950" w14:textId="77777777" w:rsidR="003F3EDE" w:rsidRPr="004866BB" w:rsidRDefault="003F3EDE" w:rsidP="0025185C">
            <w:pPr>
              <w:jc w:val="center"/>
              <w:rPr>
                <w:rFonts w:ascii="Arial" w:eastAsia="Times New Roman" w:hAnsi="Arial" w:cs="Arial"/>
                <w:spacing w:val="-1"/>
                <w:sz w:val="20"/>
                <w:szCs w:val="20"/>
                <w:rPrChange w:id="665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60"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67EBFAF" w14:textId="77777777" w:rsidR="003F3EDE" w:rsidRPr="004866BB" w:rsidRDefault="003F3EDE" w:rsidP="0025185C">
            <w:pPr>
              <w:rPr>
                <w:rFonts w:ascii="Arial" w:eastAsia="Times New Roman" w:hAnsi="Arial" w:cs="Arial"/>
                <w:spacing w:val="-1"/>
                <w:sz w:val="20"/>
                <w:szCs w:val="20"/>
                <w:rPrChange w:id="6661" w:author="Adelino Naquarta Sepalanga Domingos" w:date="2025-03-05T09:17:00Z" w16du:dateUtc="2025-03-05T08:17:00Z">
                  <w:rPr>
                    <w:rFonts w:ascii="Times New Roman" w:eastAsia="Times New Roman" w:hAnsi="Times New Roman"/>
                    <w:spacing w:val="-1"/>
                  </w:rPr>
                </w:rPrChange>
              </w:rPr>
            </w:pPr>
          </w:p>
          <w:p w14:paraId="378C6C73" w14:textId="77777777" w:rsidR="003F3EDE" w:rsidRPr="004866BB" w:rsidRDefault="003F3EDE" w:rsidP="0025185C">
            <w:pPr>
              <w:rPr>
                <w:rFonts w:ascii="Arial" w:eastAsia="Times New Roman" w:hAnsi="Arial" w:cs="Arial"/>
                <w:spacing w:val="-1"/>
                <w:sz w:val="20"/>
                <w:szCs w:val="20"/>
                <w:rPrChange w:id="6662" w:author="Adelino Naquarta Sepalanga Domingos" w:date="2025-03-05T09:17:00Z" w16du:dateUtc="2025-03-05T08:17:00Z">
                  <w:rPr>
                    <w:rFonts w:ascii="Times New Roman" w:eastAsia="Times New Roman" w:hAnsi="Times New Roman"/>
                    <w:spacing w:val="-1"/>
                  </w:rPr>
                </w:rPrChange>
              </w:rPr>
            </w:pPr>
          </w:p>
          <w:p w14:paraId="21294362" w14:textId="77777777" w:rsidR="003F3EDE" w:rsidRPr="004866BB" w:rsidRDefault="003F3EDE" w:rsidP="0025185C">
            <w:pPr>
              <w:rPr>
                <w:rFonts w:ascii="Arial" w:eastAsia="Times New Roman" w:hAnsi="Arial" w:cs="Arial"/>
                <w:spacing w:val="-1"/>
                <w:sz w:val="20"/>
                <w:szCs w:val="20"/>
                <w:rPrChange w:id="6663" w:author="Adelino Naquarta Sepalanga Domingos" w:date="2025-03-05T09:17:00Z" w16du:dateUtc="2025-03-05T08:17:00Z">
                  <w:rPr>
                    <w:rFonts w:ascii="Times New Roman" w:eastAsia="Times New Roman" w:hAnsi="Times New Roman"/>
                    <w:spacing w:val="-1"/>
                  </w:rPr>
                </w:rPrChange>
              </w:rPr>
            </w:pPr>
          </w:p>
          <w:p w14:paraId="470AC4A4" w14:textId="77777777" w:rsidR="003F3EDE" w:rsidRPr="004866BB" w:rsidRDefault="003F3EDE" w:rsidP="0025185C">
            <w:pPr>
              <w:rPr>
                <w:rFonts w:ascii="Arial" w:eastAsia="Times New Roman" w:hAnsi="Arial" w:cs="Arial"/>
                <w:spacing w:val="-1"/>
                <w:sz w:val="20"/>
                <w:szCs w:val="20"/>
                <w:rPrChange w:id="666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65" w:author="Adelino Naquarta Sepalanga Domingos" w:date="2025-03-05T09:17:00Z" w16du:dateUtc="2025-03-05T08:17:00Z">
                  <w:rPr>
                    <w:rFonts w:ascii="Times New Roman" w:eastAsia="Times New Roman" w:hAnsi="Times New Roman"/>
                    <w:spacing w:val="-1"/>
                  </w:rPr>
                </w:rPrChange>
              </w:rPr>
              <w:t>Código do motivo de isenção de imposto (</w:t>
            </w:r>
            <w:proofErr w:type="spellStart"/>
            <w:r w:rsidRPr="004866BB">
              <w:rPr>
                <w:rFonts w:ascii="Arial" w:eastAsia="Times New Roman" w:hAnsi="Arial" w:cs="Arial"/>
                <w:spacing w:val="-1"/>
                <w:sz w:val="20"/>
                <w:szCs w:val="20"/>
                <w:rPrChange w:id="6666" w:author="Adelino Naquarta Sepalanga Domingos" w:date="2025-03-05T09:17:00Z" w16du:dateUtc="2025-03-05T08:17:00Z">
                  <w:rPr>
                    <w:rFonts w:ascii="Times New Roman" w:eastAsia="Times New Roman" w:hAnsi="Times New Roman"/>
                    <w:spacing w:val="-1"/>
                  </w:rPr>
                </w:rPrChange>
              </w:rPr>
              <w:t>TaxExemptionCode</w:t>
            </w:r>
            <w:proofErr w:type="spellEnd"/>
            <w:r w:rsidRPr="004866BB">
              <w:rPr>
                <w:rFonts w:ascii="Arial" w:eastAsia="Times New Roman" w:hAnsi="Arial" w:cs="Arial"/>
                <w:spacing w:val="-1"/>
                <w:sz w:val="20"/>
                <w:szCs w:val="20"/>
                <w:rPrChange w:id="6667"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326B0B5" w14:textId="77777777" w:rsidR="003F3EDE" w:rsidRPr="004866BB" w:rsidRDefault="003F3EDE" w:rsidP="0025185C">
            <w:pPr>
              <w:rPr>
                <w:rFonts w:ascii="Arial" w:eastAsia="Times New Roman" w:hAnsi="Arial" w:cs="Arial"/>
                <w:spacing w:val="-1"/>
                <w:sz w:val="20"/>
                <w:szCs w:val="20"/>
                <w:rPrChange w:id="666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69" w:author="Adelino Naquarta Sepalanga Domingos" w:date="2025-03-05T09:17:00Z" w16du:dateUtc="2025-03-05T08:17:00Z">
                  <w:rPr>
                    <w:rFonts w:ascii="Times New Roman" w:eastAsia="Times New Roman" w:hAnsi="Times New Roman"/>
                    <w:spacing w:val="-1"/>
                  </w:rPr>
                </w:rPrChange>
              </w:rPr>
              <w:t>O preenchimento é obrigatório, quando os campos 4.1.4.19.15.4 - Percentagem da taxa de imposto (</w:t>
            </w:r>
            <w:proofErr w:type="spellStart"/>
            <w:r w:rsidRPr="004866BB">
              <w:rPr>
                <w:rFonts w:ascii="Arial" w:eastAsia="Times New Roman" w:hAnsi="Arial" w:cs="Arial"/>
                <w:spacing w:val="-1"/>
                <w:sz w:val="20"/>
                <w:szCs w:val="20"/>
                <w:rPrChange w:id="6670" w:author="Adelino Naquarta Sepalanga Domingos" w:date="2025-03-05T09:17:00Z" w16du:dateUtc="2025-03-05T08:17:00Z">
                  <w:rPr>
                    <w:rFonts w:ascii="Times New Roman" w:eastAsia="Times New Roman" w:hAnsi="Times New Roman"/>
                    <w:spacing w:val="-1"/>
                  </w:rPr>
                </w:rPrChange>
              </w:rPr>
              <w:t>TaxPercentage</w:t>
            </w:r>
            <w:proofErr w:type="spellEnd"/>
            <w:r w:rsidRPr="004866BB">
              <w:rPr>
                <w:rFonts w:ascii="Arial" w:eastAsia="Times New Roman" w:hAnsi="Arial" w:cs="Arial"/>
                <w:spacing w:val="-1"/>
                <w:sz w:val="20"/>
                <w:szCs w:val="20"/>
                <w:rPrChange w:id="6671" w:author="Adelino Naquarta Sepalanga Domingos" w:date="2025-03-05T09:17:00Z" w16du:dateUtc="2025-03-05T08:17:00Z">
                  <w:rPr>
                    <w:rFonts w:ascii="Times New Roman" w:eastAsia="Times New Roman" w:hAnsi="Times New Roman"/>
                    <w:spacing w:val="-1"/>
                  </w:rPr>
                </w:rPrChange>
              </w:rPr>
              <w:t>) ou 4.1.4.19.15.5 - Montante do imposto (</w:t>
            </w:r>
            <w:proofErr w:type="spellStart"/>
            <w:r w:rsidRPr="004866BB">
              <w:rPr>
                <w:rFonts w:ascii="Arial" w:eastAsia="Times New Roman" w:hAnsi="Arial" w:cs="Arial"/>
                <w:spacing w:val="-1"/>
                <w:sz w:val="20"/>
                <w:szCs w:val="20"/>
                <w:rPrChange w:id="6672" w:author="Adelino Naquarta Sepalanga Domingos" w:date="2025-03-05T09:17:00Z" w16du:dateUtc="2025-03-05T08:17:00Z">
                  <w:rPr>
                    <w:rFonts w:ascii="Times New Roman" w:eastAsia="Times New Roman" w:hAnsi="Times New Roman"/>
                    <w:spacing w:val="-1"/>
                  </w:rPr>
                </w:rPrChange>
              </w:rPr>
              <w:t>TaxAmount</w:t>
            </w:r>
            <w:proofErr w:type="spellEnd"/>
            <w:r w:rsidRPr="004866BB">
              <w:rPr>
                <w:rFonts w:ascii="Arial" w:eastAsia="Times New Roman" w:hAnsi="Arial" w:cs="Arial"/>
                <w:spacing w:val="-1"/>
                <w:sz w:val="20"/>
                <w:szCs w:val="20"/>
                <w:rPrChange w:id="6673" w:author="Adelino Naquarta Sepalanga Domingos" w:date="2025-03-05T09:17:00Z" w16du:dateUtc="2025-03-05T08:17:00Z">
                  <w:rPr>
                    <w:rFonts w:ascii="Times New Roman" w:eastAsia="Times New Roman" w:hAnsi="Times New Roman"/>
                    <w:spacing w:val="-1"/>
                  </w:rPr>
                </w:rPrChange>
              </w:rPr>
              <w:t>) são iguais a zero.</w:t>
            </w:r>
          </w:p>
          <w:p w14:paraId="7E55BD28" w14:textId="77777777" w:rsidR="003F3EDE" w:rsidRPr="004866BB" w:rsidRDefault="003F3EDE" w:rsidP="0025185C">
            <w:pPr>
              <w:rPr>
                <w:rFonts w:ascii="Arial" w:eastAsia="Times New Roman" w:hAnsi="Arial" w:cs="Arial"/>
                <w:spacing w:val="-1"/>
                <w:sz w:val="20"/>
                <w:szCs w:val="20"/>
                <w:rPrChange w:id="667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75" w:author="Adelino Naquarta Sepalanga Domingos" w:date="2025-03-05T09:17:00Z" w16du:dateUtc="2025-03-05T08:17:00Z">
                  <w:rPr>
                    <w:rFonts w:ascii="Times New Roman" w:eastAsia="Times New Roman" w:hAnsi="Times New Roman"/>
                    <w:spacing w:val="-1"/>
                  </w:rPr>
                </w:rPrChange>
              </w:rPr>
              <w:t>Este campo deve ser igualmente preenchido nos casos de não sujeição aos impostos referidos na tabela 2.5. – Tabela de impostos (</w:t>
            </w:r>
            <w:proofErr w:type="spellStart"/>
            <w:r w:rsidRPr="004866BB">
              <w:rPr>
                <w:rFonts w:ascii="Arial" w:eastAsia="Times New Roman" w:hAnsi="Arial" w:cs="Arial"/>
                <w:spacing w:val="-1"/>
                <w:sz w:val="20"/>
                <w:szCs w:val="20"/>
                <w:rPrChange w:id="6676" w:author="Adelino Naquarta Sepalanga Domingos" w:date="2025-03-05T09:17:00Z" w16du:dateUtc="2025-03-05T08:17:00Z">
                  <w:rPr>
                    <w:rFonts w:ascii="Times New Roman" w:eastAsia="Times New Roman" w:hAnsi="Times New Roman"/>
                    <w:spacing w:val="-1"/>
                  </w:rPr>
                </w:rPrChange>
              </w:rPr>
              <w:t>TaxTable</w:t>
            </w:r>
            <w:proofErr w:type="spellEnd"/>
            <w:r w:rsidRPr="004866BB">
              <w:rPr>
                <w:rFonts w:ascii="Arial" w:eastAsia="Times New Roman" w:hAnsi="Arial" w:cs="Arial"/>
                <w:spacing w:val="-1"/>
                <w:sz w:val="20"/>
                <w:szCs w:val="20"/>
                <w:rPrChange w:id="6677"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46AA95" w14:textId="77777777" w:rsidR="003F3EDE" w:rsidRPr="004866BB" w:rsidRDefault="003F3EDE" w:rsidP="0025185C">
            <w:pPr>
              <w:jc w:val="center"/>
              <w:rPr>
                <w:rFonts w:ascii="Arial" w:eastAsia="Times New Roman" w:hAnsi="Arial" w:cs="Arial"/>
                <w:spacing w:val="-1"/>
                <w:sz w:val="20"/>
                <w:szCs w:val="20"/>
                <w:rPrChange w:id="6678" w:author="Adelino Naquarta Sepalanga Domingos" w:date="2025-03-05T09:17:00Z" w16du:dateUtc="2025-03-05T08:17:00Z">
                  <w:rPr>
                    <w:rFonts w:ascii="Times New Roman" w:eastAsia="Times New Roman" w:hAnsi="Times New Roman"/>
                    <w:spacing w:val="-1"/>
                  </w:rPr>
                </w:rPrChange>
              </w:rPr>
            </w:pPr>
          </w:p>
          <w:p w14:paraId="440AFB0F" w14:textId="77777777" w:rsidR="003F3EDE" w:rsidRPr="004866BB" w:rsidRDefault="003F3EDE" w:rsidP="0025185C">
            <w:pPr>
              <w:jc w:val="center"/>
              <w:rPr>
                <w:rFonts w:ascii="Arial" w:eastAsia="Times New Roman" w:hAnsi="Arial" w:cs="Arial"/>
                <w:spacing w:val="-1"/>
                <w:sz w:val="20"/>
                <w:szCs w:val="20"/>
                <w:rPrChange w:id="6679" w:author="Adelino Naquarta Sepalanga Domingos" w:date="2025-03-05T09:17:00Z" w16du:dateUtc="2025-03-05T08:17:00Z">
                  <w:rPr>
                    <w:rFonts w:ascii="Times New Roman" w:eastAsia="Times New Roman" w:hAnsi="Times New Roman"/>
                    <w:spacing w:val="-1"/>
                  </w:rPr>
                </w:rPrChange>
              </w:rPr>
            </w:pPr>
          </w:p>
          <w:p w14:paraId="744E3B9F" w14:textId="77777777" w:rsidR="003F3EDE" w:rsidRPr="004866BB" w:rsidRDefault="003F3EDE" w:rsidP="0025185C">
            <w:pPr>
              <w:jc w:val="center"/>
              <w:rPr>
                <w:rFonts w:ascii="Arial" w:eastAsia="Times New Roman" w:hAnsi="Arial" w:cs="Arial"/>
                <w:spacing w:val="-1"/>
                <w:sz w:val="20"/>
                <w:szCs w:val="20"/>
                <w:rPrChange w:id="6680" w:author="Adelino Naquarta Sepalanga Domingos" w:date="2025-03-05T09:17:00Z" w16du:dateUtc="2025-03-05T08:17:00Z">
                  <w:rPr>
                    <w:rFonts w:ascii="Times New Roman" w:eastAsia="Times New Roman" w:hAnsi="Times New Roman"/>
                    <w:spacing w:val="-1"/>
                  </w:rPr>
                </w:rPrChange>
              </w:rPr>
            </w:pPr>
          </w:p>
          <w:p w14:paraId="78524668" w14:textId="77777777" w:rsidR="003F3EDE" w:rsidRPr="004866BB" w:rsidRDefault="003F3EDE" w:rsidP="0025185C">
            <w:pPr>
              <w:jc w:val="center"/>
              <w:rPr>
                <w:rFonts w:ascii="Arial" w:eastAsia="Times New Roman" w:hAnsi="Arial" w:cs="Arial"/>
                <w:spacing w:val="-1"/>
                <w:sz w:val="20"/>
                <w:szCs w:val="20"/>
                <w:rPrChange w:id="6681" w:author="Adelino Naquarta Sepalanga Domingos" w:date="2025-03-05T09:17:00Z" w16du:dateUtc="2025-03-05T08:17:00Z">
                  <w:rPr>
                    <w:rFonts w:ascii="Times New Roman" w:eastAsia="Times New Roman" w:hAnsi="Times New Roman"/>
                    <w:spacing w:val="-1"/>
                  </w:rPr>
                </w:rPrChange>
              </w:rPr>
            </w:pPr>
          </w:p>
          <w:p w14:paraId="07640988" w14:textId="77777777" w:rsidR="003F3EDE" w:rsidRPr="004866BB" w:rsidRDefault="003F3EDE" w:rsidP="0025185C">
            <w:pPr>
              <w:jc w:val="center"/>
              <w:rPr>
                <w:rFonts w:ascii="Arial" w:eastAsia="Times New Roman" w:hAnsi="Arial" w:cs="Arial"/>
                <w:spacing w:val="-1"/>
                <w:sz w:val="20"/>
                <w:szCs w:val="20"/>
                <w:rPrChange w:id="668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83" w:author="Adelino Naquarta Sepalanga Domingos" w:date="2025-03-05T09:17:00Z" w16du:dateUtc="2025-03-05T08:17:00Z">
                  <w:rPr>
                    <w:rFonts w:ascii="Times New Roman" w:eastAsia="Times New Roman" w:hAnsi="Times New Roman"/>
                    <w:spacing w:val="-1"/>
                  </w:rPr>
                </w:rPrChange>
              </w:rPr>
              <w:t>Texto 3</w:t>
            </w:r>
          </w:p>
        </w:tc>
      </w:tr>
      <w:tr w:rsidR="003F3EDE" w:rsidRPr="004866BB" w14:paraId="796211F5"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AE3583" w14:textId="77777777" w:rsidR="003F3EDE" w:rsidRPr="004866BB" w:rsidRDefault="003F3EDE" w:rsidP="0025185C">
            <w:pPr>
              <w:jc w:val="center"/>
              <w:rPr>
                <w:rFonts w:ascii="Arial" w:eastAsia="Times New Roman" w:hAnsi="Arial" w:cs="Arial"/>
                <w:spacing w:val="-1"/>
                <w:sz w:val="20"/>
                <w:szCs w:val="20"/>
                <w:rPrChange w:id="6684" w:author="Adelino Naquarta Sepalanga Domingos" w:date="2025-03-05T09:17:00Z" w16du:dateUtc="2025-03-05T08:17:00Z">
                  <w:rPr>
                    <w:rFonts w:ascii="Times New Roman" w:eastAsia="Times New Roman" w:hAnsi="Times New Roman"/>
                    <w:spacing w:val="-1"/>
                  </w:rPr>
                </w:rPrChange>
              </w:rPr>
            </w:pPr>
          </w:p>
          <w:p w14:paraId="1947C86C" w14:textId="77777777" w:rsidR="003F3EDE" w:rsidRPr="004866BB" w:rsidRDefault="003F3EDE" w:rsidP="0025185C">
            <w:pPr>
              <w:jc w:val="center"/>
              <w:rPr>
                <w:rFonts w:ascii="Arial" w:eastAsia="Times New Roman" w:hAnsi="Arial" w:cs="Arial"/>
                <w:spacing w:val="-1"/>
                <w:sz w:val="20"/>
                <w:szCs w:val="20"/>
                <w:rPrChange w:id="6685" w:author="Adelino Naquarta Sepalanga Domingos" w:date="2025-03-05T09:17:00Z" w16du:dateUtc="2025-03-05T08:17:00Z">
                  <w:rPr>
                    <w:rFonts w:ascii="Times New Roman" w:eastAsia="Times New Roman" w:hAnsi="Times New Roman"/>
                    <w:spacing w:val="-1"/>
                  </w:rPr>
                </w:rPrChange>
              </w:rPr>
            </w:pPr>
          </w:p>
          <w:p w14:paraId="71E084F0" w14:textId="77777777" w:rsidR="003F3EDE" w:rsidRPr="004866BB" w:rsidRDefault="003F3EDE" w:rsidP="0025185C">
            <w:pPr>
              <w:jc w:val="center"/>
              <w:rPr>
                <w:rFonts w:ascii="Arial" w:eastAsia="Times New Roman" w:hAnsi="Arial" w:cs="Arial"/>
                <w:spacing w:val="-1"/>
                <w:sz w:val="20"/>
                <w:szCs w:val="20"/>
                <w:rPrChange w:id="668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87" w:author="Adelino Naquarta Sepalanga Domingos" w:date="2025-03-05T09:17:00Z" w16du:dateUtc="2025-03-05T08:17:00Z">
                  <w:rPr>
                    <w:rFonts w:ascii="Times New Roman" w:eastAsia="Times New Roman" w:hAnsi="Times New Roman"/>
                    <w:spacing w:val="-1"/>
                  </w:rPr>
                </w:rPrChange>
              </w:rPr>
              <w:t>4.1.4.19.18.</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58E3BF" w14:textId="77777777" w:rsidR="003F3EDE" w:rsidRPr="004866BB" w:rsidRDefault="003F3EDE" w:rsidP="0025185C">
            <w:pPr>
              <w:jc w:val="center"/>
              <w:rPr>
                <w:rFonts w:ascii="Arial" w:eastAsia="Times New Roman" w:hAnsi="Arial" w:cs="Arial"/>
                <w:spacing w:val="-1"/>
                <w:sz w:val="20"/>
                <w:szCs w:val="20"/>
                <w:rPrChange w:id="6688"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25FA44" w14:textId="77777777" w:rsidR="003F3EDE" w:rsidRPr="004866BB" w:rsidRDefault="003F3EDE" w:rsidP="0025185C">
            <w:pPr>
              <w:rPr>
                <w:rFonts w:ascii="Arial" w:eastAsia="Times New Roman" w:hAnsi="Arial" w:cs="Arial"/>
                <w:spacing w:val="-1"/>
                <w:sz w:val="20"/>
                <w:szCs w:val="20"/>
                <w:rPrChange w:id="6689" w:author="Adelino Naquarta Sepalanga Domingos" w:date="2025-03-05T09:17:00Z" w16du:dateUtc="2025-03-05T08:17:00Z">
                  <w:rPr>
                    <w:rFonts w:ascii="Times New Roman" w:eastAsia="Times New Roman" w:hAnsi="Times New Roman"/>
                    <w:spacing w:val="-1"/>
                  </w:rPr>
                </w:rPrChange>
              </w:rPr>
            </w:pPr>
          </w:p>
          <w:p w14:paraId="59FEE169" w14:textId="77777777" w:rsidR="003F3EDE" w:rsidRPr="004866BB" w:rsidRDefault="003F3EDE" w:rsidP="0025185C">
            <w:pPr>
              <w:rPr>
                <w:rFonts w:ascii="Arial" w:eastAsia="Times New Roman" w:hAnsi="Arial" w:cs="Arial"/>
                <w:spacing w:val="-1"/>
                <w:sz w:val="20"/>
                <w:szCs w:val="20"/>
                <w:rPrChange w:id="6690" w:author="Adelino Naquarta Sepalanga Domingos" w:date="2025-03-05T09:17:00Z" w16du:dateUtc="2025-03-05T08:17:00Z">
                  <w:rPr>
                    <w:rFonts w:ascii="Times New Roman" w:eastAsia="Times New Roman" w:hAnsi="Times New Roman"/>
                    <w:spacing w:val="-1"/>
                  </w:rPr>
                </w:rPrChange>
              </w:rPr>
            </w:pPr>
          </w:p>
          <w:p w14:paraId="221A69C4" w14:textId="77777777" w:rsidR="003F3EDE" w:rsidRPr="004866BB" w:rsidRDefault="003F3EDE" w:rsidP="0025185C">
            <w:pPr>
              <w:rPr>
                <w:rFonts w:ascii="Arial" w:eastAsia="Times New Roman" w:hAnsi="Arial" w:cs="Arial"/>
                <w:spacing w:val="-1"/>
                <w:sz w:val="20"/>
                <w:szCs w:val="20"/>
                <w:rPrChange w:id="669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92" w:author="Adelino Naquarta Sepalanga Domingos" w:date="2025-03-05T09:17:00Z" w16du:dateUtc="2025-03-05T08:17:00Z">
                  <w:rPr>
                    <w:rFonts w:ascii="Times New Roman" w:eastAsia="Times New Roman" w:hAnsi="Times New Roman"/>
                    <w:spacing w:val="-1"/>
                  </w:rPr>
                </w:rPrChange>
              </w:rPr>
              <w:t>Montante do desconto da linha (</w:t>
            </w:r>
            <w:proofErr w:type="spellStart"/>
            <w:r w:rsidRPr="004866BB">
              <w:rPr>
                <w:rFonts w:ascii="Arial" w:eastAsia="Times New Roman" w:hAnsi="Arial" w:cs="Arial"/>
                <w:spacing w:val="-1"/>
                <w:sz w:val="20"/>
                <w:szCs w:val="20"/>
                <w:rPrChange w:id="6693" w:author="Adelino Naquarta Sepalanga Domingos" w:date="2025-03-05T09:17:00Z" w16du:dateUtc="2025-03-05T08:17:00Z">
                  <w:rPr>
                    <w:rFonts w:ascii="Times New Roman" w:eastAsia="Times New Roman" w:hAnsi="Times New Roman"/>
                    <w:spacing w:val="-1"/>
                  </w:rPr>
                </w:rPrChange>
              </w:rPr>
              <w:t>SettlementAmount</w:t>
            </w:r>
            <w:proofErr w:type="spellEnd"/>
            <w:r w:rsidRPr="004866BB">
              <w:rPr>
                <w:rFonts w:ascii="Arial" w:eastAsia="Times New Roman" w:hAnsi="Arial" w:cs="Arial"/>
                <w:spacing w:val="-1"/>
                <w:sz w:val="20"/>
                <w:szCs w:val="20"/>
                <w:rPrChange w:id="6694"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5837E7" w14:textId="77777777" w:rsidR="003F3EDE" w:rsidRPr="004866BB" w:rsidRDefault="003F3EDE" w:rsidP="0025185C">
            <w:pPr>
              <w:rPr>
                <w:rFonts w:ascii="Arial" w:eastAsia="Times New Roman" w:hAnsi="Arial" w:cs="Arial"/>
                <w:spacing w:val="-1"/>
                <w:sz w:val="20"/>
                <w:szCs w:val="20"/>
                <w:rPrChange w:id="669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696" w:author="Adelino Naquarta Sepalanga Domingos" w:date="2025-03-05T09:17:00Z" w16du:dateUtc="2025-03-05T08:17:00Z">
                  <w:rPr>
                    <w:rFonts w:ascii="Times New Roman" w:eastAsia="Times New Roman" w:hAnsi="Times New Roman"/>
                    <w:spacing w:val="-1"/>
                  </w:rPr>
                </w:rPrChange>
              </w:rPr>
              <w:t>Deve reflectir todos os descontos concedidos (a proporção dos descontos globais para esta linha e os específicos da mesma linha) que afectam o valor do campo 4.1.4.20.3. – Total do documento com impostos (</w:t>
            </w:r>
            <w:proofErr w:type="spellStart"/>
            <w:r w:rsidRPr="004866BB">
              <w:rPr>
                <w:rFonts w:ascii="Arial" w:eastAsia="Times New Roman" w:hAnsi="Arial" w:cs="Arial"/>
                <w:spacing w:val="-1"/>
                <w:sz w:val="20"/>
                <w:szCs w:val="20"/>
                <w:rPrChange w:id="6697" w:author="Adelino Naquarta Sepalanga Domingos" w:date="2025-03-05T09:17:00Z" w16du:dateUtc="2025-03-05T08:17:00Z">
                  <w:rPr>
                    <w:rFonts w:ascii="Times New Roman" w:eastAsia="Times New Roman" w:hAnsi="Times New Roman"/>
                    <w:spacing w:val="-1"/>
                  </w:rPr>
                </w:rPrChange>
              </w:rPr>
              <w:t>GrossTotal</w:t>
            </w:r>
            <w:proofErr w:type="spellEnd"/>
            <w:r w:rsidRPr="004866BB">
              <w:rPr>
                <w:rFonts w:ascii="Arial" w:eastAsia="Times New Roman" w:hAnsi="Arial" w:cs="Arial"/>
                <w:spacing w:val="-1"/>
                <w:sz w:val="20"/>
                <w:szCs w:val="20"/>
                <w:rPrChange w:id="6698"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657F7E" w14:textId="77777777" w:rsidR="003F3EDE" w:rsidRPr="004866BB" w:rsidRDefault="003F3EDE" w:rsidP="0025185C">
            <w:pPr>
              <w:jc w:val="center"/>
              <w:rPr>
                <w:rFonts w:ascii="Arial" w:eastAsia="Times New Roman" w:hAnsi="Arial" w:cs="Arial"/>
                <w:spacing w:val="-1"/>
                <w:sz w:val="20"/>
                <w:szCs w:val="20"/>
                <w:rPrChange w:id="6699" w:author="Adelino Naquarta Sepalanga Domingos" w:date="2025-03-05T09:17:00Z" w16du:dateUtc="2025-03-05T08:17:00Z">
                  <w:rPr>
                    <w:rFonts w:ascii="Times New Roman" w:eastAsia="Times New Roman" w:hAnsi="Times New Roman"/>
                    <w:spacing w:val="-1"/>
                  </w:rPr>
                </w:rPrChange>
              </w:rPr>
            </w:pPr>
          </w:p>
          <w:p w14:paraId="31D8F82A" w14:textId="77777777" w:rsidR="003F3EDE" w:rsidRPr="004866BB" w:rsidRDefault="003F3EDE" w:rsidP="0025185C">
            <w:pPr>
              <w:jc w:val="center"/>
              <w:rPr>
                <w:rFonts w:ascii="Arial" w:eastAsia="Times New Roman" w:hAnsi="Arial" w:cs="Arial"/>
                <w:spacing w:val="-1"/>
                <w:sz w:val="20"/>
                <w:szCs w:val="20"/>
                <w:rPrChange w:id="6700" w:author="Adelino Naquarta Sepalanga Domingos" w:date="2025-03-05T09:17:00Z" w16du:dateUtc="2025-03-05T08:17:00Z">
                  <w:rPr>
                    <w:rFonts w:ascii="Times New Roman" w:eastAsia="Times New Roman" w:hAnsi="Times New Roman"/>
                    <w:spacing w:val="-1"/>
                  </w:rPr>
                </w:rPrChange>
              </w:rPr>
            </w:pPr>
          </w:p>
          <w:p w14:paraId="6BB5329B" w14:textId="77777777" w:rsidR="003F3EDE" w:rsidRPr="004866BB" w:rsidRDefault="003F3EDE" w:rsidP="0025185C">
            <w:pPr>
              <w:jc w:val="center"/>
              <w:rPr>
                <w:rFonts w:ascii="Arial" w:eastAsia="Times New Roman" w:hAnsi="Arial" w:cs="Arial"/>
                <w:spacing w:val="-1"/>
                <w:sz w:val="20"/>
                <w:szCs w:val="20"/>
                <w:rPrChange w:id="6701" w:author="Adelino Naquarta Sepalanga Domingos" w:date="2025-03-05T09:17:00Z" w16du:dateUtc="2025-03-05T08:17:00Z">
                  <w:rPr>
                    <w:rFonts w:ascii="Times New Roman" w:eastAsia="Times New Roman" w:hAnsi="Times New Roman"/>
                    <w:spacing w:val="-1"/>
                  </w:rPr>
                </w:rPrChange>
              </w:rPr>
            </w:pPr>
          </w:p>
          <w:p w14:paraId="21634BDD" w14:textId="77777777" w:rsidR="003F3EDE" w:rsidRPr="004866BB" w:rsidRDefault="003F3EDE" w:rsidP="0025185C">
            <w:pPr>
              <w:jc w:val="center"/>
              <w:rPr>
                <w:rFonts w:ascii="Arial" w:eastAsia="Times New Roman" w:hAnsi="Arial" w:cs="Arial"/>
                <w:spacing w:val="-1"/>
                <w:sz w:val="20"/>
                <w:szCs w:val="20"/>
                <w:rPrChange w:id="670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03"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0BE4AC5F" w14:textId="77777777" w:rsidTr="0025185C">
        <w:trPr>
          <w:trHeight w:val="67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57D871" w14:textId="77777777" w:rsidR="003F3EDE" w:rsidRPr="004866BB" w:rsidRDefault="003F3EDE" w:rsidP="0025185C">
            <w:pPr>
              <w:jc w:val="center"/>
              <w:rPr>
                <w:rFonts w:ascii="Arial" w:eastAsia="Times New Roman" w:hAnsi="Arial" w:cs="Arial"/>
                <w:spacing w:val="-1"/>
                <w:sz w:val="20"/>
                <w:szCs w:val="20"/>
                <w:rPrChange w:id="670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05" w:author="Adelino Naquarta Sepalanga Domingos" w:date="2025-03-05T09:17:00Z" w16du:dateUtc="2025-03-05T08:17:00Z">
                  <w:rPr>
                    <w:rFonts w:ascii="Times New Roman" w:eastAsia="Times New Roman" w:hAnsi="Times New Roman"/>
                    <w:spacing w:val="-1"/>
                  </w:rPr>
                </w:rPrChange>
              </w:rPr>
              <w:t>4.1.4.19.19.</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174B61" w14:textId="77777777" w:rsidR="003F3EDE" w:rsidRPr="004866BB" w:rsidRDefault="003F3EDE" w:rsidP="0025185C">
            <w:pPr>
              <w:jc w:val="center"/>
              <w:rPr>
                <w:rFonts w:ascii="Arial" w:eastAsia="Times New Roman" w:hAnsi="Arial" w:cs="Arial"/>
                <w:spacing w:val="-1"/>
                <w:sz w:val="20"/>
                <w:szCs w:val="20"/>
                <w:rPrChange w:id="6706"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B3AA64" w14:textId="77777777" w:rsidR="003F3EDE" w:rsidRPr="004866BB" w:rsidRDefault="003F3EDE" w:rsidP="0025185C">
            <w:pPr>
              <w:rPr>
                <w:rFonts w:ascii="Arial" w:eastAsia="Times New Roman" w:hAnsi="Arial" w:cs="Arial"/>
                <w:spacing w:val="-1"/>
                <w:sz w:val="20"/>
                <w:szCs w:val="20"/>
                <w:rPrChange w:id="67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08" w:author="Adelino Naquarta Sepalanga Domingos" w:date="2025-03-05T09:17:00Z" w16du:dateUtc="2025-03-05T08:17:00Z">
                  <w:rPr>
                    <w:rFonts w:ascii="Times New Roman" w:eastAsia="Times New Roman" w:hAnsi="Times New Roman"/>
                    <w:spacing w:val="-1"/>
                  </w:rPr>
                </w:rPrChange>
              </w:rPr>
              <w:t>Informação aduaneira (</w:t>
            </w:r>
            <w:proofErr w:type="spellStart"/>
            <w:r w:rsidRPr="004866BB">
              <w:rPr>
                <w:rFonts w:ascii="Arial" w:eastAsia="Times New Roman" w:hAnsi="Arial" w:cs="Arial"/>
                <w:spacing w:val="-1"/>
                <w:sz w:val="20"/>
                <w:szCs w:val="20"/>
                <w:rPrChange w:id="6709" w:author="Adelino Naquarta Sepalanga Domingos" w:date="2025-03-05T09:17:00Z" w16du:dateUtc="2025-03-05T08:17:00Z">
                  <w:rPr>
                    <w:rFonts w:ascii="Times New Roman" w:eastAsia="Times New Roman" w:hAnsi="Times New Roman"/>
                    <w:spacing w:val="-1"/>
                  </w:rPr>
                </w:rPrChange>
              </w:rPr>
              <w:t>CustomsInformation</w:t>
            </w:r>
            <w:proofErr w:type="spellEnd"/>
            <w:r w:rsidRPr="004866BB">
              <w:rPr>
                <w:rFonts w:ascii="Arial" w:eastAsia="Times New Roman" w:hAnsi="Arial" w:cs="Arial"/>
                <w:spacing w:val="-1"/>
                <w:sz w:val="20"/>
                <w:szCs w:val="20"/>
                <w:rPrChange w:id="671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69CBC95" w14:textId="77777777" w:rsidR="003F3EDE" w:rsidRPr="004866BB" w:rsidRDefault="003F3EDE" w:rsidP="0025185C">
            <w:pPr>
              <w:rPr>
                <w:rFonts w:ascii="Arial" w:eastAsia="Times New Roman" w:hAnsi="Arial" w:cs="Arial"/>
                <w:spacing w:val="-1"/>
                <w:sz w:val="20"/>
                <w:szCs w:val="20"/>
                <w:rPrChange w:id="6711"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FB7C84" w14:textId="77777777" w:rsidR="003F3EDE" w:rsidRPr="004866BB" w:rsidRDefault="003F3EDE" w:rsidP="0025185C">
            <w:pPr>
              <w:jc w:val="center"/>
              <w:rPr>
                <w:rFonts w:ascii="Arial" w:eastAsia="Times New Roman" w:hAnsi="Arial" w:cs="Arial"/>
                <w:spacing w:val="-1"/>
                <w:sz w:val="20"/>
                <w:szCs w:val="20"/>
                <w:rPrChange w:id="67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13"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3EF69A39" w14:textId="77777777" w:rsidTr="0025185C">
        <w:trPr>
          <w:trHeight w:val="165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EB578E0" w14:textId="77777777" w:rsidR="003F3EDE" w:rsidRPr="004866BB" w:rsidRDefault="003F3EDE" w:rsidP="0025185C">
            <w:pPr>
              <w:jc w:val="center"/>
              <w:rPr>
                <w:rFonts w:ascii="Arial" w:eastAsia="Times New Roman" w:hAnsi="Arial" w:cs="Arial"/>
                <w:spacing w:val="-1"/>
                <w:sz w:val="20"/>
                <w:szCs w:val="20"/>
                <w:rPrChange w:id="671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15" w:author="Adelino Naquarta Sepalanga Domingos" w:date="2025-03-05T09:17:00Z" w16du:dateUtc="2025-03-05T08:17:00Z">
                  <w:rPr>
                    <w:rFonts w:ascii="Times New Roman" w:eastAsia="Times New Roman" w:hAnsi="Times New Roman"/>
                    <w:spacing w:val="-1"/>
                  </w:rPr>
                </w:rPrChange>
              </w:rPr>
              <w:t>4.1.4.19.19.1.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EB0456" w14:textId="77777777" w:rsidR="003F3EDE" w:rsidRPr="004866BB" w:rsidRDefault="003F3EDE" w:rsidP="0025185C">
            <w:pPr>
              <w:jc w:val="center"/>
              <w:rPr>
                <w:rFonts w:ascii="Arial" w:eastAsia="Times New Roman" w:hAnsi="Arial" w:cs="Arial"/>
                <w:spacing w:val="-1"/>
                <w:sz w:val="20"/>
                <w:szCs w:val="20"/>
                <w:rPrChange w:id="6716"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1244B7" w14:textId="77777777" w:rsidR="003F3EDE" w:rsidRPr="004866BB" w:rsidRDefault="003F3EDE" w:rsidP="0025185C">
            <w:pPr>
              <w:rPr>
                <w:rFonts w:ascii="Arial" w:eastAsia="Times New Roman" w:hAnsi="Arial" w:cs="Arial"/>
                <w:spacing w:val="-1"/>
                <w:sz w:val="20"/>
                <w:szCs w:val="20"/>
                <w:rPrChange w:id="671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18" w:author="Adelino Naquarta Sepalanga Domingos" w:date="2025-03-05T09:17:00Z" w16du:dateUtc="2025-03-05T08:17:00Z">
                  <w:rPr>
                    <w:rFonts w:ascii="Times New Roman" w:eastAsia="Times New Roman" w:hAnsi="Times New Roman"/>
                    <w:spacing w:val="-1"/>
                  </w:rPr>
                </w:rPrChange>
              </w:rPr>
              <w:t>Código de referência administrativo ou DU (</w:t>
            </w:r>
            <w:proofErr w:type="spellStart"/>
            <w:r w:rsidRPr="004866BB">
              <w:rPr>
                <w:rFonts w:ascii="Arial" w:eastAsia="Times New Roman" w:hAnsi="Arial" w:cs="Arial"/>
                <w:spacing w:val="-1"/>
                <w:sz w:val="20"/>
                <w:szCs w:val="20"/>
                <w:rPrChange w:id="6719" w:author="Adelino Naquarta Sepalanga Domingos" w:date="2025-03-05T09:17:00Z" w16du:dateUtc="2025-03-05T08:17:00Z">
                  <w:rPr>
                    <w:rFonts w:ascii="Times New Roman" w:eastAsia="Times New Roman" w:hAnsi="Times New Roman"/>
                    <w:spacing w:val="-1"/>
                  </w:rPr>
                </w:rPrChange>
              </w:rPr>
              <w:t>ARCNo</w:t>
            </w:r>
            <w:proofErr w:type="spellEnd"/>
            <w:r w:rsidRPr="004866BB">
              <w:rPr>
                <w:rFonts w:ascii="Arial" w:eastAsia="Times New Roman" w:hAnsi="Arial" w:cs="Arial"/>
                <w:spacing w:val="-1"/>
                <w:sz w:val="20"/>
                <w:szCs w:val="20"/>
                <w:rPrChange w:id="672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E2E27F" w14:textId="7E35CDA6" w:rsidR="003F3EDE" w:rsidRPr="004866BB" w:rsidRDefault="003F3EDE" w:rsidP="0025185C">
            <w:pPr>
              <w:rPr>
                <w:rFonts w:ascii="Arial" w:eastAsia="Times New Roman" w:hAnsi="Arial" w:cs="Arial"/>
                <w:spacing w:val="-1"/>
                <w:sz w:val="20"/>
                <w:szCs w:val="20"/>
                <w:rPrChange w:id="67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22" w:author="Adelino Naquarta Sepalanga Domingos" w:date="2025-03-05T09:17:00Z" w16du:dateUtc="2025-03-05T08:17:00Z">
                  <w:rPr>
                    <w:rFonts w:ascii="Times New Roman" w:eastAsia="Times New Roman" w:hAnsi="Times New Roman"/>
                    <w:spacing w:val="-1"/>
                  </w:rPr>
                </w:rPrChange>
              </w:rPr>
              <w:t xml:space="preserve"> Existindo a necessidade de efectuar mais do que uma referência, este campo pode</w:t>
            </w:r>
            <w:del w:id="6723" w:author="Adelino Naquarta Sepalanga Domingos" w:date="2025-03-05T09:35:00Z" w16du:dateUtc="2025-03-05T08:35:00Z">
              <w:r w:rsidRPr="004866BB" w:rsidDel="00B45277">
                <w:rPr>
                  <w:rFonts w:ascii="Arial" w:eastAsia="Times New Roman" w:hAnsi="Arial" w:cs="Arial"/>
                  <w:spacing w:val="-1"/>
                  <w:sz w:val="20"/>
                  <w:szCs w:val="20"/>
                  <w:rPrChange w:id="6724" w:author="Adelino Naquarta Sepalanga Domingos" w:date="2025-03-05T09:17:00Z" w16du:dateUtc="2025-03-05T08:17:00Z">
                    <w:rPr>
                      <w:rFonts w:ascii="Times New Roman" w:eastAsia="Times New Roman" w:hAnsi="Times New Roman"/>
                      <w:spacing w:val="-1"/>
                    </w:rPr>
                  </w:rPrChange>
                </w:rPr>
                <w:delText>rá</w:delText>
              </w:r>
            </w:del>
            <w:r w:rsidRPr="004866BB">
              <w:rPr>
                <w:rFonts w:ascii="Arial" w:eastAsia="Times New Roman" w:hAnsi="Arial" w:cs="Arial"/>
                <w:spacing w:val="-1"/>
                <w:sz w:val="20"/>
                <w:szCs w:val="20"/>
                <w:rPrChange w:id="6725" w:author="Adelino Naquarta Sepalanga Domingos" w:date="2025-03-05T09:17:00Z" w16du:dateUtc="2025-03-05T08:17:00Z">
                  <w:rPr>
                    <w:rFonts w:ascii="Times New Roman" w:eastAsia="Times New Roman" w:hAnsi="Times New Roman"/>
                    <w:spacing w:val="-1"/>
                  </w:rPr>
                </w:rPrChange>
              </w:rPr>
              <w:t xml:space="preserve"> ser gerado tantas vezes quantas as necessárias.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17D697" w14:textId="77777777" w:rsidR="003F3EDE" w:rsidRPr="004866BB" w:rsidRDefault="003F3EDE" w:rsidP="0025185C">
            <w:pPr>
              <w:jc w:val="center"/>
              <w:rPr>
                <w:rFonts w:ascii="Arial" w:eastAsia="Times New Roman" w:hAnsi="Arial" w:cs="Arial"/>
                <w:spacing w:val="-1"/>
                <w:sz w:val="20"/>
                <w:szCs w:val="20"/>
                <w:rPrChange w:id="6726" w:author="Adelino Naquarta Sepalanga Domingos" w:date="2025-03-05T09:17:00Z" w16du:dateUtc="2025-03-05T08:17:00Z">
                  <w:rPr>
                    <w:rFonts w:ascii="Times New Roman" w:eastAsia="Times New Roman" w:hAnsi="Times New Roman"/>
                    <w:spacing w:val="-1"/>
                  </w:rPr>
                </w:rPrChange>
              </w:rPr>
            </w:pPr>
          </w:p>
          <w:p w14:paraId="7C901806" w14:textId="77777777" w:rsidR="003F3EDE" w:rsidRPr="004866BB" w:rsidRDefault="003F3EDE" w:rsidP="0025185C">
            <w:pPr>
              <w:jc w:val="center"/>
              <w:rPr>
                <w:rFonts w:ascii="Arial" w:eastAsia="Times New Roman" w:hAnsi="Arial" w:cs="Arial"/>
                <w:spacing w:val="-1"/>
                <w:sz w:val="20"/>
                <w:szCs w:val="20"/>
                <w:rPrChange w:id="67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28" w:author="Adelino Naquarta Sepalanga Domingos" w:date="2025-03-05T09:17:00Z" w16du:dateUtc="2025-03-05T08:17:00Z">
                  <w:rPr>
                    <w:rFonts w:ascii="Times New Roman" w:eastAsia="Times New Roman" w:hAnsi="Times New Roman"/>
                    <w:spacing w:val="-1"/>
                  </w:rPr>
                </w:rPrChange>
              </w:rPr>
              <w:t>Texto 21</w:t>
            </w:r>
          </w:p>
        </w:tc>
      </w:tr>
      <w:tr w:rsidR="003F3EDE" w:rsidRPr="004866BB" w14:paraId="1B242538"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875E7E" w14:textId="77777777" w:rsidR="003F3EDE" w:rsidRPr="004866BB" w:rsidRDefault="003F3EDE" w:rsidP="0025185C">
            <w:pPr>
              <w:jc w:val="center"/>
              <w:rPr>
                <w:rFonts w:ascii="Arial" w:eastAsia="Times New Roman" w:hAnsi="Arial" w:cs="Arial"/>
                <w:spacing w:val="-1"/>
                <w:sz w:val="20"/>
                <w:szCs w:val="20"/>
                <w:rPrChange w:id="6729" w:author="Adelino Naquarta Sepalanga Domingos" w:date="2025-03-05T09:17:00Z" w16du:dateUtc="2025-03-05T08:17:00Z">
                  <w:rPr>
                    <w:rFonts w:ascii="Times New Roman" w:eastAsia="Times New Roman" w:hAnsi="Times New Roman"/>
                    <w:spacing w:val="-1"/>
                  </w:rPr>
                </w:rPrChange>
              </w:rPr>
            </w:pPr>
          </w:p>
          <w:p w14:paraId="0540BCD4" w14:textId="77777777" w:rsidR="003F3EDE" w:rsidRPr="004866BB" w:rsidRDefault="003F3EDE" w:rsidP="0025185C">
            <w:pPr>
              <w:jc w:val="center"/>
              <w:rPr>
                <w:rFonts w:ascii="Arial" w:eastAsia="Times New Roman" w:hAnsi="Arial" w:cs="Arial"/>
                <w:spacing w:val="-1"/>
                <w:sz w:val="20"/>
                <w:szCs w:val="20"/>
                <w:rPrChange w:id="6730" w:author="Adelino Naquarta Sepalanga Domingos" w:date="2025-03-05T09:17:00Z" w16du:dateUtc="2025-03-05T08:17:00Z">
                  <w:rPr>
                    <w:rFonts w:ascii="Times New Roman" w:eastAsia="Times New Roman" w:hAnsi="Times New Roman"/>
                    <w:spacing w:val="-1"/>
                  </w:rPr>
                </w:rPrChange>
              </w:rPr>
            </w:pPr>
          </w:p>
          <w:p w14:paraId="1F98B535" w14:textId="77777777" w:rsidR="003F3EDE" w:rsidRPr="004866BB" w:rsidRDefault="003F3EDE" w:rsidP="0025185C">
            <w:pPr>
              <w:jc w:val="center"/>
              <w:rPr>
                <w:rFonts w:ascii="Arial" w:eastAsia="Times New Roman" w:hAnsi="Arial" w:cs="Arial"/>
                <w:spacing w:val="-1"/>
                <w:sz w:val="20"/>
                <w:szCs w:val="20"/>
                <w:rPrChange w:id="67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32" w:author="Adelino Naquarta Sepalanga Domingos" w:date="2025-03-05T09:17:00Z" w16du:dateUtc="2025-03-05T08:17:00Z">
                  <w:rPr>
                    <w:rFonts w:ascii="Times New Roman" w:eastAsia="Times New Roman" w:hAnsi="Times New Roman"/>
                    <w:spacing w:val="-1"/>
                  </w:rPr>
                </w:rPrChange>
              </w:rPr>
              <w:t>4.1.4.19.19.2.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6C81D4" w14:textId="77777777" w:rsidR="003F3EDE" w:rsidRPr="004866BB" w:rsidRDefault="003F3EDE" w:rsidP="0025185C">
            <w:pPr>
              <w:jc w:val="center"/>
              <w:rPr>
                <w:rFonts w:ascii="Arial" w:eastAsia="Times New Roman" w:hAnsi="Arial" w:cs="Arial"/>
                <w:spacing w:val="-1"/>
                <w:sz w:val="20"/>
                <w:szCs w:val="20"/>
                <w:rPrChange w:id="6733"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BD781C" w14:textId="77777777" w:rsidR="003F3EDE" w:rsidRPr="004866BB" w:rsidRDefault="003F3EDE" w:rsidP="0025185C">
            <w:pPr>
              <w:rPr>
                <w:rFonts w:ascii="Arial" w:eastAsia="Times New Roman" w:hAnsi="Arial" w:cs="Arial"/>
                <w:spacing w:val="-1"/>
                <w:sz w:val="20"/>
                <w:szCs w:val="20"/>
                <w:rPrChange w:id="6734" w:author="Adelino Naquarta Sepalanga Domingos" w:date="2025-03-05T09:17:00Z" w16du:dateUtc="2025-03-05T08:17:00Z">
                  <w:rPr>
                    <w:rFonts w:ascii="Times New Roman" w:eastAsia="Times New Roman" w:hAnsi="Times New Roman"/>
                    <w:spacing w:val="-1"/>
                  </w:rPr>
                </w:rPrChange>
              </w:rPr>
            </w:pPr>
          </w:p>
          <w:p w14:paraId="08B598B3" w14:textId="77777777" w:rsidR="003F3EDE" w:rsidRPr="004866BB" w:rsidRDefault="003F3EDE" w:rsidP="0025185C">
            <w:pPr>
              <w:rPr>
                <w:rFonts w:ascii="Arial" w:eastAsia="Times New Roman" w:hAnsi="Arial" w:cs="Arial"/>
                <w:spacing w:val="-1"/>
                <w:sz w:val="20"/>
                <w:szCs w:val="20"/>
                <w:rPrChange w:id="6735" w:author="Adelino Naquarta Sepalanga Domingos" w:date="2025-03-05T09:17:00Z" w16du:dateUtc="2025-03-05T08:17:00Z">
                  <w:rPr>
                    <w:rFonts w:ascii="Times New Roman" w:eastAsia="Times New Roman" w:hAnsi="Times New Roman"/>
                    <w:spacing w:val="-1"/>
                  </w:rPr>
                </w:rPrChange>
              </w:rPr>
            </w:pPr>
          </w:p>
          <w:p w14:paraId="39AFCC4A" w14:textId="77777777" w:rsidR="003F3EDE" w:rsidRPr="004866BB" w:rsidRDefault="003F3EDE" w:rsidP="0025185C">
            <w:pPr>
              <w:rPr>
                <w:rFonts w:ascii="Arial" w:eastAsia="Times New Roman" w:hAnsi="Arial" w:cs="Arial"/>
                <w:spacing w:val="-1"/>
                <w:sz w:val="20"/>
                <w:szCs w:val="20"/>
                <w:rPrChange w:id="673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37" w:author="Adelino Naquarta Sepalanga Domingos" w:date="2025-03-05T09:17:00Z" w16du:dateUtc="2025-03-05T08:17:00Z">
                  <w:rPr>
                    <w:rFonts w:ascii="Times New Roman" w:eastAsia="Times New Roman" w:hAnsi="Times New Roman"/>
                    <w:spacing w:val="-1"/>
                  </w:rPr>
                </w:rPrChange>
              </w:rPr>
              <w:t>Montante do imposto especial de consumo da linha (</w:t>
            </w:r>
            <w:proofErr w:type="spellStart"/>
            <w:r w:rsidRPr="004866BB">
              <w:rPr>
                <w:rFonts w:ascii="Arial" w:eastAsia="Times New Roman" w:hAnsi="Arial" w:cs="Arial"/>
                <w:spacing w:val="-1"/>
                <w:sz w:val="20"/>
                <w:szCs w:val="20"/>
                <w:rPrChange w:id="6738" w:author="Adelino Naquarta Sepalanga Domingos" w:date="2025-03-05T09:17:00Z" w16du:dateUtc="2025-03-05T08:17:00Z">
                  <w:rPr>
                    <w:rFonts w:ascii="Times New Roman" w:eastAsia="Times New Roman" w:hAnsi="Times New Roman"/>
                    <w:spacing w:val="-1"/>
                  </w:rPr>
                </w:rPrChange>
              </w:rPr>
              <w:t>IECAmount</w:t>
            </w:r>
            <w:proofErr w:type="spellEnd"/>
            <w:r w:rsidRPr="004866BB">
              <w:rPr>
                <w:rFonts w:ascii="Arial" w:eastAsia="Times New Roman" w:hAnsi="Arial" w:cs="Arial"/>
                <w:spacing w:val="-1"/>
                <w:sz w:val="20"/>
                <w:szCs w:val="20"/>
                <w:rPrChange w:id="6739"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83D14BE" w14:textId="77777777" w:rsidR="003F3EDE" w:rsidRPr="004866BB" w:rsidRDefault="003F3EDE" w:rsidP="0025185C">
            <w:pPr>
              <w:rPr>
                <w:rFonts w:ascii="Arial" w:eastAsia="Times New Roman" w:hAnsi="Arial" w:cs="Arial"/>
                <w:spacing w:val="-1"/>
                <w:sz w:val="20"/>
                <w:szCs w:val="20"/>
                <w:rPrChange w:id="674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41" w:author="Adelino Naquarta Sepalanga Domingos" w:date="2025-03-05T09:17:00Z" w16du:dateUtc="2025-03-05T08:17:00Z">
                  <w:rPr>
                    <w:rFonts w:ascii="Times New Roman" w:eastAsia="Times New Roman" w:hAnsi="Times New Roman"/>
                    <w:spacing w:val="-1"/>
                  </w:rPr>
                </w:rPrChange>
              </w:rPr>
              <w:t>Montante do imposto especial de consumo contido na base tributável da linha do documento caso este não esteja discriminado em linha independente no documento, com o “Indicador de produto ou serviço (</w:t>
            </w:r>
            <w:proofErr w:type="spellStart"/>
            <w:r w:rsidRPr="004866BB">
              <w:rPr>
                <w:rFonts w:ascii="Arial" w:eastAsia="Times New Roman" w:hAnsi="Arial" w:cs="Arial"/>
                <w:spacing w:val="-1"/>
                <w:sz w:val="20"/>
                <w:szCs w:val="20"/>
                <w:rPrChange w:id="6742" w:author="Adelino Naquarta Sepalanga Domingos" w:date="2025-03-05T09:17:00Z" w16du:dateUtc="2025-03-05T08:17:00Z">
                  <w:rPr>
                    <w:rFonts w:ascii="Times New Roman" w:eastAsia="Times New Roman" w:hAnsi="Times New Roman"/>
                    <w:spacing w:val="-1"/>
                  </w:rPr>
                </w:rPrChange>
              </w:rPr>
              <w:t>ProductType</w:t>
            </w:r>
            <w:proofErr w:type="spellEnd"/>
            <w:r w:rsidRPr="004866BB">
              <w:rPr>
                <w:rFonts w:ascii="Arial" w:eastAsia="Times New Roman" w:hAnsi="Arial" w:cs="Arial"/>
                <w:spacing w:val="-1"/>
                <w:sz w:val="20"/>
                <w:szCs w:val="20"/>
                <w:rPrChange w:id="6743" w:author="Adelino Naquarta Sepalanga Domingos" w:date="2025-03-05T09:17:00Z" w16du:dateUtc="2025-03-05T08:17:00Z">
                  <w:rPr>
                    <w:rFonts w:ascii="Times New Roman" w:eastAsia="Times New Roman" w:hAnsi="Times New Roman"/>
                    <w:spacing w:val="-1"/>
                  </w:rPr>
                </w:rPrChange>
              </w:rPr>
              <w:t>)” = E.</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51790A" w14:textId="77777777" w:rsidR="003F3EDE" w:rsidRPr="004866BB" w:rsidRDefault="003F3EDE" w:rsidP="0025185C">
            <w:pPr>
              <w:jc w:val="center"/>
              <w:rPr>
                <w:rFonts w:ascii="Arial" w:eastAsia="Times New Roman" w:hAnsi="Arial" w:cs="Arial"/>
                <w:spacing w:val="-1"/>
                <w:sz w:val="20"/>
                <w:szCs w:val="20"/>
                <w:rPrChange w:id="6744" w:author="Adelino Naquarta Sepalanga Domingos" w:date="2025-03-05T09:17:00Z" w16du:dateUtc="2025-03-05T08:17:00Z">
                  <w:rPr>
                    <w:rFonts w:ascii="Times New Roman" w:eastAsia="Times New Roman" w:hAnsi="Times New Roman"/>
                    <w:spacing w:val="-1"/>
                  </w:rPr>
                </w:rPrChange>
              </w:rPr>
            </w:pPr>
          </w:p>
          <w:p w14:paraId="329D616E" w14:textId="77777777" w:rsidR="003F3EDE" w:rsidRPr="004866BB" w:rsidRDefault="003F3EDE" w:rsidP="0025185C">
            <w:pPr>
              <w:jc w:val="center"/>
              <w:rPr>
                <w:rFonts w:ascii="Arial" w:eastAsia="Times New Roman" w:hAnsi="Arial" w:cs="Arial"/>
                <w:spacing w:val="-1"/>
                <w:sz w:val="20"/>
                <w:szCs w:val="20"/>
                <w:rPrChange w:id="6745" w:author="Adelino Naquarta Sepalanga Domingos" w:date="2025-03-05T09:17:00Z" w16du:dateUtc="2025-03-05T08:17:00Z">
                  <w:rPr>
                    <w:rFonts w:ascii="Times New Roman" w:eastAsia="Times New Roman" w:hAnsi="Times New Roman"/>
                    <w:spacing w:val="-1"/>
                  </w:rPr>
                </w:rPrChange>
              </w:rPr>
            </w:pPr>
          </w:p>
          <w:p w14:paraId="5AAF88E8" w14:textId="77777777" w:rsidR="003F3EDE" w:rsidRPr="004866BB" w:rsidRDefault="003F3EDE" w:rsidP="0025185C">
            <w:pPr>
              <w:jc w:val="center"/>
              <w:rPr>
                <w:rFonts w:ascii="Arial" w:eastAsia="Times New Roman" w:hAnsi="Arial" w:cs="Arial"/>
                <w:spacing w:val="-1"/>
                <w:sz w:val="20"/>
                <w:szCs w:val="20"/>
                <w:rPrChange w:id="674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47"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000F5160" w14:textId="77777777" w:rsidTr="0025185C">
        <w:trPr>
          <w:trHeight w:val="67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B48F43" w14:textId="77777777" w:rsidR="003F3EDE" w:rsidRPr="004866BB" w:rsidRDefault="003F3EDE" w:rsidP="0025185C">
            <w:pPr>
              <w:jc w:val="center"/>
              <w:rPr>
                <w:rFonts w:ascii="Arial" w:eastAsia="Times New Roman" w:hAnsi="Arial" w:cs="Arial"/>
                <w:spacing w:val="-1"/>
                <w:sz w:val="20"/>
                <w:szCs w:val="20"/>
                <w:rPrChange w:id="674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49" w:author="Adelino Naquarta Sepalanga Domingos" w:date="2025-03-05T09:17:00Z" w16du:dateUtc="2025-03-05T08:17:00Z">
                  <w:rPr>
                    <w:rFonts w:ascii="Times New Roman" w:eastAsia="Times New Roman" w:hAnsi="Times New Roman"/>
                    <w:spacing w:val="-1"/>
                  </w:rPr>
                </w:rPrChange>
              </w:rPr>
              <w:t>4.1.4.20.</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E8E6D7" w14:textId="77777777" w:rsidR="003F3EDE" w:rsidRPr="004866BB" w:rsidRDefault="003F3EDE" w:rsidP="0025185C">
            <w:pPr>
              <w:jc w:val="center"/>
              <w:rPr>
                <w:rFonts w:ascii="Arial" w:eastAsia="Times New Roman" w:hAnsi="Arial" w:cs="Arial"/>
                <w:spacing w:val="-1"/>
                <w:sz w:val="20"/>
                <w:szCs w:val="20"/>
                <w:rPrChange w:id="675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51"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AEC965A" w14:textId="77777777" w:rsidR="003F3EDE" w:rsidRPr="004866BB" w:rsidRDefault="003F3EDE" w:rsidP="0025185C">
            <w:pPr>
              <w:rPr>
                <w:rFonts w:ascii="Arial" w:eastAsia="Times New Roman" w:hAnsi="Arial" w:cs="Arial"/>
                <w:spacing w:val="-1"/>
                <w:sz w:val="20"/>
                <w:szCs w:val="20"/>
                <w:rPrChange w:id="675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53" w:author="Adelino Naquarta Sepalanga Domingos" w:date="2025-03-05T09:17:00Z" w16du:dateUtc="2025-03-05T08:17:00Z">
                  <w:rPr>
                    <w:rFonts w:ascii="Times New Roman" w:eastAsia="Times New Roman" w:hAnsi="Times New Roman"/>
                    <w:spacing w:val="-1"/>
                  </w:rPr>
                </w:rPrChange>
              </w:rPr>
              <w:t>Totais do documento (</w:t>
            </w:r>
            <w:proofErr w:type="spellStart"/>
            <w:r w:rsidRPr="004866BB">
              <w:rPr>
                <w:rFonts w:ascii="Arial" w:eastAsia="Times New Roman" w:hAnsi="Arial" w:cs="Arial"/>
                <w:spacing w:val="-1"/>
                <w:sz w:val="20"/>
                <w:szCs w:val="20"/>
                <w:rPrChange w:id="6754" w:author="Adelino Naquarta Sepalanga Domingos" w:date="2025-03-05T09:17:00Z" w16du:dateUtc="2025-03-05T08:17:00Z">
                  <w:rPr>
                    <w:rFonts w:ascii="Times New Roman" w:eastAsia="Times New Roman" w:hAnsi="Times New Roman"/>
                    <w:spacing w:val="-1"/>
                  </w:rPr>
                </w:rPrChange>
              </w:rPr>
              <w:t>DocumentTotals</w:t>
            </w:r>
            <w:proofErr w:type="spellEnd"/>
            <w:r w:rsidRPr="004866BB">
              <w:rPr>
                <w:rFonts w:ascii="Arial" w:eastAsia="Times New Roman" w:hAnsi="Arial" w:cs="Arial"/>
                <w:spacing w:val="-1"/>
                <w:sz w:val="20"/>
                <w:szCs w:val="20"/>
                <w:rPrChange w:id="6755"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50E924" w14:textId="77777777" w:rsidR="003F3EDE" w:rsidRPr="004866BB" w:rsidRDefault="003F3EDE" w:rsidP="0025185C">
            <w:pPr>
              <w:rPr>
                <w:rFonts w:ascii="Arial" w:eastAsia="Times New Roman" w:hAnsi="Arial" w:cs="Arial"/>
                <w:spacing w:val="-1"/>
                <w:sz w:val="20"/>
                <w:szCs w:val="20"/>
                <w:rPrChange w:id="6756"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80CD9E0" w14:textId="77777777" w:rsidR="003F3EDE" w:rsidRPr="004866BB" w:rsidRDefault="003F3EDE" w:rsidP="0025185C">
            <w:pPr>
              <w:jc w:val="center"/>
              <w:rPr>
                <w:rFonts w:ascii="Arial" w:eastAsia="Times New Roman" w:hAnsi="Arial" w:cs="Arial"/>
                <w:spacing w:val="-1"/>
                <w:sz w:val="20"/>
                <w:szCs w:val="20"/>
                <w:rPrChange w:id="675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58"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33E0E5E4" w14:textId="77777777" w:rsidTr="0025185C">
        <w:trPr>
          <w:trHeight w:val="64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B19209" w14:textId="77777777" w:rsidR="003F3EDE" w:rsidRPr="004866BB" w:rsidRDefault="003F3EDE" w:rsidP="0025185C">
            <w:pPr>
              <w:jc w:val="center"/>
              <w:rPr>
                <w:rFonts w:ascii="Arial" w:eastAsia="Times New Roman" w:hAnsi="Arial" w:cs="Arial"/>
                <w:spacing w:val="-1"/>
                <w:sz w:val="20"/>
                <w:szCs w:val="20"/>
                <w:rPrChange w:id="675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60" w:author="Adelino Naquarta Sepalanga Domingos" w:date="2025-03-05T09:17:00Z" w16du:dateUtc="2025-03-05T08:17:00Z">
                  <w:rPr>
                    <w:rFonts w:ascii="Times New Roman" w:eastAsia="Times New Roman" w:hAnsi="Times New Roman"/>
                    <w:spacing w:val="-1"/>
                  </w:rPr>
                </w:rPrChange>
              </w:rPr>
              <w:t>4.1.4.20.1.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3C4C05" w14:textId="77777777" w:rsidR="003F3EDE" w:rsidRPr="004866BB" w:rsidRDefault="003F3EDE" w:rsidP="0025185C">
            <w:pPr>
              <w:jc w:val="center"/>
              <w:rPr>
                <w:rFonts w:ascii="Arial" w:eastAsia="Times New Roman" w:hAnsi="Arial" w:cs="Arial"/>
                <w:spacing w:val="-1"/>
                <w:sz w:val="20"/>
                <w:szCs w:val="20"/>
                <w:rPrChange w:id="676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6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3D40BF" w14:textId="77777777" w:rsidR="003F3EDE" w:rsidRPr="004866BB" w:rsidRDefault="003F3EDE" w:rsidP="0025185C">
            <w:pPr>
              <w:rPr>
                <w:rFonts w:ascii="Arial" w:eastAsia="Times New Roman" w:hAnsi="Arial" w:cs="Arial"/>
                <w:spacing w:val="-1"/>
                <w:sz w:val="20"/>
                <w:szCs w:val="20"/>
                <w:rPrChange w:id="67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64" w:author="Adelino Naquarta Sepalanga Domingos" w:date="2025-03-05T09:17:00Z" w16du:dateUtc="2025-03-05T08:17:00Z">
                  <w:rPr>
                    <w:rFonts w:ascii="Times New Roman" w:eastAsia="Times New Roman" w:hAnsi="Times New Roman"/>
                    <w:spacing w:val="-1"/>
                  </w:rPr>
                </w:rPrChange>
              </w:rPr>
              <w:t>Valor do imposto a pagar (</w:t>
            </w:r>
            <w:proofErr w:type="spellStart"/>
            <w:r w:rsidRPr="004866BB">
              <w:rPr>
                <w:rFonts w:ascii="Arial" w:eastAsia="Times New Roman" w:hAnsi="Arial" w:cs="Arial"/>
                <w:spacing w:val="-1"/>
                <w:sz w:val="20"/>
                <w:szCs w:val="20"/>
                <w:rPrChange w:id="6765" w:author="Adelino Naquarta Sepalanga Domingos" w:date="2025-03-05T09:17:00Z" w16du:dateUtc="2025-03-05T08:17:00Z">
                  <w:rPr>
                    <w:rFonts w:ascii="Times New Roman" w:eastAsia="Times New Roman" w:hAnsi="Times New Roman"/>
                    <w:spacing w:val="-1"/>
                  </w:rPr>
                </w:rPrChange>
              </w:rPr>
              <w:t>TaxPayable</w:t>
            </w:r>
            <w:proofErr w:type="spellEnd"/>
            <w:r w:rsidRPr="004866BB">
              <w:rPr>
                <w:rFonts w:ascii="Arial" w:eastAsia="Times New Roman" w:hAnsi="Arial" w:cs="Arial"/>
                <w:spacing w:val="-1"/>
                <w:sz w:val="20"/>
                <w:szCs w:val="20"/>
                <w:rPrChange w:id="6766"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E9AC91" w14:textId="77777777" w:rsidR="003F3EDE" w:rsidRPr="004866BB" w:rsidRDefault="003F3EDE" w:rsidP="0025185C">
            <w:pPr>
              <w:rPr>
                <w:rFonts w:ascii="Arial" w:eastAsia="Times New Roman" w:hAnsi="Arial" w:cs="Arial"/>
                <w:spacing w:val="-1"/>
                <w:sz w:val="20"/>
                <w:szCs w:val="20"/>
                <w:rPrChange w:id="6767"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48DED99" w14:textId="77777777" w:rsidR="003F3EDE" w:rsidRPr="004866BB" w:rsidRDefault="003F3EDE" w:rsidP="0025185C">
            <w:pPr>
              <w:jc w:val="center"/>
              <w:rPr>
                <w:rFonts w:ascii="Arial" w:eastAsia="Times New Roman" w:hAnsi="Arial" w:cs="Arial"/>
                <w:spacing w:val="-1"/>
                <w:sz w:val="20"/>
                <w:szCs w:val="20"/>
                <w:rPrChange w:id="676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69"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6D8EB1F2" w14:textId="77777777" w:rsidTr="0025185C">
        <w:trPr>
          <w:trHeight w:val="131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E03777" w14:textId="77777777" w:rsidR="003F3EDE" w:rsidRPr="004866BB" w:rsidRDefault="003F3EDE" w:rsidP="0025185C">
            <w:pPr>
              <w:jc w:val="center"/>
              <w:rPr>
                <w:rFonts w:ascii="Arial" w:eastAsia="Times New Roman" w:hAnsi="Arial" w:cs="Arial"/>
                <w:spacing w:val="-1"/>
                <w:sz w:val="20"/>
                <w:szCs w:val="20"/>
                <w:rPrChange w:id="677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71" w:author="Adelino Naquarta Sepalanga Domingos" w:date="2025-03-05T09:17:00Z" w16du:dateUtc="2025-03-05T08:17:00Z">
                  <w:rPr>
                    <w:rFonts w:ascii="Times New Roman" w:eastAsia="Times New Roman" w:hAnsi="Times New Roman"/>
                    <w:spacing w:val="-1"/>
                  </w:rPr>
                </w:rPrChange>
              </w:rPr>
              <w:t>4.1.4.20.2.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BCAFB1" w14:textId="77777777" w:rsidR="003F3EDE" w:rsidRPr="004866BB" w:rsidRDefault="003F3EDE" w:rsidP="0025185C">
            <w:pPr>
              <w:jc w:val="center"/>
              <w:rPr>
                <w:rFonts w:ascii="Arial" w:eastAsia="Times New Roman" w:hAnsi="Arial" w:cs="Arial"/>
                <w:spacing w:val="-1"/>
                <w:sz w:val="20"/>
                <w:szCs w:val="20"/>
                <w:rPrChange w:id="677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7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ACDC84" w14:textId="77777777" w:rsidR="003F3EDE" w:rsidRPr="004866BB" w:rsidRDefault="003F3EDE" w:rsidP="0025185C">
            <w:pPr>
              <w:rPr>
                <w:rFonts w:ascii="Arial" w:eastAsia="Times New Roman" w:hAnsi="Arial" w:cs="Arial"/>
                <w:spacing w:val="-1"/>
                <w:sz w:val="20"/>
                <w:szCs w:val="20"/>
                <w:rPrChange w:id="677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75" w:author="Adelino Naquarta Sepalanga Domingos" w:date="2025-03-05T09:17:00Z" w16du:dateUtc="2025-03-05T08:17:00Z">
                  <w:rPr>
                    <w:rFonts w:ascii="Times New Roman" w:eastAsia="Times New Roman" w:hAnsi="Times New Roman"/>
                    <w:spacing w:val="-1"/>
                  </w:rPr>
                </w:rPrChange>
              </w:rPr>
              <w:t>Total do documento sem impostos (</w:t>
            </w:r>
            <w:proofErr w:type="spellStart"/>
            <w:r w:rsidRPr="004866BB">
              <w:rPr>
                <w:rFonts w:ascii="Arial" w:eastAsia="Times New Roman" w:hAnsi="Arial" w:cs="Arial"/>
                <w:spacing w:val="-1"/>
                <w:sz w:val="20"/>
                <w:szCs w:val="20"/>
                <w:rPrChange w:id="6776" w:author="Adelino Naquarta Sepalanga Domingos" w:date="2025-03-05T09:17:00Z" w16du:dateUtc="2025-03-05T08:17:00Z">
                  <w:rPr>
                    <w:rFonts w:ascii="Times New Roman" w:eastAsia="Times New Roman" w:hAnsi="Times New Roman"/>
                    <w:spacing w:val="-1"/>
                  </w:rPr>
                </w:rPrChange>
              </w:rPr>
              <w:t>NetTotal</w:t>
            </w:r>
            <w:proofErr w:type="spellEnd"/>
            <w:r w:rsidRPr="004866BB">
              <w:rPr>
                <w:rFonts w:ascii="Arial" w:eastAsia="Times New Roman" w:hAnsi="Arial" w:cs="Arial"/>
                <w:spacing w:val="-1"/>
                <w:sz w:val="20"/>
                <w:szCs w:val="20"/>
                <w:rPrChange w:id="6777"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9464CF" w14:textId="77777777" w:rsidR="003F3EDE" w:rsidRPr="004866BB" w:rsidRDefault="003F3EDE" w:rsidP="0025185C">
            <w:pPr>
              <w:rPr>
                <w:rFonts w:ascii="Arial" w:eastAsia="Times New Roman" w:hAnsi="Arial" w:cs="Arial"/>
                <w:spacing w:val="-1"/>
                <w:sz w:val="20"/>
                <w:szCs w:val="20"/>
                <w:rPrChange w:id="677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79" w:author="Adelino Naquarta Sepalanga Domingos" w:date="2025-03-05T09:17:00Z" w16du:dateUtc="2025-03-05T08:17:00Z">
                  <w:rPr>
                    <w:rFonts w:ascii="Times New Roman" w:eastAsia="Times New Roman" w:hAnsi="Times New Roman"/>
                    <w:spacing w:val="-1"/>
                  </w:rPr>
                </w:rPrChange>
              </w:rPr>
              <w:t>Este campo não deve incluir as parcelas referentes aos impostos constantes da tabela 2.5.– Tabela de impostos (</w:t>
            </w:r>
            <w:proofErr w:type="spellStart"/>
            <w:r w:rsidRPr="004866BB">
              <w:rPr>
                <w:rFonts w:ascii="Arial" w:eastAsia="Times New Roman" w:hAnsi="Arial" w:cs="Arial"/>
                <w:spacing w:val="-1"/>
                <w:sz w:val="20"/>
                <w:szCs w:val="20"/>
                <w:rPrChange w:id="6780" w:author="Adelino Naquarta Sepalanga Domingos" w:date="2025-03-05T09:17:00Z" w16du:dateUtc="2025-03-05T08:17:00Z">
                  <w:rPr>
                    <w:rFonts w:ascii="Times New Roman" w:eastAsia="Times New Roman" w:hAnsi="Times New Roman"/>
                    <w:spacing w:val="-1"/>
                  </w:rPr>
                </w:rPrChange>
              </w:rPr>
              <w:t>TaxTable</w:t>
            </w:r>
            <w:proofErr w:type="spellEnd"/>
            <w:r w:rsidRPr="004866BB">
              <w:rPr>
                <w:rFonts w:ascii="Arial" w:eastAsia="Times New Roman" w:hAnsi="Arial" w:cs="Arial"/>
                <w:spacing w:val="-1"/>
                <w:sz w:val="20"/>
                <w:szCs w:val="20"/>
                <w:rPrChange w:id="6781"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3EC1D2A" w14:textId="77777777" w:rsidR="003F3EDE" w:rsidRPr="004866BB" w:rsidRDefault="003F3EDE" w:rsidP="0025185C">
            <w:pPr>
              <w:jc w:val="center"/>
              <w:rPr>
                <w:rFonts w:ascii="Arial" w:eastAsia="Times New Roman" w:hAnsi="Arial" w:cs="Arial"/>
                <w:spacing w:val="-1"/>
                <w:sz w:val="20"/>
                <w:szCs w:val="20"/>
                <w:rPrChange w:id="6782" w:author="Adelino Naquarta Sepalanga Domingos" w:date="2025-03-05T09:17:00Z" w16du:dateUtc="2025-03-05T08:17:00Z">
                  <w:rPr>
                    <w:rFonts w:ascii="Times New Roman" w:eastAsia="Times New Roman" w:hAnsi="Times New Roman"/>
                    <w:spacing w:val="-1"/>
                  </w:rPr>
                </w:rPrChange>
              </w:rPr>
            </w:pPr>
          </w:p>
          <w:p w14:paraId="34279512" w14:textId="77777777" w:rsidR="003F3EDE" w:rsidRPr="004866BB" w:rsidRDefault="003F3EDE" w:rsidP="0025185C">
            <w:pPr>
              <w:jc w:val="center"/>
              <w:rPr>
                <w:rFonts w:ascii="Arial" w:eastAsia="Times New Roman" w:hAnsi="Arial" w:cs="Arial"/>
                <w:spacing w:val="-1"/>
                <w:sz w:val="20"/>
                <w:szCs w:val="20"/>
                <w:rPrChange w:id="678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84"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42C7CC94" w14:textId="77777777" w:rsidTr="0025185C">
        <w:trPr>
          <w:trHeight w:val="136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4D8C06" w14:textId="77777777" w:rsidR="003F3EDE" w:rsidRPr="004866BB" w:rsidRDefault="003F3EDE" w:rsidP="0025185C">
            <w:pPr>
              <w:jc w:val="center"/>
              <w:rPr>
                <w:rFonts w:ascii="Arial" w:eastAsia="Times New Roman" w:hAnsi="Arial" w:cs="Arial"/>
                <w:spacing w:val="-1"/>
                <w:sz w:val="20"/>
                <w:szCs w:val="20"/>
                <w:rPrChange w:id="678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86" w:author="Adelino Naquarta Sepalanga Domingos" w:date="2025-03-05T09:17:00Z" w16du:dateUtc="2025-03-05T08:17:00Z">
                  <w:rPr>
                    <w:rFonts w:ascii="Times New Roman" w:eastAsia="Times New Roman" w:hAnsi="Times New Roman"/>
                    <w:spacing w:val="-1"/>
                  </w:rPr>
                </w:rPrChange>
              </w:rPr>
              <w:t>4.1.4.20.3.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018671" w14:textId="77777777" w:rsidR="003F3EDE" w:rsidRPr="004866BB" w:rsidRDefault="003F3EDE" w:rsidP="0025185C">
            <w:pPr>
              <w:jc w:val="center"/>
              <w:rPr>
                <w:rFonts w:ascii="Arial" w:eastAsia="Times New Roman" w:hAnsi="Arial" w:cs="Arial"/>
                <w:spacing w:val="-1"/>
                <w:sz w:val="20"/>
                <w:szCs w:val="20"/>
                <w:rPrChange w:id="678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88"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D8F62BC" w14:textId="77777777" w:rsidR="003F3EDE" w:rsidRPr="004866BB" w:rsidRDefault="003F3EDE" w:rsidP="0025185C">
            <w:pPr>
              <w:rPr>
                <w:rFonts w:ascii="Arial" w:eastAsia="Times New Roman" w:hAnsi="Arial" w:cs="Arial"/>
                <w:spacing w:val="-1"/>
                <w:sz w:val="20"/>
                <w:szCs w:val="20"/>
                <w:rPrChange w:id="678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90" w:author="Adelino Naquarta Sepalanga Domingos" w:date="2025-03-05T09:17:00Z" w16du:dateUtc="2025-03-05T08:17:00Z">
                  <w:rPr>
                    <w:rFonts w:ascii="Times New Roman" w:eastAsia="Times New Roman" w:hAnsi="Times New Roman"/>
                    <w:spacing w:val="-1"/>
                  </w:rPr>
                </w:rPrChange>
              </w:rPr>
              <w:t>Total do documento com impostos (</w:t>
            </w:r>
            <w:proofErr w:type="spellStart"/>
            <w:r w:rsidRPr="004866BB">
              <w:rPr>
                <w:rFonts w:ascii="Arial" w:eastAsia="Times New Roman" w:hAnsi="Arial" w:cs="Arial"/>
                <w:spacing w:val="-1"/>
                <w:sz w:val="20"/>
                <w:szCs w:val="20"/>
                <w:rPrChange w:id="6791" w:author="Adelino Naquarta Sepalanga Domingos" w:date="2025-03-05T09:17:00Z" w16du:dateUtc="2025-03-05T08:17:00Z">
                  <w:rPr>
                    <w:rFonts w:ascii="Times New Roman" w:eastAsia="Times New Roman" w:hAnsi="Times New Roman"/>
                    <w:spacing w:val="-1"/>
                  </w:rPr>
                </w:rPrChange>
              </w:rPr>
              <w:t>GrossTotal</w:t>
            </w:r>
            <w:proofErr w:type="spellEnd"/>
            <w:r w:rsidRPr="004866BB">
              <w:rPr>
                <w:rFonts w:ascii="Arial" w:eastAsia="Times New Roman" w:hAnsi="Arial" w:cs="Arial"/>
                <w:spacing w:val="-1"/>
                <w:sz w:val="20"/>
                <w:szCs w:val="20"/>
                <w:rPrChange w:id="6792"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0CB9D49" w14:textId="77777777" w:rsidR="003F3EDE" w:rsidRPr="004866BB" w:rsidRDefault="003F3EDE" w:rsidP="0025185C">
            <w:pPr>
              <w:rPr>
                <w:rFonts w:ascii="Arial" w:eastAsia="Times New Roman" w:hAnsi="Arial" w:cs="Arial"/>
                <w:spacing w:val="-1"/>
                <w:sz w:val="20"/>
                <w:szCs w:val="20"/>
                <w:rPrChange w:id="679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94" w:author="Adelino Naquarta Sepalanga Domingos" w:date="2025-03-05T09:17:00Z" w16du:dateUtc="2025-03-05T08:17:00Z">
                  <w:rPr>
                    <w:rFonts w:ascii="Times New Roman" w:eastAsia="Times New Roman" w:hAnsi="Times New Roman"/>
                    <w:spacing w:val="-1"/>
                  </w:rPr>
                </w:rPrChange>
              </w:rPr>
              <w:t>Este campo não deve reflectir eventuais retenções na fonte constantes na estrutura 4.1.4.21.– Retenção na fonte (</w:t>
            </w:r>
            <w:proofErr w:type="spellStart"/>
            <w:r w:rsidRPr="004866BB">
              <w:rPr>
                <w:rFonts w:ascii="Arial" w:eastAsia="Times New Roman" w:hAnsi="Arial" w:cs="Arial"/>
                <w:spacing w:val="-1"/>
                <w:sz w:val="20"/>
                <w:szCs w:val="20"/>
                <w:rPrChange w:id="6795" w:author="Adelino Naquarta Sepalanga Domingos" w:date="2025-03-05T09:17:00Z" w16du:dateUtc="2025-03-05T08:17:00Z">
                  <w:rPr>
                    <w:rFonts w:ascii="Times New Roman" w:eastAsia="Times New Roman" w:hAnsi="Times New Roman"/>
                    <w:spacing w:val="-1"/>
                  </w:rPr>
                </w:rPrChange>
              </w:rPr>
              <w:t>WithholdingTax</w:t>
            </w:r>
            <w:proofErr w:type="spellEnd"/>
            <w:r w:rsidRPr="004866BB">
              <w:rPr>
                <w:rFonts w:ascii="Arial" w:eastAsia="Times New Roman" w:hAnsi="Arial" w:cs="Arial"/>
                <w:spacing w:val="-1"/>
                <w:sz w:val="20"/>
                <w:szCs w:val="20"/>
                <w:rPrChange w:id="6796"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5DF54D" w14:textId="77777777" w:rsidR="003F3EDE" w:rsidRPr="004866BB" w:rsidRDefault="003F3EDE" w:rsidP="0025185C">
            <w:pPr>
              <w:jc w:val="center"/>
              <w:rPr>
                <w:rFonts w:ascii="Arial" w:eastAsia="Times New Roman" w:hAnsi="Arial" w:cs="Arial"/>
                <w:spacing w:val="-1"/>
                <w:sz w:val="20"/>
                <w:szCs w:val="20"/>
                <w:rPrChange w:id="6797" w:author="Adelino Naquarta Sepalanga Domingos" w:date="2025-03-05T09:17:00Z" w16du:dateUtc="2025-03-05T08:17:00Z">
                  <w:rPr>
                    <w:rFonts w:ascii="Times New Roman" w:eastAsia="Times New Roman" w:hAnsi="Times New Roman"/>
                    <w:spacing w:val="-1"/>
                  </w:rPr>
                </w:rPrChange>
              </w:rPr>
            </w:pPr>
          </w:p>
          <w:p w14:paraId="05986783" w14:textId="77777777" w:rsidR="003F3EDE" w:rsidRPr="004866BB" w:rsidRDefault="003F3EDE" w:rsidP="0025185C">
            <w:pPr>
              <w:jc w:val="center"/>
              <w:rPr>
                <w:rFonts w:ascii="Arial" w:eastAsia="Times New Roman" w:hAnsi="Arial" w:cs="Arial"/>
                <w:spacing w:val="-1"/>
                <w:sz w:val="20"/>
                <w:szCs w:val="20"/>
                <w:rPrChange w:id="679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799"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1CC6B385" w14:textId="77777777" w:rsidTr="0025185C">
        <w:trPr>
          <w:trHeight w:val="51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002841" w14:textId="77777777" w:rsidR="003F3EDE" w:rsidRPr="004866BB" w:rsidRDefault="003F3EDE" w:rsidP="0025185C">
            <w:pPr>
              <w:jc w:val="center"/>
              <w:rPr>
                <w:rFonts w:ascii="Arial" w:eastAsia="Times New Roman" w:hAnsi="Arial" w:cs="Arial"/>
                <w:spacing w:val="-1"/>
                <w:sz w:val="20"/>
                <w:szCs w:val="20"/>
                <w:rPrChange w:id="680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01" w:author="Adelino Naquarta Sepalanga Domingos" w:date="2025-03-05T09:17:00Z" w16du:dateUtc="2025-03-05T08:17:00Z">
                  <w:rPr>
                    <w:rFonts w:ascii="Times New Roman" w:eastAsia="Times New Roman" w:hAnsi="Times New Roman"/>
                    <w:spacing w:val="-1"/>
                  </w:rPr>
                </w:rPrChange>
              </w:rPr>
              <w:t>4.1.4.20.4.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F14FAF6" w14:textId="77777777" w:rsidR="003F3EDE" w:rsidRPr="004866BB" w:rsidRDefault="003F3EDE" w:rsidP="0025185C">
            <w:pPr>
              <w:jc w:val="center"/>
              <w:rPr>
                <w:rFonts w:ascii="Arial" w:eastAsia="Times New Roman" w:hAnsi="Arial" w:cs="Arial"/>
                <w:spacing w:val="-1"/>
                <w:sz w:val="20"/>
                <w:szCs w:val="20"/>
                <w:rPrChange w:id="680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EC95CB" w14:textId="77777777" w:rsidR="003F3EDE" w:rsidRPr="004866BB" w:rsidRDefault="003F3EDE" w:rsidP="0025185C">
            <w:pPr>
              <w:rPr>
                <w:rFonts w:ascii="Arial" w:eastAsia="Times New Roman" w:hAnsi="Arial" w:cs="Arial"/>
                <w:spacing w:val="-1"/>
                <w:sz w:val="20"/>
                <w:szCs w:val="20"/>
                <w:rPrChange w:id="680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04" w:author="Adelino Naquarta Sepalanga Domingos" w:date="2025-03-05T09:17:00Z" w16du:dateUtc="2025-03-05T08:17:00Z">
                  <w:rPr>
                    <w:rFonts w:ascii="Times New Roman" w:eastAsia="Times New Roman" w:hAnsi="Times New Roman"/>
                    <w:spacing w:val="-1"/>
                  </w:rPr>
                </w:rPrChange>
              </w:rPr>
              <w:t>Moeda (</w:t>
            </w:r>
            <w:proofErr w:type="spellStart"/>
            <w:r w:rsidRPr="004866BB">
              <w:rPr>
                <w:rFonts w:ascii="Arial" w:eastAsia="Times New Roman" w:hAnsi="Arial" w:cs="Arial"/>
                <w:spacing w:val="-1"/>
                <w:sz w:val="20"/>
                <w:szCs w:val="20"/>
                <w:rPrChange w:id="6805" w:author="Adelino Naquarta Sepalanga Domingos" w:date="2025-03-05T09:17:00Z" w16du:dateUtc="2025-03-05T08:17:00Z">
                  <w:rPr>
                    <w:rFonts w:ascii="Times New Roman" w:eastAsia="Times New Roman" w:hAnsi="Times New Roman"/>
                    <w:spacing w:val="-1"/>
                  </w:rPr>
                </w:rPrChange>
              </w:rPr>
              <w:t>Currency</w:t>
            </w:r>
            <w:proofErr w:type="spellEnd"/>
            <w:r w:rsidRPr="004866BB">
              <w:rPr>
                <w:rFonts w:ascii="Arial" w:eastAsia="Times New Roman" w:hAnsi="Arial" w:cs="Arial"/>
                <w:spacing w:val="-1"/>
                <w:sz w:val="20"/>
                <w:szCs w:val="20"/>
                <w:rPrChange w:id="6806"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3B7232" w14:textId="77777777" w:rsidR="003F3EDE" w:rsidRPr="004866BB" w:rsidRDefault="003F3EDE" w:rsidP="0025185C">
            <w:pPr>
              <w:rPr>
                <w:rFonts w:ascii="Arial" w:eastAsia="Times New Roman" w:hAnsi="Arial" w:cs="Arial"/>
                <w:spacing w:val="-1"/>
                <w:sz w:val="20"/>
                <w:szCs w:val="20"/>
                <w:rPrChange w:id="68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08" w:author="Adelino Naquarta Sepalanga Domingos" w:date="2025-03-05T09:17:00Z" w16du:dateUtc="2025-03-05T08:17:00Z">
                  <w:rPr>
                    <w:rFonts w:ascii="Times New Roman" w:eastAsia="Times New Roman" w:hAnsi="Times New Roman"/>
                    <w:spacing w:val="-1"/>
                  </w:rPr>
                </w:rPrChange>
              </w:rPr>
              <w:t xml:space="preserve">Não deve ser gerada no caso </w:t>
            </w:r>
            <w:proofErr w:type="gramStart"/>
            <w:r w:rsidRPr="004866BB">
              <w:rPr>
                <w:rFonts w:ascii="Arial" w:eastAsia="Times New Roman" w:hAnsi="Arial" w:cs="Arial"/>
                <w:spacing w:val="-1"/>
                <w:sz w:val="20"/>
                <w:szCs w:val="20"/>
                <w:rPrChange w:id="6809" w:author="Adelino Naquarta Sepalanga Domingos" w:date="2025-03-05T09:17:00Z" w16du:dateUtc="2025-03-05T08:17:00Z">
                  <w:rPr>
                    <w:rFonts w:ascii="Times New Roman" w:eastAsia="Times New Roman" w:hAnsi="Times New Roman"/>
                    <w:spacing w:val="-1"/>
                  </w:rPr>
                </w:rPrChange>
              </w:rPr>
              <w:t>da</w:t>
            </w:r>
            <w:proofErr w:type="gramEnd"/>
            <w:r w:rsidRPr="004866BB">
              <w:rPr>
                <w:rFonts w:ascii="Arial" w:eastAsia="Times New Roman" w:hAnsi="Arial" w:cs="Arial"/>
                <w:spacing w:val="-1"/>
                <w:sz w:val="20"/>
                <w:szCs w:val="20"/>
                <w:rPrChange w:id="6810" w:author="Adelino Naquarta Sepalanga Domingos" w:date="2025-03-05T09:17:00Z" w16du:dateUtc="2025-03-05T08:17:00Z">
                  <w:rPr>
                    <w:rFonts w:ascii="Times New Roman" w:eastAsia="Times New Roman" w:hAnsi="Times New Roman"/>
                    <w:spacing w:val="-1"/>
                  </w:rPr>
                </w:rPrChange>
              </w:rPr>
              <w:t xml:space="preserve"> emissão do documento ser em AOA.</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98E644" w14:textId="77777777" w:rsidR="003F3EDE" w:rsidRPr="004866BB" w:rsidRDefault="003F3EDE" w:rsidP="0025185C">
            <w:pPr>
              <w:jc w:val="center"/>
              <w:rPr>
                <w:rFonts w:ascii="Arial" w:eastAsia="Times New Roman" w:hAnsi="Arial" w:cs="Arial"/>
                <w:spacing w:val="-1"/>
                <w:sz w:val="20"/>
                <w:szCs w:val="20"/>
                <w:rPrChange w:id="681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12"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10ED8248" w14:textId="77777777" w:rsidTr="0025185C">
        <w:trPr>
          <w:trHeight w:val="89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E1AFB0" w14:textId="77777777" w:rsidR="003F3EDE" w:rsidRPr="004866BB" w:rsidRDefault="003F3EDE" w:rsidP="0025185C">
            <w:pPr>
              <w:jc w:val="center"/>
              <w:rPr>
                <w:rFonts w:ascii="Arial" w:eastAsia="Times New Roman" w:hAnsi="Arial" w:cs="Arial"/>
                <w:spacing w:val="-1"/>
                <w:sz w:val="20"/>
                <w:szCs w:val="20"/>
                <w:rPrChange w:id="681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14" w:author="Adelino Naquarta Sepalanga Domingos" w:date="2025-03-05T09:17:00Z" w16du:dateUtc="2025-03-05T08:17:00Z">
                  <w:rPr>
                    <w:rFonts w:ascii="Times New Roman" w:eastAsia="Times New Roman" w:hAnsi="Times New Roman"/>
                    <w:spacing w:val="-1"/>
                  </w:rPr>
                </w:rPrChange>
              </w:rPr>
              <w:t>4.1.4.20.4.1.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61DB986" w14:textId="77777777" w:rsidR="003F3EDE" w:rsidRPr="004866BB" w:rsidRDefault="003F3EDE" w:rsidP="0025185C">
            <w:pPr>
              <w:jc w:val="center"/>
              <w:rPr>
                <w:rFonts w:ascii="Arial" w:eastAsia="Times New Roman" w:hAnsi="Arial" w:cs="Arial"/>
                <w:spacing w:val="-1"/>
                <w:sz w:val="20"/>
                <w:szCs w:val="20"/>
                <w:rPrChange w:id="681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1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630133" w14:textId="77777777" w:rsidR="003F3EDE" w:rsidRPr="004866BB" w:rsidRDefault="003F3EDE" w:rsidP="0025185C">
            <w:pPr>
              <w:rPr>
                <w:rFonts w:ascii="Arial" w:eastAsia="Times New Roman" w:hAnsi="Arial" w:cs="Arial"/>
                <w:spacing w:val="-1"/>
                <w:sz w:val="20"/>
                <w:szCs w:val="20"/>
                <w:rPrChange w:id="681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18" w:author="Adelino Naquarta Sepalanga Domingos" w:date="2025-03-05T09:17:00Z" w16du:dateUtc="2025-03-05T08:17:00Z">
                  <w:rPr>
                    <w:rFonts w:ascii="Times New Roman" w:eastAsia="Times New Roman" w:hAnsi="Times New Roman"/>
                    <w:spacing w:val="-1"/>
                  </w:rPr>
                </w:rPrChange>
              </w:rPr>
              <w:t>Código de moeda (</w:t>
            </w:r>
            <w:proofErr w:type="spellStart"/>
            <w:r w:rsidRPr="004866BB">
              <w:rPr>
                <w:rFonts w:ascii="Arial" w:eastAsia="Times New Roman" w:hAnsi="Arial" w:cs="Arial"/>
                <w:spacing w:val="-1"/>
                <w:sz w:val="20"/>
                <w:szCs w:val="20"/>
                <w:rPrChange w:id="6819" w:author="Adelino Naquarta Sepalanga Domingos" w:date="2025-03-05T09:17:00Z" w16du:dateUtc="2025-03-05T08:17:00Z">
                  <w:rPr>
                    <w:rFonts w:ascii="Times New Roman" w:eastAsia="Times New Roman" w:hAnsi="Times New Roman"/>
                    <w:spacing w:val="-1"/>
                  </w:rPr>
                </w:rPrChange>
              </w:rPr>
              <w:t>CurrencyCode</w:t>
            </w:r>
            <w:proofErr w:type="spellEnd"/>
            <w:r w:rsidRPr="004866BB">
              <w:rPr>
                <w:rFonts w:ascii="Arial" w:eastAsia="Times New Roman" w:hAnsi="Arial" w:cs="Arial"/>
                <w:spacing w:val="-1"/>
                <w:sz w:val="20"/>
                <w:szCs w:val="20"/>
                <w:rPrChange w:id="682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31F238" w14:textId="77777777" w:rsidR="003F3EDE" w:rsidRPr="004866BB" w:rsidRDefault="003F3EDE" w:rsidP="0025185C">
            <w:pPr>
              <w:rPr>
                <w:rFonts w:ascii="Arial" w:eastAsia="Times New Roman" w:hAnsi="Arial" w:cs="Arial"/>
                <w:spacing w:val="-1"/>
                <w:sz w:val="20"/>
                <w:szCs w:val="20"/>
                <w:rPrChange w:id="68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22" w:author="Adelino Naquarta Sepalanga Domingos" w:date="2025-03-05T09:17:00Z" w16du:dateUtc="2025-03-05T08:17:00Z">
                  <w:rPr>
                    <w:rFonts w:ascii="Times New Roman" w:eastAsia="Times New Roman" w:hAnsi="Times New Roman"/>
                    <w:spacing w:val="-1"/>
                  </w:rPr>
                </w:rPrChange>
              </w:rPr>
              <w:t>No caso de moeda estrangeira deve ser preenchido de acordo com a norma ISO 4217.</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9262F61" w14:textId="77777777" w:rsidR="003F3EDE" w:rsidRPr="004866BB" w:rsidRDefault="003F3EDE" w:rsidP="0025185C">
            <w:pPr>
              <w:jc w:val="center"/>
              <w:rPr>
                <w:rFonts w:ascii="Arial" w:eastAsia="Times New Roman" w:hAnsi="Arial" w:cs="Arial"/>
                <w:spacing w:val="-1"/>
                <w:sz w:val="20"/>
                <w:szCs w:val="20"/>
                <w:rPrChange w:id="6823" w:author="Adelino Naquarta Sepalanga Domingos" w:date="2025-03-05T09:17:00Z" w16du:dateUtc="2025-03-05T08:17:00Z">
                  <w:rPr>
                    <w:rFonts w:ascii="Times New Roman" w:eastAsia="Times New Roman" w:hAnsi="Times New Roman"/>
                    <w:spacing w:val="-1"/>
                  </w:rPr>
                </w:rPrChange>
              </w:rPr>
            </w:pPr>
          </w:p>
          <w:p w14:paraId="38F45855" w14:textId="77777777" w:rsidR="003F3EDE" w:rsidRPr="004866BB" w:rsidRDefault="003F3EDE" w:rsidP="0025185C">
            <w:pPr>
              <w:jc w:val="center"/>
              <w:rPr>
                <w:rFonts w:ascii="Arial" w:eastAsia="Times New Roman" w:hAnsi="Arial" w:cs="Arial"/>
                <w:spacing w:val="-1"/>
                <w:sz w:val="20"/>
                <w:szCs w:val="20"/>
                <w:rPrChange w:id="682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25" w:author="Adelino Naquarta Sepalanga Domingos" w:date="2025-03-05T09:17:00Z" w16du:dateUtc="2025-03-05T08:17:00Z">
                  <w:rPr>
                    <w:rFonts w:ascii="Times New Roman" w:eastAsia="Times New Roman" w:hAnsi="Times New Roman"/>
                    <w:spacing w:val="-1"/>
                  </w:rPr>
                </w:rPrChange>
              </w:rPr>
              <w:t>Texto 3</w:t>
            </w:r>
          </w:p>
        </w:tc>
      </w:tr>
      <w:tr w:rsidR="003F3EDE" w:rsidRPr="004866BB" w14:paraId="28D1B784" w14:textId="77777777" w:rsidTr="0025185C">
        <w:trPr>
          <w:trHeight w:val="99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ABCFFD" w14:textId="77777777" w:rsidR="003F3EDE" w:rsidRPr="004866BB" w:rsidRDefault="003F3EDE" w:rsidP="0025185C">
            <w:pPr>
              <w:jc w:val="center"/>
              <w:rPr>
                <w:rFonts w:ascii="Arial" w:eastAsia="Times New Roman" w:hAnsi="Arial" w:cs="Arial"/>
                <w:spacing w:val="-1"/>
                <w:sz w:val="20"/>
                <w:szCs w:val="20"/>
                <w:rPrChange w:id="682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27" w:author="Adelino Naquarta Sepalanga Domingos" w:date="2025-03-05T09:17:00Z" w16du:dateUtc="2025-03-05T08:17:00Z">
                  <w:rPr>
                    <w:rFonts w:ascii="Times New Roman" w:eastAsia="Times New Roman" w:hAnsi="Times New Roman"/>
                    <w:spacing w:val="-1"/>
                  </w:rPr>
                </w:rPrChange>
              </w:rPr>
              <w:t>4.1.4.20.4.2.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56C97F" w14:textId="77777777" w:rsidR="003F3EDE" w:rsidRPr="004866BB" w:rsidRDefault="003F3EDE" w:rsidP="0025185C">
            <w:pPr>
              <w:jc w:val="center"/>
              <w:rPr>
                <w:rFonts w:ascii="Arial" w:eastAsia="Times New Roman" w:hAnsi="Arial" w:cs="Arial"/>
                <w:spacing w:val="-1"/>
                <w:sz w:val="20"/>
                <w:szCs w:val="20"/>
                <w:rPrChange w:id="682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29"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07CC389" w14:textId="77777777" w:rsidR="003F3EDE" w:rsidRPr="004866BB" w:rsidRDefault="003F3EDE" w:rsidP="0025185C">
            <w:pPr>
              <w:rPr>
                <w:rFonts w:ascii="Arial" w:eastAsia="Times New Roman" w:hAnsi="Arial" w:cs="Arial"/>
                <w:spacing w:val="-1"/>
                <w:sz w:val="20"/>
                <w:szCs w:val="20"/>
                <w:rPrChange w:id="683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31" w:author="Adelino Naquarta Sepalanga Domingos" w:date="2025-03-05T09:17:00Z" w16du:dateUtc="2025-03-05T08:17:00Z">
                  <w:rPr>
                    <w:rFonts w:ascii="Times New Roman" w:eastAsia="Times New Roman" w:hAnsi="Times New Roman"/>
                    <w:spacing w:val="-1"/>
                  </w:rPr>
                </w:rPrChange>
              </w:rPr>
              <w:t>Valor total em moeda estrangeira (</w:t>
            </w:r>
            <w:proofErr w:type="spellStart"/>
            <w:r w:rsidRPr="004866BB">
              <w:rPr>
                <w:rFonts w:ascii="Arial" w:eastAsia="Times New Roman" w:hAnsi="Arial" w:cs="Arial"/>
                <w:spacing w:val="-1"/>
                <w:sz w:val="20"/>
                <w:szCs w:val="20"/>
                <w:rPrChange w:id="6832" w:author="Adelino Naquarta Sepalanga Domingos" w:date="2025-03-05T09:17:00Z" w16du:dateUtc="2025-03-05T08:17:00Z">
                  <w:rPr>
                    <w:rFonts w:ascii="Times New Roman" w:eastAsia="Times New Roman" w:hAnsi="Times New Roman"/>
                    <w:spacing w:val="-1"/>
                  </w:rPr>
                </w:rPrChange>
              </w:rPr>
              <w:t>CurrencyAmount</w:t>
            </w:r>
            <w:proofErr w:type="spellEnd"/>
            <w:r w:rsidRPr="004866BB">
              <w:rPr>
                <w:rFonts w:ascii="Arial" w:eastAsia="Times New Roman" w:hAnsi="Arial" w:cs="Arial"/>
                <w:spacing w:val="-1"/>
                <w:sz w:val="20"/>
                <w:szCs w:val="20"/>
                <w:rPrChange w:id="6833"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664AAB" w14:textId="77777777" w:rsidR="003F3EDE" w:rsidRPr="004866BB" w:rsidRDefault="003F3EDE" w:rsidP="0025185C">
            <w:pPr>
              <w:rPr>
                <w:rFonts w:ascii="Arial" w:eastAsia="Times New Roman" w:hAnsi="Arial" w:cs="Arial"/>
                <w:spacing w:val="-1"/>
                <w:sz w:val="20"/>
                <w:szCs w:val="20"/>
                <w:rPrChange w:id="683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35" w:author="Adelino Naquarta Sepalanga Domingos" w:date="2025-03-05T09:17:00Z" w16du:dateUtc="2025-03-05T08:17:00Z">
                  <w:rPr>
                    <w:rFonts w:ascii="Times New Roman" w:eastAsia="Times New Roman" w:hAnsi="Times New Roman"/>
                    <w:spacing w:val="-1"/>
                  </w:rPr>
                </w:rPrChange>
              </w:rPr>
              <w:t>Valor do campo 4.1.4.20. 3. – Total do documento com impostos (</w:t>
            </w:r>
            <w:proofErr w:type="spellStart"/>
            <w:r w:rsidRPr="004866BB">
              <w:rPr>
                <w:rFonts w:ascii="Arial" w:eastAsia="Times New Roman" w:hAnsi="Arial" w:cs="Arial"/>
                <w:spacing w:val="-1"/>
                <w:sz w:val="20"/>
                <w:szCs w:val="20"/>
                <w:rPrChange w:id="6836" w:author="Adelino Naquarta Sepalanga Domingos" w:date="2025-03-05T09:17:00Z" w16du:dateUtc="2025-03-05T08:17:00Z">
                  <w:rPr>
                    <w:rFonts w:ascii="Times New Roman" w:eastAsia="Times New Roman" w:hAnsi="Times New Roman"/>
                    <w:spacing w:val="-1"/>
                  </w:rPr>
                </w:rPrChange>
              </w:rPr>
              <w:t>GrossTotal</w:t>
            </w:r>
            <w:proofErr w:type="spellEnd"/>
            <w:r w:rsidRPr="004866BB">
              <w:rPr>
                <w:rFonts w:ascii="Arial" w:eastAsia="Times New Roman" w:hAnsi="Arial" w:cs="Arial"/>
                <w:spacing w:val="-1"/>
                <w:sz w:val="20"/>
                <w:szCs w:val="20"/>
                <w:rPrChange w:id="6837" w:author="Adelino Naquarta Sepalanga Domingos" w:date="2025-03-05T09:17:00Z" w16du:dateUtc="2025-03-05T08:17:00Z">
                  <w:rPr>
                    <w:rFonts w:ascii="Times New Roman" w:eastAsia="Times New Roman" w:hAnsi="Times New Roman"/>
                    <w:spacing w:val="-1"/>
                  </w:rPr>
                </w:rPrChange>
              </w:rPr>
              <w:t>) na moeda original do documento.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84B4B2D" w14:textId="77777777" w:rsidR="003F3EDE" w:rsidRPr="004866BB" w:rsidRDefault="003F3EDE" w:rsidP="0025185C">
            <w:pPr>
              <w:jc w:val="center"/>
              <w:rPr>
                <w:rFonts w:ascii="Arial" w:eastAsia="Times New Roman" w:hAnsi="Arial" w:cs="Arial"/>
                <w:spacing w:val="-1"/>
                <w:sz w:val="20"/>
                <w:szCs w:val="20"/>
                <w:rPrChange w:id="6838" w:author="Adelino Naquarta Sepalanga Domingos" w:date="2025-03-05T09:17:00Z" w16du:dateUtc="2025-03-05T08:17:00Z">
                  <w:rPr>
                    <w:rFonts w:ascii="Times New Roman" w:eastAsia="Times New Roman" w:hAnsi="Times New Roman"/>
                    <w:spacing w:val="-1"/>
                  </w:rPr>
                </w:rPrChange>
              </w:rPr>
            </w:pPr>
          </w:p>
          <w:p w14:paraId="0B8FDB03" w14:textId="77777777" w:rsidR="003F3EDE" w:rsidRPr="004866BB" w:rsidRDefault="003F3EDE" w:rsidP="0025185C">
            <w:pPr>
              <w:jc w:val="center"/>
              <w:rPr>
                <w:rFonts w:ascii="Arial" w:eastAsia="Times New Roman" w:hAnsi="Arial" w:cs="Arial"/>
                <w:spacing w:val="-1"/>
                <w:sz w:val="20"/>
                <w:szCs w:val="20"/>
                <w:rPrChange w:id="68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40"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6C44176B" w14:textId="77777777" w:rsidTr="0025185C">
        <w:trPr>
          <w:trHeight w:val="68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7A09FD" w14:textId="77777777" w:rsidR="003F3EDE" w:rsidRPr="004866BB" w:rsidRDefault="003F3EDE" w:rsidP="0025185C">
            <w:pPr>
              <w:jc w:val="center"/>
              <w:rPr>
                <w:rFonts w:ascii="Arial" w:eastAsia="Times New Roman" w:hAnsi="Arial" w:cs="Arial"/>
                <w:spacing w:val="-1"/>
                <w:sz w:val="20"/>
                <w:szCs w:val="20"/>
                <w:rPrChange w:id="684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42" w:author="Adelino Naquarta Sepalanga Domingos" w:date="2025-03-05T09:17:00Z" w16du:dateUtc="2025-03-05T08:17:00Z">
                  <w:rPr>
                    <w:rFonts w:ascii="Times New Roman" w:eastAsia="Times New Roman" w:hAnsi="Times New Roman"/>
                    <w:spacing w:val="-1"/>
                  </w:rPr>
                </w:rPrChange>
              </w:rPr>
              <w:t>4.1.4.20.4.3.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DDE9E1" w14:textId="77777777" w:rsidR="003F3EDE" w:rsidRPr="004866BB" w:rsidRDefault="003F3EDE" w:rsidP="0025185C">
            <w:pPr>
              <w:jc w:val="center"/>
              <w:rPr>
                <w:rFonts w:ascii="Arial" w:eastAsia="Times New Roman" w:hAnsi="Arial" w:cs="Arial"/>
                <w:spacing w:val="-1"/>
                <w:sz w:val="20"/>
                <w:szCs w:val="20"/>
                <w:rPrChange w:id="684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4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6234B4" w14:textId="77777777" w:rsidR="003F3EDE" w:rsidRPr="004866BB" w:rsidRDefault="003F3EDE" w:rsidP="0025185C">
            <w:pPr>
              <w:rPr>
                <w:rFonts w:ascii="Arial" w:eastAsia="Times New Roman" w:hAnsi="Arial" w:cs="Arial"/>
                <w:spacing w:val="-1"/>
                <w:sz w:val="20"/>
                <w:szCs w:val="20"/>
                <w:rPrChange w:id="68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46" w:author="Adelino Naquarta Sepalanga Domingos" w:date="2025-03-05T09:17:00Z" w16du:dateUtc="2025-03-05T08:17:00Z">
                  <w:rPr>
                    <w:rFonts w:ascii="Times New Roman" w:eastAsia="Times New Roman" w:hAnsi="Times New Roman"/>
                    <w:spacing w:val="-1"/>
                  </w:rPr>
                </w:rPrChange>
              </w:rPr>
              <w:t>Taxa de câmbio (</w:t>
            </w:r>
            <w:proofErr w:type="spellStart"/>
            <w:r w:rsidRPr="004866BB">
              <w:rPr>
                <w:rFonts w:ascii="Arial" w:eastAsia="Times New Roman" w:hAnsi="Arial" w:cs="Arial"/>
                <w:spacing w:val="-1"/>
                <w:sz w:val="20"/>
                <w:szCs w:val="20"/>
                <w:rPrChange w:id="6847" w:author="Adelino Naquarta Sepalanga Domingos" w:date="2025-03-05T09:17:00Z" w16du:dateUtc="2025-03-05T08:17:00Z">
                  <w:rPr>
                    <w:rFonts w:ascii="Times New Roman" w:eastAsia="Times New Roman" w:hAnsi="Times New Roman"/>
                    <w:spacing w:val="-1"/>
                  </w:rPr>
                </w:rPrChange>
              </w:rPr>
              <w:t>ExchangeRate</w:t>
            </w:r>
            <w:proofErr w:type="spellEnd"/>
            <w:r w:rsidRPr="004866BB">
              <w:rPr>
                <w:rFonts w:ascii="Arial" w:eastAsia="Times New Roman" w:hAnsi="Arial" w:cs="Arial"/>
                <w:spacing w:val="-1"/>
                <w:sz w:val="20"/>
                <w:szCs w:val="20"/>
                <w:rPrChange w:id="6848"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28CC0AC" w14:textId="77777777" w:rsidR="003F3EDE" w:rsidRPr="004866BB" w:rsidRDefault="003F3EDE" w:rsidP="0025185C">
            <w:pPr>
              <w:rPr>
                <w:rFonts w:ascii="Arial" w:eastAsia="Times New Roman" w:hAnsi="Arial" w:cs="Arial"/>
                <w:spacing w:val="-1"/>
                <w:sz w:val="20"/>
                <w:szCs w:val="20"/>
                <w:rPrChange w:id="684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50" w:author="Adelino Naquarta Sepalanga Domingos" w:date="2025-03-05T09:17:00Z" w16du:dateUtc="2025-03-05T08:17:00Z">
                  <w:rPr>
                    <w:rFonts w:ascii="Times New Roman" w:eastAsia="Times New Roman" w:hAnsi="Times New Roman"/>
                    <w:spacing w:val="-1"/>
                  </w:rPr>
                </w:rPrChange>
              </w:rPr>
              <w:t>Deve ser indicada a taxa de câmbio utilizada na conversão para AOA.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CC853D0" w14:textId="77777777" w:rsidR="003F3EDE" w:rsidRPr="004866BB" w:rsidRDefault="003F3EDE" w:rsidP="0025185C">
            <w:pPr>
              <w:jc w:val="center"/>
              <w:rPr>
                <w:rFonts w:ascii="Arial" w:eastAsia="Times New Roman" w:hAnsi="Arial" w:cs="Arial"/>
                <w:spacing w:val="-1"/>
                <w:sz w:val="20"/>
                <w:szCs w:val="20"/>
                <w:rPrChange w:id="68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52" w:author="Adelino Naquarta Sepalanga Domingos" w:date="2025-03-05T09:17:00Z" w16du:dateUtc="2025-03-05T08:17:00Z">
                  <w:rPr>
                    <w:rFonts w:ascii="Times New Roman" w:eastAsia="Times New Roman" w:hAnsi="Times New Roman"/>
                    <w:spacing w:val="-1"/>
                  </w:rPr>
                </w:rPrChange>
              </w:rPr>
              <w:t>Decimal</w:t>
            </w:r>
          </w:p>
        </w:tc>
      </w:tr>
      <w:tr w:rsidR="003F3EDE" w:rsidRPr="004866BB" w14:paraId="77478492" w14:textId="77777777" w:rsidTr="0025185C">
        <w:trPr>
          <w:trHeight w:val="148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43614E" w14:textId="77777777" w:rsidR="003F3EDE" w:rsidRPr="004866BB" w:rsidRDefault="003F3EDE" w:rsidP="0025185C">
            <w:pPr>
              <w:jc w:val="center"/>
              <w:rPr>
                <w:rFonts w:ascii="Arial" w:eastAsia="Times New Roman" w:hAnsi="Arial" w:cs="Arial"/>
                <w:spacing w:val="-1"/>
                <w:sz w:val="20"/>
                <w:szCs w:val="20"/>
                <w:rPrChange w:id="6853" w:author="Adelino Naquarta Sepalanga Domingos" w:date="2025-03-05T09:17:00Z" w16du:dateUtc="2025-03-05T08:17:00Z">
                  <w:rPr>
                    <w:rFonts w:ascii="Times New Roman" w:eastAsia="Times New Roman" w:hAnsi="Times New Roman"/>
                    <w:spacing w:val="-1"/>
                  </w:rPr>
                </w:rPrChange>
              </w:rPr>
            </w:pPr>
          </w:p>
          <w:p w14:paraId="32F8A383" w14:textId="77777777" w:rsidR="003F3EDE" w:rsidRPr="004866BB" w:rsidRDefault="003F3EDE" w:rsidP="0025185C">
            <w:pPr>
              <w:jc w:val="center"/>
              <w:rPr>
                <w:rFonts w:ascii="Arial" w:eastAsia="Times New Roman" w:hAnsi="Arial" w:cs="Arial"/>
                <w:spacing w:val="-1"/>
                <w:sz w:val="20"/>
                <w:szCs w:val="20"/>
                <w:rPrChange w:id="6854" w:author="Adelino Naquarta Sepalanga Domingos" w:date="2025-03-05T09:17:00Z" w16du:dateUtc="2025-03-05T08:17:00Z">
                  <w:rPr>
                    <w:rFonts w:ascii="Times New Roman" w:eastAsia="Times New Roman" w:hAnsi="Times New Roman"/>
                    <w:spacing w:val="-1"/>
                  </w:rPr>
                </w:rPrChange>
              </w:rPr>
            </w:pPr>
          </w:p>
          <w:p w14:paraId="07A59895" w14:textId="77777777" w:rsidR="003F3EDE" w:rsidRPr="004866BB" w:rsidRDefault="003F3EDE" w:rsidP="0025185C">
            <w:pPr>
              <w:jc w:val="center"/>
              <w:rPr>
                <w:rFonts w:ascii="Arial" w:eastAsia="Times New Roman" w:hAnsi="Arial" w:cs="Arial"/>
                <w:spacing w:val="-1"/>
                <w:sz w:val="20"/>
                <w:szCs w:val="20"/>
                <w:rPrChange w:id="685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56" w:author="Adelino Naquarta Sepalanga Domingos" w:date="2025-03-05T09:17:00Z" w16du:dateUtc="2025-03-05T08:17:00Z">
                  <w:rPr>
                    <w:rFonts w:ascii="Times New Roman" w:eastAsia="Times New Roman" w:hAnsi="Times New Roman"/>
                    <w:spacing w:val="-1"/>
                  </w:rPr>
                </w:rPrChange>
              </w:rPr>
              <w:t>4.1.4.20.5.</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DB443F" w14:textId="77777777" w:rsidR="003F3EDE" w:rsidRPr="004866BB" w:rsidRDefault="003F3EDE" w:rsidP="0025185C">
            <w:pPr>
              <w:jc w:val="center"/>
              <w:rPr>
                <w:rFonts w:ascii="Arial" w:eastAsia="Times New Roman" w:hAnsi="Arial" w:cs="Arial"/>
                <w:spacing w:val="-1"/>
                <w:sz w:val="20"/>
                <w:szCs w:val="20"/>
                <w:rPrChange w:id="6857"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D626F6" w14:textId="77777777" w:rsidR="003F3EDE" w:rsidRPr="004866BB" w:rsidRDefault="003F3EDE" w:rsidP="0025185C">
            <w:pPr>
              <w:rPr>
                <w:rFonts w:ascii="Arial" w:eastAsia="Times New Roman" w:hAnsi="Arial" w:cs="Arial"/>
                <w:spacing w:val="-1"/>
                <w:sz w:val="20"/>
                <w:szCs w:val="20"/>
                <w:rPrChange w:id="6858" w:author="Adelino Naquarta Sepalanga Domingos" w:date="2025-03-05T09:17:00Z" w16du:dateUtc="2025-03-05T08:17:00Z">
                  <w:rPr>
                    <w:rFonts w:ascii="Times New Roman" w:eastAsia="Times New Roman" w:hAnsi="Times New Roman"/>
                    <w:spacing w:val="-1"/>
                  </w:rPr>
                </w:rPrChange>
              </w:rPr>
            </w:pPr>
          </w:p>
          <w:p w14:paraId="36A191CC" w14:textId="77777777" w:rsidR="003F3EDE" w:rsidRPr="004866BB" w:rsidRDefault="003F3EDE" w:rsidP="0025185C">
            <w:pPr>
              <w:rPr>
                <w:rFonts w:ascii="Arial" w:eastAsia="Times New Roman" w:hAnsi="Arial" w:cs="Arial"/>
                <w:spacing w:val="-1"/>
                <w:sz w:val="20"/>
                <w:szCs w:val="20"/>
                <w:rPrChange w:id="6859" w:author="Adelino Naquarta Sepalanga Domingos" w:date="2025-03-05T09:17:00Z" w16du:dateUtc="2025-03-05T08:17:00Z">
                  <w:rPr>
                    <w:rFonts w:ascii="Times New Roman" w:eastAsia="Times New Roman" w:hAnsi="Times New Roman"/>
                    <w:spacing w:val="-1"/>
                  </w:rPr>
                </w:rPrChange>
              </w:rPr>
            </w:pPr>
          </w:p>
          <w:p w14:paraId="6F62FE32" w14:textId="77777777" w:rsidR="003F3EDE" w:rsidRPr="004866BB" w:rsidRDefault="003F3EDE" w:rsidP="0025185C">
            <w:pPr>
              <w:rPr>
                <w:rFonts w:ascii="Arial" w:eastAsia="Times New Roman" w:hAnsi="Arial" w:cs="Arial"/>
                <w:spacing w:val="-1"/>
                <w:sz w:val="20"/>
                <w:szCs w:val="20"/>
                <w:rPrChange w:id="686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61" w:author="Adelino Naquarta Sepalanga Domingos" w:date="2025-03-05T09:17:00Z" w16du:dateUtc="2025-03-05T08:17:00Z">
                  <w:rPr>
                    <w:rFonts w:ascii="Times New Roman" w:eastAsia="Times New Roman" w:hAnsi="Times New Roman"/>
                    <w:spacing w:val="-1"/>
                  </w:rPr>
                </w:rPrChange>
              </w:rPr>
              <w:t>Acordos (</w:t>
            </w:r>
            <w:proofErr w:type="spellStart"/>
            <w:r w:rsidRPr="004866BB">
              <w:rPr>
                <w:rFonts w:ascii="Arial" w:eastAsia="Times New Roman" w:hAnsi="Arial" w:cs="Arial"/>
                <w:spacing w:val="-1"/>
                <w:sz w:val="20"/>
                <w:szCs w:val="20"/>
                <w:rPrChange w:id="6862" w:author="Adelino Naquarta Sepalanga Domingos" w:date="2025-03-05T09:17:00Z" w16du:dateUtc="2025-03-05T08:17:00Z">
                  <w:rPr>
                    <w:rFonts w:ascii="Times New Roman" w:eastAsia="Times New Roman" w:hAnsi="Times New Roman"/>
                    <w:spacing w:val="-1"/>
                  </w:rPr>
                </w:rPrChange>
              </w:rPr>
              <w:t>Settlement</w:t>
            </w:r>
            <w:proofErr w:type="spellEnd"/>
            <w:r w:rsidRPr="004866BB">
              <w:rPr>
                <w:rFonts w:ascii="Arial" w:eastAsia="Times New Roman" w:hAnsi="Arial" w:cs="Arial"/>
                <w:spacing w:val="-1"/>
                <w:sz w:val="20"/>
                <w:szCs w:val="20"/>
                <w:rPrChange w:id="6863"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BEC21E" w14:textId="77777777" w:rsidR="003F3EDE" w:rsidRPr="004866BB" w:rsidRDefault="003F3EDE" w:rsidP="0025185C">
            <w:pPr>
              <w:rPr>
                <w:rFonts w:ascii="Arial" w:eastAsia="Times New Roman" w:hAnsi="Arial" w:cs="Arial"/>
                <w:spacing w:val="-1"/>
                <w:sz w:val="20"/>
                <w:szCs w:val="20"/>
                <w:rPrChange w:id="686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65" w:author="Adelino Naquarta Sepalanga Domingos" w:date="2025-03-05T09:17:00Z" w16du:dateUtc="2025-03-05T08:17:00Z">
                  <w:rPr>
                    <w:rFonts w:ascii="Times New Roman" w:eastAsia="Times New Roman" w:hAnsi="Times New Roman"/>
                    <w:spacing w:val="-1"/>
                  </w:rPr>
                </w:rPrChange>
              </w:rPr>
              <w:t>Acordos ou formas de pagamento. Existindo a necessidade de efectuar</w:t>
            </w:r>
          </w:p>
          <w:p w14:paraId="0829DFC7" w14:textId="2D0797F9" w:rsidR="003F3EDE" w:rsidRPr="004866BB" w:rsidRDefault="003F3EDE" w:rsidP="0025185C">
            <w:pPr>
              <w:rPr>
                <w:rFonts w:ascii="Arial" w:eastAsia="Times New Roman" w:hAnsi="Arial" w:cs="Arial"/>
                <w:spacing w:val="-1"/>
                <w:sz w:val="20"/>
                <w:szCs w:val="20"/>
                <w:rPrChange w:id="686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67" w:author="Adelino Naquarta Sepalanga Domingos" w:date="2025-03-05T09:17:00Z" w16du:dateUtc="2025-03-05T08:17:00Z">
                  <w:rPr>
                    <w:rFonts w:ascii="Times New Roman" w:eastAsia="Times New Roman" w:hAnsi="Times New Roman"/>
                    <w:spacing w:val="-1"/>
                  </w:rPr>
                </w:rPrChange>
              </w:rPr>
              <w:t>mais do que uma referência, esta estrutura pode</w:t>
            </w:r>
            <w:del w:id="6868" w:author="Adelino Naquarta Sepalanga Domingos" w:date="2025-03-05T09:35:00Z" w16du:dateUtc="2025-03-05T08:35:00Z">
              <w:r w:rsidRPr="004866BB" w:rsidDel="00B45277">
                <w:rPr>
                  <w:rFonts w:ascii="Arial" w:eastAsia="Times New Roman" w:hAnsi="Arial" w:cs="Arial"/>
                  <w:spacing w:val="-1"/>
                  <w:sz w:val="20"/>
                  <w:szCs w:val="20"/>
                  <w:rPrChange w:id="6869" w:author="Adelino Naquarta Sepalanga Domingos" w:date="2025-03-05T09:17:00Z" w16du:dateUtc="2025-03-05T08:17:00Z">
                    <w:rPr>
                      <w:rFonts w:ascii="Times New Roman" w:eastAsia="Times New Roman" w:hAnsi="Times New Roman"/>
                      <w:spacing w:val="-1"/>
                    </w:rPr>
                  </w:rPrChange>
                </w:rPr>
                <w:delText>rá</w:delText>
              </w:r>
            </w:del>
            <w:r w:rsidRPr="004866BB">
              <w:rPr>
                <w:rFonts w:ascii="Arial" w:eastAsia="Times New Roman" w:hAnsi="Arial" w:cs="Arial"/>
                <w:spacing w:val="-1"/>
                <w:sz w:val="20"/>
                <w:szCs w:val="20"/>
                <w:rPrChange w:id="6870" w:author="Adelino Naquarta Sepalanga Domingos" w:date="2025-03-05T09:17:00Z" w16du:dateUtc="2025-03-05T08:17:00Z">
                  <w:rPr>
                    <w:rFonts w:ascii="Times New Roman" w:eastAsia="Times New Roman" w:hAnsi="Times New Roman"/>
                    <w:spacing w:val="-1"/>
                  </w:rPr>
                </w:rPrChange>
              </w:rPr>
              <w:t xml:space="preserve"> ser gerada tantas vezes quantas as necessárias.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7A97D4" w14:textId="77777777" w:rsidR="003F3EDE" w:rsidRPr="004866BB" w:rsidRDefault="003F3EDE" w:rsidP="0025185C">
            <w:pPr>
              <w:jc w:val="center"/>
              <w:rPr>
                <w:rFonts w:ascii="Arial" w:eastAsia="Times New Roman" w:hAnsi="Arial" w:cs="Arial"/>
                <w:spacing w:val="-1"/>
                <w:sz w:val="20"/>
                <w:szCs w:val="20"/>
                <w:rPrChange w:id="6871" w:author="Adelino Naquarta Sepalanga Domingos" w:date="2025-03-05T09:17:00Z" w16du:dateUtc="2025-03-05T08:17:00Z">
                  <w:rPr>
                    <w:rFonts w:ascii="Times New Roman" w:eastAsia="Times New Roman" w:hAnsi="Times New Roman"/>
                    <w:spacing w:val="-1"/>
                  </w:rPr>
                </w:rPrChange>
              </w:rPr>
            </w:pPr>
          </w:p>
          <w:p w14:paraId="7F1F853D" w14:textId="77777777" w:rsidR="003F3EDE" w:rsidRPr="004866BB" w:rsidRDefault="003F3EDE" w:rsidP="0025185C">
            <w:pPr>
              <w:jc w:val="center"/>
              <w:rPr>
                <w:rFonts w:ascii="Arial" w:eastAsia="Times New Roman" w:hAnsi="Arial" w:cs="Arial"/>
                <w:spacing w:val="-1"/>
                <w:sz w:val="20"/>
                <w:szCs w:val="20"/>
                <w:rPrChange w:id="687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73"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078263A5" w14:textId="77777777" w:rsidTr="0025185C">
        <w:trPr>
          <w:trHeight w:val="99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B5C85B" w14:textId="77777777" w:rsidR="003F3EDE" w:rsidRPr="004866BB" w:rsidRDefault="003F3EDE" w:rsidP="0025185C">
            <w:pPr>
              <w:jc w:val="center"/>
              <w:rPr>
                <w:rFonts w:ascii="Arial" w:eastAsia="Times New Roman" w:hAnsi="Arial" w:cs="Arial"/>
                <w:spacing w:val="-1"/>
                <w:sz w:val="20"/>
                <w:szCs w:val="20"/>
                <w:rPrChange w:id="687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75" w:author="Adelino Naquarta Sepalanga Domingos" w:date="2025-03-05T09:17:00Z" w16du:dateUtc="2025-03-05T08:17:00Z">
                  <w:rPr>
                    <w:rFonts w:ascii="Times New Roman" w:eastAsia="Times New Roman" w:hAnsi="Times New Roman"/>
                    <w:spacing w:val="-1"/>
                  </w:rPr>
                </w:rPrChange>
              </w:rPr>
              <w:t>4.1.4.20.5.1.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D41384" w14:textId="77777777" w:rsidR="003F3EDE" w:rsidRPr="004866BB" w:rsidRDefault="003F3EDE" w:rsidP="0025185C">
            <w:pPr>
              <w:jc w:val="center"/>
              <w:rPr>
                <w:rFonts w:ascii="Arial" w:eastAsia="Times New Roman" w:hAnsi="Arial" w:cs="Arial"/>
                <w:spacing w:val="-1"/>
                <w:sz w:val="20"/>
                <w:szCs w:val="20"/>
                <w:rPrChange w:id="6876"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FD7B3C" w14:textId="77777777" w:rsidR="003F3EDE" w:rsidRPr="004866BB" w:rsidRDefault="003F3EDE" w:rsidP="0025185C">
            <w:pPr>
              <w:rPr>
                <w:rFonts w:ascii="Arial" w:eastAsia="Times New Roman" w:hAnsi="Arial" w:cs="Arial"/>
                <w:spacing w:val="-1"/>
                <w:sz w:val="20"/>
                <w:szCs w:val="20"/>
                <w:rPrChange w:id="687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78" w:author="Adelino Naquarta Sepalanga Domingos" w:date="2025-03-05T09:17:00Z" w16du:dateUtc="2025-03-05T08:17:00Z">
                  <w:rPr>
                    <w:rFonts w:ascii="Times New Roman" w:eastAsia="Times New Roman" w:hAnsi="Times New Roman"/>
                    <w:spacing w:val="-1"/>
                  </w:rPr>
                </w:rPrChange>
              </w:rPr>
              <w:t>Acordos de descontos futuros (</w:t>
            </w:r>
            <w:proofErr w:type="spellStart"/>
            <w:r w:rsidRPr="004866BB">
              <w:rPr>
                <w:rFonts w:ascii="Arial" w:eastAsia="Times New Roman" w:hAnsi="Arial" w:cs="Arial"/>
                <w:spacing w:val="-1"/>
                <w:sz w:val="20"/>
                <w:szCs w:val="20"/>
                <w:rPrChange w:id="6879" w:author="Adelino Naquarta Sepalanga Domingos" w:date="2025-03-05T09:17:00Z" w16du:dateUtc="2025-03-05T08:17:00Z">
                  <w:rPr>
                    <w:rFonts w:ascii="Times New Roman" w:eastAsia="Times New Roman" w:hAnsi="Times New Roman"/>
                    <w:spacing w:val="-1"/>
                  </w:rPr>
                </w:rPrChange>
              </w:rPr>
              <w:t>SettlementDiscount</w:t>
            </w:r>
            <w:proofErr w:type="spellEnd"/>
            <w:r w:rsidRPr="004866BB">
              <w:rPr>
                <w:rFonts w:ascii="Arial" w:eastAsia="Times New Roman" w:hAnsi="Arial" w:cs="Arial"/>
                <w:spacing w:val="-1"/>
                <w:sz w:val="20"/>
                <w:szCs w:val="20"/>
                <w:rPrChange w:id="688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6D5CD4" w14:textId="77777777" w:rsidR="003F3EDE" w:rsidRPr="004866BB" w:rsidRDefault="003F3EDE" w:rsidP="0025185C">
            <w:pPr>
              <w:rPr>
                <w:rFonts w:ascii="Arial" w:eastAsia="Times New Roman" w:hAnsi="Arial" w:cs="Arial"/>
                <w:spacing w:val="-1"/>
                <w:sz w:val="20"/>
                <w:szCs w:val="20"/>
                <w:rPrChange w:id="688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82" w:author="Adelino Naquarta Sepalanga Domingos" w:date="2025-03-05T09:17:00Z" w16du:dateUtc="2025-03-05T08:17:00Z">
                  <w:rPr>
                    <w:rFonts w:ascii="Times New Roman" w:eastAsia="Times New Roman" w:hAnsi="Times New Roman"/>
                    <w:spacing w:val="-1"/>
                  </w:rPr>
                </w:rPrChange>
              </w:rPr>
              <w:t>Deve ser preenchido com os acordos de descontos a aplicar no futuro sobre o valor presente.</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08EF50E" w14:textId="77777777" w:rsidR="003F3EDE" w:rsidRPr="004866BB" w:rsidRDefault="003F3EDE" w:rsidP="0025185C">
            <w:pPr>
              <w:jc w:val="center"/>
              <w:rPr>
                <w:rFonts w:ascii="Arial" w:eastAsia="Times New Roman" w:hAnsi="Arial" w:cs="Arial"/>
                <w:spacing w:val="-1"/>
                <w:sz w:val="20"/>
                <w:szCs w:val="20"/>
                <w:rPrChange w:id="6883" w:author="Adelino Naquarta Sepalanga Domingos" w:date="2025-03-05T09:17:00Z" w16du:dateUtc="2025-03-05T08:17:00Z">
                  <w:rPr>
                    <w:rFonts w:ascii="Times New Roman" w:eastAsia="Times New Roman" w:hAnsi="Times New Roman"/>
                    <w:spacing w:val="-1"/>
                  </w:rPr>
                </w:rPrChange>
              </w:rPr>
            </w:pPr>
          </w:p>
          <w:p w14:paraId="275BCADE" w14:textId="77777777" w:rsidR="003F3EDE" w:rsidRPr="004866BB" w:rsidRDefault="003F3EDE" w:rsidP="0025185C">
            <w:pPr>
              <w:jc w:val="center"/>
              <w:rPr>
                <w:rFonts w:ascii="Arial" w:eastAsia="Times New Roman" w:hAnsi="Arial" w:cs="Arial"/>
                <w:spacing w:val="-1"/>
                <w:sz w:val="20"/>
                <w:szCs w:val="20"/>
                <w:rPrChange w:id="688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85" w:author="Adelino Naquarta Sepalanga Domingos" w:date="2025-03-05T09:17:00Z" w16du:dateUtc="2025-03-05T08:17:00Z">
                  <w:rPr>
                    <w:rFonts w:ascii="Times New Roman" w:eastAsia="Times New Roman" w:hAnsi="Times New Roman"/>
                    <w:spacing w:val="-1"/>
                  </w:rPr>
                </w:rPrChange>
              </w:rPr>
              <w:t>Texto 30</w:t>
            </w:r>
          </w:p>
        </w:tc>
      </w:tr>
      <w:tr w:rsidR="003F3EDE" w:rsidRPr="004866BB" w14:paraId="021FC9D2" w14:textId="77777777" w:rsidTr="0025185C">
        <w:trPr>
          <w:trHeight w:val="194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355EE0" w14:textId="77777777" w:rsidR="003F3EDE" w:rsidRPr="004866BB" w:rsidRDefault="003F3EDE" w:rsidP="0025185C">
            <w:pPr>
              <w:jc w:val="center"/>
              <w:rPr>
                <w:rFonts w:ascii="Arial" w:eastAsia="Times New Roman" w:hAnsi="Arial" w:cs="Arial"/>
                <w:spacing w:val="-1"/>
                <w:sz w:val="20"/>
                <w:szCs w:val="20"/>
                <w:rPrChange w:id="6886" w:author="Adelino Naquarta Sepalanga Domingos" w:date="2025-03-05T09:17:00Z" w16du:dateUtc="2025-03-05T08:17:00Z">
                  <w:rPr>
                    <w:rFonts w:ascii="Times New Roman" w:eastAsia="Times New Roman" w:hAnsi="Times New Roman"/>
                    <w:spacing w:val="-1"/>
                  </w:rPr>
                </w:rPrChange>
              </w:rPr>
            </w:pPr>
          </w:p>
          <w:p w14:paraId="0A85781E" w14:textId="77777777" w:rsidR="003F3EDE" w:rsidRPr="004866BB" w:rsidRDefault="003F3EDE" w:rsidP="0025185C">
            <w:pPr>
              <w:jc w:val="center"/>
              <w:rPr>
                <w:rFonts w:ascii="Arial" w:eastAsia="Times New Roman" w:hAnsi="Arial" w:cs="Arial"/>
                <w:spacing w:val="-1"/>
                <w:sz w:val="20"/>
                <w:szCs w:val="20"/>
                <w:rPrChange w:id="688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88" w:author="Adelino Naquarta Sepalanga Domingos" w:date="2025-03-05T09:17:00Z" w16du:dateUtc="2025-03-05T08:17:00Z">
                  <w:rPr>
                    <w:rFonts w:ascii="Times New Roman" w:eastAsia="Times New Roman" w:hAnsi="Times New Roman"/>
                    <w:spacing w:val="-1"/>
                  </w:rPr>
                </w:rPrChange>
              </w:rPr>
              <w:t>4.1.4.20.5.2.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5DC7FA" w14:textId="77777777" w:rsidR="003F3EDE" w:rsidRPr="004866BB" w:rsidRDefault="003F3EDE" w:rsidP="0025185C">
            <w:pPr>
              <w:jc w:val="center"/>
              <w:rPr>
                <w:rFonts w:ascii="Arial" w:eastAsia="Times New Roman" w:hAnsi="Arial" w:cs="Arial"/>
                <w:spacing w:val="-1"/>
                <w:sz w:val="20"/>
                <w:szCs w:val="20"/>
                <w:rPrChange w:id="6889"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CD9AAF" w14:textId="77777777" w:rsidR="003F3EDE" w:rsidRPr="004866BB" w:rsidRDefault="003F3EDE" w:rsidP="0025185C">
            <w:pPr>
              <w:rPr>
                <w:rFonts w:ascii="Arial" w:eastAsia="Times New Roman" w:hAnsi="Arial" w:cs="Arial"/>
                <w:spacing w:val="-1"/>
                <w:sz w:val="20"/>
                <w:szCs w:val="20"/>
                <w:rPrChange w:id="6890" w:author="Adelino Naquarta Sepalanga Domingos" w:date="2025-03-05T09:17:00Z" w16du:dateUtc="2025-03-05T08:17:00Z">
                  <w:rPr>
                    <w:rFonts w:ascii="Times New Roman" w:eastAsia="Times New Roman" w:hAnsi="Times New Roman"/>
                    <w:spacing w:val="-1"/>
                  </w:rPr>
                </w:rPrChange>
              </w:rPr>
            </w:pPr>
          </w:p>
          <w:p w14:paraId="57B415BF" w14:textId="77777777" w:rsidR="003F3EDE" w:rsidRPr="004866BB" w:rsidRDefault="003F3EDE" w:rsidP="0025185C">
            <w:pPr>
              <w:rPr>
                <w:rFonts w:ascii="Arial" w:eastAsia="Times New Roman" w:hAnsi="Arial" w:cs="Arial"/>
                <w:spacing w:val="-1"/>
                <w:sz w:val="20"/>
                <w:szCs w:val="20"/>
                <w:rPrChange w:id="689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92" w:author="Adelino Naquarta Sepalanga Domingos" w:date="2025-03-05T09:17:00Z" w16du:dateUtc="2025-03-05T08:17:00Z">
                  <w:rPr>
                    <w:rFonts w:ascii="Times New Roman" w:eastAsia="Times New Roman" w:hAnsi="Times New Roman"/>
                    <w:spacing w:val="-1"/>
                  </w:rPr>
                </w:rPrChange>
              </w:rPr>
              <w:t>Montante do desconto (</w:t>
            </w:r>
            <w:proofErr w:type="spellStart"/>
            <w:r w:rsidRPr="004866BB">
              <w:rPr>
                <w:rFonts w:ascii="Arial" w:eastAsia="Times New Roman" w:hAnsi="Arial" w:cs="Arial"/>
                <w:spacing w:val="-1"/>
                <w:sz w:val="20"/>
                <w:szCs w:val="20"/>
                <w:rPrChange w:id="6893" w:author="Adelino Naquarta Sepalanga Domingos" w:date="2025-03-05T09:17:00Z" w16du:dateUtc="2025-03-05T08:17:00Z">
                  <w:rPr>
                    <w:rFonts w:ascii="Times New Roman" w:eastAsia="Times New Roman" w:hAnsi="Times New Roman"/>
                    <w:spacing w:val="-1"/>
                  </w:rPr>
                </w:rPrChange>
              </w:rPr>
              <w:t>SettlementAmount</w:t>
            </w:r>
            <w:proofErr w:type="spellEnd"/>
            <w:r w:rsidRPr="004866BB">
              <w:rPr>
                <w:rFonts w:ascii="Arial" w:eastAsia="Times New Roman" w:hAnsi="Arial" w:cs="Arial"/>
                <w:spacing w:val="-1"/>
                <w:sz w:val="20"/>
                <w:szCs w:val="20"/>
                <w:rPrChange w:id="6894"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2B328FD" w14:textId="77777777" w:rsidR="003F3EDE" w:rsidRPr="004866BB" w:rsidRDefault="003F3EDE" w:rsidP="0025185C">
            <w:pPr>
              <w:rPr>
                <w:rFonts w:ascii="Arial" w:eastAsia="Times New Roman" w:hAnsi="Arial" w:cs="Arial"/>
                <w:spacing w:val="-1"/>
                <w:sz w:val="20"/>
                <w:szCs w:val="20"/>
                <w:rPrChange w:id="689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896" w:author="Adelino Naquarta Sepalanga Domingos" w:date="2025-03-05T09:17:00Z" w16du:dateUtc="2025-03-05T08:17:00Z">
                  <w:rPr>
                    <w:rFonts w:ascii="Times New Roman" w:eastAsia="Times New Roman" w:hAnsi="Times New Roman"/>
                    <w:spacing w:val="-1"/>
                  </w:rPr>
                </w:rPrChange>
              </w:rPr>
              <w:t>Representa o valor acordado para desconto futuro sem afectar o valor presente do documento indicado no campo 4.1.4.20.3. — Total do documento com impostos (</w:t>
            </w:r>
            <w:proofErr w:type="spellStart"/>
            <w:r w:rsidRPr="004866BB">
              <w:rPr>
                <w:rFonts w:ascii="Arial" w:eastAsia="Times New Roman" w:hAnsi="Arial" w:cs="Arial"/>
                <w:spacing w:val="-1"/>
                <w:sz w:val="20"/>
                <w:szCs w:val="20"/>
                <w:rPrChange w:id="6897" w:author="Adelino Naquarta Sepalanga Domingos" w:date="2025-03-05T09:17:00Z" w16du:dateUtc="2025-03-05T08:17:00Z">
                  <w:rPr>
                    <w:rFonts w:ascii="Times New Roman" w:eastAsia="Times New Roman" w:hAnsi="Times New Roman"/>
                    <w:spacing w:val="-1"/>
                  </w:rPr>
                </w:rPrChange>
              </w:rPr>
              <w:t>GrossTotal</w:t>
            </w:r>
            <w:proofErr w:type="spellEnd"/>
            <w:r w:rsidRPr="004866BB">
              <w:rPr>
                <w:rFonts w:ascii="Arial" w:eastAsia="Times New Roman" w:hAnsi="Arial" w:cs="Arial"/>
                <w:spacing w:val="-1"/>
                <w:sz w:val="20"/>
                <w:szCs w:val="20"/>
                <w:rPrChange w:id="6898" w:author="Adelino Naquarta Sepalanga Domingos" w:date="2025-03-05T09:17:00Z" w16du:dateUtc="2025-03-05T08:17:00Z">
                  <w:rPr>
                    <w:rFonts w:ascii="Times New Roman" w:eastAsia="Times New Roman" w:hAnsi="Times New Roman"/>
                    <w:spacing w:val="-1"/>
                  </w:rPr>
                </w:rPrChange>
              </w:rPr>
              <w:t>).</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383B44" w14:textId="77777777" w:rsidR="003F3EDE" w:rsidRPr="004866BB" w:rsidRDefault="003F3EDE" w:rsidP="0025185C">
            <w:pPr>
              <w:jc w:val="center"/>
              <w:rPr>
                <w:rFonts w:ascii="Arial" w:eastAsia="Times New Roman" w:hAnsi="Arial" w:cs="Arial"/>
                <w:spacing w:val="-1"/>
                <w:sz w:val="20"/>
                <w:szCs w:val="20"/>
                <w:rPrChange w:id="6899" w:author="Adelino Naquarta Sepalanga Domingos" w:date="2025-03-05T09:17:00Z" w16du:dateUtc="2025-03-05T08:17:00Z">
                  <w:rPr>
                    <w:rFonts w:ascii="Times New Roman" w:eastAsia="Times New Roman" w:hAnsi="Times New Roman"/>
                    <w:spacing w:val="-1"/>
                  </w:rPr>
                </w:rPrChange>
              </w:rPr>
            </w:pPr>
          </w:p>
          <w:p w14:paraId="6E4672DF" w14:textId="77777777" w:rsidR="003F3EDE" w:rsidRPr="004866BB" w:rsidRDefault="003F3EDE" w:rsidP="0025185C">
            <w:pPr>
              <w:jc w:val="center"/>
              <w:rPr>
                <w:rFonts w:ascii="Arial" w:eastAsia="Times New Roman" w:hAnsi="Arial" w:cs="Arial"/>
                <w:spacing w:val="-1"/>
                <w:sz w:val="20"/>
                <w:szCs w:val="20"/>
                <w:rPrChange w:id="6900" w:author="Adelino Naquarta Sepalanga Domingos" w:date="2025-03-05T09:17:00Z" w16du:dateUtc="2025-03-05T08:17:00Z">
                  <w:rPr>
                    <w:rFonts w:ascii="Times New Roman" w:eastAsia="Times New Roman" w:hAnsi="Times New Roman"/>
                    <w:spacing w:val="-1"/>
                  </w:rPr>
                </w:rPrChange>
              </w:rPr>
            </w:pPr>
          </w:p>
          <w:p w14:paraId="1FB1C6AE" w14:textId="77777777" w:rsidR="003F3EDE" w:rsidRPr="004866BB" w:rsidRDefault="003F3EDE" w:rsidP="0025185C">
            <w:pPr>
              <w:jc w:val="center"/>
              <w:rPr>
                <w:rFonts w:ascii="Arial" w:eastAsia="Times New Roman" w:hAnsi="Arial" w:cs="Arial"/>
                <w:spacing w:val="-1"/>
                <w:sz w:val="20"/>
                <w:szCs w:val="20"/>
                <w:rPrChange w:id="690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02"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79731270" w14:textId="77777777" w:rsidTr="0025185C">
        <w:trPr>
          <w:trHeight w:val="892"/>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88E3124" w14:textId="77777777" w:rsidR="003F3EDE" w:rsidRPr="004866BB" w:rsidRDefault="003F3EDE" w:rsidP="0025185C">
            <w:pPr>
              <w:jc w:val="center"/>
              <w:rPr>
                <w:rFonts w:ascii="Arial" w:eastAsia="Times New Roman" w:hAnsi="Arial" w:cs="Arial"/>
                <w:spacing w:val="-1"/>
                <w:sz w:val="20"/>
                <w:szCs w:val="20"/>
                <w:rPrChange w:id="690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04" w:author="Adelino Naquarta Sepalanga Domingos" w:date="2025-03-05T09:17:00Z" w16du:dateUtc="2025-03-05T08:17:00Z">
                  <w:rPr>
                    <w:rFonts w:ascii="Times New Roman" w:eastAsia="Times New Roman" w:hAnsi="Times New Roman"/>
                    <w:spacing w:val="-1"/>
                  </w:rPr>
                </w:rPrChange>
              </w:rPr>
              <w:t>4.1.4.20.5.3.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200003C" w14:textId="77777777" w:rsidR="003F3EDE" w:rsidRPr="004866BB" w:rsidRDefault="003F3EDE" w:rsidP="0025185C">
            <w:pPr>
              <w:jc w:val="center"/>
              <w:rPr>
                <w:rFonts w:ascii="Arial" w:eastAsia="Times New Roman" w:hAnsi="Arial" w:cs="Arial"/>
                <w:spacing w:val="-1"/>
                <w:sz w:val="20"/>
                <w:szCs w:val="20"/>
                <w:rPrChange w:id="6905"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515B338" w14:textId="77777777" w:rsidR="003F3EDE" w:rsidRPr="004866BB" w:rsidRDefault="003F3EDE" w:rsidP="0025185C">
            <w:pPr>
              <w:rPr>
                <w:rFonts w:ascii="Arial" w:eastAsia="Times New Roman" w:hAnsi="Arial" w:cs="Arial"/>
                <w:spacing w:val="-1"/>
                <w:sz w:val="20"/>
                <w:szCs w:val="20"/>
                <w:rPrChange w:id="690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07" w:author="Adelino Naquarta Sepalanga Domingos" w:date="2025-03-05T09:17:00Z" w16du:dateUtc="2025-03-05T08:17:00Z">
                  <w:rPr>
                    <w:rFonts w:ascii="Times New Roman" w:eastAsia="Times New Roman" w:hAnsi="Times New Roman"/>
                    <w:spacing w:val="-1"/>
                  </w:rPr>
                </w:rPrChange>
              </w:rPr>
              <w:t>Data acordada para o desconto (</w:t>
            </w:r>
            <w:proofErr w:type="spellStart"/>
            <w:r w:rsidRPr="004866BB">
              <w:rPr>
                <w:rFonts w:ascii="Arial" w:eastAsia="Times New Roman" w:hAnsi="Arial" w:cs="Arial"/>
                <w:spacing w:val="-1"/>
                <w:sz w:val="20"/>
                <w:szCs w:val="20"/>
                <w:rPrChange w:id="6908" w:author="Adelino Naquarta Sepalanga Domingos" w:date="2025-03-05T09:17:00Z" w16du:dateUtc="2025-03-05T08:17:00Z">
                  <w:rPr>
                    <w:rFonts w:ascii="Times New Roman" w:eastAsia="Times New Roman" w:hAnsi="Times New Roman"/>
                    <w:spacing w:val="-1"/>
                  </w:rPr>
                </w:rPrChange>
              </w:rPr>
              <w:t>SettlementDate</w:t>
            </w:r>
            <w:proofErr w:type="spellEnd"/>
            <w:r w:rsidRPr="004866BB">
              <w:rPr>
                <w:rFonts w:ascii="Arial" w:eastAsia="Times New Roman" w:hAnsi="Arial" w:cs="Arial"/>
                <w:spacing w:val="-1"/>
                <w:sz w:val="20"/>
                <w:szCs w:val="20"/>
                <w:rPrChange w:id="6909"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8958BD" w14:textId="77777777" w:rsidR="003F3EDE" w:rsidRPr="004866BB" w:rsidRDefault="003F3EDE" w:rsidP="0025185C">
            <w:pPr>
              <w:rPr>
                <w:rFonts w:ascii="Arial" w:eastAsia="Times New Roman" w:hAnsi="Arial" w:cs="Arial"/>
                <w:spacing w:val="-1"/>
                <w:sz w:val="20"/>
                <w:szCs w:val="20"/>
                <w:rPrChange w:id="691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11" w:author="Adelino Naquarta Sepalanga Domingos" w:date="2025-03-05T09:17:00Z" w16du:dateUtc="2025-03-05T08:17:00Z">
                  <w:rPr>
                    <w:rFonts w:ascii="Times New Roman" w:eastAsia="Times New Roman" w:hAnsi="Times New Roman"/>
                    <w:spacing w:val="-1"/>
                  </w:rPr>
                </w:rPrChange>
              </w:rPr>
              <w:t>A informação a constar é a data acordada para o pagamento com desconto.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1E2BFF" w14:textId="77777777" w:rsidR="003F3EDE" w:rsidRPr="004866BB" w:rsidRDefault="003F3EDE" w:rsidP="0025185C">
            <w:pPr>
              <w:jc w:val="center"/>
              <w:rPr>
                <w:rFonts w:ascii="Arial" w:eastAsia="Times New Roman" w:hAnsi="Arial" w:cs="Arial"/>
                <w:spacing w:val="-1"/>
                <w:sz w:val="20"/>
                <w:szCs w:val="20"/>
                <w:rPrChange w:id="6912" w:author="Adelino Naquarta Sepalanga Domingos" w:date="2025-03-05T09:17:00Z" w16du:dateUtc="2025-03-05T08:17:00Z">
                  <w:rPr>
                    <w:rFonts w:ascii="Times New Roman" w:eastAsia="Times New Roman" w:hAnsi="Times New Roman"/>
                    <w:spacing w:val="-1"/>
                  </w:rPr>
                </w:rPrChange>
              </w:rPr>
            </w:pPr>
          </w:p>
          <w:p w14:paraId="4C8A873D" w14:textId="77777777" w:rsidR="003F3EDE" w:rsidRPr="004866BB" w:rsidRDefault="003F3EDE" w:rsidP="0025185C">
            <w:pPr>
              <w:jc w:val="center"/>
              <w:rPr>
                <w:rFonts w:ascii="Arial" w:eastAsia="Times New Roman" w:hAnsi="Arial" w:cs="Arial"/>
                <w:spacing w:val="-1"/>
                <w:sz w:val="20"/>
                <w:szCs w:val="20"/>
                <w:rPrChange w:id="691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14" w:author="Adelino Naquarta Sepalanga Domingos" w:date="2025-03-05T09:17:00Z" w16du:dateUtc="2025-03-05T08:17:00Z">
                  <w:rPr>
                    <w:rFonts w:ascii="Times New Roman" w:eastAsia="Times New Roman" w:hAnsi="Times New Roman"/>
                    <w:spacing w:val="-1"/>
                  </w:rPr>
                </w:rPrChange>
              </w:rPr>
              <w:t>Data</w:t>
            </w:r>
          </w:p>
        </w:tc>
      </w:tr>
      <w:tr w:rsidR="003F3EDE" w:rsidRPr="004866BB" w14:paraId="41DE06B8" w14:textId="77777777" w:rsidTr="0025185C">
        <w:trPr>
          <w:trHeight w:val="85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974660" w14:textId="77777777" w:rsidR="003F3EDE" w:rsidRPr="004866BB" w:rsidRDefault="003F3EDE" w:rsidP="0025185C">
            <w:pPr>
              <w:jc w:val="center"/>
              <w:rPr>
                <w:rFonts w:ascii="Arial" w:eastAsia="Times New Roman" w:hAnsi="Arial" w:cs="Arial"/>
                <w:spacing w:val="-1"/>
                <w:sz w:val="20"/>
                <w:szCs w:val="20"/>
                <w:rPrChange w:id="691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16" w:author="Adelino Naquarta Sepalanga Domingos" w:date="2025-03-05T09:17:00Z" w16du:dateUtc="2025-03-05T08:17:00Z">
                  <w:rPr>
                    <w:rFonts w:ascii="Times New Roman" w:eastAsia="Times New Roman" w:hAnsi="Times New Roman"/>
                    <w:spacing w:val="-1"/>
                  </w:rPr>
                </w:rPrChange>
              </w:rPr>
              <w:t>4.1.4.20.5.4.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73BC1A" w14:textId="77777777" w:rsidR="003F3EDE" w:rsidRPr="004866BB" w:rsidRDefault="003F3EDE" w:rsidP="0025185C">
            <w:pPr>
              <w:jc w:val="center"/>
              <w:rPr>
                <w:rFonts w:ascii="Arial" w:eastAsia="Times New Roman" w:hAnsi="Arial" w:cs="Arial"/>
                <w:spacing w:val="-1"/>
                <w:sz w:val="20"/>
                <w:szCs w:val="20"/>
                <w:rPrChange w:id="6917"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03E227" w14:textId="77777777" w:rsidR="003F3EDE" w:rsidRPr="004866BB" w:rsidRDefault="003F3EDE" w:rsidP="0025185C">
            <w:pPr>
              <w:rPr>
                <w:rFonts w:ascii="Arial" w:eastAsia="Times New Roman" w:hAnsi="Arial" w:cs="Arial"/>
                <w:spacing w:val="-1"/>
                <w:sz w:val="20"/>
                <w:szCs w:val="20"/>
                <w:rPrChange w:id="691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19" w:author="Adelino Naquarta Sepalanga Domingos" w:date="2025-03-05T09:17:00Z" w16du:dateUtc="2025-03-05T08:17:00Z">
                  <w:rPr>
                    <w:rFonts w:ascii="Times New Roman" w:eastAsia="Times New Roman" w:hAnsi="Times New Roman"/>
                    <w:spacing w:val="-1"/>
                  </w:rPr>
                </w:rPrChange>
              </w:rPr>
              <w:t>Acordos de pagamento (</w:t>
            </w:r>
            <w:proofErr w:type="spellStart"/>
            <w:r w:rsidRPr="004866BB">
              <w:rPr>
                <w:rFonts w:ascii="Arial" w:eastAsia="Times New Roman" w:hAnsi="Arial" w:cs="Arial"/>
                <w:spacing w:val="-1"/>
                <w:sz w:val="20"/>
                <w:szCs w:val="20"/>
                <w:rPrChange w:id="6920" w:author="Adelino Naquarta Sepalanga Domingos" w:date="2025-03-05T09:17:00Z" w16du:dateUtc="2025-03-05T08:17:00Z">
                  <w:rPr>
                    <w:rFonts w:ascii="Times New Roman" w:eastAsia="Times New Roman" w:hAnsi="Times New Roman"/>
                    <w:spacing w:val="-1"/>
                  </w:rPr>
                </w:rPrChange>
              </w:rPr>
              <w:t>PaymentTerms</w:t>
            </w:r>
            <w:proofErr w:type="spellEnd"/>
            <w:r w:rsidRPr="004866BB">
              <w:rPr>
                <w:rFonts w:ascii="Arial" w:eastAsia="Times New Roman" w:hAnsi="Arial" w:cs="Arial"/>
                <w:spacing w:val="-1"/>
                <w:sz w:val="20"/>
                <w:szCs w:val="20"/>
                <w:rPrChange w:id="6921"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07A830" w14:textId="77777777" w:rsidR="003F3EDE" w:rsidRPr="004866BB" w:rsidRDefault="003F3EDE" w:rsidP="0025185C">
            <w:pPr>
              <w:rPr>
                <w:rFonts w:ascii="Arial" w:eastAsia="Times New Roman" w:hAnsi="Arial" w:cs="Arial"/>
                <w:spacing w:val="-1"/>
                <w:sz w:val="20"/>
                <w:szCs w:val="20"/>
                <w:rPrChange w:id="692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23" w:author="Adelino Naquarta Sepalanga Domingos" w:date="2025-03-05T09:17:00Z" w16du:dateUtc="2025-03-05T08:17:00Z">
                  <w:rPr>
                    <w:rFonts w:ascii="Times New Roman" w:eastAsia="Times New Roman" w:hAnsi="Times New Roman"/>
                    <w:spacing w:val="-1"/>
                  </w:rPr>
                </w:rPrChange>
              </w:rPr>
              <w:t xml:space="preserve">A informação a constar são os acordos estabelecidos ou a </w:t>
            </w:r>
            <w:proofErr w:type="gramStart"/>
            <w:r w:rsidRPr="004866BB">
              <w:rPr>
                <w:rFonts w:ascii="Arial" w:eastAsia="Times New Roman" w:hAnsi="Arial" w:cs="Arial"/>
                <w:spacing w:val="-1"/>
                <w:sz w:val="20"/>
                <w:szCs w:val="20"/>
                <w:rPrChange w:id="6924" w:author="Adelino Naquarta Sepalanga Domingos" w:date="2025-03-05T09:17:00Z" w16du:dateUtc="2025-03-05T08:17:00Z">
                  <w:rPr>
                    <w:rFonts w:ascii="Times New Roman" w:eastAsia="Times New Roman" w:hAnsi="Times New Roman"/>
                    <w:spacing w:val="-1"/>
                  </w:rPr>
                </w:rPrChange>
              </w:rPr>
              <w:t>data limite</w:t>
            </w:r>
            <w:proofErr w:type="gramEnd"/>
            <w:r w:rsidRPr="004866BB">
              <w:rPr>
                <w:rFonts w:ascii="Arial" w:eastAsia="Times New Roman" w:hAnsi="Arial" w:cs="Arial"/>
                <w:spacing w:val="-1"/>
                <w:sz w:val="20"/>
                <w:szCs w:val="20"/>
                <w:rPrChange w:id="6925" w:author="Adelino Naquarta Sepalanga Domingos" w:date="2025-03-05T09:17:00Z" w16du:dateUtc="2025-03-05T08:17:00Z">
                  <w:rPr>
                    <w:rFonts w:ascii="Times New Roman" w:eastAsia="Times New Roman" w:hAnsi="Times New Roman"/>
                    <w:spacing w:val="-1"/>
                  </w:rPr>
                </w:rPrChange>
              </w:rPr>
              <w:t xml:space="preserve"> de pagamento.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7CC3838" w14:textId="77777777" w:rsidR="003F3EDE" w:rsidRPr="004866BB" w:rsidRDefault="003F3EDE" w:rsidP="0025185C">
            <w:pPr>
              <w:jc w:val="center"/>
              <w:rPr>
                <w:rFonts w:ascii="Arial" w:eastAsia="Times New Roman" w:hAnsi="Arial" w:cs="Arial"/>
                <w:spacing w:val="-1"/>
                <w:sz w:val="20"/>
                <w:szCs w:val="20"/>
                <w:rPrChange w:id="6926" w:author="Adelino Naquarta Sepalanga Domingos" w:date="2025-03-05T09:17:00Z" w16du:dateUtc="2025-03-05T08:17:00Z">
                  <w:rPr>
                    <w:rFonts w:ascii="Times New Roman" w:eastAsia="Times New Roman" w:hAnsi="Times New Roman"/>
                    <w:spacing w:val="-1"/>
                  </w:rPr>
                </w:rPrChange>
              </w:rPr>
            </w:pPr>
          </w:p>
          <w:p w14:paraId="40957CB5" w14:textId="77777777" w:rsidR="003F3EDE" w:rsidRPr="004866BB" w:rsidRDefault="003F3EDE" w:rsidP="0025185C">
            <w:pPr>
              <w:jc w:val="center"/>
              <w:rPr>
                <w:rFonts w:ascii="Arial" w:eastAsia="Times New Roman" w:hAnsi="Arial" w:cs="Arial"/>
                <w:spacing w:val="-1"/>
                <w:sz w:val="20"/>
                <w:szCs w:val="20"/>
                <w:rPrChange w:id="69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28" w:author="Adelino Naquarta Sepalanga Domingos" w:date="2025-03-05T09:17:00Z" w16du:dateUtc="2025-03-05T08:17:00Z">
                  <w:rPr>
                    <w:rFonts w:ascii="Times New Roman" w:eastAsia="Times New Roman" w:hAnsi="Times New Roman"/>
                    <w:spacing w:val="-1"/>
                  </w:rPr>
                </w:rPrChange>
              </w:rPr>
              <w:t>Texto 100</w:t>
            </w:r>
          </w:p>
        </w:tc>
      </w:tr>
      <w:tr w:rsidR="003F3EDE" w:rsidRPr="004866BB" w14:paraId="59C88427"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DB487F2" w14:textId="77777777" w:rsidR="003F3EDE" w:rsidRPr="004866BB" w:rsidRDefault="003F3EDE" w:rsidP="0025185C">
            <w:pPr>
              <w:jc w:val="center"/>
              <w:rPr>
                <w:rFonts w:ascii="Arial" w:eastAsia="Times New Roman" w:hAnsi="Arial" w:cs="Arial"/>
                <w:spacing w:val="-1"/>
                <w:sz w:val="20"/>
                <w:szCs w:val="20"/>
                <w:rPrChange w:id="6929" w:author="Adelino Naquarta Sepalanga Domingos" w:date="2025-03-05T09:17:00Z" w16du:dateUtc="2025-03-05T08:17:00Z">
                  <w:rPr>
                    <w:rFonts w:ascii="Times New Roman" w:eastAsia="Times New Roman" w:hAnsi="Times New Roman"/>
                    <w:spacing w:val="-1"/>
                  </w:rPr>
                </w:rPrChange>
              </w:rPr>
            </w:pPr>
          </w:p>
          <w:p w14:paraId="11D05D95" w14:textId="77777777" w:rsidR="003F3EDE" w:rsidRPr="004866BB" w:rsidRDefault="003F3EDE" w:rsidP="0025185C">
            <w:pPr>
              <w:jc w:val="center"/>
              <w:rPr>
                <w:rFonts w:ascii="Arial" w:eastAsia="Times New Roman" w:hAnsi="Arial" w:cs="Arial"/>
                <w:spacing w:val="-1"/>
                <w:sz w:val="20"/>
                <w:szCs w:val="20"/>
                <w:rPrChange w:id="6930" w:author="Adelino Naquarta Sepalanga Domingos" w:date="2025-03-05T09:17:00Z" w16du:dateUtc="2025-03-05T08:17:00Z">
                  <w:rPr>
                    <w:rFonts w:ascii="Times New Roman" w:eastAsia="Times New Roman" w:hAnsi="Times New Roman"/>
                    <w:spacing w:val="-1"/>
                  </w:rPr>
                </w:rPrChange>
              </w:rPr>
            </w:pPr>
          </w:p>
          <w:p w14:paraId="01A2CA9D" w14:textId="77777777" w:rsidR="003F3EDE" w:rsidRPr="004866BB" w:rsidRDefault="003F3EDE" w:rsidP="0025185C">
            <w:pPr>
              <w:jc w:val="center"/>
              <w:rPr>
                <w:rFonts w:ascii="Arial" w:eastAsia="Times New Roman" w:hAnsi="Arial" w:cs="Arial"/>
                <w:spacing w:val="-1"/>
                <w:sz w:val="20"/>
                <w:szCs w:val="20"/>
                <w:rPrChange w:id="69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32" w:author="Adelino Naquarta Sepalanga Domingos" w:date="2025-03-05T09:17:00Z" w16du:dateUtc="2025-03-05T08:17:00Z">
                  <w:rPr>
                    <w:rFonts w:ascii="Times New Roman" w:eastAsia="Times New Roman" w:hAnsi="Times New Roman"/>
                    <w:spacing w:val="-1"/>
                  </w:rPr>
                </w:rPrChange>
              </w:rPr>
              <w:t>4.1.4.20.6.</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43A653" w14:textId="77777777" w:rsidR="003F3EDE" w:rsidRPr="004866BB" w:rsidRDefault="003F3EDE" w:rsidP="0025185C">
            <w:pPr>
              <w:jc w:val="center"/>
              <w:rPr>
                <w:rFonts w:ascii="Arial" w:eastAsia="Times New Roman" w:hAnsi="Arial" w:cs="Arial"/>
                <w:spacing w:val="-1"/>
                <w:sz w:val="20"/>
                <w:szCs w:val="20"/>
                <w:rPrChange w:id="6933"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750AE53" w14:textId="77777777" w:rsidR="003F3EDE" w:rsidRPr="004866BB" w:rsidRDefault="003F3EDE" w:rsidP="0025185C">
            <w:pPr>
              <w:rPr>
                <w:rFonts w:ascii="Arial" w:eastAsia="Times New Roman" w:hAnsi="Arial" w:cs="Arial"/>
                <w:spacing w:val="-1"/>
                <w:sz w:val="20"/>
                <w:szCs w:val="20"/>
                <w:rPrChange w:id="6934" w:author="Adelino Naquarta Sepalanga Domingos" w:date="2025-03-05T09:17:00Z" w16du:dateUtc="2025-03-05T08:17:00Z">
                  <w:rPr>
                    <w:rFonts w:ascii="Times New Roman" w:eastAsia="Times New Roman" w:hAnsi="Times New Roman"/>
                    <w:spacing w:val="-1"/>
                  </w:rPr>
                </w:rPrChange>
              </w:rPr>
            </w:pPr>
          </w:p>
          <w:p w14:paraId="3D3C61DF" w14:textId="77777777" w:rsidR="003F3EDE" w:rsidRPr="004866BB" w:rsidRDefault="003F3EDE" w:rsidP="0025185C">
            <w:pPr>
              <w:rPr>
                <w:rFonts w:ascii="Arial" w:eastAsia="Times New Roman" w:hAnsi="Arial" w:cs="Arial"/>
                <w:spacing w:val="-1"/>
                <w:sz w:val="20"/>
                <w:szCs w:val="20"/>
                <w:rPrChange w:id="6935" w:author="Adelino Naquarta Sepalanga Domingos" w:date="2025-03-05T09:17:00Z" w16du:dateUtc="2025-03-05T08:17:00Z">
                  <w:rPr>
                    <w:rFonts w:ascii="Times New Roman" w:eastAsia="Times New Roman" w:hAnsi="Times New Roman"/>
                    <w:spacing w:val="-1"/>
                  </w:rPr>
                </w:rPrChange>
              </w:rPr>
            </w:pPr>
          </w:p>
          <w:p w14:paraId="508378EF" w14:textId="77777777" w:rsidR="003F3EDE" w:rsidRPr="004866BB" w:rsidRDefault="003F3EDE" w:rsidP="0025185C">
            <w:pPr>
              <w:rPr>
                <w:rFonts w:ascii="Arial" w:eastAsia="Times New Roman" w:hAnsi="Arial" w:cs="Arial"/>
                <w:spacing w:val="-1"/>
                <w:sz w:val="20"/>
                <w:szCs w:val="20"/>
                <w:rPrChange w:id="693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37" w:author="Adelino Naquarta Sepalanga Domingos" w:date="2025-03-05T09:17:00Z" w16du:dateUtc="2025-03-05T08:17:00Z">
                  <w:rPr>
                    <w:rFonts w:ascii="Times New Roman" w:eastAsia="Times New Roman" w:hAnsi="Times New Roman"/>
                    <w:spacing w:val="-1"/>
                  </w:rPr>
                </w:rPrChange>
              </w:rPr>
              <w:t>Pagamentos (Payment)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C34941" w14:textId="77777777" w:rsidR="003F3EDE" w:rsidRPr="004866BB" w:rsidRDefault="003F3EDE" w:rsidP="0025185C">
            <w:pPr>
              <w:rPr>
                <w:rFonts w:ascii="Arial" w:eastAsia="Times New Roman" w:hAnsi="Arial" w:cs="Arial"/>
                <w:spacing w:val="-1"/>
                <w:sz w:val="20"/>
                <w:szCs w:val="20"/>
                <w:rPrChange w:id="693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39" w:author="Adelino Naquarta Sepalanga Domingos" w:date="2025-03-05T09:17:00Z" w16du:dateUtc="2025-03-05T08:17:00Z">
                  <w:rPr>
                    <w:rFonts w:ascii="Times New Roman" w:eastAsia="Times New Roman" w:hAnsi="Times New Roman"/>
                    <w:spacing w:val="-1"/>
                  </w:rPr>
                </w:rPrChange>
              </w:rPr>
              <w:t>No caso de pagamentos mistos devem ser indicados os montantes por tipo de meio e data de pagamento.</w:t>
            </w:r>
          </w:p>
          <w:p w14:paraId="04DE3A0E" w14:textId="12F00556" w:rsidR="003F3EDE" w:rsidRPr="004866BB" w:rsidRDefault="003F3EDE" w:rsidP="0025185C">
            <w:pPr>
              <w:rPr>
                <w:rFonts w:ascii="Arial" w:eastAsia="Times New Roman" w:hAnsi="Arial" w:cs="Arial"/>
                <w:spacing w:val="-1"/>
                <w:sz w:val="20"/>
                <w:szCs w:val="20"/>
                <w:rPrChange w:id="694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41" w:author="Adelino Naquarta Sepalanga Domingos" w:date="2025-03-05T09:17:00Z" w16du:dateUtc="2025-03-05T08:17:00Z">
                  <w:rPr>
                    <w:rFonts w:ascii="Times New Roman" w:eastAsia="Times New Roman" w:hAnsi="Times New Roman"/>
                    <w:spacing w:val="-1"/>
                  </w:rPr>
                </w:rPrChange>
              </w:rPr>
              <w:t>Existindo a necessidade de efectuar mais do que uma referência, esta estrutura pode</w:t>
            </w:r>
            <w:del w:id="6942" w:author="Adelino Naquarta Sepalanga Domingos" w:date="2025-03-05T09:22:00Z" w16du:dateUtc="2025-03-05T08:22:00Z">
              <w:r w:rsidRPr="004866BB" w:rsidDel="00FB0B06">
                <w:rPr>
                  <w:rFonts w:ascii="Arial" w:eastAsia="Times New Roman" w:hAnsi="Arial" w:cs="Arial"/>
                  <w:spacing w:val="-1"/>
                  <w:sz w:val="20"/>
                  <w:szCs w:val="20"/>
                  <w:rPrChange w:id="6943" w:author="Adelino Naquarta Sepalanga Domingos" w:date="2025-03-05T09:17:00Z" w16du:dateUtc="2025-03-05T08:17:00Z">
                    <w:rPr>
                      <w:rFonts w:ascii="Times New Roman" w:eastAsia="Times New Roman" w:hAnsi="Times New Roman"/>
                      <w:spacing w:val="-1"/>
                    </w:rPr>
                  </w:rPrChange>
                </w:rPr>
                <w:delText>rá</w:delText>
              </w:r>
            </w:del>
            <w:r w:rsidRPr="004866BB">
              <w:rPr>
                <w:rFonts w:ascii="Arial" w:eastAsia="Times New Roman" w:hAnsi="Arial" w:cs="Arial"/>
                <w:spacing w:val="-1"/>
                <w:sz w:val="20"/>
                <w:szCs w:val="20"/>
                <w:rPrChange w:id="6944" w:author="Adelino Naquarta Sepalanga Domingos" w:date="2025-03-05T09:17:00Z" w16du:dateUtc="2025-03-05T08:17:00Z">
                  <w:rPr>
                    <w:rFonts w:ascii="Times New Roman" w:eastAsia="Times New Roman" w:hAnsi="Times New Roman"/>
                    <w:spacing w:val="-1"/>
                  </w:rPr>
                </w:rPrChange>
              </w:rPr>
              <w:t xml:space="preserve"> ser gerada tantas vezes quantas as necessárias.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65CCBA" w14:textId="77777777" w:rsidR="003F3EDE" w:rsidRPr="004866BB" w:rsidRDefault="003F3EDE" w:rsidP="0025185C">
            <w:pPr>
              <w:jc w:val="center"/>
              <w:rPr>
                <w:rFonts w:ascii="Arial" w:eastAsia="Times New Roman" w:hAnsi="Arial" w:cs="Arial"/>
                <w:spacing w:val="-1"/>
                <w:sz w:val="20"/>
                <w:szCs w:val="20"/>
                <w:rPrChange w:id="6945" w:author="Adelino Naquarta Sepalanga Domingos" w:date="2025-03-05T09:17:00Z" w16du:dateUtc="2025-03-05T08:17:00Z">
                  <w:rPr>
                    <w:rFonts w:ascii="Times New Roman" w:eastAsia="Times New Roman" w:hAnsi="Times New Roman"/>
                    <w:spacing w:val="-1"/>
                  </w:rPr>
                </w:rPrChange>
              </w:rPr>
            </w:pPr>
          </w:p>
          <w:p w14:paraId="486BEAC4" w14:textId="77777777" w:rsidR="003F3EDE" w:rsidRPr="004866BB" w:rsidRDefault="003F3EDE" w:rsidP="0025185C">
            <w:pPr>
              <w:jc w:val="center"/>
              <w:rPr>
                <w:rFonts w:ascii="Arial" w:eastAsia="Times New Roman" w:hAnsi="Arial" w:cs="Arial"/>
                <w:spacing w:val="-1"/>
                <w:sz w:val="20"/>
                <w:szCs w:val="20"/>
                <w:rPrChange w:id="6946" w:author="Adelino Naquarta Sepalanga Domingos" w:date="2025-03-05T09:17:00Z" w16du:dateUtc="2025-03-05T08:17:00Z">
                  <w:rPr>
                    <w:rFonts w:ascii="Times New Roman" w:eastAsia="Times New Roman" w:hAnsi="Times New Roman"/>
                    <w:spacing w:val="-1"/>
                  </w:rPr>
                </w:rPrChange>
              </w:rPr>
            </w:pPr>
          </w:p>
          <w:p w14:paraId="6F1A29F5" w14:textId="77777777" w:rsidR="003F3EDE" w:rsidRPr="004866BB" w:rsidRDefault="003F3EDE" w:rsidP="0025185C">
            <w:pPr>
              <w:jc w:val="center"/>
              <w:rPr>
                <w:rFonts w:ascii="Arial" w:eastAsia="Times New Roman" w:hAnsi="Arial" w:cs="Arial"/>
                <w:spacing w:val="-1"/>
                <w:sz w:val="20"/>
                <w:szCs w:val="20"/>
                <w:rPrChange w:id="694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48"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3AC8FEBA" w14:textId="77777777" w:rsidTr="0025185C">
        <w:trPr>
          <w:trHeight w:val="161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82B896" w14:textId="77777777" w:rsidR="003F3EDE" w:rsidRPr="004866BB" w:rsidRDefault="003F3EDE" w:rsidP="0025185C">
            <w:pPr>
              <w:jc w:val="center"/>
              <w:rPr>
                <w:rFonts w:ascii="Arial" w:eastAsia="Times New Roman" w:hAnsi="Arial" w:cs="Arial"/>
                <w:spacing w:val="-1"/>
                <w:sz w:val="20"/>
                <w:szCs w:val="20"/>
                <w:rPrChange w:id="6949" w:author="Adelino Naquarta Sepalanga Domingos" w:date="2025-03-05T09:17:00Z" w16du:dateUtc="2025-03-05T08:17:00Z">
                  <w:rPr>
                    <w:rFonts w:ascii="Times New Roman" w:eastAsia="Times New Roman" w:hAnsi="Times New Roman"/>
                    <w:spacing w:val="-1"/>
                  </w:rPr>
                </w:rPrChange>
              </w:rPr>
            </w:pPr>
          </w:p>
          <w:p w14:paraId="3DF04C53" w14:textId="77777777" w:rsidR="003F3EDE" w:rsidRPr="004866BB" w:rsidRDefault="003F3EDE" w:rsidP="0025185C">
            <w:pPr>
              <w:jc w:val="center"/>
              <w:rPr>
                <w:rFonts w:ascii="Arial" w:eastAsia="Times New Roman" w:hAnsi="Arial" w:cs="Arial"/>
                <w:spacing w:val="-1"/>
                <w:sz w:val="20"/>
                <w:szCs w:val="20"/>
                <w:rPrChange w:id="6950" w:author="Adelino Naquarta Sepalanga Domingos" w:date="2025-03-05T09:17:00Z" w16du:dateUtc="2025-03-05T08:17:00Z">
                  <w:rPr>
                    <w:rFonts w:ascii="Times New Roman" w:eastAsia="Times New Roman" w:hAnsi="Times New Roman"/>
                    <w:spacing w:val="-1"/>
                  </w:rPr>
                </w:rPrChange>
              </w:rPr>
            </w:pPr>
          </w:p>
          <w:p w14:paraId="46ACF37A" w14:textId="77777777" w:rsidR="003F3EDE" w:rsidRPr="004866BB" w:rsidRDefault="003F3EDE" w:rsidP="0025185C">
            <w:pPr>
              <w:jc w:val="center"/>
              <w:rPr>
                <w:rFonts w:ascii="Arial" w:eastAsia="Times New Roman" w:hAnsi="Arial" w:cs="Arial"/>
                <w:spacing w:val="-1"/>
                <w:sz w:val="20"/>
                <w:szCs w:val="20"/>
                <w:rPrChange w:id="6951" w:author="Adelino Naquarta Sepalanga Domingos" w:date="2025-03-05T09:17:00Z" w16du:dateUtc="2025-03-05T08:17:00Z">
                  <w:rPr>
                    <w:rFonts w:ascii="Times New Roman" w:eastAsia="Times New Roman" w:hAnsi="Times New Roman"/>
                    <w:spacing w:val="-1"/>
                  </w:rPr>
                </w:rPrChange>
              </w:rPr>
            </w:pPr>
          </w:p>
          <w:p w14:paraId="74057BAA" w14:textId="77777777" w:rsidR="003F3EDE" w:rsidRPr="004866BB" w:rsidRDefault="003F3EDE" w:rsidP="0025185C">
            <w:pPr>
              <w:jc w:val="center"/>
              <w:rPr>
                <w:rFonts w:ascii="Arial" w:eastAsia="Times New Roman" w:hAnsi="Arial" w:cs="Arial"/>
                <w:spacing w:val="-1"/>
                <w:sz w:val="20"/>
                <w:szCs w:val="20"/>
                <w:rPrChange w:id="6952" w:author="Adelino Naquarta Sepalanga Domingos" w:date="2025-03-05T09:17:00Z" w16du:dateUtc="2025-03-05T08:17:00Z">
                  <w:rPr>
                    <w:rFonts w:ascii="Times New Roman" w:eastAsia="Times New Roman" w:hAnsi="Times New Roman"/>
                    <w:spacing w:val="-1"/>
                  </w:rPr>
                </w:rPrChange>
              </w:rPr>
            </w:pPr>
          </w:p>
          <w:p w14:paraId="11661BA0" w14:textId="77777777" w:rsidR="003F3EDE" w:rsidRPr="004866BB" w:rsidRDefault="003F3EDE" w:rsidP="0025185C">
            <w:pPr>
              <w:jc w:val="center"/>
              <w:rPr>
                <w:rFonts w:ascii="Arial" w:eastAsia="Times New Roman" w:hAnsi="Arial" w:cs="Arial"/>
                <w:spacing w:val="-1"/>
                <w:sz w:val="20"/>
                <w:szCs w:val="20"/>
                <w:rPrChange w:id="6953" w:author="Adelino Naquarta Sepalanga Domingos" w:date="2025-03-05T09:17:00Z" w16du:dateUtc="2025-03-05T08:17:00Z">
                  <w:rPr>
                    <w:rFonts w:ascii="Times New Roman" w:eastAsia="Times New Roman" w:hAnsi="Times New Roman"/>
                    <w:spacing w:val="-1"/>
                  </w:rPr>
                </w:rPrChange>
              </w:rPr>
            </w:pPr>
          </w:p>
          <w:p w14:paraId="153E8E23" w14:textId="77777777" w:rsidR="003F3EDE" w:rsidRPr="004866BB" w:rsidRDefault="003F3EDE" w:rsidP="0025185C">
            <w:pPr>
              <w:jc w:val="center"/>
              <w:rPr>
                <w:rFonts w:ascii="Arial" w:eastAsia="Times New Roman" w:hAnsi="Arial" w:cs="Arial"/>
                <w:spacing w:val="-1"/>
                <w:sz w:val="20"/>
                <w:szCs w:val="20"/>
                <w:rPrChange w:id="6954" w:author="Adelino Naquarta Sepalanga Domingos" w:date="2025-03-05T09:17:00Z" w16du:dateUtc="2025-03-05T08:17:00Z">
                  <w:rPr>
                    <w:rFonts w:ascii="Times New Roman" w:eastAsia="Times New Roman" w:hAnsi="Times New Roman"/>
                    <w:spacing w:val="-1"/>
                  </w:rPr>
                </w:rPrChange>
              </w:rPr>
            </w:pPr>
          </w:p>
          <w:p w14:paraId="1BDF935C" w14:textId="77777777" w:rsidR="003F3EDE" w:rsidRPr="004866BB" w:rsidRDefault="003F3EDE" w:rsidP="0025185C">
            <w:pPr>
              <w:jc w:val="center"/>
              <w:rPr>
                <w:rFonts w:ascii="Arial" w:eastAsia="Times New Roman" w:hAnsi="Arial" w:cs="Arial"/>
                <w:spacing w:val="-1"/>
                <w:sz w:val="20"/>
                <w:szCs w:val="20"/>
                <w:rPrChange w:id="6955" w:author="Adelino Naquarta Sepalanga Domingos" w:date="2025-03-05T09:17:00Z" w16du:dateUtc="2025-03-05T08:17:00Z">
                  <w:rPr>
                    <w:rFonts w:ascii="Times New Roman" w:eastAsia="Times New Roman" w:hAnsi="Times New Roman"/>
                    <w:spacing w:val="-1"/>
                  </w:rPr>
                </w:rPrChange>
              </w:rPr>
            </w:pPr>
          </w:p>
          <w:p w14:paraId="6B24DE33" w14:textId="77777777" w:rsidR="003F3EDE" w:rsidRPr="004866BB" w:rsidRDefault="003F3EDE" w:rsidP="0025185C">
            <w:pPr>
              <w:jc w:val="center"/>
              <w:rPr>
                <w:rFonts w:ascii="Arial" w:eastAsia="Times New Roman" w:hAnsi="Arial" w:cs="Arial"/>
                <w:spacing w:val="-1"/>
                <w:sz w:val="20"/>
                <w:szCs w:val="20"/>
                <w:rPrChange w:id="6956" w:author="Adelino Naquarta Sepalanga Domingos" w:date="2025-03-05T09:17:00Z" w16du:dateUtc="2025-03-05T08:17:00Z">
                  <w:rPr>
                    <w:rFonts w:ascii="Times New Roman" w:eastAsia="Times New Roman" w:hAnsi="Times New Roman"/>
                    <w:spacing w:val="-1"/>
                  </w:rPr>
                </w:rPrChange>
              </w:rPr>
            </w:pPr>
          </w:p>
          <w:p w14:paraId="006D4A0F" w14:textId="77777777" w:rsidR="003F3EDE" w:rsidRPr="004866BB" w:rsidRDefault="003F3EDE" w:rsidP="0025185C">
            <w:pPr>
              <w:jc w:val="center"/>
              <w:rPr>
                <w:rFonts w:ascii="Arial" w:eastAsia="Times New Roman" w:hAnsi="Arial" w:cs="Arial"/>
                <w:spacing w:val="-1"/>
                <w:sz w:val="20"/>
                <w:szCs w:val="20"/>
                <w:rPrChange w:id="695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58" w:author="Adelino Naquarta Sepalanga Domingos" w:date="2025-03-05T09:17:00Z" w16du:dateUtc="2025-03-05T08:17:00Z">
                  <w:rPr>
                    <w:rFonts w:ascii="Times New Roman" w:eastAsia="Times New Roman" w:hAnsi="Times New Roman"/>
                    <w:spacing w:val="-1"/>
                  </w:rPr>
                </w:rPrChange>
              </w:rPr>
              <w:t>4.1.4.20.6.1.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BEDAEA" w14:textId="77777777" w:rsidR="003F3EDE" w:rsidRPr="004866BB" w:rsidRDefault="003F3EDE" w:rsidP="0025185C">
            <w:pPr>
              <w:jc w:val="center"/>
              <w:rPr>
                <w:rFonts w:ascii="Arial" w:eastAsia="Times New Roman" w:hAnsi="Arial" w:cs="Arial"/>
                <w:spacing w:val="-1"/>
                <w:sz w:val="20"/>
                <w:szCs w:val="20"/>
                <w:rPrChange w:id="6959"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E14F6C" w14:textId="77777777" w:rsidR="003F3EDE" w:rsidRPr="004866BB" w:rsidRDefault="003F3EDE" w:rsidP="0025185C">
            <w:pPr>
              <w:rPr>
                <w:rFonts w:ascii="Arial" w:eastAsia="Times New Roman" w:hAnsi="Arial" w:cs="Arial"/>
                <w:spacing w:val="-1"/>
                <w:sz w:val="20"/>
                <w:szCs w:val="20"/>
                <w:rPrChange w:id="6960" w:author="Adelino Naquarta Sepalanga Domingos" w:date="2025-03-05T09:17:00Z" w16du:dateUtc="2025-03-05T08:17:00Z">
                  <w:rPr>
                    <w:rFonts w:ascii="Times New Roman" w:eastAsia="Times New Roman" w:hAnsi="Times New Roman"/>
                    <w:spacing w:val="-1"/>
                  </w:rPr>
                </w:rPrChange>
              </w:rPr>
            </w:pPr>
          </w:p>
          <w:p w14:paraId="55B0D6BF" w14:textId="77777777" w:rsidR="003F3EDE" w:rsidRPr="004866BB" w:rsidRDefault="003F3EDE" w:rsidP="0025185C">
            <w:pPr>
              <w:rPr>
                <w:rFonts w:ascii="Arial" w:eastAsia="Times New Roman" w:hAnsi="Arial" w:cs="Arial"/>
                <w:spacing w:val="-1"/>
                <w:sz w:val="20"/>
                <w:szCs w:val="20"/>
                <w:rPrChange w:id="6961" w:author="Adelino Naquarta Sepalanga Domingos" w:date="2025-03-05T09:17:00Z" w16du:dateUtc="2025-03-05T08:17:00Z">
                  <w:rPr>
                    <w:rFonts w:ascii="Times New Roman" w:eastAsia="Times New Roman" w:hAnsi="Times New Roman"/>
                    <w:spacing w:val="-1"/>
                  </w:rPr>
                </w:rPrChange>
              </w:rPr>
            </w:pPr>
          </w:p>
          <w:p w14:paraId="7C2B4888" w14:textId="77777777" w:rsidR="003F3EDE" w:rsidRPr="004866BB" w:rsidRDefault="003F3EDE" w:rsidP="0025185C">
            <w:pPr>
              <w:rPr>
                <w:rFonts w:ascii="Arial" w:eastAsia="Times New Roman" w:hAnsi="Arial" w:cs="Arial"/>
                <w:spacing w:val="-1"/>
                <w:sz w:val="20"/>
                <w:szCs w:val="20"/>
                <w:rPrChange w:id="6962" w:author="Adelino Naquarta Sepalanga Domingos" w:date="2025-03-05T09:17:00Z" w16du:dateUtc="2025-03-05T08:17:00Z">
                  <w:rPr>
                    <w:rFonts w:ascii="Times New Roman" w:eastAsia="Times New Roman" w:hAnsi="Times New Roman"/>
                    <w:spacing w:val="-1"/>
                  </w:rPr>
                </w:rPrChange>
              </w:rPr>
            </w:pPr>
          </w:p>
          <w:p w14:paraId="238A7FDF" w14:textId="77777777" w:rsidR="003F3EDE" w:rsidRPr="004866BB" w:rsidRDefault="003F3EDE" w:rsidP="0025185C">
            <w:pPr>
              <w:rPr>
                <w:rFonts w:ascii="Arial" w:eastAsia="Times New Roman" w:hAnsi="Arial" w:cs="Arial"/>
                <w:spacing w:val="-1"/>
                <w:sz w:val="20"/>
                <w:szCs w:val="20"/>
                <w:rPrChange w:id="6963" w:author="Adelino Naquarta Sepalanga Domingos" w:date="2025-03-05T09:17:00Z" w16du:dateUtc="2025-03-05T08:17:00Z">
                  <w:rPr>
                    <w:rFonts w:ascii="Times New Roman" w:eastAsia="Times New Roman" w:hAnsi="Times New Roman"/>
                    <w:spacing w:val="-1"/>
                  </w:rPr>
                </w:rPrChange>
              </w:rPr>
            </w:pPr>
          </w:p>
          <w:p w14:paraId="1358483C" w14:textId="77777777" w:rsidR="003F3EDE" w:rsidRPr="004866BB" w:rsidRDefault="003F3EDE" w:rsidP="0025185C">
            <w:pPr>
              <w:rPr>
                <w:rFonts w:ascii="Arial" w:eastAsia="Times New Roman" w:hAnsi="Arial" w:cs="Arial"/>
                <w:spacing w:val="-1"/>
                <w:sz w:val="20"/>
                <w:szCs w:val="20"/>
                <w:rPrChange w:id="6964" w:author="Adelino Naquarta Sepalanga Domingos" w:date="2025-03-05T09:17:00Z" w16du:dateUtc="2025-03-05T08:17:00Z">
                  <w:rPr>
                    <w:rFonts w:ascii="Times New Roman" w:eastAsia="Times New Roman" w:hAnsi="Times New Roman"/>
                    <w:spacing w:val="-1"/>
                  </w:rPr>
                </w:rPrChange>
              </w:rPr>
            </w:pPr>
          </w:p>
          <w:p w14:paraId="3CD7DE71" w14:textId="77777777" w:rsidR="003F3EDE" w:rsidRPr="004866BB" w:rsidRDefault="003F3EDE" w:rsidP="0025185C">
            <w:pPr>
              <w:rPr>
                <w:rFonts w:ascii="Arial" w:eastAsia="Times New Roman" w:hAnsi="Arial" w:cs="Arial"/>
                <w:spacing w:val="-1"/>
                <w:sz w:val="20"/>
                <w:szCs w:val="20"/>
                <w:rPrChange w:id="6965" w:author="Adelino Naquarta Sepalanga Domingos" w:date="2025-03-05T09:17:00Z" w16du:dateUtc="2025-03-05T08:17:00Z">
                  <w:rPr>
                    <w:rFonts w:ascii="Times New Roman" w:eastAsia="Times New Roman" w:hAnsi="Times New Roman"/>
                    <w:spacing w:val="-1"/>
                  </w:rPr>
                </w:rPrChange>
              </w:rPr>
            </w:pPr>
          </w:p>
          <w:p w14:paraId="407D7B2E" w14:textId="77777777" w:rsidR="003F3EDE" w:rsidRPr="004866BB" w:rsidRDefault="003F3EDE" w:rsidP="0025185C">
            <w:pPr>
              <w:rPr>
                <w:rFonts w:ascii="Arial" w:eastAsia="Times New Roman" w:hAnsi="Arial" w:cs="Arial"/>
                <w:spacing w:val="-1"/>
                <w:sz w:val="20"/>
                <w:szCs w:val="20"/>
                <w:rPrChange w:id="6966" w:author="Adelino Naquarta Sepalanga Domingos" w:date="2025-03-05T09:17:00Z" w16du:dateUtc="2025-03-05T08:17:00Z">
                  <w:rPr>
                    <w:rFonts w:ascii="Times New Roman" w:eastAsia="Times New Roman" w:hAnsi="Times New Roman"/>
                    <w:spacing w:val="-1"/>
                  </w:rPr>
                </w:rPrChange>
              </w:rPr>
            </w:pPr>
          </w:p>
          <w:p w14:paraId="28EB5D4B" w14:textId="77777777" w:rsidR="003F3EDE" w:rsidRPr="004866BB" w:rsidRDefault="003F3EDE" w:rsidP="0025185C">
            <w:pPr>
              <w:rPr>
                <w:rFonts w:ascii="Arial" w:eastAsia="Times New Roman" w:hAnsi="Arial" w:cs="Arial"/>
                <w:spacing w:val="-1"/>
                <w:sz w:val="20"/>
                <w:szCs w:val="20"/>
                <w:rPrChange w:id="6967" w:author="Adelino Naquarta Sepalanga Domingos" w:date="2025-03-05T09:17:00Z" w16du:dateUtc="2025-03-05T08:17:00Z">
                  <w:rPr>
                    <w:rFonts w:ascii="Times New Roman" w:eastAsia="Times New Roman" w:hAnsi="Times New Roman"/>
                    <w:spacing w:val="-1"/>
                  </w:rPr>
                </w:rPrChange>
              </w:rPr>
            </w:pPr>
          </w:p>
          <w:p w14:paraId="6866C7F5" w14:textId="77777777" w:rsidR="003F3EDE" w:rsidRPr="004866BB" w:rsidRDefault="003F3EDE" w:rsidP="0025185C">
            <w:pPr>
              <w:rPr>
                <w:rFonts w:ascii="Arial" w:eastAsia="Times New Roman" w:hAnsi="Arial" w:cs="Arial"/>
                <w:spacing w:val="-1"/>
                <w:sz w:val="20"/>
                <w:szCs w:val="20"/>
                <w:rPrChange w:id="696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69" w:author="Adelino Naquarta Sepalanga Domingos" w:date="2025-03-05T09:17:00Z" w16du:dateUtc="2025-03-05T08:17:00Z">
                  <w:rPr>
                    <w:rFonts w:ascii="Times New Roman" w:eastAsia="Times New Roman" w:hAnsi="Times New Roman"/>
                    <w:spacing w:val="-1"/>
                  </w:rPr>
                </w:rPrChange>
              </w:rPr>
              <w:t>Meios de pagamento (</w:t>
            </w:r>
            <w:proofErr w:type="spellStart"/>
            <w:r w:rsidRPr="004866BB">
              <w:rPr>
                <w:rFonts w:ascii="Arial" w:eastAsia="Times New Roman" w:hAnsi="Arial" w:cs="Arial"/>
                <w:spacing w:val="-1"/>
                <w:sz w:val="20"/>
                <w:szCs w:val="20"/>
                <w:rPrChange w:id="6970" w:author="Adelino Naquarta Sepalanga Domingos" w:date="2025-03-05T09:17:00Z" w16du:dateUtc="2025-03-05T08:17:00Z">
                  <w:rPr>
                    <w:rFonts w:ascii="Times New Roman" w:eastAsia="Times New Roman" w:hAnsi="Times New Roman"/>
                    <w:spacing w:val="-1"/>
                  </w:rPr>
                </w:rPrChange>
              </w:rPr>
              <w:t>PaymentMechanism</w:t>
            </w:r>
            <w:proofErr w:type="spellEnd"/>
            <w:r w:rsidRPr="004866BB">
              <w:rPr>
                <w:rFonts w:ascii="Arial" w:eastAsia="Times New Roman" w:hAnsi="Arial" w:cs="Arial"/>
                <w:spacing w:val="-1"/>
                <w:sz w:val="20"/>
                <w:szCs w:val="20"/>
                <w:rPrChange w:id="6971"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11E74F" w14:textId="77777777" w:rsidR="003F3EDE" w:rsidRPr="004866BB" w:rsidRDefault="003F3EDE" w:rsidP="0025185C">
            <w:pPr>
              <w:rPr>
                <w:rFonts w:ascii="Arial" w:eastAsia="Times New Roman" w:hAnsi="Arial" w:cs="Arial"/>
                <w:spacing w:val="-1"/>
                <w:sz w:val="20"/>
                <w:szCs w:val="20"/>
                <w:rPrChange w:id="697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73" w:author="Adelino Naquarta Sepalanga Domingos" w:date="2025-03-05T09:17:00Z" w16du:dateUtc="2025-03-05T08:17:00Z">
                  <w:rPr>
                    <w:rFonts w:ascii="Times New Roman" w:eastAsia="Times New Roman" w:hAnsi="Times New Roman"/>
                    <w:spacing w:val="-1"/>
                  </w:rPr>
                </w:rPrChange>
              </w:rPr>
              <w:t xml:space="preserve">Deve ser preenchido com: </w:t>
            </w:r>
          </w:p>
          <w:p w14:paraId="2BE38B5B" w14:textId="77777777" w:rsidR="003F3EDE" w:rsidRPr="004866BB" w:rsidRDefault="003F3EDE" w:rsidP="0025185C">
            <w:pPr>
              <w:spacing w:after="0"/>
              <w:rPr>
                <w:rFonts w:ascii="Arial" w:eastAsia="Times New Roman" w:hAnsi="Arial" w:cs="Arial"/>
                <w:spacing w:val="-1"/>
                <w:sz w:val="20"/>
                <w:szCs w:val="20"/>
                <w:rPrChange w:id="697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75" w:author="Adelino Naquarta Sepalanga Domingos" w:date="2025-03-05T09:17:00Z" w16du:dateUtc="2025-03-05T08:17:00Z">
                  <w:rPr>
                    <w:rFonts w:ascii="Times New Roman" w:eastAsia="Times New Roman" w:hAnsi="Times New Roman"/>
                    <w:spacing w:val="-1"/>
                  </w:rPr>
                </w:rPrChange>
              </w:rPr>
              <w:t xml:space="preserve">“CC” – Cartão crédito; </w:t>
            </w:r>
          </w:p>
          <w:p w14:paraId="5365EABD" w14:textId="77777777" w:rsidR="003F3EDE" w:rsidRPr="004866BB" w:rsidRDefault="003F3EDE" w:rsidP="0025185C">
            <w:pPr>
              <w:spacing w:after="0"/>
              <w:rPr>
                <w:rFonts w:ascii="Arial" w:eastAsia="Times New Roman" w:hAnsi="Arial" w:cs="Arial"/>
                <w:spacing w:val="-1"/>
                <w:sz w:val="20"/>
                <w:szCs w:val="20"/>
                <w:rPrChange w:id="697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77" w:author="Adelino Naquarta Sepalanga Domingos" w:date="2025-03-05T09:17:00Z" w16du:dateUtc="2025-03-05T08:17:00Z">
                  <w:rPr>
                    <w:rFonts w:ascii="Times New Roman" w:eastAsia="Times New Roman" w:hAnsi="Times New Roman"/>
                    <w:spacing w:val="-1"/>
                  </w:rPr>
                </w:rPrChange>
              </w:rPr>
              <w:t>“CD” – Cartão débito;</w:t>
            </w:r>
          </w:p>
          <w:p w14:paraId="07EB35D9" w14:textId="77777777" w:rsidR="003F3EDE" w:rsidRPr="004866BB" w:rsidRDefault="003F3EDE" w:rsidP="0025185C">
            <w:pPr>
              <w:spacing w:after="0"/>
              <w:rPr>
                <w:rFonts w:ascii="Arial" w:eastAsia="Times New Roman" w:hAnsi="Arial" w:cs="Arial"/>
                <w:spacing w:val="-1"/>
                <w:sz w:val="20"/>
                <w:szCs w:val="20"/>
                <w:rPrChange w:id="697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79" w:author="Adelino Naquarta Sepalanga Domingos" w:date="2025-03-05T09:17:00Z" w16du:dateUtc="2025-03-05T08:17:00Z">
                  <w:rPr>
                    <w:rFonts w:ascii="Times New Roman" w:eastAsia="Times New Roman" w:hAnsi="Times New Roman"/>
                    <w:spacing w:val="-1"/>
                  </w:rPr>
                </w:rPrChange>
              </w:rPr>
              <w:t>“CH” – Cheque bancário;</w:t>
            </w:r>
          </w:p>
          <w:p w14:paraId="657D697F" w14:textId="77777777" w:rsidR="003F3EDE" w:rsidRPr="004866BB" w:rsidRDefault="003F3EDE" w:rsidP="0025185C">
            <w:pPr>
              <w:spacing w:after="0"/>
              <w:rPr>
                <w:rFonts w:ascii="Arial" w:eastAsia="Times New Roman" w:hAnsi="Arial" w:cs="Arial"/>
                <w:spacing w:val="-1"/>
                <w:sz w:val="20"/>
                <w:szCs w:val="20"/>
                <w:rPrChange w:id="698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81" w:author="Adelino Naquarta Sepalanga Domingos" w:date="2025-03-05T09:17:00Z" w16du:dateUtc="2025-03-05T08:17:00Z">
                  <w:rPr>
                    <w:rFonts w:ascii="Times New Roman" w:eastAsia="Times New Roman" w:hAnsi="Times New Roman"/>
                    <w:spacing w:val="-1"/>
                  </w:rPr>
                </w:rPrChange>
              </w:rPr>
              <w:t>“CI” – Crédito documentário internacional;</w:t>
            </w:r>
          </w:p>
          <w:p w14:paraId="174518A9" w14:textId="77777777" w:rsidR="003F3EDE" w:rsidRPr="004866BB" w:rsidRDefault="003F3EDE" w:rsidP="0025185C">
            <w:pPr>
              <w:spacing w:after="0"/>
              <w:rPr>
                <w:rFonts w:ascii="Arial" w:eastAsia="Times New Roman" w:hAnsi="Arial" w:cs="Arial"/>
                <w:spacing w:val="-1"/>
                <w:sz w:val="20"/>
                <w:szCs w:val="20"/>
                <w:rPrChange w:id="698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83" w:author="Adelino Naquarta Sepalanga Domingos" w:date="2025-03-05T09:17:00Z" w16du:dateUtc="2025-03-05T08:17:00Z">
                  <w:rPr>
                    <w:rFonts w:ascii="Times New Roman" w:eastAsia="Times New Roman" w:hAnsi="Times New Roman"/>
                    <w:spacing w:val="-1"/>
                  </w:rPr>
                </w:rPrChange>
              </w:rPr>
              <w:t>“CO” – Cheque ou cartão oferta;</w:t>
            </w:r>
          </w:p>
          <w:p w14:paraId="50CFD7F8" w14:textId="77777777" w:rsidR="003F3EDE" w:rsidRPr="004866BB" w:rsidRDefault="003F3EDE" w:rsidP="0025185C">
            <w:pPr>
              <w:spacing w:after="0"/>
              <w:rPr>
                <w:rFonts w:ascii="Arial" w:eastAsia="Times New Roman" w:hAnsi="Arial" w:cs="Arial"/>
                <w:spacing w:val="-1"/>
                <w:sz w:val="20"/>
                <w:szCs w:val="20"/>
                <w:rPrChange w:id="698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85" w:author="Adelino Naquarta Sepalanga Domingos" w:date="2025-03-05T09:17:00Z" w16du:dateUtc="2025-03-05T08:17:00Z">
                  <w:rPr>
                    <w:rFonts w:ascii="Times New Roman" w:eastAsia="Times New Roman" w:hAnsi="Times New Roman"/>
                    <w:spacing w:val="-1"/>
                  </w:rPr>
                </w:rPrChange>
              </w:rPr>
              <w:t>“CS” – Compensação de saldos em conta corrente;</w:t>
            </w:r>
          </w:p>
          <w:p w14:paraId="509D375C" w14:textId="77777777" w:rsidR="003F3EDE" w:rsidRPr="004866BB" w:rsidRDefault="003F3EDE" w:rsidP="0025185C">
            <w:pPr>
              <w:spacing w:after="0"/>
              <w:rPr>
                <w:rFonts w:ascii="Arial" w:eastAsia="Times New Roman" w:hAnsi="Arial" w:cs="Arial"/>
                <w:spacing w:val="-1"/>
                <w:sz w:val="20"/>
                <w:szCs w:val="20"/>
                <w:rPrChange w:id="698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87" w:author="Adelino Naquarta Sepalanga Domingos" w:date="2025-03-05T09:17:00Z" w16du:dateUtc="2025-03-05T08:17:00Z">
                  <w:rPr>
                    <w:rFonts w:ascii="Times New Roman" w:eastAsia="Times New Roman" w:hAnsi="Times New Roman"/>
                    <w:spacing w:val="-1"/>
                  </w:rPr>
                </w:rPrChange>
              </w:rPr>
              <w:t>“DE” – Dinheiro electrónico, por exemplo residente em cartões de fidelidade ou de pontos;</w:t>
            </w:r>
          </w:p>
          <w:p w14:paraId="3A619E56" w14:textId="77777777" w:rsidR="003F3EDE" w:rsidRPr="004866BB" w:rsidRDefault="003F3EDE" w:rsidP="0025185C">
            <w:pPr>
              <w:spacing w:after="0"/>
              <w:rPr>
                <w:rFonts w:ascii="Arial" w:eastAsia="Times New Roman" w:hAnsi="Arial" w:cs="Arial"/>
                <w:spacing w:val="-1"/>
                <w:sz w:val="20"/>
                <w:szCs w:val="20"/>
                <w:rPrChange w:id="698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89" w:author="Adelino Naquarta Sepalanga Domingos" w:date="2025-03-05T09:17:00Z" w16du:dateUtc="2025-03-05T08:17:00Z">
                  <w:rPr>
                    <w:rFonts w:ascii="Times New Roman" w:eastAsia="Times New Roman" w:hAnsi="Times New Roman"/>
                    <w:spacing w:val="-1"/>
                  </w:rPr>
                </w:rPrChange>
              </w:rPr>
              <w:t xml:space="preserve">“MB” – Referências de pagamento para </w:t>
            </w:r>
            <w:proofErr w:type="spellStart"/>
            <w:r w:rsidRPr="004866BB">
              <w:rPr>
                <w:rFonts w:ascii="Arial" w:eastAsia="Times New Roman" w:hAnsi="Arial" w:cs="Arial"/>
                <w:spacing w:val="-1"/>
                <w:sz w:val="20"/>
                <w:szCs w:val="20"/>
                <w:rPrChange w:id="6990" w:author="Adelino Naquarta Sepalanga Domingos" w:date="2025-03-05T09:17:00Z" w16du:dateUtc="2025-03-05T08:17:00Z">
                  <w:rPr>
                    <w:rFonts w:ascii="Times New Roman" w:eastAsia="Times New Roman" w:hAnsi="Times New Roman"/>
                    <w:spacing w:val="-1"/>
                  </w:rPr>
                </w:rPrChange>
              </w:rPr>
              <w:t>Multicaixa</w:t>
            </w:r>
            <w:proofErr w:type="spellEnd"/>
            <w:r w:rsidRPr="004866BB">
              <w:rPr>
                <w:rFonts w:ascii="Arial" w:eastAsia="Times New Roman" w:hAnsi="Arial" w:cs="Arial"/>
                <w:spacing w:val="-1"/>
                <w:sz w:val="20"/>
                <w:szCs w:val="20"/>
                <w:rPrChange w:id="6991" w:author="Adelino Naquarta Sepalanga Domingos" w:date="2025-03-05T09:17:00Z" w16du:dateUtc="2025-03-05T08:17:00Z">
                  <w:rPr>
                    <w:rFonts w:ascii="Times New Roman" w:eastAsia="Times New Roman" w:hAnsi="Times New Roman"/>
                    <w:spacing w:val="-1"/>
                  </w:rPr>
                </w:rPrChange>
              </w:rPr>
              <w:t>;</w:t>
            </w:r>
          </w:p>
          <w:p w14:paraId="4E0421E2" w14:textId="77777777" w:rsidR="003F3EDE" w:rsidRPr="004866BB" w:rsidRDefault="003F3EDE" w:rsidP="0025185C">
            <w:pPr>
              <w:spacing w:after="0"/>
              <w:rPr>
                <w:rFonts w:ascii="Arial" w:eastAsia="Times New Roman" w:hAnsi="Arial" w:cs="Arial"/>
                <w:spacing w:val="-1"/>
                <w:sz w:val="20"/>
                <w:szCs w:val="20"/>
                <w:rPrChange w:id="699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93" w:author="Adelino Naquarta Sepalanga Domingos" w:date="2025-03-05T09:17:00Z" w16du:dateUtc="2025-03-05T08:17:00Z">
                  <w:rPr>
                    <w:rFonts w:ascii="Times New Roman" w:eastAsia="Times New Roman" w:hAnsi="Times New Roman"/>
                    <w:spacing w:val="-1"/>
                  </w:rPr>
                </w:rPrChange>
              </w:rPr>
              <w:t>“NU” – Numerário;</w:t>
            </w:r>
          </w:p>
          <w:p w14:paraId="0F94B060" w14:textId="77777777" w:rsidR="003F3EDE" w:rsidRPr="004866BB" w:rsidRDefault="003F3EDE" w:rsidP="0025185C">
            <w:pPr>
              <w:spacing w:after="0"/>
              <w:rPr>
                <w:rFonts w:ascii="Arial" w:eastAsia="Times New Roman" w:hAnsi="Arial" w:cs="Arial"/>
                <w:spacing w:val="-1"/>
                <w:sz w:val="20"/>
                <w:szCs w:val="20"/>
                <w:rPrChange w:id="699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95" w:author="Adelino Naquarta Sepalanga Domingos" w:date="2025-03-05T09:17:00Z" w16du:dateUtc="2025-03-05T08:17:00Z">
                  <w:rPr>
                    <w:rFonts w:ascii="Times New Roman" w:eastAsia="Times New Roman" w:hAnsi="Times New Roman"/>
                    <w:spacing w:val="-1"/>
                  </w:rPr>
                </w:rPrChange>
              </w:rPr>
              <w:t>“OU” – Outros meios aqui não assinalados;</w:t>
            </w:r>
          </w:p>
          <w:p w14:paraId="563EFB1C" w14:textId="77777777" w:rsidR="003F3EDE" w:rsidRPr="004866BB" w:rsidRDefault="003F3EDE" w:rsidP="0025185C">
            <w:pPr>
              <w:spacing w:after="0"/>
              <w:rPr>
                <w:rFonts w:ascii="Arial" w:eastAsia="Times New Roman" w:hAnsi="Arial" w:cs="Arial"/>
                <w:spacing w:val="-1"/>
                <w:sz w:val="20"/>
                <w:szCs w:val="20"/>
                <w:rPrChange w:id="699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97" w:author="Adelino Naquarta Sepalanga Domingos" w:date="2025-03-05T09:17:00Z" w16du:dateUtc="2025-03-05T08:17:00Z">
                  <w:rPr>
                    <w:rFonts w:ascii="Times New Roman" w:eastAsia="Times New Roman" w:hAnsi="Times New Roman"/>
                    <w:spacing w:val="-1"/>
                  </w:rPr>
                </w:rPrChange>
              </w:rPr>
              <w:t>“PR” – Permuta de bens;</w:t>
            </w:r>
          </w:p>
          <w:p w14:paraId="49344FC4" w14:textId="77777777" w:rsidR="003F3EDE" w:rsidRPr="004866BB" w:rsidRDefault="003F3EDE" w:rsidP="0025185C">
            <w:pPr>
              <w:spacing w:after="0"/>
              <w:rPr>
                <w:rFonts w:ascii="Arial" w:eastAsia="Times New Roman" w:hAnsi="Arial" w:cs="Arial"/>
                <w:spacing w:val="-1"/>
                <w:sz w:val="20"/>
                <w:szCs w:val="20"/>
                <w:rPrChange w:id="699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999" w:author="Adelino Naquarta Sepalanga Domingos" w:date="2025-03-05T09:17:00Z" w16du:dateUtc="2025-03-05T08:17:00Z">
                  <w:rPr>
                    <w:rFonts w:ascii="Times New Roman" w:eastAsia="Times New Roman" w:hAnsi="Times New Roman"/>
                    <w:spacing w:val="-1"/>
                  </w:rPr>
                </w:rPrChange>
              </w:rPr>
              <w:t>“</w:t>
            </w:r>
            <w:proofErr w:type="gramStart"/>
            <w:r w:rsidRPr="004866BB">
              <w:rPr>
                <w:rFonts w:ascii="Arial" w:eastAsia="Times New Roman" w:hAnsi="Arial" w:cs="Arial"/>
                <w:spacing w:val="-1"/>
                <w:sz w:val="20"/>
                <w:szCs w:val="20"/>
                <w:rPrChange w:id="7000" w:author="Adelino Naquarta Sepalanga Domingos" w:date="2025-03-05T09:17:00Z" w16du:dateUtc="2025-03-05T08:17:00Z">
                  <w:rPr>
                    <w:rFonts w:ascii="Times New Roman" w:eastAsia="Times New Roman" w:hAnsi="Times New Roman"/>
                    <w:spacing w:val="-1"/>
                  </w:rPr>
                </w:rPrChange>
              </w:rPr>
              <w:t>TB“ –</w:t>
            </w:r>
            <w:proofErr w:type="gramEnd"/>
            <w:r w:rsidRPr="004866BB">
              <w:rPr>
                <w:rFonts w:ascii="Arial" w:eastAsia="Times New Roman" w:hAnsi="Arial" w:cs="Arial"/>
                <w:spacing w:val="-1"/>
                <w:sz w:val="20"/>
                <w:szCs w:val="20"/>
                <w:rPrChange w:id="7001" w:author="Adelino Naquarta Sepalanga Domingos" w:date="2025-03-05T09:17:00Z" w16du:dateUtc="2025-03-05T08:17:00Z">
                  <w:rPr>
                    <w:rFonts w:ascii="Times New Roman" w:eastAsia="Times New Roman" w:hAnsi="Times New Roman"/>
                    <w:spacing w:val="-1"/>
                  </w:rPr>
                </w:rPrChange>
              </w:rPr>
              <w:t xml:space="preserve"> Transferência bancária ou débito directo autorizado;</w:t>
            </w:r>
          </w:p>
          <w:p w14:paraId="76E4EFEF" w14:textId="77777777" w:rsidR="003F3EDE" w:rsidRPr="004866BB" w:rsidRDefault="003F3EDE" w:rsidP="0025185C">
            <w:pPr>
              <w:rPr>
                <w:rFonts w:ascii="Arial" w:eastAsia="Times New Roman" w:hAnsi="Arial" w:cs="Arial"/>
                <w:spacing w:val="-1"/>
                <w:sz w:val="20"/>
                <w:szCs w:val="20"/>
                <w:rPrChange w:id="700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03" w:author="Adelino Naquarta Sepalanga Domingos" w:date="2025-03-05T09:17:00Z" w16du:dateUtc="2025-03-05T08:17:00Z">
                  <w:rPr>
                    <w:rFonts w:ascii="Times New Roman" w:eastAsia="Times New Roman" w:hAnsi="Times New Roman"/>
                    <w:spacing w:val="-1"/>
                  </w:rPr>
                </w:rPrChange>
              </w:rPr>
              <w:t>etc.</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7D5ACF1" w14:textId="77777777" w:rsidR="003F3EDE" w:rsidRPr="004866BB" w:rsidRDefault="003F3EDE" w:rsidP="0025185C">
            <w:pPr>
              <w:jc w:val="center"/>
              <w:rPr>
                <w:rFonts w:ascii="Arial" w:eastAsia="Times New Roman" w:hAnsi="Arial" w:cs="Arial"/>
                <w:spacing w:val="-1"/>
                <w:sz w:val="20"/>
                <w:szCs w:val="20"/>
                <w:rPrChange w:id="7004" w:author="Adelino Naquarta Sepalanga Domingos" w:date="2025-03-05T09:17:00Z" w16du:dateUtc="2025-03-05T08:17:00Z">
                  <w:rPr>
                    <w:rFonts w:ascii="Times New Roman" w:eastAsia="Times New Roman" w:hAnsi="Times New Roman"/>
                    <w:spacing w:val="-1"/>
                  </w:rPr>
                </w:rPrChange>
              </w:rPr>
            </w:pPr>
          </w:p>
          <w:p w14:paraId="6B5882F9" w14:textId="77777777" w:rsidR="003F3EDE" w:rsidRPr="004866BB" w:rsidRDefault="003F3EDE" w:rsidP="0025185C">
            <w:pPr>
              <w:jc w:val="center"/>
              <w:rPr>
                <w:rFonts w:ascii="Arial" w:eastAsia="Times New Roman" w:hAnsi="Arial" w:cs="Arial"/>
                <w:spacing w:val="-1"/>
                <w:sz w:val="20"/>
                <w:szCs w:val="20"/>
                <w:rPrChange w:id="7005" w:author="Adelino Naquarta Sepalanga Domingos" w:date="2025-03-05T09:17:00Z" w16du:dateUtc="2025-03-05T08:17:00Z">
                  <w:rPr>
                    <w:rFonts w:ascii="Times New Roman" w:eastAsia="Times New Roman" w:hAnsi="Times New Roman"/>
                    <w:spacing w:val="-1"/>
                  </w:rPr>
                </w:rPrChange>
              </w:rPr>
            </w:pPr>
          </w:p>
          <w:p w14:paraId="3DA57A1A" w14:textId="77777777" w:rsidR="003F3EDE" w:rsidRPr="004866BB" w:rsidRDefault="003F3EDE" w:rsidP="0025185C">
            <w:pPr>
              <w:jc w:val="center"/>
              <w:rPr>
                <w:rFonts w:ascii="Arial" w:eastAsia="Times New Roman" w:hAnsi="Arial" w:cs="Arial"/>
                <w:spacing w:val="-1"/>
                <w:sz w:val="20"/>
                <w:szCs w:val="20"/>
                <w:rPrChange w:id="7006" w:author="Adelino Naquarta Sepalanga Domingos" w:date="2025-03-05T09:17:00Z" w16du:dateUtc="2025-03-05T08:17:00Z">
                  <w:rPr>
                    <w:rFonts w:ascii="Times New Roman" w:eastAsia="Times New Roman" w:hAnsi="Times New Roman"/>
                    <w:spacing w:val="-1"/>
                  </w:rPr>
                </w:rPrChange>
              </w:rPr>
            </w:pPr>
          </w:p>
          <w:p w14:paraId="104A03CD" w14:textId="77777777" w:rsidR="003F3EDE" w:rsidRPr="004866BB" w:rsidRDefault="003F3EDE" w:rsidP="0025185C">
            <w:pPr>
              <w:jc w:val="center"/>
              <w:rPr>
                <w:rFonts w:ascii="Arial" w:eastAsia="Times New Roman" w:hAnsi="Arial" w:cs="Arial"/>
                <w:spacing w:val="-1"/>
                <w:sz w:val="20"/>
                <w:szCs w:val="20"/>
                <w:rPrChange w:id="7007" w:author="Adelino Naquarta Sepalanga Domingos" w:date="2025-03-05T09:17:00Z" w16du:dateUtc="2025-03-05T08:17:00Z">
                  <w:rPr>
                    <w:rFonts w:ascii="Times New Roman" w:eastAsia="Times New Roman" w:hAnsi="Times New Roman"/>
                    <w:spacing w:val="-1"/>
                  </w:rPr>
                </w:rPrChange>
              </w:rPr>
            </w:pPr>
          </w:p>
          <w:p w14:paraId="02808679" w14:textId="77777777" w:rsidR="003F3EDE" w:rsidRPr="004866BB" w:rsidRDefault="003F3EDE" w:rsidP="0025185C">
            <w:pPr>
              <w:jc w:val="center"/>
              <w:rPr>
                <w:rFonts w:ascii="Arial" w:eastAsia="Times New Roman" w:hAnsi="Arial" w:cs="Arial"/>
                <w:spacing w:val="-1"/>
                <w:sz w:val="20"/>
                <w:szCs w:val="20"/>
                <w:rPrChange w:id="7008" w:author="Adelino Naquarta Sepalanga Domingos" w:date="2025-03-05T09:17:00Z" w16du:dateUtc="2025-03-05T08:17:00Z">
                  <w:rPr>
                    <w:rFonts w:ascii="Times New Roman" w:eastAsia="Times New Roman" w:hAnsi="Times New Roman"/>
                    <w:spacing w:val="-1"/>
                  </w:rPr>
                </w:rPrChange>
              </w:rPr>
            </w:pPr>
          </w:p>
          <w:p w14:paraId="17B38FE0" w14:textId="77777777" w:rsidR="003F3EDE" w:rsidRPr="004866BB" w:rsidRDefault="003F3EDE" w:rsidP="0025185C">
            <w:pPr>
              <w:jc w:val="center"/>
              <w:rPr>
                <w:rFonts w:ascii="Arial" w:eastAsia="Times New Roman" w:hAnsi="Arial" w:cs="Arial"/>
                <w:spacing w:val="-1"/>
                <w:sz w:val="20"/>
                <w:szCs w:val="20"/>
                <w:rPrChange w:id="7009" w:author="Adelino Naquarta Sepalanga Domingos" w:date="2025-03-05T09:17:00Z" w16du:dateUtc="2025-03-05T08:17:00Z">
                  <w:rPr>
                    <w:rFonts w:ascii="Times New Roman" w:eastAsia="Times New Roman" w:hAnsi="Times New Roman"/>
                    <w:spacing w:val="-1"/>
                  </w:rPr>
                </w:rPrChange>
              </w:rPr>
            </w:pPr>
          </w:p>
          <w:p w14:paraId="5EA33587" w14:textId="77777777" w:rsidR="003F3EDE" w:rsidRPr="004866BB" w:rsidRDefault="003F3EDE" w:rsidP="0025185C">
            <w:pPr>
              <w:jc w:val="center"/>
              <w:rPr>
                <w:rFonts w:ascii="Arial" w:eastAsia="Times New Roman" w:hAnsi="Arial" w:cs="Arial"/>
                <w:spacing w:val="-1"/>
                <w:sz w:val="20"/>
                <w:szCs w:val="20"/>
                <w:rPrChange w:id="7010" w:author="Adelino Naquarta Sepalanga Domingos" w:date="2025-03-05T09:17:00Z" w16du:dateUtc="2025-03-05T08:17:00Z">
                  <w:rPr>
                    <w:rFonts w:ascii="Times New Roman" w:eastAsia="Times New Roman" w:hAnsi="Times New Roman"/>
                    <w:spacing w:val="-1"/>
                  </w:rPr>
                </w:rPrChange>
              </w:rPr>
            </w:pPr>
          </w:p>
          <w:p w14:paraId="364972E1" w14:textId="77777777" w:rsidR="003F3EDE" w:rsidRPr="004866BB" w:rsidRDefault="003F3EDE" w:rsidP="0025185C">
            <w:pPr>
              <w:jc w:val="center"/>
              <w:rPr>
                <w:rFonts w:ascii="Arial" w:eastAsia="Times New Roman" w:hAnsi="Arial" w:cs="Arial"/>
                <w:spacing w:val="-1"/>
                <w:sz w:val="20"/>
                <w:szCs w:val="20"/>
                <w:rPrChange w:id="701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12" w:author="Adelino Naquarta Sepalanga Domingos" w:date="2025-03-05T09:17:00Z" w16du:dateUtc="2025-03-05T08:17:00Z">
                  <w:rPr>
                    <w:rFonts w:ascii="Times New Roman" w:eastAsia="Times New Roman" w:hAnsi="Times New Roman"/>
                    <w:spacing w:val="-1"/>
                  </w:rPr>
                </w:rPrChange>
              </w:rPr>
              <w:t xml:space="preserve"> Texto 2</w:t>
            </w:r>
          </w:p>
        </w:tc>
      </w:tr>
      <w:tr w:rsidR="003F3EDE" w:rsidRPr="004866BB" w14:paraId="0B276030" w14:textId="77777777" w:rsidTr="0025185C">
        <w:trPr>
          <w:trHeight w:val="68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E0E901" w14:textId="77777777" w:rsidR="003F3EDE" w:rsidRPr="004866BB" w:rsidRDefault="003F3EDE" w:rsidP="0025185C">
            <w:pPr>
              <w:jc w:val="center"/>
              <w:rPr>
                <w:rFonts w:ascii="Arial" w:eastAsia="Times New Roman" w:hAnsi="Arial" w:cs="Arial"/>
                <w:spacing w:val="-1"/>
                <w:sz w:val="20"/>
                <w:szCs w:val="20"/>
                <w:rPrChange w:id="701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14" w:author="Adelino Naquarta Sepalanga Domingos" w:date="2025-03-05T09:17:00Z" w16du:dateUtc="2025-03-05T08:17:00Z">
                  <w:rPr>
                    <w:rFonts w:ascii="Times New Roman" w:eastAsia="Times New Roman" w:hAnsi="Times New Roman"/>
                    <w:spacing w:val="-1"/>
                  </w:rPr>
                </w:rPrChange>
              </w:rPr>
              <w:t>4.1.4.20.6.2.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E57B77D" w14:textId="77777777" w:rsidR="003F3EDE" w:rsidRPr="004866BB" w:rsidRDefault="003F3EDE" w:rsidP="0025185C">
            <w:pPr>
              <w:jc w:val="center"/>
              <w:rPr>
                <w:rFonts w:ascii="Arial" w:eastAsia="Times New Roman" w:hAnsi="Arial" w:cs="Arial"/>
                <w:spacing w:val="-1"/>
                <w:sz w:val="20"/>
                <w:szCs w:val="20"/>
                <w:rPrChange w:id="701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1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626EE02" w14:textId="77777777" w:rsidR="003F3EDE" w:rsidRPr="004866BB" w:rsidRDefault="003F3EDE" w:rsidP="0025185C">
            <w:pPr>
              <w:rPr>
                <w:rFonts w:ascii="Arial" w:eastAsia="Times New Roman" w:hAnsi="Arial" w:cs="Arial"/>
                <w:spacing w:val="-1"/>
                <w:sz w:val="20"/>
                <w:szCs w:val="20"/>
                <w:rPrChange w:id="701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18" w:author="Adelino Naquarta Sepalanga Domingos" w:date="2025-03-05T09:17:00Z" w16du:dateUtc="2025-03-05T08:17:00Z">
                  <w:rPr>
                    <w:rFonts w:ascii="Times New Roman" w:eastAsia="Times New Roman" w:hAnsi="Times New Roman"/>
                    <w:spacing w:val="-1"/>
                  </w:rPr>
                </w:rPrChange>
              </w:rPr>
              <w:t>Montante do pagamento (</w:t>
            </w:r>
            <w:proofErr w:type="spellStart"/>
            <w:r w:rsidRPr="004866BB">
              <w:rPr>
                <w:rFonts w:ascii="Arial" w:eastAsia="Times New Roman" w:hAnsi="Arial" w:cs="Arial"/>
                <w:spacing w:val="-1"/>
                <w:sz w:val="20"/>
                <w:szCs w:val="20"/>
                <w:rPrChange w:id="7019" w:author="Adelino Naquarta Sepalanga Domingos" w:date="2025-03-05T09:17:00Z" w16du:dateUtc="2025-03-05T08:17:00Z">
                  <w:rPr>
                    <w:rFonts w:ascii="Times New Roman" w:eastAsia="Times New Roman" w:hAnsi="Times New Roman"/>
                    <w:spacing w:val="-1"/>
                  </w:rPr>
                </w:rPrChange>
              </w:rPr>
              <w:t>PaymentAmount</w:t>
            </w:r>
            <w:proofErr w:type="spellEnd"/>
            <w:r w:rsidRPr="004866BB">
              <w:rPr>
                <w:rFonts w:ascii="Arial" w:eastAsia="Times New Roman" w:hAnsi="Arial" w:cs="Arial"/>
                <w:spacing w:val="-1"/>
                <w:sz w:val="20"/>
                <w:szCs w:val="20"/>
                <w:rPrChange w:id="7020"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859406" w14:textId="77777777" w:rsidR="003F3EDE" w:rsidRPr="004866BB" w:rsidRDefault="003F3EDE" w:rsidP="0025185C">
            <w:pPr>
              <w:rPr>
                <w:rFonts w:ascii="Arial" w:eastAsia="Times New Roman" w:hAnsi="Arial" w:cs="Arial"/>
                <w:spacing w:val="-1"/>
                <w:sz w:val="20"/>
                <w:szCs w:val="20"/>
                <w:rPrChange w:id="70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22" w:author="Adelino Naquarta Sepalanga Domingos" w:date="2025-03-05T09:17:00Z" w16du:dateUtc="2025-03-05T08:17:00Z">
                  <w:rPr>
                    <w:rFonts w:ascii="Times New Roman" w:eastAsia="Times New Roman" w:hAnsi="Times New Roman"/>
                    <w:spacing w:val="-1"/>
                  </w:rPr>
                </w:rPrChange>
              </w:rPr>
              <w:t>Deve ser indicado o montante por meio de pagamento.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58C8717" w14:textId="77777777" w:rsidR="003F3EDE" w:rsidRPr="004866BB" w:rsidRDefault="003F3EDE" w:rsidP="0025185C">
            <w:pPr>
              <w:jc w:val="center"/>
              <w:rPr>
                <w:rFonts w:ascii="Arial" w:eastAsia="Times New Roman" w:hAnsi="Arial" w:cs="Arial"/>
                <w:spacing w:val="-1"/>
                <w:sz w:val="20"/>
                <w:szCs w:val="20"/>
                <w:rPrChange w:id="702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24"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784C87EE" w14:textId="77777777" w:rsidTr="0025185C">
        <w:trPr>
          <w:trHeight w:val="53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A1DB52" w14:textId="77777777" w:rsidR="003F3EDE" w:rsidRPr="004866BB" w:rsidRDefault="003F3EDE" w:rsidP="0025185C">
            <w:pPr>
              <w:jc w:val="center"/>
              <w:rPr>
                <w:rFonts w:ascii="Arial" w:eastAsia="Times New Roman" w:hAnsi="Arial" w:cs="Arial"/>
                <w:spacing w:val="-1"/>
                <w:sz w:val="20"/>
                <w:szCs w:val="20"/>
                <w:rPrChange w:id="702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26" w:author="Adelino Naquarta Sepalanga Domingos" w:date="2025-03-05T09:17:00Z" w16du:dateUtc="2025-03-05T08:17:00Z">
                  <w:rPr>
                    <w:rFonts w:ascii="Times New Roman" w:eastAsia="Times New Roman" w:hAnsi="Times New Roman"/>
                    <w:spacing w:val="-1"/>
                  </w:rPr>
                </w:rPrChange>
              </w:rPr>
              <w:t>4.1.4.20.6.3.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679003" w14:textId="77777777" w:rsidR="003F3EDE" w:rsidRPr="004866BB" w:rsidRDefault="003F3EDE" w:rsidP="0025185C">
            <w:pPr>
              <w:jc w:val="center"/>
              <w:rPr>
                <w:rFonts w:ascii="Arial" w:eastAsia="Times New Roman" w:hAnsi="Arial" w:cs="Arial"/>
                <w:spacing w:val="-1"/>
                <w:sz w:val="20"/>
                <w:szCs w:val="20"/>
                <w:rPrChange w:id="70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28"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0C97EA" w14:textId="77777777" w:rsidR="003F3EDE" w:rsidRPr="004866BB" w:rsidRDefault="003F3EDE" w:rsidP="0025185C">
            <w:pPr>
              <w:rPr>
                <w:rFonts w:ascii="Arial" w:eastAsia="Times New Roman" w:hAnsi="Arial" w:cs="Arial"/>
                <w:spacing w:val="-1"/>
                <w:sz w:val="20"/>
                <w:szCs w:val="20"/>
                <w:rPrChange w:id="702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30" w:author="Adelino Naquarta Sepalanga Domingos" w:date="2025-03-05T09:17:00Z" w16du:dateUtc="2025-03-05T08:17:00Z">
                  <w:rPr>
                    <w:rFonts w:ascii="Times New Roman" w:eastAsia="Times New Roman" w:hAnsi="Times New Roman"/>
                    <w:spacing w:val="-1"/>
                  </w:rPr>
                </w:rPrChange>
              </w:rPr>
              <w:t>Data do pagamento (</w:t>
            </w:r>
            <w:proofErr w:type="spellStart"/>
            <w:r w:rsidRPr="004866BB">
              <w:rPr>
                <w:rFonts w:ascii="Arial" w:eastAsia="Times New Roman" w:hAnsi="Arial" w:cs="Arial"/>
                <w:spacing w:val="-1"/>
                <w:sz w:val="20"/>
                <w:szCs w:val="20"/>
                <w:rPrChange w:id="7031" w:author="Adelino Naquarta Sepalanga Domingos" w:date="2025-03-05T09:17:00Z" w16du:dateUtc="2025-03-05T08:17:00Z">
                  <w:rPr>
                    <w:rFonts w:ascii="Times New Roman" w:eastAsia="Times New Roman" w:hAnsi="Times New Roman"/>
                    <w:spacing w:val="-1"/>
                  </w:rPr>
                </w:rPrChange>
              </w:rPr>
              <w:t>PaymentDate</w:t>
            </w:r>
            <w:proofErr w:type="spellEnd"/>
            <w:r w:rsidRPr="004866BB">
              <w:rPr>
                <w:rFonts w:ascii="Arial" w:eastAsia="Times New Roman" w:hAnsi="Arial" w:cs="Arial"/>
                <w:spacing w:val="-1"/>
                <w:sz w:val="20"/>
                <w:szCs w:val="20"/>
                <w:rPrChange w:id="7032"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A2C9C43" w14:textId="77777777" w:rsidR="003F3EDE" w:rsidRPr="004866BB" w:rsidRDefault="003F3EDE" w:rsidP="0025185C">
            <w:pPr>
              <w:rPr>
                <w:rFonts w:ascii="Arial" w:eastAsia="Times New Roman" w:hAnsi="Arial" w:cs="Arial"/>
                <w:spacing w:val="-1"/>
                <w:sz w:val="20"/>
                <w:szCs w:val="20"/>
                <w:rPrChange w:id="7033"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738F47" w14:textId="77777777" w:rsidR="003F3EDE" w:rsidRPr="004866BB" w:rsidRDefault="003F3EDE" w:rsidP="0025185C">
            <w:pPr>
              <w:jc w:val="center"/>
              <w:rPr>
                <w:rFonts w:ascii="Arial" w:eastAsia="Times New Roman" w:hAnsi="Arial" w:cs="Arial"/>
                <w:spacing w:val="-1"/>
                <w:sz w:val="20"/>
                <w:szCs w:val="20"/>
                <w:rPrChange w:id="703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35" w:author="Adelino Naquarta Sepalanga Domingos" w:date="2025-03-05T09:17:00Z" w16du:dateUtc="2025-03-05T08:17:00Z">
                  <w:rPr>
                    <w:rFonts w:ascii="Times New Roman" w:eastAsia="Times New Roman" w:hAnsi="Times New Roman"/>
                    <w:spacing w:val="-1"/>
                  </w:rPr>
                </w:rPrChange>
              </w:rPr>
              <w:t>Data</w:t>
            </w:r>
          </w:p>
        </w:tc>
      </w:tr>
      <w:tr w:rsidR="003F3EDE" w:rsidRPr="004866BB" w14:paraId="00923F00" w14:textId="77777777" w:rsidTr="0025185C">
        <w:trPr>
          <w:trHeight w:val="102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07C074" w14:textId="77777777" w:rsidR="003F3EDE" w:rsidRPr="004866BB" w:rsidRDefault="003F3EDE" w:rsidP="0025185C">
            <w:pPr>
              <w:jc w:val="center"/>
              <w:rPr>
                <w:rFonts w:ascii="Arial" w:eastAsia="Times New Roman" w:hAnsi="Arial" w:cs="Arial"/>
                <w:spacing w:val="-1"/>
                <w:sz w:val="20"/>
                <w:szCs w:val="20"/>
                <w:rPrChange w:id="703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37" w:author="Adelino Naquarta Sepalanga Domingos" w:date="2025-03-05T09:17:00Z" w16du:dateUtc="2025-03-05T08:17:00Z">
                  <w:rPr>
                    <w:rFonts w:ascii="Times New Roman" w:eastAsia="Times New Roman" w:hAnsi="Times New Roman"/>
                    <w:spacing w:val="-1"/>
                  </w:rPr>
                </w:rPrChange>
              </w:rPr>
              <w:lastRenderedPageBreak/>
              <w:t>4.1.4.21.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6EF9E1" w14:textId="77777777" w:rsidR="003F3EDE" w:rsidRPr="004866BB" w:rsidRDefault="003F3EDE" w:rsidP="0025185C">
            <w:pPr>
              <w:jc w:val="center"/>
              <w:rPr>
                <w:rFonts w:ascii="Arial" w:eastAsia="Times New Roman" w:hAnsi="Arial" w:cs="Arial"/>
                <w:spacing w:val="-1"/>
                <w:sz w:val="20"/>
                <w:szCs w:val="20"/>
                <w:rPrChange w:id="7038"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375217A" w14:textId="77777777" w:rsidR="003F3EDE" w:rsidRPr="004866BB" w:rsidRDefault="003F3EDE" w:rsidP="0025185C">
            <w:pPr>
              <w:rPr>
                <w:rFonts w:ascii="Arial" w:eastAsia="Times New Roman" w:hAnsi="Arial" w:cs="Arial"/>
                <w:spacing w:val="-1"/>
                <w:sz w:val="20"/>
                <w:szCs w:val="20"/>
                <w:rPrChange w:id="70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40" w:author="Adelino Naquarta Sepalanga Domingos" w:date="2025-03-05T09:17:00Z" w16du:dateUtc="2025-03-05T08:17:00Z">
                  <w:rPr>
                    <w:rFonts w:ascii="Times New Roman" w:eastAsia="Times New Roman" w:hAnsi="Times New Roman"/>
                    <w:spacing w:val="-1"/>
                  </w:rPr>
                </w:rPrChange>
              </w:rPr>
              <w:t>Retenção na fonte (</w:t>
            </w:r>
            <w:proofErr w:type="spellStart"/>
            <w:r w:rsidRPr="004866BB">
              <w:rPr>
                <w:rFonts w:ascii="Arial" w:eastAsia="Times New Roman" w:hAnsi="Arial" w:cs="Arial"/>
                <w:spacing w:val="-1"/>
                <w:sz w:val="20"/>
                <w:szCs w:val="20"/>
                <w:rPrChange w:id="7041" w:author="Adelino Naquarta Sepalanga Domingos" w:date="2025-03-05T09:17:00Z" w16du:dateUtc="2025-03-05T08:17:00Z">
                  <w:rPr>
                    <w:rFonts w:ascii="Times New Roman" w:eastAsia="Times New Roman" w:hAnsi="Times New Roman"/>
                    <w:spacing w:val="-1"/>
                  </w:rPr>
                </w:rPrChange>
              </w:rPr>
              <w:t>WithholdingTax</w:t>
            </w:r>
            <w:proofErr w:type="spellEnd"/>
            <w:r w:rsidRPr="004866BB">
              <w:rPr>
                <w:rFonts w:ascii="Arial" w:eastAsia="Times New Roman" w:hAnsi="Arial" w:cs="Arial"/>
                <w:spacing w:val="-1"/>
                <w:sz w:val="20"/>
                <w:szCs w:val="20"/>
                <w:rPrChange w:id="7042"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921F03" w14:textId="0BE326B9" w:rsidR="003F3EDE" w:rsidRPr="004866BB" w:rsidRDefault="003F3EDE" w:rsidP="0025185C">
            <w:pPr>
              <w:rPr>
                <w:rFonts w:ascii="Arial" w:eastAsia="Times New Roman" w:hAnsi="Arial" w:cs="Arial"/>
                <w:spacing w:val="-1"/>
                <w:sz w:val="20"/>
                <w:szCs w:val="20"/>
                <w:rPrChange w:id="704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44" w:author="Adelino Naquarta Sepalanga Domingos" w:date="2025-03-05T09:17:00Z" w16du:dateUtc="2025-03-05T08:17:00Z">
                  <w:rPr>
                    <w:rFonts w:ascii="Times New Roman" w:eastAsia="Times New Roman" w:hAnsi="Times New Roman"/>
                    <w:spacing w:val="-1"/>
                  </w:rPr>
                </w:rPrChange>
              </w:rPr>
              <w:t>Existindo a necessidade de efectuar mais do que uma referência, esta estrutura pode</w:t>
            </w:r>
            <w:del w:id="7045" w:author="Adelino Naquarta Sepalanga Domingos" w:date="2025-03-05T09:22:00Z" w16du:dateUtc="2025-03-05T08:22:00Z">
              <w:r w:rsidRPr="004866BB" w:rsidDel="00FB0B06">
                <w:rPr>
                  <w:rFonts w:ascii="Arial" w:eastAsia="Times New Roman" w:hAnsi="Arial" w:cs="Arial"/>
                  <w:spacing w:val="-1"/>
                  <w:sz w:val="20"/>
                  <w:szCs w:val="20"/>
                  <w:rPrChange w:id="7046" w:author="Adelino Naquarta Sepalanga Domingos" w:date="2025-03-05T09:17:00Z" w16du:dateUtc="2025-03-05T08:17:00Z">
                    <w:rPr>
                      <w:rFonts w:ascii="Times New Roman" w:eastAsia="Times New Roman" w:hAnsi="Times New Roman"/>
                      <w:spacing w:val="-1"/>
                    </w:rPr>
                  </w:rPrChange>
                </w:rPr>
                <w:delText>rá</w:delText>
              </w:r>
            </w:del>
            <w:r w:rsidRPr="004866BB">
              <w:rPr>
                <w:rFonts w:ascii="Arial" w:eastAsia="Times New Roman" w:hAnsi="Arial" w:cs="Arial"/>
                <w:spacing w:val="-1"/>
                <w:sz w:val="20"/>
                <w:szCs w:val="20"/>
                <w:rPrChange w:id="7047" w:author="Adelino Naquarta Sepalanga Domingos" w:date="2025-03-05T09:17:00Z" w16du:dateUtc="2025-03-05T08:17:00Z">
                  <w:rPr>
                    <w:rFonts w:ascii="Times New Roman" w:eastAsia="Times New Roman" w:hAnsi="Times New Roman"/>
                    <w:spacing w:val="-1"/>
                  </w:rPr>
                </w:rPrChange>
              </w:rPr>
              <w:t xml:space="preserve"> ser gerada tantas vezes quantas as necessárias.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BC79D4" w14:textId="77777777" w:rsidR="003F3EDE" w:rsidRPr="004866BB" w:rsidRDefault="003F3EDE" w:rsidP="0025185C">
            <w:pPr>
              <w:jc w:val="center"/>
              <w:rPr>
                <w:rFonts w:ascii="Arial" w:eastAsia="Times New Roman" w:hAnsi="Arial" w:cs="Arial"/>
                <w:spacing w:val="-1"/>
                <w:sz w:val="20"/>
                <w:szCs w:val="20"/>
                <w:rPrChange w:id="7048" w:author="Adelino Naquarta Sepalanga Domingos" w:date="2025-03-05T09:17:00Z" w16du:dateUtc="2025-03-05T08:17:00Z">
                  <w:rPr>
                    <w:rFonts w:ascii="Times New Roman" w:eastAsia="Times New Roman" w:hAnsi="Times New Roman"/>
                    <w:spacing w:val="-1"/>
                  </w:rPr>
                </w:rPrChange>
              </w:rPr>
            </w:pPr>
          </w:p>
          <w:p w14:paraId="409A7549" w14:textId="77777777" w:rsidR="003F3EDE" w:rsidRPr="004866BB" w:rsidRDefault="003F3EDE" w:rsidP="0025185C">
            <w:pPr>
              <w:jc w:val="center"/>
              <w:rPr>
                <w:rFonts w:ascii="Arial" w:eastAsia="Times New Roman" w:hAnsi="Arial" w:cs="Arial"/>
                <w:spacing w:val="-1"/>
                <w:sz w:val="20"/>
                <w:szCs w:val="20"/>
                <w:rPrChange w:id="704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50"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1375FF9D" w14:textId="77777777" w:rsidTr="0025185C">
        <w:trPr>
          <w:trHeight w:val="18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878F70" w14:textId="77777777" w:rsidR="003F3EDE" w:rsidRPr="004866BB" w:rsidRDefault="003F3EDE" w:rsidP="0025185C">
            <w:pPr>
              <w:jc w:val="center"/>
              <w:rPr>
                <w:rFonts w:ascii="Arial" w:eastAsia="Times New Roman" w:hAnsi="Arial" w:cs="Arial"/>
                <w:spacing w:val="-1"/>
                <w:sz w:val="20"/>
                <w:szCs w:val="20"/>
                <w:rPrChange w:id="7051" w:author="Adelino Naquarta Sepalanga Domingos" w:date="2025-03-05T09:17:00Z" w16du:dateUtc="2025-03-05T08:17:00Z">
                  <w:rPr>
                    <w:rFonts w:ascii="Times New Roman" w:eastAsia="Times New Roman" w:hAnsi="Times New Roman"/>
                    <w:spacing w:val="-1"/>
                  </w:rPr>
                </w:rPrChange>
              </w:rPr>
            </w:pPr>
          </w:p>
          <w:p w14:paraId="3C966427" w14:textId="77777777" w:rsidR="003F3EDE" w:rsidRPr="004866BB" w:rsidRDefault="003F3EDE" w:rsidP="0025185C">
            <w:pPr>
              <w:jc w:val="center"/>
              <w:rPr>
                <w:rFonts w:ascii="Arial" w:eastAsia="Times New Roman" w:hAnsi="Arial" w:cs="Arial"/>
                <w:spacing w:val="-1"/>
                <w:sz w:val="20"/>
                <w:szCs w:val="20"/>
                <w:rPrChange w:id="7052" w:author="Adelino Naquarta Sepalanga Domingos" w:date="2025-03-05T09:17:00Z" w16du:dateUtc="2025-03-05T08:17:00Z">
                  <w:rPr>
                    <w:rFonts w:ascii="Times New Roman" w:eastAsia="Times New Roman" w:hAnsi="Times New Roman"/>
                    <w:spacing w:val="-1"/>
                  </w:rPr>
                </w:rPrChange>
              </w:rPr>
            </w:pPr>
          </w:p>
          <w:p w14:paraId="708CEE6F" w14:textId="77777777" w:rsidR="003F3EDE" w:rsidRPr="004866BB" w:rsidRDefault="003F3EDE" w:rsidP="0025185C">
            <w:pPr>
              <w:jc w:val="center"/>
              <w:rPr>
                <w:rFonts w:ascii="Arial" w:eastAsia="Times New Roman" w:hAnsi="Arial" w:cs="Arial"/>
                <w:spacing w:val="-1"/>
                <w:sz w:val="20"/>
                <w:szCs w:val="20"/>
                <w:rPrChange w:id="705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54" w:author="Adelino Naquarta Sepalanga Domingos" w:date="2025-03-05T09:17:00Z" w16du:dateUtc="2025-03-05T08:17:00Z">
                  <w:rPr>
                    <w:rFonts w:ascii="Times New Roman" w:eastAsia="Times New Roman" w:hAnsi="Times New Roman"/>
                    <w:spacing w:val="-1"/>
                  </w:rPr>
                </w:rPrChange>
              </w:rPr>
              <w:t>4.1.4.21.1.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9A4171A" w14:textId="77777777" w:rsidR="003F3EDE" w:rsidRPr="004866BB" w:rsidRDefault="003F3EDE" w:rsidP="0025185C">
            <w:pPr>
              <w:jc w:val="center"/>
              <w:rPr>
                <w:rFonts w:ascii="Arial" w:eastAsia="Times New Roman" w:hAnsi="Arial" w:cs="Arial"/>
                <w:spacing w:val="-1"/>
                <w:sz w:val="20"/>
                <w:szCs w:val="20"/>
                <w:rPrChange w:id="7055" w:author="Adelino Naquarta Sepalanga Domingos" w:date="2025-03-05T09:17:00Z" w16du:dateUtc="2025-03-05T08:17:00Z">
                  <w:rPr>
                    <w:rFonts w:ascii="Times New Roman" w:eastAsia="Times New Roman" w:hAnsi="Times New Roman"/>
                    <w:spacing w:val="-1"/>
                  </w:rPr>
                </w:rPrChange>
              </w:rPr>
            </w:pPr>
          </w:p>
          <w:p w14:paraId="5717272C" w14:textId="77777777" w:rsidR="003F3EDE" w:rsidRPr="004866BB" w:rsidRDefault="003F3EDE" w:rsidP="0025185C">
            <w:pPr>
              <w:jc w:val="center"/>
              <w:rPr>
                <w:rFonts w:ascii="Arial" w:eastAsia="Times New Roman" w:hAnsi="Arial" w:cs="Arial"/>
                <w:spacing w:val="-1"/>
                <w:sz w:val="20"/>
                <w:szCs w:val="20"/>
                <w:rPrChange w:id="7056" w:author="Adelino Naquarta Sepalanga Domingos" w:date="2025-03-05T09:17:00Z" w16du:dateUtc="2025-03-05T08:17:00Z">
                  <w:rPr>
                    <w:rFonts w:ascii="Times New Roman" w:eastAsia="Times New Roman" w:hAnsi="Times New Roman"/>
                    <w:spacing w:val="-1"/>
                  </w:rPr>
                </w:rPrChange>
              </w:rPr>
            </w:pPr>
          </w:p>
          <w:p w14:paraId="2E469DF3" w14:textId="77777777" w:rsidR="003F3EDE" w:rsidRPr="004866BB" w:rsidRDefault="003F3EDE" w:rsidP="0025185C">
            <w:pPr>
              <w:jc w:val="center"/>
              <w:rPr>
                <w:rFonts w:ascii="Arial" w:eastAsia="Times New Roman" w:hAnsi="Arial" w:cs="Arial"/>
                <w:spacing w:val="-1"/>
                <w:sz w:val="20"/>
                <w:szCs w:val="20"/>
                <w:rPrChange w:id="705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58" w:author="Adelino Naquarta Sepalanga Domingos" w:date="2025-03-05T09:17:00Z" w16du:dateUtc="2025-03-05T08:17:00Z">
                  <w:rPr>
                    <w:rFonts w:ascii="Times New Roman" w:eastAsia="Times New Roman" w:hAnsi="Times New Roman"/>
                    <w:spacing w:val="-1"/>
                  </w:rPr>
                </w:rPrChange>
              </w:rPr>
              <w:t>*</w:t>
            </w:r>
          </w:p>
          <w:p w14:paraId="66263A62" w14:textId="77777777" w:rsidR="003F3EDE" w:rsidRPr="004866BB" w:rsidRDefault="003F3EDE" w:rsidP="0025185C">
            <w:pPr>
              <w:jc w:val="center"/>
              <w:rPr>
                <w:rFonts w:ascii="Arial" w:eastAsia="Times New Roman" w:hAnsi="Arial" w:cs="Arial"/>
                <w:spacing w:val="-1"/>
                <w:sz w:val="20"/>
                <w:szCs w:val="20"/>
                <w:rPrChange w:id="7059" w:author="Adelino Naquarta Sepalanga Domingos" w:date="2025-03-05T09:17:00Z" w16du:dateUtc="2025-03-05T08:17:00Z">
                  <w:rPr>
                    <w:rFonts w:ascii="Times New Roman" w:eastAsia="Times New Roman" w:hAnsi="Times New Roman"/>
                    <w:spacing w:val="-1"/>
                  </w:rPr>
                </w:rPrChange>
              </w:rPr>
            </w:pPr>
          </w:p>
          <w:p w14:paraId="639AA9E6" w14:textId="77777777" w:rsidR="003F3EDE" w:rsidRPr="004866BB" w:rsidRDefault="003F3EDE" w:rsidP="0025185C">
            <w:pPr>
              <w:jc w:val="center"/>
              <w:rPr>
                <w:rFonts w:ascii="Arial" w:eastAsia="Times New Roman" w:hAnsi="Arial" w:cs="Arial"/>
                <w:spacing w:val="-1"/>
                <w:sz w:val="20"/>
                <w:szCs w:val="20"/>
                <w:rPrChange w:id="7060"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74D6C3" w14:textId="77777777" w:rsidR="003F3EDE" w:rsidRPr="004866BB" w:rsidRDefault="003F3EDE" w:rsidP="0025185C">
            <w:pPr>
              <w:rPr>
                <w:rFonts w:ascii="Arial" w:eastAsia="Times New Roman" w:hAnsi="Arial" w:cs="Arial"/>
                <w:spacing w:val="-1"/>
                <w:sz w:val="20"/>
                <w:szCs w:val="20"/>
                <w:rPrChange w:id="7061" w:author="Adelino Naquarta Sepalanga Domingos" w:date="2025-03-05T09:17:00Z" w16du:dateUtc="2025-03-05T08:17:00Z">
                  <w:rPr>
                    <w:rFonts w:ascii="Times New Roman" w:eastAsia="Times New Roman" w:hAnsi="Times New Roman"/>
                    <w:spacing w:val="-1"/>
                  </w:rPr>
                </w:rPrChange>
              </w:rPr>
            </w:pPr>
          </w:p>
          <w:p w14:paraId="005FDA80" w14:textId="77777777" w:rsidR="003F3EDE" w:rsidRPr="004866BB" w:rsidRDefault="003F3EDE" w:rsidP="0025185C">
            <w:pPr>
              <w:rPr>
                <w:rFonts w:ascii="Arial" w:eastAsia="Times New Roman" w:hAnsi="Arial" w:cs="Arial"/>
                <w:spacing w:val="-1"/>
                <w:sz w:val="20"/>
                <w:szCs w:val="20"/>
                <w:rPrChange w:id="7062" w:author="Adelino Naquarta Sepalanga Domingos" w:date="2025-03-05T09:17:00Z" w16du:dateUtc="2025-03-05T08:17:00Z">
                  <w:rPr>
                    <w:rFonts w:ascii="Times New Roman" w:eastAsia="Times New Roman" w:hAnsi="Times New Roman"/>
                    <w:spacing w:val="-1"/>
                  </w:rPr>
                </w:rPrChange>
              </w:rPr>
            </w:pPr>
          </w:p>
          <w:p w14:paraId="784E03F0" w14:textId="77777777" w:rsidR="003F3EDE" w:rsidRPr="004866BB" w:rsidRDefault="003F3EDE" w:rsidP="0025185C">
            <w:pPr>
              <w:rPr>
                <w:rFonts w:ascii="Arial" w:eastAsia="Times New Roman" w:hAnsi="Arial" w:cs="Arial"/>
                <w:spacing w:val="-1"/>
                <w:sz w:val="20"/>
                <w:szCs w:val="20"/>
                <w:rPrChange w:id="70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64" w:author="Adelino Naquarta Sepalanga Domingos" w:date="2025-03-05T09:17:00Z" w16du:dateUtc="2025-03-05T08:17:00Z">
                  <w:rPr>
                    <w:rFonts w:ascii="Times New Roman" w:eastAsia="Times New Roman" w:hAnsi="Times New Roman"/>
                    <w:spacing w:val="-1"/>
                  </w:rPr>
                </w:rPrChange>
              </w:rPr>
              <w:t>Código do tipo de imposto retido (</w:t>
            </w:r>
            <w:proofErr w:type="spellStart"/>
            <w:r w:rsidRPr="004866BB">
              <w:rPr>
                <w:rFonts w:ascii="Arial" w:eastAsia="Times New Roman" w:hAnsi="Arial" w:cs="Arial"/>
                <w:spacing w:val="-1"/>
                <w:sz w:val="20"/>
                <w:szCs w:val="20"/>
                <w:rPrChange w:id="7065" w:author="Adelino Naquarta Sepalanga Domingos" w:date="2025-03-05T09:17:00Z" w16du:dateUtc="2025-03-05T08:17:00Z">
                  <w:rPr>
                    <w:rFonts w:ascii="Times New Roman" w:eastAsia="Times New Roman" w:hAnsi="Times New Roman"/>
                    <w:spacing w:val="-1"/>
                  </w:rPr>
                </w:rPrChange>
              </w:rPr>
              <w:t>WithholdingTaxType</w:t>
            </w:r>
            <w:proofErr w:type="spellEnd"/>
            <w:r w:rsidRPr="004866BB">
              <w:rPr>
                <w:rFonts w:ascii="Arial" w:eastAsia="Times New Roman" w:hAnsi="Arial" w:cs="Arial"/>
                <w:spacing w:val="-1"/>
                <w:sz w:val="20"/>
                <w:szCs w:val="20"/>
                <w:rPrChange w:id="7066"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FA0B2B" w14:textId="77777777" w:rsidR="003F3EDE" w:rsidRPr="004866BB" w:rsidRDefault="003F3EDE" w:rsidP="0025185C">
            <w:pPr>
              <w:rPr>
                <w:rFonts w:ascii="Arial" w:eastAsia="Times New Roman" w:hAnsi="Arial" w:cs="Arial"/>
                <w:spacing w:val="-1"/>
                <w:sz w:val="20"/>
                <w:szCs w:val="20"/>
                <w:rPrChange w:id="706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68" w:author="Adelino Naquarta Sepalanga Domingos" w:date="2025-03-05T09:17:00Z" w16du:dateUtc="2025-03-05T08:17:00Z">
                  <w:rPr>
                    <w:rFonts w:ascii="Times New Roman" w:eastAsia="Times New Roman" w:hAnsi="Times New Roman"/>
                    <w:spacing w:val="-1"/>
                  </w:rPr>
                </w:rPrChange>
              </w:rPr>
              <w:t>Neste campo deve ser indicado o tipo de imposto retido, preenchendo- o com:</w:t>
            </w:r>
          </w:p>
          <w:p w14:paraId="0A8B57F3" w14:textId="77777777" w:rsidR="003F3EDE" w:rsidRPr="004866BB" w:rsidRDefault="003F3EDE" w:rsidP="0025185C">
            <w:pPr>
              <w:spacing w:after="0"/>
              <w:rPr>
                <w:rFonts w:ascii="Arial" w:eastAsia="Times New Roman" w:hAnsi="Arial" w:cs="Arial"/>
                <w:spacing w:val="-1"/>
                <w:sz w:val="20"/>
                <w:szCs w:val="20"/>
                <w:rPrChange w:id="706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70" w:author="Adelino Naquarta Sepalanga Domingos" w:date="2025-03-05T09:17:00Z" w16du:dateUtc="2025-03-05T08:17:00Z">
                  <w:rPr>
                    <w:rFonts w:ascii="Times New Roman" w:eastAsia="Times New Roman" w:hAnsi="Times New Roman"/>
                    <w:spacing w:val="-1"/>
                  </w:rPr>
                </w:rPrChange>
              </w:rPr>
              <w:t>“IRT” – Imposto sobre o rendimento de trabalho;</w:t>
            </w:r>
          </w:p>
          <w:p w14:paraId="1EB9CB43" w14:textId="77777777" w:rsidR="003F3EDE" w:rsidRPr="004866BB" w:rsidRDefault="003F3EDE" w:rsidP="0025185C">
            <w:pPr>
              <w:spacing w:after="0"/>
              <w:rPr>
                <w:rFonts w:ascii="Arial" w:eastAsia="Times New Roman" w:hAnsi="Arial" w:cs="Arial"/>
                <w:spacing w:val="-1"/>
                <w:sz w:val="20"/>
                <w:szCs w:val="20"/>
                <w:rPrChange w:id="707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72" w:author="Adelino Naquarta Sepalanga Domingos" w:date="2025-03-05T09:17:00Z" w16du:dateUtc="2025-03-05T08:17:00Z">
                  <w:rPr>
                    <w:rFonts w:ascii="Times New Roman" w:eastAsia="Times New Roman" w:hAnsi="Times New Roman"/>
                    <w:spacing w:val="-1"/>
                  </w:rPr>
                </w:rPrChange>
              </w:rPr>
              <w:t>“II” – Imposto industrial;</w:t>
            </w:r>
          </w:p>
          <w:p w14:paraId="58B795D7" w14:textId="77777777" w:rsidR="003F3EDE" w:rsidRPr="004866BB" w:rsidRDefault="003F3EDE" w:rsidP="0025185C">
            <w:pPr>
              <w:spacing w:after="0"/>
              <w:rPr>
                <w:rFonts w:ascii="Arial" w:eastAsia="Times New Roman" w:hAnsi="Arial" w:cs="Arial"/>
                <w:spacing w:val="-1"/>
                <w:sz w:val="20"/>
                <w:szCs w:val="20"/>
                <w:rPrChange w:id="707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74" w:author="Adelino Naquarta Sepalanga Domingos" w:date="2025-03-05T09:17:00Z" w16du:dateUtc="2025-03-05T08:17:00Z">
                  <w:rPr>
                    <w:rFonts w:ascii="Times New Roman" w:eastAsia="Times New Roman" w:hAnsi="Times New Roman"/>
                    <w:spacing w:val="-1"/>
                  </w:rPr>
                </w:rPrChange>
              </w:rPr>
              <w:t>“IS” – Imposto do selo;</w:t>
            </w:r>
          </w:p>
          <w:p w14:paraId="15FC4468" w14:textId="77777777" w:rsidR="003F3EDE" w:rsidRPr="004866BB" w:rsidRDefault="003F3EDE" w:rsidP="0025185C">
            <w:pPr>
              <w:spacing w:after="0"/>
              <w:rPr>
                <w:rFonts w:ascii="Arial" w:eastAsia="Times New Roman" w:hAnsi="Arial" w:cs="Arial"/>
                <w:spacing w:val="-1"/>
                <w:sz w:val="20"/>
                <w:szCs w:val="20"/>
                <w:rPrChange w:id="707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76" w:author="Adelino Naquarta Sepalanga Domingos" w:date="2025-03-05T09:17:00Z" w16du:dateUtc="2025-03-05T08:17:00Z">
                  <w:rPr>
                    <w:rFonts w:ascii="Times New Roman" w:eastAsia="Times New Roman" w:hAnsi="Times New Roman"/>
                    <w:spacing w:val="-1"/>
                  </w:rPr>
                </w:rPrChange>
              </w:rPr>
              <w:t>“IVA” – IVA Cativo;</w:t>
            </w:r>
          </w:p>
          <w:p w14:paraId="09D90175" w14:textId="77777777" w:rsidR="003F3EDE" w:rsidRPr="004866BB" w:rsidRDefault="003F3EDE" w:rsidP="0025185C">
            <w:pPr>
              <w:spacing w:after="0"/>
              <w:rPr>
                <w:rFonts w:ascii="Arial" w:eastAsia="Times New Roman" w:hAnsi="Arial" w:cs="Arial"/>
                <w:spacing w:val="-1"/>
                <w:sz w:val="20"/>
                <w:szCs w:val="20"/>
                <w:rPrChange w:id="707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78" w:author="Adelino Naquarta Sepalanga Domingos" w:date="2025-03-05T09:17:00Z" w16du:dateUtc="2025-03-05T08:17:00Z">
                  <w:rPr>
                    <w:rFonts w:ascii="Times New Roman" w:eastAsia="Times New Roman" w:hAnsi="Times New Roman"/>
                    <w:spacing w:val="-1"/>
                  </w:rPr>
                </w:rPrChange>
              </w:rPr>
              <w:t>“IPU” – Imposto predial Urbano;</w:t>
            </w:r>
          </w:p>
          <w:p w14:paraId="65199767" w14:textId="77777777" w:rsidR="003F3EDE" w:rsidRPr="004866BB" w:rsidRDefault="003F3EDE" w:rsidP="0025185C">
            <w:pPr>
              <w:spacing w:after="0"/>
              <w:rPr>
                <w:rFonts w:ascii="Arial" w:eastAsia="Times New Roman" w:hAnsi="Arial" w:cs="Arial"/>
                <w:spacing w:val="-1"/>
                <w:sz w:val="20"/>
                <w:szCs w:val="20"/>
                <w:rPrChange w:id="707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80" w:author="Adelino Naquarta Sepalanga Domingos" w:date="2025-03-05T09:17:00Z" w16du:dateUtc="2025-03-05T08:17:00Z">
                  <w:rPr>
                    <w:rFonts w:ascii="Times New Roman" w:eastAsia="Times New Roman" w:hAnsi="Times New Roman"/>
                    <w:spacing w:val="-1"/>
                  </w:rPr>
                </w:rPrChange>
              </w:rPr>
              <w:t>“IAC” – Imposto sobre a aplicação de capitais.</w:t>
            </w:r>
          </w:p>
          <w:p w14:paraId="21D24993" w14:textId="77777777" w:rsidR="003F3EDE" w:rsidRPr="004866BB" w:rsidRDefault="003F3EDE" w:rsidP="0025185C">
            <w:pPr>
              <w:spacing w:after="0"/>
              <w:rPr>
                <w:rFonts w:ascii="Arial" w:eastAsia="Times New Roman" w:hAnsi="Arial" w:cs="Arial"/>
                <w:spacing w:val="-1"/>
                <w:sz w:val="20"/>
                <w:szCs w:val="20"/>
                <w:rPrChange w:id="708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82" w:author="Adelino Naquarta Sepalanga Domingos" w:date="2025-03-05T09:17:00Z" w16du:dateUtc="2025-03-05T08:17:00Z">
                  <w:rPr>
                    <w:rFonts w:ascii="Times New Roman" w:eastAsia="Times New Roman" w:hAnsi="Times New Roman"/>
                    <w:spacing w:val="-1"/>
                  </w:rPr>
                </w:rPrChange>
              </w:rPr>
              <w:t>“OU” – Outros tipos de imposto retidos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5D493F" w14:textId="77777777" w:rsidR="003F3EDE" w:rsidRPr="004866BB" w:rsidRDefault="003F3EDE" w:rsidP="0025185C">
            <w:pPr>
              <w:jc w:val="center"/>
              <w:rPr>
                <w:rFonts w:ascii="Arial" w:eastAsia="Times New Roman" w:hAnsi="Arial" w:cs="Arial"/>
                <w:spacing w:val="-1"/>
                <w:sz w:val="20"/>
                <w:szCs w:val="20"/>
                <w:rPrChange w:id="7083" w:author="Adelino Naquarta Sepalanga Domingos" w:date="2025-03-05T09:17:00Z" w16du:dateUtc="2025-03-05T08:17:00Z">
                  <w:rPr>
                    <w:rFonts w:ascii="Times New Roman" w:eastAsia="Times New Roman" w:hAnsi="Times New Roman"/>
                    <w:spacing w:val="-1"/>
                  </w:rPr>
                </w:rPrChange>
              </w:rPr>
            </w:pPr>
          </w:p>
          <w:p w14:paraId="64CFBC3E" w14:textId="77777777" w:rsidR="003F3EDE" w:rsidRPr="004866BB" w:rsidRDefault="003F3EDE" w:rsidP="0025185C">
            <w:pPr>
              <w:jc w:val="center"/>
              <w:rPr>
                <w:rFonts w:ascii="Arial" w:eastAsia="Times New Roman" w:hAnsi="Arial" w:cs="Arial"/>
                <w:spacing w:val="-1"/>
                <w:sz w:val="20"/>
                <w:szCs w:val="20"/>
                <w:rPrChange w:id="7084" w:author="Adelino Naquarta Sepalanga Domingos" w:date="2025-03-05T09:17:00Z" w16du:dateUtc="2025-03-05T08:17:00Z">
                  <w:rPr>
                    <w:rFonts w:ascii="Times New Roman" w:eastAsia="Times New Roman" w:hAnsi="Times New Roman"/>
                    <w:spacing w:val="-1"/>
                  </w:rPr>
                </w:rPrChange>
              </w:rPr>
            </w:pPr>
          </w:p>
          <w:p w14:paraId="107585DF" w14:textId="77777777" w:rsidR="003F3EDE" w:rsidRPr="004866BB" w:rsidRDefault="003F3EDE" w:rsidP="0025185C">
            <w:pPr>
              <w:jc w:val="center"/>
              <w:rPr>
                <w:rFonts w:ascii="Arial" w:eastAsia="Times New Roman" w:hAnsi="Arial" w:cs="Arial"/>
                <w:spacing w:val="-1"/>
                <w:sz w:val="20"/>
                <w:szCs w:val="20"/>
                <w:rPrChange w:id="7085" w:author="Adelino Naquarta Sepalanga Domingos" w:date="2025-03-05T09:17:00Z" w16du:dateUtc="2025-03-05T08:17:00Z">
                  <w:rPr>
                    <w:rFonts w:ascii="Times New Roman" w:eastAsia="Times New Roman" w:hAnsi="Times New Roman"/>
                    <w:spacing w:val="-1"/>
                  </w:rPr>
                </w:rPrChange>
              </w:rPr>
            </w:pPr>
          </w:p>
          <w:p w14:paraId="079D6C58" w14:textId="77777777" w:rsidR="003F3EDE" w:rsidRPr="004866BB" w:rsidRDefault="003F3EDE" w:rsidP="0025185C">
            <w:pPr>
              <w:jc w:val="center"/>
              <w:rPr>
                <w:rFonts w:ascii="Arial" w:eastAsia="Times New Roman" w:hAnsi="Arial" w:cs="Arial"/>
                <w:spacing w:val="-1"/>
                <w:sz w:val="20"/>
                <w:szCs w:val="20"/>
                <w:rPrChange w:id="7086" w:author="Adelino Naquarta Sepalanga Domingos" w:date="2025-03-05T09:17:00Z" w16du:dateUtc="2025-03-05T08:17:00Z">
                  <w:rPr>
                    <w:rFonts w:ascii="Times New Roman" w:eastAsia="Times New Roman" w:hAnsi="Times New Roman"/>
                    <w:spacing w:val="-1"/>
                  </w:rPr>
                </w:rPrChange>
              </w:rPr>
            </w:pPr>
          </w:p>
          <w:p w14:paraId="3D522584" w14:textId="77777777" w:rsidR="003F3EDE" w:rsidRPr="004866BB" w:rsidRDefault="003F3EDE" w:rsidP="0025185C">
            <w:pPr>
              <w:jc w:val="center"/>
              <w:rPr>
                <w:rFonts w:ascii="Arial" w:eastAsia="Times New Roman" w:hAnsi="Arial" w:cs="Arial"/>
                <w:spacing w:val="-1"/>
                <w:sz w:val="20"/>
                <w:szCs w:val="20"/>
                <w:rPrChange w:id="708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88" w:author="Adelino Naquarta Sepalanga Domingos" w:date="2025-03-05T09:17:00Z" w16du:dateUtc="2025-03-05T08:17:00Z">
                  <w:rPr>
                    <w:rFonts w:ascii="Times New Roman" w:eastAsia="Times New Roman" w:hAnsi="Times New Roman"/>
                    <w:spacing w:val="-1"/>
                  </w:rPr>
                </w:rPrChange>
              </w:rPr>
              <w:t>Texto 3</w:t>
            </w:r>
          </w:p>
        </w:tc>
      </w:tr>
      <w:tr w:rsidR="003F3EDE" w:rsidRPr="004866BB" w14:paraId="2ACE15DA" w14:textId="77777777" w:rsidTr="0025185C">
        <w:trPr>
          <w:trHeight w:val="89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DBE887" w14:textId="77777777" w:rsidR="003F3EDE" w:rsidRPr="004866BB" w:rsidRDefault="003F3EDE" w:rsidP="0025185C">
            <w:pPr>
              <w:jc w:val="center"/>
              <w:rPr>
                <w:rFonts w:ascii="Arial" w:eastAsia="Times New Roman" w:hAnsi="Arial" w:cs="Arial"/>
                <w:spacing w:val="-1"/>
                <w:sz w:val="20"/>
                <w:szCs w:val="20"/>
                <w:rPrChange w:id="708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90" w:author="Adelino Naquarta Sepalanga Domingos" w:date="2025-03-05T09:17:00Z" w16du:dateUtc="2025-03-05T08:17:00Z">
                  <w:rPr>
                    <w:rFonts w:ascii="Times New Roman" w:eastAsia="Times New Roman" w:hAnsi="Times New Roman"/>
                    <w:spacing w:val="-1"/>
                  </w:rPr>
                </w:rPrChange>
              </w:rPr>
              <w:t>4.1.4.21.2.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74493F" w14:textId="77777777" w:rsidR="003F3EDE" w:rsidRPr="004866BB" w:rsidRDefault="003F3EDE" w:rsidP="0025185C">
            <w:pPr>
              <w:jc w:val="center"/>
              <w:rPr>
                <w:rFonts w:ascii="Arial" w:eastAsia="Times New Roman" w:hAnsi="Arial" w:cs="Arial"/>
                <w:spacing w:val="-1"/>
                <w:sz w:val="20"/>
                <w:szCs w:val="20"/>
                <w:rPrChange w:id="7091" w:author="Adelino Naquarta Sepalanga Domingos" w:date="2025-03-05T09:17:00Z" w16du:dateUtc="2025-03-05T08:17:00Z">
                  <w:rPr>
                    <w:rFonts w:ascii="Times New Roman" w:eastAsia="Times New Roman" w:hAnsi="Times New Roman"/>
                    <w:spacing w:val="-1"/>
                  </w:rPr>
                </w:rPrChange>
              </w:rPr>
            </w:pPr>
          </w:p>
          <w:p w14:paraId="2B2AFDA9" w14:textId="77777777" w:rsidR="003F3EDE" w:rsidRPr="004866BB" w:rsidRDefault="003F3EDE" w:rsidP="0025185C">
            <w:pPr>
              <w:jc w:val="center"/>
              <w:rPr>
                <w:rFonts w:ascii="Arial" w:eastAsia="Times New Roman" w:hAnsi="Arial" w:cs="Arial"/>
                <w:spacing w:val="-1"/>
                <w:sz w:val="20"/>
                <w:szCs w:val="20"/>
                <w:rPrChange w:id="709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51F4F8" w14:textId="77777777" w:rsidR="003F3EDE" w:rsidRPr="004866BB" w:rsidRDefault="003F3EDE" w:rsidP="0025185C">
            <w:pPr>
              <w:rPr>
                <w:rFonts w:ascii="Arial" w:eastAsia="Times New Roman" w:hAnsi="Arial" w:cs="Arial"/>
                <w:spacing w:val="-1"/>
                <w:sz w:val="20"/>
                <w:szCs w:val="20"/>
                <w:rPrChange w:id="709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94" w:author="Adelino Naquarta Sepalanga Domingos" w:date="2025-03-05T09:17:00Z" w16du:dateUtc="2025-03-05T08:17:00Z">
                  <w:rPr>
                    <w:rFonts w:ascii="Times New Roman" w:eastAsia="Times New Roman" w:hAnsi="Times New Roman"/>
                    <w:spacing w:val="-1"/>
                  </w:rPr>
                </w:rPrChange>
              </w:rPr>
              <w:t>Motivo da retenção na fonte (</w:t>
            </w:r>
            <w:proofErr w:type="spellStart"/>
            <w:r w:rsidRPr="004866BB">
              <w:rPr>
                <w:rFonts w:ascii="Arial" w:eastAsia="Times New Roman" w:hAnsi="Arial" w:cs="Arial"/>
                <w:spacing w:val="-1"/>
                <w:sz w:val="20"/>
                <w:szCs w:val="20"/>
                <w:rPrChange w:id="7095" w:author="Adelino Naquarta Sepalanga Domingos" w:date="2025-03-05T09:17:00Z" w16du:dateUtc="2025-03-05T08:17:00Z">
                  <w:rPr>
                    <w:rFonts w:ascii="Times New Roman" w:eastAsia="Times New Roman" w:hAnsi="Times New Roman"/>
                    <w:spacing w:val="-1"/>
                  </w:rPr>
                </w:rPrChange>
              </w:rPr>
              <w:t>WithholdingTaxDescription</w:t>
            </w:r>
            <w:proofErr w:type="spellEnd"/>
            <w:r w:rsidRPr="004866BB">
              <w:rPr>
                <w:rFonts w:ascii="Arial" w:eastAsia="Times New Roman" w:hAnsi="Arial" w:cs="Arial"/>
                <w:spacing w:val="-1"/>
                <w:sz w:val="20"/>
                <w:szCs w:val="20"/>
                <w:rPrChange w:id="7096"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22F86E5" w14:textId="77777777" w:rsidR="003F3EDE" w:rsidRPr="004866BB" w:rsidRDefault="003F3EDE" w:rsidP="0025185C">
            <w:pPr>
              <w:rPr>
                <w:rFonts w:ascii="Arial" w:eastAsia="Times New Roman" w:hAnsi="Arial" w:cs="Arial"/>
                <w:spacing w:val="-1"/>
                <w:sz w:val="20"/>
                <w:szCs w:val="20"/>
                <w:rPrChange w:id="709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098" w:author="Adelino Naquarta Sepalanga Domingos" w:date="2025-03-05T09:17:00Z" w16du:dateUtc="2025-03-05T08:17:00Z">
                  <w:rPr>
                    <w:rFonts w:ascii="Times New Roman" w:eastAsia="Times New Roman" w:hAnsi="Times New Roman"/>
                    <w:spacing w:val="-1"/>
                  </w:rPr>
                </w:rPrChange>
              </w:rPr>
              <w:t>Deve ser indicado o normativo legal aplicável.</w:t>
            </w:r>
          </w:p>
          <w:p w14:paraId="7456A687" w14:textId="77777777" w:rsidR="003F3EDE" w:rsidRPr="004866BB" w:rsidRDefault="003F3EDE" w:rsidP="0025185C">
            <w:pPr>
              <w:rPr>
                <w:rFonts w:ascii="Arial" w:eastAsia="Times New Roman" w:hAnsi="Arial" w:cs="Arial"/>
                <w:spacing w:val="-1"/>
                <w:sz w:val="20"/>
                <w:szCs w:val="20"/>
                <w:rPrChange w:id="709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100" w:author="Adelino Naquarta Sepalanga Domingos" w:date="2025-03-05T09:17:00Z" w16du:dateUtc="2025-03-05T08:17:00Z">
                  <w:rPr>
                    <w:rFonts w:ascii="Times New Roman" w:eastAsia="Times New Roman" w:hAnsi="Times New Roman"/>
                    <w:spacing w:val="-1"/>
                  </w:rPr>
                </w:rPrChange>
              </w:rPr>
              <w:t>No caso do Código do tipo de imposto (</w:t>
            </w:r>
            <w:proofErr w:type="spellStart"/>
            <w:r w:rsidRPr="004866BB">
              <w:rPr>
                <w:rFonts w:ascii="Arial" w:eastAsia="Times New Roman" w:hAnsi="Arial" w:cs="Arial"/>
                <w:spacing w:val="-1"/>
                <w:sz w:val="20"/>
                <w:szCs w:val="20"/>
                <w:rPrChange w:id="7101" w:author="Adelino Naquarta Sepalanga Domingos" w:date="2025-03-05T09:17:00Z" w16du:dateUtc="2025-03-05T08:17:00Z">
                  <w:rPr>
                    <w:rFonts w:ascii="Times New Roman" w:eastAsia="Times New Roman" w:hAnsi="Times New Roman"/>
                    <w:spacing w:val="-1"/>
                  </w:rPr>
                </w:rPrChange>
              </w:rPr>
              <w:t>WithholdingTaxType</w:t>
            </w:r>
            <w:proofErr w:type="spellEnd"/>
            <w:r w:rsidRPr="004866BB">
              <w:rPr>
                <w:rFonts w:ascii="Arial" w:eastAsia="Times New Roman" w:hAnsi="Arial" w:cs="Arial"/>
                <w:spacing w:val="-1"/>
                <w:sz w:val="20"/>
                <w:szCs w:val="20"/>
                <w:rPrChange w:id="7102" w:author="Adelino Naquarta Sepalanga Domingos" w:date="2025-03-05T09:17:00Z" w16du:dateUtc="2025-03-05T08:17:00Z">
                  <w:rPr>
                    <w:rFonts w:ascii="Times New Roman" w:eastAsia="Times New Roman" w:hAnsi="Times New Roman"/>
                    <w:spacing w:val="-1"/>
                  </w:rPr>
                </w:rPrChange>
              </w:rPr>
              <w:t>) = IS, deve ser preenchido com o código da verba respectiva.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B3F70BF" w14:textId="77777777" w:rsidR="003F3EDE" w:rsidRPr="004866BB" w:rsidRDefault="003F3EDE" w:rsidP="0025185C">
            <w:pPr>
              <w:jc w:val="center"/>
              <w:rPr>
                <w:rFonts w:ascii="Arial" w:eastAsia="Times New Roman" w:hAnsi="Arial" w:cs="Arial"/>
                <w:spacing w:val="-1"/>
                <w:sz w:val="20"/>
                <w:szCs w:val="20"/>
                <w:rPrChange w:id="7103" w:author="Adelino Naquarta Sepalanga Domingos" w:date="2025-03-05T09:17:00Z" w16du:dateUtc="2025-03-05T08:17:00Z">
                  <w:rPr>
                    <w:rFonts w:ascii="Times New Roman" w:eastAsia="Times New Roman" w:hAnsi="Times New Roman"/>
                    <w:spacing w:val="-1"/>
                  </w:rPr>
                </w:rPrChange>
              </w:rPr>
            </w:pPr>
          </w:p>
          <w:p w14:paraId="0BD528EE" w14:textId="77777777" w:rsidR="003F3EDE" w:rsidRPr="004866BB" w:rsidRDefault="003F3EDE" w:rsidP="0025185C">
            <w:pPr>
              <w:jc w:val="center"/>
              <w:rPr>
                <w:rFonts w:ascii="Arial" w:eastAsia="Times New Roman" w:hAnsi="Arial" w:cs="Arial"/>
                <w:spacing w:val="-1"/>
                <w:sz w:val="20"/>
                <w:szCs w:val="20"/>
                <w:rPrChange w:id="7104" w:author="Adelino Naquarta Sepalanga Domingos" w:date="2025-03-05T09:17:00Z" w16du:dateUtc="2025-03-05T08:17:00Z">
                  <w:rPr>
                    <w:rFonts w:ascii="Times New Roman" w:eastAsia="Times New Roman" w:hAnsi="Times New Roman"/>
                    <w:spacing w:val="-1"/>
                  </w:rPr>
                </w:rPrChange>
              </w:rPr>
            </w:pPr>
          </w:p>
          <w:p w14:paraId="0B8FE843" w14:textId="77777777" w:rsidR="003F3EDE" w:rsidRPr="004866BB" w:rsidRDefault="003F3EDE" w:rsidP="0025185C">
            <w:pPr>
              <w:jc w:val="center"/>
              <w:rPr>
                <w:rFonts w:ascii="Arial" w:eastAsia="Times New Roman" w:hAnsi="Arial" w:cs="Arial"/>
                <w:spacing w:val="-1"/>
                <w:sz w:val="20"/>
                <w:szCs w:val="20"/>
                <w:rPrChange w:id="710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106" w:author="Adelino Naquarta Sepalanga Domingos" w:date="2025-03-05T09:17:00Z" w16du:dateUtc="2025-03-05T08:17:00Z">
                  <w:rPr>
                    <w:rFonts w:ascii="Times New Roman" w:eastAsia="Times New Roman" w:hAnsi="Times New Roman"/>
                    <w:spacing w:val="-1"/>
                  </w:rPr>
                </w:rPrChange>
              </w:rPr>
              <w:t>Texto 60</w:t>
            </w:r>
          </w:p>
        </w:tc>
      </w:tr>
      <w:tr w:rsidR="003F3EDE" w:rsidRPr="004866BB" w14:paraId="339BEA95" w14:textId="77777777" w:rsidTr="0025185C">
        <w:trPr>
          <w:trHeight w:val="73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2918EC" w14:textId="77777777" w:rsidR="003F3EDE" w:rsidRPr="004866BB" w:rsidRDefault="003F3EDE" w:rsidP="0025185C">
            <w:pPr>
              <w:jc w:val="center"/>
              <w:rPr>
                <w:rFonts w:ascii="Arial" w:eastAsia="Times New Roman" w:hAnsi="Arial" w:cs="Arial"/>
                <w:spacing w:val="-1"/>
                <w:sz w:val="20"/>
                <w:szCs w:val="20"/>
                <w:rPrChange w:id="71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108" w:author="Adelino Naquarta Sepalanga Domingos" w:date="2025-03-05T09:17:00Z" w16du:dateUtc="2025-03-05T08:17:00Z">
                  <w:rPr>
                    <w:rFonts w:ascii="Times New Roman" w:eastAsia="Times New Roman" w:hAnsi="Times New Roman"/>
                    <w:spacing w:val="-1"/>
                  </w:rPr>
                </w:rPrChange>
              </w:rPr>
              <w:t>4.1.4.21.3.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ADEF93" w14:textId="77777777" w:rsidR="003F3EDE" w:rsidRPr="004866BB" w:rsidRDefault="003F3EDE" w:rsidP="0025185C">
            <w:pPr>
              <w:jc w:val="center"/>
              <w:rPr>
                <w:rFonts w:ascii="Arial" w:eastAsia="Times New Roman" w:hAnsi="Arial" w:cs="Arial"/>
                <w:spacing w:val="-1"/>
                <w:sz w:val="20"/>
                <w:szCs w:val="20"/>
                <w:rPrChange w:id="710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110"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CCAC12" w14:textId="77777777" w:rsidR="003F3EDE" w:rsidRPr="004866BB" w:rsidRDefault="003F3EDE" w:rsidP="0025185C">
            <w:pPr>
              <w:rPr>
                <w:rFonts w:ascii="Arial" w:eastAsia="Times New Roman" w:hAnsi="Arial" w:cs="Arial"/>
                <w:spacing w:val="-1"/>
                <w:sz w:val="20"/>
                <w:szCs w:val="20"/>
                <w:rPrChange w:id="711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112" w:author="Adelino Naquarta Sepalanga Domingos" w:date="2025-03-05T09:17:00Z" w16du:dateUtc="2025-03-05T08:17:00Z">
                  <w:rPr>
                    <w:rFonts w:ascii="Times New Roman" w:eastAsia="Times New Roman" w:hAnsi="Times New Roman"/>
                    <w:spacing w:val="-1"/>
                  </w:rPr>
                </w:rPrChange>
              </w:rPr>
              <w:t>Montante da retenção na fonte (</w:t>
            </w:r>
            <w:proofErr w:type="spellStart"/>
            <w:r w:rsidRPr="004866BB">
              <w:rPr>
                <w:rFonts w:ascii="Arial" w:eastAsia="Times New Roman" w:hAnsi="Arial" w:cs="Arial"/>
                <w:spacing w:val="-1"/>
                <w:sz w:val="20"/>
                <w:szCs w:val="20"/>
                <w:rPrChange w:id="7113" w:author="Adelino Naquarta Sepalanga Domingos" w:date="2025-03-05T09:17:00Z" w16du:dateUtc="2025-03-05T08:17:00Z">
                  <w:rPr>
                    <w:rFonts w:ascii="Times New Roman" w:eastAsia="Times New Roman" w:hAnsi="Times New Roman"/>
                    <w:spacing w:val="-1"/>
                  </w:rPr>
                </w:rPrChange>
              </w:rPr>
              <w:t>WithholdingTaxAmount</w:t>
            </w:r>
            <w:proofErr w:type="spellEnd"/>
            <w:r w:rsidRPr="004866BB">
              <w:rPr>
                <w:rFonts w:ascii="Arial" w:eastAsia="Times New Roman" w:hAnsi="Arial" w:cs="Arial"/>
                <w:spacing w:val="-1"/>
                <w:sz w:val="20"/>
                <w:szCs w:val="20"/>
                <w:rPrChange w:id="7114" w:author="Adelino Naquarta Sepalanga Domingos" w:date="2025-03-05T09:17:00Z" w16du:dateUtc="2025-03-05T08:17:00Z">
                  <w:rPr>
                    <w:rFonts w:ascii="Times New Roman" w:eastAsia="Times New Roman" w:hAnsi="Times New Roman"/>
                    <w:spacing w:val="-1"/>
                  </w:rPr>
                </w:rPrChange>
              </w:rPr>
              <w: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F22E4B" w14:textId="77777777" w:rsidR="003F3EDE" w:rsidRPr="004866BB" w:rsidRDefault="003F3EDE" w:rsidP="0025185C">
            <w:pPr>
              <w:rPr>
                <w:rFonts w:ascii="Arial" w:eastAsia="Times New Roman" w:hAnsi="Arial" w:cs="Arial"/>
                <w:spacing w:val="-1"/>
                <w:sz w:val="20"/>
                <w:szCs w:val="20"/>
                <w:rPrChange w:id="711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116" w:author="Adelino Naquarta Sepalanga Domingos" w:date="2025-03-05T09:17:00Z" w16du:dateUtc="2025-03-05T08:17:00Z">
                  <w:rPr>
                    <w:rFonts w:ascii="Times New Roman" w:eastAsia="Times New Roman" w:hAnsi="Times New Roman"/>
                    <w:spacing w:val="-1"/>
                  </w:rPr>
                </w:rPrChange>
              </w:rPr>
              <w:t>Deve ser indicado o montante retido de imposto.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E6C18C" w14:textId="77777777" w:rsidR="003F3EDE" w:rsidRPr="004866BB" w:rsidRDefault="003F3EDE" w:rsidP="0025185C">
            <w:pPr>
              <w:jc w:val="center"/>
              <w:rPr>
                <w:rFonts w:ascii="Arial" w:eastAsia="Times New Roman" w:hAnsi="Arial" w:cs="Arial"/>
                <w:spacing w:val="-1"/>
                <w:sz w:val="20"/>
                <w:szCs w:val="20"/>
                <w:rPrChange w:id="711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7118" w:author="Adelino Naquarta Sepalanga Domingos" w:date="2025-03-05T09:17:00Z" w16du:dateUtc="2025-03-05T08:17:00Z">
                  <w:rPr>
                    <w:rFonts w:ascii="Times New Roman" w:eastAsia="Times New Roman" w:hAnsi="Times New Roman"/>
                    <w:spacing w:val="-1"/>
                  </w:rPr>
                </w:rPrChange>
              </w:rPr>
              <w:t>Monetário</w:t>
            </w:r>
          </w:p>
        </w:tc>
      </w:tr>
    </w:tbl>
    <w:p w14:paraId="7F831DFB" w14:textId="77777777" w:rsidR="003F3EDE" w:rsidRPr="00691778" w:rsidRDefault="003F3EDE" w:rsidP="003F3EDE">
      <w:pPr>
        <w:rPr>
          <w:rFonts w:ascii="Arial" w:hAnsi="Arial" w:cs="Arial"/>
          <w:b/>
          <w:rPrChange w:id="7119" w:author="Adelino Naquarta Sepalanga Domingos" w:date="2025-03-05T08:49:00Z" w16du:dateUtc="2025-03-05T07:49:00Z">
            <w:rPr>
              <w:b/>
            </w:rPr>
          </w:rPrChange>
        </w:rPr>
      </w:pPr>
    </w:p>
    <w:p w14:paraId="64222DCD" w14:textId="77777777" w:rsidR="003F3EDE" w:rsidRPr="00691778" w:rsidRDefault="003F3EDE" w:rsidP="003F3EDE">
      <w:pPr>
        <w:rPr>
          <w:rFonts w:ascii="Arial" w:eastAsia="Microsoft JhengHei" w:hAnsi="Arial" w:cs="Arial"/>
          <w:b/>
          <w:rPrChange w:id="7120" w:author="Adelino Naquarta Sepalanga Domingos" w:date="2025-03-05T08:49:00Z" w16du:dateUtc="2025-03-05T07:49:00Z">
            <w:rPr>
              <w:rFonts w:ascii="Microsoft JhengHei" w:eastAsia="Microsoft JhengHei" w:hAnsi="Microsoft JhengHei"/>
              <w:b/>
            </w:rPr>
          </w:rPrChange>
        </w:rPr>
      </w:pPr>
    </w:p>
    <w:p w14:paraId="0E4408FD" w14:textId="77777777" w:rsidR="003F3EDE" w:rsidRPr="00691778" w:rsidRDefault="003F3EDE" w:rsidP="003F3EDE">
      <w:pPr>
        <w:rPr>
          <w:rFonts w:ascii="Arial" w:eastAsia="Microsoft JhengHei" w:hAnsi="Arial" w:cs="Arial"/>
          <w:b/>
          <w:rPrChange w:id="7121" w:author="Adelino Naquarta Sepalanga Domingos" w:date="2025-03-05T08:49:00Z" w16du:dateUtc="2025-03-05T07:49:00Z">
            <w:rPr>
              <w:rFonts w:ascii="Microsoft JhengHei" w:eastAsia="Microsoft JhengHei" w:hAnsi="Microsoft JhengHei"/>
              <w:b/>
            </w:rPr>
          </w:rPrChange>
        </w:rPr>
      </w:pPr>
      <w:r w:rsidRPr="00691778">
        <w:rPr>
          <w:rFonts w:ascii="Arial" w:eastAsia="Microsoft JhengHei" w:hAnsi="Arial" w:cs="Arial"/>
          <w:b/>
          <w:rPrChange w:id="7122" w:author="Adelino Naquarta Sepalanga Domingos" w:date="2025-03-05T08:49:00Z" w16du:dateUtc="2025-03-05T07:49:00Z">
            <w:rPr>
              <w:rFonts w:ascii="Microsoft JhengHei" w:eastAsia="Microsoft JhengHei" w:hAnsi="Microsoft JhengHei"/>
              <w:b/>
            </w:rPr>
          </w:rPrChange>
        </w:rPr>
        <w:t>4.2– Documentos de movimentação de mercadorias (</w:t>
      </w:r>
      <w:proofErr w:type="spellStart"/>
      <w:r w:rsidRPr="00691778">
        <w:rPr>
          <w:rFonts w:ascii="Arial" w:eastAsia="Microsoft JhengHei" w:hAnsi="Arial" w:cs="Arial"/>
          <w:b/>
          <w:rPrChange w:id="7123" w:author="Adelino Naquarta Sepalanga Domingos" w:date="2025-03-05T08:49:00Z" w16du:dateUtc="2025-03-05T07:49:00Z">
            <w:rPr>
              <w:rFonts w:ascii="Microsoft JhengHei" w:eastAsia="Microsoft JhengHei" w:hAnsi="Microsoft JhengHei"/>
              <w:b/>
            </w:rPr>
          </w:rPrChange>
        </w:rPr>
        <w:t>MovementOfGoods</w:t>
      </w:r>
      <w:proofErr w:type="spellEnd"/>
      <w:r w:rsidRPr="00691778">
        <w:rPr>
          <w:rFonts w:ascii="Arial" w:eastAsia="Microsoft JhengHei" w:hAnsi="Arial" w:cs="Arial"/>
          <w:b/>
          <w:rPrChange w:id="7124" w:author="Adelino Naquarta Sepalanga Domingos" w:date="2025-03-05T08:49:00Z" w16du:dateUtc="2025-03-05T07:49:00Z">
            <w:rPr>
              <w:rFonts w:ascii="Microsoft JhengHei" w:eastAsia="Microsoft JhengHei" w:hAnsi="Microsoft JhengHei"/>
              <w:b/>
            </w:rPr>
          </w:rPrChange>
        </w:rPr>
        <w:t>).</w:t>
      </w:r>
    </w:p>
    <w:p w14:paraId="63197A85" w14:textId="77777777" w:rsidR="003F3EDE" w:rsidRPr="00691778" w:rsidRDefault="003F3EDE" w:rsidP="003F3EDE">
      <w:pPr>
        <w:rPr>
          <w:rFonts w:ascii="Arial" w:eastAsia="Microsoft JhengHei" w:hAnsi="Arial" w:cs="Arial"/>
          <w:b/>
          <w:rPrChange w:id="7125" w:author="Adelino Naquarta Sepalanga Domingos" w:date="2025-03-05T08:49:00Z" w16du:dateUtc="2025-03-05T07:49:00Z">
            <w:rPr>
              <w:rFonts w:ascii="Microsoft JhengHei" w:eastAsia="Microsoft JhengHei" w:hAnsi="Microsoft JhengHei"/>
              <w:b/>
            </w:rPr>
          </w:rPrChange>
        </w:rPr>
      </w:pPr>
    </w:p>
    <w:tbl>
      <w:tblPr>
        <w:tblW w:w="11341" w:type="dxa"/>
        <w:tblInd w:w="-100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60"/>
        <w:gridCol w:w="1448"/>
        <w:gridCol w:w="3088"/>
        <w:gridCol w:w="3916"/>
        <w:gridCol w:w="1329"/>
      </w:tblGrid>
      <w:tr w:rsidR="003F3EDE" w:rsidRPr="00FB0B06" w14:paraId="7DA8F246" w14:textId="77777777" w:rsidTr="0025185C">
        <w:trPr>
          <w:trHeight w:val="463"/>
          <w:tblHeader/>
        </w:trPr>
        <w:tc>
          <w:tcPr>
            <w:tcW w:w="156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637E2B63"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7126" w:author="Adelino Naquarta Sepalanga Domingos" w:date="2025-03-05T09:23:00Z" w16du:dateUtc="2025-03-05T08:23: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7127" w:author="Adelino Naquarta Sepalanga Domingos" w:date="2025-03-05T09:23:00Z" w16du:dateUtc="2025-03-05T08:23:00Z">
                  <w:rPr>
                    <w:rFonts w:ascii="Times New Roman" w:eastAsia="Times New Roman" w:hAnsi="Times New Roman"/>
                    <w:b/>
                    <w:bCs/>
                    <w:spacing w:val="-1"/>
                  </w:rPr>
                </w:rPrChange>
              </w:rPr>
              <w:t>Índice do campo</w:t>
            </w:r>
          </w:p>
        </w:tc>
        <w:tc>
          <w:tcPr>
            <w:tcW w:w="144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A536474"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7128" w:author="Adelino Naquarta Sepalanga Domingos" w:date="2025-03-05T09:23:00Z" w16du:dateUtc="2025-03-05T08:23: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7129" w:author="Adelino Naquarta Sepalanga Domingos" w:date="2025-03-05T09:23:00Z" w16du:dateUtc="2025-03-05T08:23:00Z">
                  <w:rPr>
                    <w:rFonts w:ascii="Times New Roman" w:eastAsia="Times New Roman" w:hAnsi="Times New Roman"/>
                    <w:b/>
                    <w:bCs/>
                    <w:spacing w:val="-1"/>
                  </w:rPr>
                </w:rPrChange>
              </w:rPr>
              <w:t>Obrigatório</w:t>
            </w:r>
          </w:p>
        </w:tc>
        <w:tc>
          <w:tcPr>
            <w:tcW w:w="308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6C41C121"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7130" w:author="Adelino Naquarta Sepalanga Domingos" w:date="2025-03-05T09:23:00Z" w16du:dateUtc="2025-03-05T08:23: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7131" w:author="Adelino Naquarta Sepalanga Domingos" w:date="2025-03-05T09:23:00Z" w16du:dateUtc="2025-03-05T08:23:00Z">
                  <w:rPr>
                    <w:rFonts w:ascii="Times New Roman" w:eastAsia="Times New Roman" w:hAnsi="Times New Roman"/>
                    <w:b/>
                    <w:bCs/>
                    <w:spacing w:val="-1"/>
                  </w:rPr>
                </w:rPrChange>
              </w:rPr>
              <w:t>Nome do campo</w:t>
            </w:r>
          </w:p>
        </w:tc>
        <w:tc>
          <w:tcPr>
            <w:tcW w:w="3916"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319B0D18"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7132" w:author="Adelino Naquarta Sepalanga Domingos" w:date="2025-03-05T09:23:00Z" w16du:dateUtc="2025-03-05T08:23: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7133" w:author="Adelino Naquarta Sepalanga Domingos" w:date="2025-03-05T09:23:00Z" w16du:dateUtc="2025-03-05T08:23:00Z">
                  <w:rPr>
                    <w:rFonts w:ascii="Times New Roman" w:eastAsia="Times New Roman" w:hAnsi="Times New Roman"/>
                    <w:b/>
                    <w:bCs/>
                    <w:spacing w:val="-1"/>
                  </w:rPr>
                </w:rPrChange>
              </w:rPr>
              <w:t>Notas técnicas</w:t>
            </w:r>
          </w:p>
        </w:tc>
        <w:tc>
          <w:tcPr>
            <w:tcW w:w="1329"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452202C"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7134" w:author="Adelino Naquarta Sepalanga Domingos" w:date="2025-03-05T09:23:00Z" w16du:dateUtc="2025-03-05T08:23: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7135" w:author="Adelino Naquarta Sepalanga Domingos" w:date="2025-03-05T09:23:00Z" w16du:dateUtc="2025-03-05T08:23:00Z">
                  <w:rPr>
                    <w:rFonts w:ascii="Times New Roman" w:eastAsia="Times New Roman" w:hAnsi="Times New Roman"/>
                    <w:b/>
                    <w:bCs/>
                    <w:spacing w:val="-1"/>
                  </w:rPr>
                </w:rPrChange>
              </w:rPr>
              <w:t>Formato</w:t>
            </w:r>
          </w:p>
        </w:tc>
      </w:tr>
      <w:tr w:rsidR="003F3EDE" w:rsidRPr="00FB0B06" w14:paraId="37F404F6" w14:textId="77777777" w:rsidTr="0025185C">
        <w:trPr>
          <w:trHeight w:val="75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56373C5" w14:textId="77777777" w:rsidR="003F3EDE" w:rsidRPr="00FB0B06" w:rsidRDefault="003F3EDE" w:rsidP="0025185C">
            <w:pPr>
              <w:jc w:val="center"/>
              <w:rPr>
                <w:rFonts w:ascii="Arial" w:eastAsia="Times New Roman" w:hAnsi="Arial" w:cs="Arial"/>
                <w:spacing w:val="-1"/>
                <w:sz w:val="20"/>
                <w:szCs w:val="20"/>
                <w:rPrChange w:id="7136" w:author="Adelino Naquarta Sepalanga Domingos" w:date="2025-03-05T09:23:00Z" w16du:dateUtc="2025-03-05T08:23:00Z">
                  <w:rPr>
                    <w:rFonts w:ascii="Times New Roman" w:eastAsia="Times New Roman" w:hAnsi="Times New Roman"/>
                    <w:spacing w:val="-1"/>
                  </w:rPr>
                </w:rPrChange>
              </w:rPr>
            </w:pPr>
          </w:p>
          <w:p w14:paraId="635D2EA5" w14:textId="77777777" w:rsidR="003F3EDE" w:rsidRPr="00FB0B06" w:rsidRDefault="003F3EDE" w:rsidP="0025185C">
            <w:pPr>
              <w:jc w:val="center"/>
              <w:rPr>
                <w:rFonts w:ascii="Arial" w:eastAsia="Times New Roman" w:hAnsi="Arial" w:cs="Arial"/>
                <w:spacing w:val="-1"/>
                <w:sz w:val="20"/>
                <w:szCs w:val="20"/>
                <w:rPrChange w:id="7137" w:author="Adelino Naquarta Sepalanga Domingos" w:date="2025-03-05T09:23:00Z" w16du:dateUtc="2025-03-05T08:23:00Z">
                  <w:rPr>
                    <w:rFonts w:ascii="Times New Roman" w:eastAsia="Times New Roman" w:hAnsi="Times New Roman"/>
                    <w:spacing w:val="-1"/>
                  </w:rPr>
                </w:rPrChange>
              </w:rPr>
            </w:pPr>
          </w:p>
          <w:p w14:paraId="08D3673B" w14:textId="77777777" w:rsidR="003F3EDE" w:rsidRPr="00FB0B06" w:rsidRDefault="003F3EDE" w:rsidP="0025185C">
            <w:pPr>
              <w:jc w:val="center"/>
              <w:rPr>
                <w:rFonts w:ascii="Arial" w:eastAsia="Times New Roman" w:hAnsi="Arial" w:cs="Arial"/>
                <w:spacing w:val="-1"/>
                <w:sz w:val="20"/>
                <w:szCs w:val="20"/>
                <w:rPrChange w:id="7138" w:author="Adelino Naquarta Sepalanga Domingos" w:date="2025-03-05T09:23:00Z" w16du:dateUtc="2025-03-05T08:23:00Z">
                  <w:rPr>
                    <w:rFonts w:ascii="Times New Roman" w:eastAsia="Times New Roman" w:hAnsi="Times New Roman"/>
                    <w:spacing w:val="-1"/>
                  </w:rPr>
                </w:rPrChange>
              </w:rPr>
            </w:pPr>
          </w:p>
          <w:p w14:paraId="312BFC81" w14:textId="77777777" w:rsidR="003F3EDE" w:rsidRPr="00FB0B06" w:rsidRDefault="003F3EDE" w:rsidP="0025185C">
            <w:pPr>
              <w:jc w:val="center"/>
              <w:rPr>
                <w:rFonts w:ascii="Arial" w:eastAsia="Times New Roman" w:hAnsi="Arial" w:cs="Arial"/>
                <w:spacing w:val="-1"/>
                <w:sz w:val="20"/>
                <w:szCs w:val="20"/>
                <w:rPrChange w:id="713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40" w:author="Adelino Naquarta Sepalanga Domingos" w:date="2025-03-05T09:23:00Z" w16du:dateUtc="2025-03-05T08:23:00Z">
                  <w:rPr>
                    <w:rFonts w:ascii="Times New Roman" w:eastAsia="Times New Roman" w:hAnsi="Times New Roman"/>
                    <w:spacing w:val="-1"/>
                  </w:rPr>
                </w:rPrChange>
              </w:rPr>
              <w:t>4.2.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82B1EF" w14:textId="77777777" w:rsidR="003F3EDE" w:rsidRPr="00FB0B06" w:rsidRDefault="003F3EDE" w:rsidP="0025185C">
            <w:pPr>
              <w:jc w:val="center"/>
              <w:rPr>
                <w:rFonts w:ascii="Arial" w:eastAsia="Times New Roman" w:hAnsi="Arial" w:cs="Arial"/>
                <w:spacing w:val="-1"/>
                <w:sz w:val="20"/>
                <w:szCs w:val="20"/>
                <w:rPrChange w:id="714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3F10C31" w14:textId="77777777" w:rsidR="003F3EDE" w:rsidRPr="00FB0B06" w:rsidRDefault="003F3EDE" w:rsidP="0025185C">
            <w:pPr>
              <w:rPr>
                <w:rFonts w:ascii="Arial" w:eastAsia="Times New Roman" w:hAnsi="Arial" w:cs="Arial"/>
                <w:spacing w:val="-1"/>
                <w:sz w:val="20"/>
                <w:szCs w:val="20"/>
                <w:rPrChange w:id="7142" w:author="Adelino Naquarta Sepalanga Domingos" w:date="2025-03-05T09:23:00Z" w16du:dateUtc="2025-03-05T08:23:00Z">
                  <w:rPr>
                    <w:rFonts w:ascii="Times New Roman" w:eastAsia="Times New Roman" w:hAnsi="Times New Roman"/>
                    <w:spacing w:val="-1"/>
                  </w:rPr>
                </w:rPrChange>
              </w:rPr>
            </w:pPr>
          </w:p>
          <w:p w14:paraId="616DA311" w14:textId="77777777" w:rsidR="003F3EDE" w:rsidRPr="00FB0B06" w:rsidRDefault="003F3EDE" w:rsidP="0025185C">
            <w:pPr>
              <w:rPr>
                <w:rFonts w:ascii="Arial" w:eastAsia="Times New Roman" w:hAnsi="Arial" w:cs="Arial"/>
                <w:spacing w:val="-1"/>
                <w:sz w:val="20"/>
                <w:szCs w:val="20"/>
                <w:rPrChange w:id="7143" w:author="Adelino Naquarta Sepalanga Domingos" w:date="2025-03-05T09:23:00Z" w16du:dateUtc="2025-03-05T08:23:00Z">
                  <w:rPr>
                    <w:rFonts w:ascii="Times New Roman" w:eastAsia="Times New Roman" w:hAnsi="Times New Roman"/>
                    <w:spacing w:val="-1"/>
                  </w:rPr>
                </w:rPrChange>
              </w:rPr>
            </w:pPr>
          </w:p>
          <w:p w14:paraId="4615B943" w14:textId="77777777" w:rsidR="003F3EDE" w:rsidRPr="00FB0B06" w:rsidRDefault="003F3EDE" w:rsidP="0025185C">
            <w:pPr>
              <w:rPr>
                <w:rFonts w:ascii="Arial" w:eastAsia="Times New Roman" w:hAnsi="Arial" w:cs="Arial"/>
                <w:spacing w:val="-1"/>
                <w:sz w:val="20"/>
                <w:szCs w:val="20"/>
                <w:rPrChange w:id="7144" w:author="Adelino Naquarta Sepalanga Domingos" w:date="2025-03-05T09:23:00Z" w16du:dateUtc="2025-03-05T08:23:00Z">
                  <w:rPr>
                    <w:rFonts w:ascii="Times New Roman" w:eastAsia="Times New Roman" w:hAnsi="Times New Roman"/>
                    <w:spacing w:val="-1"/>
                  </w:rPr>
                </w:rPrChange>
              </w:rPr>
            </w:pPr>
          </w:p>
          <w:p w14:paraId="4A71235E" w14:textId="77777777" w:rsidR="003F3EDE" w:rsidRPr="00FB0B06" w:rsidRDefault="003F3EDE" w:rsidP="0025185C">
            <w:pPr>
              <w:rPr>
                <w:rFonts w:ascii="Arial" w:eastAsia="Times New Roman" w:hAnsi="Arial" w:cs="Arial"/>
                <w:spacing w:val="-1"/>
                <w:sz w:val="20"/>
                <w:szCs w:val="20"/>
                <w:rPrChange w:id="714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46" w:author="Adelino Naquarta Sepalanga Domingos" w:date="2025-03-05T09:23:00Z" w16du:dateUtc="2025-03-05T08:23:00Z">
                  <w:rPr>
                    <w:rFonts w:ascii="Times New Roman" w:eastAsia="Times New Roman" w:hAnsi="Times New Roman"/>
                    <w:spacing w:val="-1"/>
                  </w:rPr>
                </w:rPrChange>
              </w:rPr>
              <w:t>Movimentos de bens (</w:t>
            </w:r>
            <w:proofErr w:type="spellStart"/>
            <w:r w:rsidRPr="00FB0B06">
              <w:rPr>
                <w:rFonts w:ascii="Arial" w:eastAsia="Times New Roman" w:hAnsi="Arial" w:cs="Arial"/>
                <w:spacing w:val="-1"/>
                <w:sz w:val="20"/>
                <w:szCs w:val="20"/>
                <w:rPrChange w:id="7147" w:author="Adelino Naquarta Sepalanga Domingos" w:date="2025-03-05T09:23:00Z" w16du:dateUtc="2025-03-05T08:23:00Z">
                  <w:rPr>
                    <w:rFonts w:ascii="Times New Roman" w:eastAsia="Times New Roman" w:hAnsi="Times New Roman"/>
                    <w:spacing w:val="-1"/>
                  </w:rPr>
                </w:rPrChange>
              </w:rPr>
              <w:t>MovementOfGoods</w:t>
            </w:r>
            <w:proofErr w:type="spellEnd"/>
            <w:r w:rsidRPr="00FB0B06">
              <w:rPr>
                <w:rFonts w:ascii="Arial" w:eastAsia="Times New Roman" w:hAnsi="Arial" w:cs="Arial"/>
                <w:spacing w:val="-1"/>
                <w:sz w:val="20"/>
                <w:szCs w:val="20"/>
                <w:rPrChange w:id="7148"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66B9CB" w14:textId="77777777" w:rsidR="003F3EDE" w:rsidRPr="00FB0B06" w:rsidRDefault="003F3EDE" w:rsidP="0025185C">
            <w:pPr>
              <w:rPr>
                <w:rFonts w:ascii="Arial" w:eastAsia="Times New Roman" w:hAnsi="Arial" w:cs="Arial"/>
                <w:spacing w:val="-1"/>
                <w:sz w:val="20"/>
                <w:szCs w:val="20"/>
                <w:rPrChange w:id="714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50" w:author="Adelino Naquarta Sepalanga Domingos" w:date="2025-03-05T09:23:00Z" w16du:dateUtc="2025-03-05T08:23:00Z">
                  <w:rPr>
                    <w:rFonts w:ascii="Times New Roman" w:eastAsia="Times New Roman" w:hAnsi="Times New Roman"/>
                    <w:spacing w:val="-1"/>
                  </w:rPr>
                </w:rPrChange>
              </w:rPr>
              <w:t>Devem ser exportados os documentos, nomeadamente guias de transporte ou de remessa, que sirvam de documento de transporte.</w:t>
            </w:r>
          </w:p>
          <w:p w14:paraId="0CF28920" w14:textId="77777777" w:rsidR="003F3EDE" w:rsidRPr="00FB0B06" w:rsidRDefault="003F3EDE" w:rsidP="0025185C">
            <w:pPr>
              <w:rPr>
                <w:rFonts w:ascii="Arial" w:eastAsia="Times New Roman" w:hAnsi="Arial" w:cs="Arial"/>
                <w:spacing w:val="-1"/>
                <w:sz w:val="20"/>
                <w:szCs w:val="20"/>
                <w:rPrChange w:id="715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52" w:author="Adelino Naquarta Sepalanga Domingos" w:date="2025-03-05T09:23:00Z" w16du:dateUtc="2025-03-05T08:23:00Z">
                  <w:rPr>
                    <w:rFonts w:ascii="Times New Roman" w:eastAsia="Times New Roman" w:hAnsi="Times New Roman"/>
                    <w:spacing w:val="-1"/>
                  </w:rPr>
                </w:rPrChange>
              </w:rPr>
              <w:t>Não devem aqui ser exportados aqueles documentos que devam constar da tabela 4.1. – Documentos comerciais a clientes (</w:t>
            </w:r>
            <w:proofErr w:type="spellStart"/>
            <w:r w:rsidRPr="00FB0B06">
              <w:rPr>
                <w:rFonts w:ascii="Arial" w:eastAsia="Times New Roman" w:hAnsi="Arial" w:cs="Arial"/>
                <w:spacing w:val="-1"/>
                <w:sz w:val="20"/>
                <w:szCs w:val="20"/>
                <w:rPrChange w:id="7153" w:author="Adelino Naquarta Sepalanga Domingos" w:date="2025-03-05T09:23:00Z" w16du:dateUtc="2025-03-05T08:23:00Z">
                  <w:rPr>
                    <w:rFonts w:ascii="Times New Roman" w:eastAsia="Times New Roman" w:hAnsi="Times New Roman"/>
                    <w:spacing w:val="-1"/>
                  </w:rPr>
                </w:rPrChange>
              </w:rPr>
              <w:t>SalesInvoices</w:t>
            </w:r>
            <w:proofErr w:type="spellEnd"/>
            <w:r w:rsidRPr="00FB0B06">
              <w:rPr>
                <w:rFonts w:ascii="Arial" w:eastAsia="Times New Roman" w:hAnsi="Arial" w:cs="Arial"/>
                <w:spacing w:val="-1"/>
                <w:sz w:val="20"/>
                <w:szCs w:val="20"/>
                <w:rPrChange w:id="7154" w:author="Adelino Naquarta Sepalanga Domingos" w:date="2025-03-05T09:23:00Z" w16du:dateUtc="2025-03-05T08:23:00Z">
                  <w:rPr>
                    <w:rFonts w:ascii="Times New Roman" w:eastAsia="Times New Roman" w:hAnsi="Times New Roman"/>
                    <w:spacing w:val="-1"/>
                  </w:rPr>
                </w:rPrChange>
              </w:rPr>
              <w:t>) e que também serviram de documentos de transporte (por exemplo facturas).</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834526" w14:textId="77777777" w:rsidR="003F3EDE" w:rsidRPr="00FB0B06" w:rsidRDefault="003F3EDE" w:rsidP="0025185C">
            <w:pPr>
              <w:jc w:val="center"/>
              <w:rPr>
                <w:rFonts w:ascii="Arial" w:eastAsia="Times New Roman" w:hAnsi="Arial" w:cs="Arial"/>
                <w:spacing w:val="-1"/>
                <w:sz w:val="20"/>
                <w:szCs w:val="20"/>
                <w:rPrChange w:id="7155" w:author="Adelino Naquarta Sepalanga Domingos" w:date="2025-03-05T09:23:00Z" w16du:dateUtc="2025-03-05T08:23:00Z">
                  <w:rPr>
                    <w:rFonts w:ascii="Times New Roman" w:eastAsia="Times New Roman" w:hAnsi="Times New Roman"/>
                    <w:spacing w:val="-1"/>
                  </w:rPr>
                </w:rPrChange>
              </w:rPr>
            </w:pPr>
          </w:p>
          <w:p w14:paraId="7A00A94E" w14:textId="77777777" w:rsidR="003F3EDE" w:rsidRPr="00FB0B06" w:rsidRDefault="003F3EDE" w:rsidP="0025185C">
            <w:pPr>
              <w:jc w:val="center"/>
              <w:rPr>
                <w:rFonts w:ascii="Arial" w:eastAsia="Times New Roman" w:hAnsi="Arial" w:cs="Arial"/>
                <w:spacing w:val="-1"/>
                <w:sz w:val="20"/>
                <w:szCs w:val="20"/>
                <w:rPrChange w:id="7156" w:author="Adelino Naquarta Sepalanga Domingos" w:date="2025-03-05T09:23:00Z" w16du:dateUtc="2025-03-05T08:23:00Z">
                  <w:rPr>
                    <w:rFonts w:ascii="Times New Roman" w:eastAsia="Times New Roman" w:hAnsi="Times New Roman"/>
                    <w:spacing w:val="-1"/>
                  </w:rPr>
                </w:rPrChange>
              </w:rPr>
            </w:pPr>
          </w:p>
          <w:p w14:paraId="066C01C3" w14:textId="77777777" w:rsidR="003F3EDE" w:rsidRPr="00FB0B06" w:rsidRDefault="003F3EDE" w:rsidP="0025185C">
            <w:pPr>
              <w:jc w:val="center"/>
              <w:rPr>
                <w:rFonts w:ascii="Arial" w:eastAsia="Times New Roman" w:hAnsi="Arial" w:cs="Arial"/>
                <w:spacing w:val="-1"/>
                <w:sz w:val="20"/>
                <w:szCs w:val="20"/>
                <w:rPrChange w:id="7157" w:author="Adelino Naquarta Sepalanga Domingos" w:date="2025-03-05T09:23:00Z" w16du:dateUtc="2025-03-05T08:23:00Z">
                  <w:rPr>
                    <w:rFonts w:ascii="Times New Roman" w:eastAsia="Times New Roman" w:hAnsi="Times New Roman"/>
                    <w:spacing w:val="-1"/>
                  </w:rPr>
                </w:rPrChange>
              </w:rPr>
            </w:pPr>
          </w:p>
          <w:p w14:paraId="788C4305" w14:textId="77777777" w:rsidR="003F3EDE" w:rsidRPr="00FB0B06" w:rsidRDefault="003F3EDE" w:rsidP="0025185C">
            <w:pPr>
              <w:jc w:val="center"/>
              <w:rPr>
                <w:rFonts w:ascii="Arial" w:eastAsia="Times New Roman" w:hAnsi="Arial" w:cs="Arial"/>
                <w:spacing w:val="-1"/>
                <w:sz w:val="20"/>
                <w:szCs w:val="20"/>
                <w:rPrChange w:id="715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59"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034B9D28"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6F2BCF" w14:textId="77777777" w:rsidR="003F3EDE" w:rsidRPr="00FB0B06" w:rsidRDefault="003F3EDE" w:rsidP="0025185C">
            <w:pPr>
              <w:jc w:val="center"/>
              <w:rPr>
                <w:rFonts w:ascii="Arial" w:eastAsia="Times New Roman" w:hAnsi="Arial" w:cs="Arial"/>
                <w:spacing w:val="-1"/>
                <w:sz w:val="20"/>
                <w:szCs w:val="20"/>
                <w:rPrChange w:id="7160" w:author="Adelino Naquarta Sepalanga Domingos" w:date="2025-03-05T09:23:00Z" w16du:dateUtc="2025-03-05T08:23:00Z">
                  <w:rPr>
                    <w:rFonts w:ascii="Times New Roman" w:eastAsia="Times New Roman" w:hAnsi="Times New Roman"/>
                    <w:spacing w:val="-1"/>
                  </w:rPr>
                </w:rPrChange>
              </w:rPr>
            </w:pPr>
          </w:p>
          <w:p w14:paraId="6EF060E3" w14:textId="77777777" w:rsidR="003F3EDE" w:rsidRPr="00FB0B06" w:rsidRDefault="003F3EDE" w:rsidP="0025185C">
            <w:pPr>
              <w:jc w:val="center"/>
              <w:rPr>
                <w:rFonts w:ascii="Arial" w:eastAsia="Times New Roman" w:hAnsi="Arial" w:cs="Arial"/>
                <w:spacing w:val="-1"/>
                <w:sz w:val="20"/>
                <w:szCs w:val="20"/>
                <w:rPrChange w:id="7161" w:author="Adelino Naquarta Sepalanga Domingos" w:date="2025-03-05T09:23:00Z" w16du:dateUtc="2025-03-05T08:23:00Z">
                  <w:rPr>
                    <w:rFonts w:ascii="Times New Roman" w:eastAsia="Times New Roman" w:hAnsi="Times New Roman"/>
                    <w:spacing w:val="-1"/>
                  </w:rPr>
                </w:rPrChange>
              </w:rPr>
            </w:pPr>
          </w:p>
          <w:p w14:paraId="16C1E99E" w14:textId="77777777" w:rsidR="003F3EDE" w:rsidRPr="00FB0B06" w:rsidRDefault="003F3EDE" w:rsidP="0025185C">
            <w:pPr>
              <w:jc w:val="center"/>
              <w:rPr>
                <w:rFonts w:ascii="Arial" w:eastAsia="Times New Roman" w:hAnsi="Arial" w:cs="Arial"/>
                <w:spacing w:val="-1"/>
                <w:sz w:val="20"/>
                <w:szCs w:val="20"/>
                <w:rPrChange w:id="716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63" w:author="Adelino Naquarta Sepalanga Domingos" w:date="2025-03-05T09:23:00Z" w16du:dateUtc="2025-03-05T08:23:00Z">
                  <w:rPr>
                    <w:rFonts w:ascii="Times New Roman" w:eastAsia="Times New Roman" w:hAnsi="Times New Roman"/>
                    <w:spacing w:val="-1"/>
                  </w:rPr>
                </w:rPrChange>
              </w:rPr>
              <w:t>4.2.1.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2BFD56" w14:textId="77777777" w:rsidR="003F3EDE" w:rsidRPr="00FB0B06" w:rsidRDefault="003F3EDE" w:rsidP="0025185C">
            <w:pPr>
              <w:jc w:val="center"/>
              <w:rPr>
                <w:rFonts w:ascii="Arial" w:eastAsia="Times New Roman" w:hAnsi="Arial" w:cs="Arial"/>
                <w:spacing w:val="-1"/>
                <w:sz w:val="20"/>
                <w:szCs w:val="20"/>
                <w:rPrChange w:id="7164"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A282CA" w14:textId="77777777" w:rsidR="003F3EDE" w:rsidRPr="00FB0B06" w:rsidRDefault="003F3EDE" w:rsidP="0025185C">
            <w:pPr>
              <w:rPr>
                <w:rFonts w:ascii="Arial" w:eastAsia="Times New Roman" w:hAnsi="Arial" w:cs="Arial"/>
                <w:spacing w:val="-1"/>
                <w:sz w:val="20"/>
                <w:szCs w:val="20"/>
                <w:rPrChange w:id="7165" w:author="Adelino Naquarta Sepalanga Domingos" w:date="2025-03-05T09:23:00Z" w16du:dateUtc="2025-03-05T08:23:00Z">
                  <w:rPr>
                    <w:rFonts w:ascii="Times New Roman" w:eastAsia="Times New Roman" w:hAnsi="Times New Roman"/>
                    <w:spacing w:val="-1"/>
                  </w:rPr>
                </w:rPrChange>
              </w:rPr>
            </w:pPr>
          </w:p>
          <w:p w14:paraId="07806238" w14:textId="77777777" w:rsidR="003F3EDE" w:rsidRPr="00FB0B06" w:rsidRDefault="003F3EDE" w:rsidP="0025185C">
            <w:pPr>
              <w:rPr>
                <w:rFonts w:ascii="Arial" w:eastAsia="Times New Roman" w:hAnsi="Arial" w:cs="Arial"/>
                <w:spacing w:val="-1"/>
                <w:sz w:val="20"/>
                <w:szCs w:val="20"/>
                <w:rPrChange w:id="7166" w:author="Adelino Naquarta Sepalanga Domingos" w:date="2025-03-05T09:23:00Z" w16du:dateUtc="2025-03-05T08:23:00Z">
                  <w:rPr>
                    <w:rFonts w:ascii="Times New Roman" w:eastAsia="Times New Roman" w:hAnsi="Times New Roman"/>
                    <w:spacing w:val="-1"/>
                  </w:rPr>
                </w:rPrChange>
              </w:rPr>
            </w:pPr>
          </w:p>
          <w:p w14:paraId="6344A1DC" w14:textId="77777777" w:rsidR="003F3EDE" w:rsidRPr="00FB0B06" w:rsidRDefault="003F3EDE" w:rsidP="0025185C">
            <w:pPr>
              <w:rPr>
                <w:rFonts w:ascii="Arial" w:eastAsia="Times New Roman" w:hAnsi="Arial" w:cs="Arial"/>
                <w:spacing w:val="-1"/>
                <w:sz w:val="20"/>
                <w:szCs w:val="20"/>
                <w:rPrChange w:id="716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68" w:author="Adelino Naquarta Sepalanga Domingos" w:date="2025-03-05T09:23:00Z" w16du:dateUtc="2025-03-05T08:23:00Z">
                  <w:rPr>
                    <w:rFonts w:ascii="Times New Roman" w:eastAsia="Times New Roman" w:hAnsi="Times New Roman"/>
                    <w:spacing w:val="-1"/>
                  </w:rPr>
                </w:rPrChange>
              </w:rPr>
              <w:t>Número de registos das linhas de movimentos dos bens (</w:t>
            </w:r>
            <w:proofErr w:type="spellStart"/>
            <w:r w:rsidRPr="00FB0B06">
              <w:rPr>
                <w:rFonts w:ascii="Arial" w:eastAsia="Times New Roman" w:hAnsi="Arial" w:cs="Arial"/>
                <w:spacing w:val="-1"/>
                <w:sz w:val="20"/>
                <w:szCs w:val="20"/>
                <w:rPrChange w:id="7169" w:author="Adelino Naquarta Sepalanga Domingos" w:date="2025-03-05T09:23:00Z" w16du:dateUtc="2025-03-05T08:23:00Z">
                  <w:rPr>
                    <w:rFonts w:ascii="Times New Roman" w:eastAsia="Times New Roman" w:hAnsi="Times New Roman"/>
                    <w:spacing w:val="-1"/>
                  </w:rPr>
                </w:rPrChange>
              </w:rPr>
              <w:t>NumberOfMovementLines</w:t>
            </w:r>
            <w:proofErr w:type="spellEnd"/>
            <w:r w:rsidRPr="00FB0B06">
              <w:rPr>
                <w:rFonts w:ascii="Arial" w:eastAsia="Times New Roman" w:hAnsi="Arial" w:cs="Arial"/>
                <w:spacing w:val="-1"/>
                <w:sz w:val="20"/>
                <w:szCs w:val="20"/>
                <w:rPrChange w:id="717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025282" w14:textId="77777777" w:rsidR="003F3EDE" w:rsidRPr="00FB0B06" w:rsidRDefault="003F3EDE" w:rsidP="0025185C">
            <w:pPr>
              <w:rPr>
                <w:rFonts w:ascii="Arial" w:eastAsia="Times New Roman" w:hAnsi="Arial" w:cs="Arial"/>
                <w:spacing w:val="-1"/>
                <w:sz w:val="20"/>
                <w:szCs w:val="20"/>
                <w:rPrChange w:id="717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72" w:author="Adelino Naquarta Sepalanga Domingos" w:date="2025-03-05T09:23:00Z" w16du:dateUtc="2025-03-05T08:23:00Z">
                  <w:rPr>
                    <w:rFonts w:ascii="Times New Roman" w:eastAsia="Times New Roman" w:hAnsi="Times New Roman"/>
                    <w:spacing w:val="-1"/>
                  </w:rPr>
                </w:rPrChange>
              </w:rPr>
              <w:t>Deve conter o número total de linhas com relevância fiscal dos documentos do período disponibilizado, incluindo as linhas dos documentos em que o campo</w:t>
            </w:r>
          </w:p>
          <w:p w14:paraId="03241A0D" w14:textId="77777777" w:rsidR="003F3EDE" w:rsidRPr="00FB0B06" w:rsidRDefault="003F3EDE" w:rsidP="0025185C">
            <w:pPr>
              <w:rPr>
                <w:rFonts w:ascii="Arial" w:eastAsia="Times New Roman" w:hAnsi="Arial" w:cs="Arial"/>
                <w:spacing w:val="-1"/>
                <w:sz w:val="20"/>
                <w:szCs w:val="20"/>
                <w:rPrChange w:id="717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74" w:author="Adelino Naquarta Sepalanga Domingos" w:date="2025-03-05T09:23:00Z" w16du:dateUtc="2025-03-05T08:23:00Z">
                  <w:rPr>
                    <w:rFonts w:ascii="Times New Roman" w:eastAsia="Times New Roman" w:hAnsi="Times New Roman"/>
                    <w:spacing w:val="-1"/>
                  </w:rPr>
                </w:rPrChange>
              </w:rPr>
              <w:t>4.2.3.3.1. -Estado actual do documento (</w:t>
            </w:r>
            <w:proofErr w:type="spellStart"/>
            <w:r w:rsidRPr="00FB0B06">
              <w:rPr>
                <w:rFonts w:ascii="Arial" w:eastAsia="Times New Roman" w:hAnsi="Arial" w:cs="Arial"/>
                <w:spacing w:val="-1"/>
                <w:sz w:val="20"/>
                <w:szCs w:val="20"/>
                <w:rPrChange w:id="7175" w:author="Adelino Naquarta Sepalanga Domingos" w:date="2025-03-05T09:23:00Z" w16du:dateUtc="2025-03-05T08:23:00Z">
                  <w:rPr>
                    <w:rFonts w:ascii="Times New Roman" w:eastAsia="Times New Roman" w:hAnsi="Times New Roman"/>
                    <w:spacing w:val="-1"/>
                  </w:rPr>
                </w:rPrChange>
              </w:rPr>
              <w:t>MovementStatus</w:t>
            </w:r>
            <w:proofErr w:type="spellEnd"/>
            <w:r w:rsidRPr="00FB0B06">
              <w:rPr>
                <w:rFonts w:ascii="Arial" w:eastAsia="Times New Roman" w:hAnsi="Arial" w:cs="Arial"/>
                <w:spacing w:val="-1"/>
                <w:sz w:val="20"/>
                <w:szCs w:val="20"/>
                <w:rPrChange w:id="7176" w:author="Adelino Naquarta Sepalanga Domingos" w:date="2025-03-05T09:23:00Z" w16du:dateUtc="2025-03-05T08:23:00Z">
                  <w:rPr>
                    <w:rFonts w:ascii="Times New Roman" w:eastAsia="Times New Roman" w:hAnsi="Times New Roman"/>
                    <w:spacing w:val="-1"/>
                  </w:rPr>
                </w:rPrChange>
              </w:rPr>
              <w:t>), seja do tipo “A”.</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080984" w14:textId="77777777" w:rsidR="003F3EDE" w:rsidRPr="00FB0B06" w:rsidRDefault="003F3EDE" w:rsidP="0025185C">
            <w:pPr>
              <w:jc w:val="center"/>
              <w:rPr>
                <w:rFonts w:ascii="Arial" w:eastAsia="Times New Roman" w:hAnsi="Arial" w:cs="Arial"/>
                <w:spacing w:val="-1"/>
                <w:sz w:val="20"/>
                <w:szCs w:val="20"/>
                <w:rPrChange w:id="7177" w:author="Adelino Naquarta Sepalanga Domingos" w:date="2025-03-05T09:23:00Z" w16du:dateUtc="2025-03-05T08:23:00Z">
                  <w:rPr>
                    <w:rFonts w:ascii="Times New Roman" w:eastAsia="Times New Roman" w:hAnsi="Times New Roman"/>
                    <w:spacing w:val="-1"/>
                  </w:rPr>
                </w:rPrChange>
              </w:rPr>
            </w:pPr>
          </w:p>
          <w:p w14:paraId="1E61C78D" w14:textId="77777777" w:rsidR="003F3EDE" w:rsidRPr="00FB0B06" w:rsidRDefault="003F3EDE" w:rsidP="0025185C">
            <w:pPr>
              <w:jc w:val="center"/>
              <w:rPr>
                <w:rFonts w:ascii="Arial" w:eastAsia="Times New Roman" w:hAnsi="Arial" w:cs="Arial"/>
                <w:spacing w:val="-1"/>
                <w:sz w:val="20"/>
                <w:szCs w:val="20"/>
                <w:rPrChange w:id="7178" w:author="Adelino Naquarta Sepalanga Domingos" w:date="2025-03-05T09:23:00Z" w16du:dateUtc="2025-03-05T08:23:00Z">
                  <w:rPr>
                    <w:rFonts w:ascii="Times New Roman" w:eastAsia="Times New Roman" w:hAnsi="Times New Roman"/>
                    <w:spacing w:val="-1"/>
                  </w:rPr>
                </w:rPrChange>
              </w:rPr>
            </w:pPr>
          </w:p>
          <w:p w14:paraId="2831385A" w14:textId="77777777" w:rsidR="003F3EDE" w:rsidRPr="00FB0B06" w:rsidRDefault="003F3EDE" w:rsidP="0025185C">
            <w:pPr>
              <w:jc w:val="center"/>
              <w:rPr>
                <w:rFonts w:ascii="Arial" w:eastAsia="Times New Roman" w:hAnsi="Arial" w:cs="Arial"/>
                <w:spacing w:val="-1"/>
                <w:sz w:val="20"/>
                <w:szCs w:val="20"/>
                <w:rPrChange w:id="717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80" w:author="Adelino Naquarta Sepalanga Domingos" w:date="2025-03-05T09:23:00Z" w16du:dateUtc="2025-03-05T08:23:00Z">
                  <w:rPr>
                    <w:rFonts w:ascii="Times New Roman" w:eastAsia="Times New Roman" w:hAnsi="Times New Roman"/>
                    <w:spacing w:val="-1"/>
                  </w:rPr>
                </w:rPrChange>
              </w:rPr>
              <w:t>Inteiro</w:t>
            </w:r>
          </w:p>
        </w:tc>
      </w:tr>
      <w:tr w:rsidR="003F3EDE" w:rsidRPr="00FB0B06" w14:paraId="7357503B" w14:textId="77777777" w:rsidTr="0025185C">
        <w:trPr>
          <w:trHeight w:val="195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D8AD73" w14:textId="77777777" w:rsidR="003F3EDE" w:rsidRPr="00FB0B06" w:rsidRDefault="003F3EDE" w:rsidP="0025185C">
            <w:pPr>
              <w:jc w:val="center"/>
              <w:rPr>
                <w:rFonts w:ascii="Arial" w:eastAsia="Times New Roman" w:hAnsi="Arial" w:cs="Arial"/>
                <w:spacing w:val="-1"/>
                <w:sz w:val="20"/>
                <w:szCs w:val="20"/>
                <w:rPrChange w:id="7181" w:author="Adelino Naquarta Sepalanga Domingos" w:date="2025-03-05T09:23:00Z" w16du:dateUtc="2025-03-05T08:23:00Z">
                  <w:rPr>
                    <w:rFonts w:ascii="Times New Roman" w:eastAsia="Times New Roman" w:hAnsi="Times New Roman"/>
                    <w:spacing w:val="-1"/>
                  </w:rPr>
                </w:rPrChange>
              </w:rPr>
            </w:pPr>
          </w:p>
          <w:p w14:paraId="4182C4CF" w14:textId="77777777" w:rsidR="003F3EDE" w:rsidRPr="00FB0B06" w:rsidRDefault="003F3EDE" w:rsidP="0025185C">
            <w:pPr>
              <w:jc w:val="center"/>
              <w:rPr>
                <w:rFonts w:ascii="Arial" w:eastAsia="Times New Roman" w:hAnsi="Arial" w:cs="Arial"/>
                <w:spacing w:val="-1"/>
                <w:sz w:val="20"/>
                <w:szCs w:val="20"/>
                <w:rPrChange w:id="7182" w:author="Adelino Naquarta Sepalanga Domingos" w:date="2025-03-05T09:23:00Z" w16du:dateUtc="2025-03-05T08:23:00Z">
                  <w:rPr>
                    <w:rFonts w:ascii="Times New Roman" w:eastAsia="Times New Roman" w:hAnsi="Times New Roman"/>
                    <w:spacing w:val="-1"/>
                  </w:rPr>
                </w:rPrChange>
              </w:rPr>
            </w:pPr>
          </w:p>
          <w:p w14:paraId="50C5143A" w14:textId="77777777" w:rsidR="003F3EDE" w:rsidRPr="00FB0B06" w:rsidRDefault="003F3EDE" w:rsidP="0025185C">
            <w:pPr>
              <w:jc w:val="center"/>
              <w:rPr>
                <w:rFonts w:ascii="Arial" w:eastAsia="Times New Roman" w:hAnsi="Arial" w:cs="Arial"/>
                <w:spacing w:val="-1"/>
                <w:sz w:val="20"/>
                <w:szCs w:val="20"/>
                <w:rPrChange w:id="718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84" w:author="Adelino Naquarta Sepalanga Domingos" w:date="2025-03-05T09:23:00Z" w16du:dateUtc="2025-03-05T08:23:00Z">
                  <w:rPr>
                    <w:rFonts w:ascii="Times New Roman" w:eastAsia="Times New Roman" w:hAnsi="Times New Roman"/>
                    <w:spacing w:val="-1"/>
                  </w:rPr>
                </w:rPrChange>
              </w:rPr>
              <w:t>4.2.2.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3A5DA39" w14:textId="77777777" w:rsidR="003F3EDE" w:rsidRPr="00FB0B06" w:rsidRDefault="003F3EDE" w:rsidP="0025185C">
            <w:pPr>
              <w:jc w:val="center"/>
              <w:rPr>
                <w:rFonts w:ascii="Arial" w:eastAsia="Times New Roman" w:hAnsi="Arial" w:cs="Arial"/>
                <w:spacing w:val="-1"/>
                <w:sz w:val="20"/>
                <w:szCs w:val="20"/>
                <w:rPrChange w:id="718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B19EC9" w14:textId="77777777" w:rsidR="003F3EDE" w:rsidRPr="00FB0B06" w:rsidRDefault="003F3EDE" w:rsidP="0025185C">
            <w:pPr>
              <w:rPr>
                <w:rFonts w:ascii="Arial" w:eastAsia="Times New Roman" w:hAnsi="Arial" w:cs="Arial"/>
                <w:spacing w:val="-1"/>
                <w:sz w:val="20"/>
                <w:szCs w:val="20"/>
                <w:rPrChange w:id="7186" w:author="Adelino Naquarta Sepalanga Domingos" w:date="2025-03-05T09:23:00Z" w16du:dateUtc="2025-03-05T08:23:00Z">
                  <w:rPr>
                    <w:rFonts w:ascii="Times New Roman" w:eastAsia="Times New Roman" w:hAnsi="Times New Roman"/>
                    <w:spacing w:val="-1"/>
                  </w:rPr>
                </w:rPrChange>
              </w:rPr>
            </w:pPr>
          </w:p>
          <w:p w14:paraId="45257C4E" w14:textId="77777777" w:rsidR="003F3EDE" w:rsidRPr="00FB0B06" w:rsidRDefault="003F3EDE" w:rsidP="0025185C">
            <w:pPr>
              <w:rPr>
                <w:rFonts w:ascii="Arial" w:eastAsia="Times New Roman" w:hAnsi="Arial" w:cs="Arial"/>
                <w:spacing w:val="-1"/>
                <w:sz w:val="20"/>
                <w:szCs w:val="20"/>
                <w:rPrChange w:id="718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88" w:author="Adelino Naquarta Sepalanga Domingos" w:date="2025-03-05T09:23:00Z" w16du:dateUtc="2025-03-05T08:23:00Z">
                  <w:rPr>
                    <w:rFonts w:ascii="Times New Roman" w:eastAsia="Times New Roman" w:hAnsi="Times New Roman"/>
                    <w:spacing w:val="-1"/>
                  </w:rPr>
                </w:rPrChange>
              </w:rPr>
              <w:t>Total das quantidades movimentadas (</w:t>
            </w:r>
            <w:proofErr w:type="spellStart"/>
            <w:r w:rsidRPr="00FB0B06">
              <w:rPr>
                <w:rFonts w:ascii="Arial" w:eastAsia="Times New Roman" w:hAnsi="Arial" w:cs="Arial"/>
                <w:spacing w:val="-1"/>
                <w:sz w:val="20"/>
                <w:szCs w:val="20"/>
                <w:rPrChange w:id="7189" w:author="Adelino Naquarta Sepalanga Domingos" w:date="2025-03-05T09:23:00Z" w16du:dateUtc="2025-03-05T08:23:00Z">
                  <w:rPr>
                    <w:rFonts w:ascii="Times New Roman" w:eastAsia="Times New Roman" w:hAnsi="Times New Roman"/>
                    <w:spacing w:val="-1"/>
                  </w:rPr>
                </w:rPrChange>
              </w:rPr>
              <w:t>TotalQuantityIssued</w:t>
            </w:r>
            <w:proofErr w:type="spellEnd"/>
            <w:r w:rsidRPr="00FB0B06">
              <w:rPr>
                <w:rFonts w:ascii="Arial" w:eastAsia="Times New Roman" w:hAnsi="Arial" w:cs="Arial"/>
                <w:spacing w:val="-1"/>
                <w:sz w:val="20"/>
                <w:szCs w:val="20"/>
                <w:rPrChange w:id="719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1E9CC5" w14:textId="77777777" w:rsidR="003F3EDE" w:rsidRPr="00FB0B06" w:rsidRDefault="003F3EDE" w:rsidP="0025185C">
            <w:pPr>
              <w:rPr>
                <w:rFonts w:ascii="Arial" w:eastAsia="Times New Roman" w:hAnsi="Arial" w:cs="Arial"/>
                <w:spacing w:val="-1"/>
                <w:sz w:val="20"/>
                <w:szCs w:val="20"/>
                <w:rPrChange w:id="719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92" w:author="Adelino Naquarta Sepalanga Domingos" w:date="2025-03-05T09:23:00Z" w16du:dateUtc="2025-03-05T08:23:00Z">
                  <w:rPr>
                    <w:rFonts w:ascii="Times New Roman" w:eastAsia="Times New Roman" w:hAnsi="Times New Roman"/>
                    <w:spacing w:val="-1"/>
                  </w:rPr>
                </w:rPrChange>
              </w:rPr>
              <w:t>Deve conter a soma de controlo do campo 4.2.3.21.5. – Quantidade (</w:t>
            </w:r>
            <w:proofErr w:type="spellStart"/>
            <w:r w:rsidRPr="00FB0B06">
              <w:rPr>
                <w:rFonts w:ascii="Arial" w:eastAsia="Times New Roman" w:hAnsi="Arial" w:cs="Arial"/>
                <w:spacing w:val="-1"/>
                <w:sz w:val="20"/>
                <w:szCs w:val="20"/>
                <w:rPrChange w:id="7193" w:author="Adelino Naquarta Sepalanga Domingos" w:date="2025-03-05T09:23:00Z" w16du:dateUtc="2025-03-05T08:23:00Z">
                  <w:rPr>
                    <w:rFonts w:ascii="Times New Roman" w:eastAsia="Times New Roman" w:hAnsi="Times New Roman"/>
                    <w:spacing w:val="-1"/>
                  </w:rPr>
                </w:rPrChange>
              </w:rPr>
              <w:t>Quantity</w:t>
            </w:r>
            <w:proofErr w:type="spellEnd"/>
            <w:r w:rsidRPr="00FB0B06">
              <w:rPr>
                <w:rFonts w:ascii="Arial" w:eastAsia="Times New Roman" w:hAnsi="Arial" w:cs="Arial"/>
                <w:spacing w:val="-1"/>
                <w:sz w:val="20"/>
                <w:szCs w:val="20"/>
                <w:rPrChange w:id="7194" w:author="Adelino Naquarta Sepalanga Domingos" w:date="2025-03-05T09:23:00Z" w16du:dateUtc="2025-03-05T08:23:00Z">
                  <w:rPr>
                    <w:rFonts w:ascii="Times New Roman" w:eastAsia="Times New Roman" w:hAnsi="Times New Roman"/>
                    <w:spacing w:val="-1"/>
                  </w:rPr>
                </w:rPrChange>
              </w:rPr>
              <w:t>) dele excluindo as linhas dos documentos em que o campo</w:t>
            </w:r>
          </w:p>
          <w:p w14:paraId="137102A4" w14:textId="77777777" w:rsidR="003F3EDE" w:rsidRPr="00FB0B06" w:rsidRDefault="003F3EDE" w:rsidP="0025185C">
            <w:pPr>
              <w:rPr>
                <w:rFonts w:ascii="Arial" w:eastAsia="Times New Roman" w:hAnsi="Arial" w:cs="Arial"/>
                <w:spacing w:val="-1"/>
                <w:sz w:val="20"/>
                <w:szCs w:val="20"/>
                <w:rPrChange w:id="719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96" w:author="Adelino Naquarta Sepalanga Domingos" w:date="2025-03-05T09:23:00Z" w16du:dateUtc="2025-03-05T08:23:00Z">
                  <w:rPr>
                    <w:rFonts w:ascii="Times New Roman" w:eastAsia="Times New Roman" w:hAnsi="Times New Roman"/>
                    <w:spacing w:val="-1"/>
                  </w:rPr>
                </w:rPrChange>
              </w:rPr>
              <w:t>4.2.3.3.1. -Estado actual do documento (</w:t>
            </w:r>
            <w:proofErr w:type="spellStart"/>
            <w:r w:rsidRPr="00FB0B06">
              <w:rPr>
                <w:rFonts w:ascii="Arial" w:eastAsia="Times New Roman" w:hAnsi="Arial" w:cs="Arial"/>
                <w:spacing w:val="-1"/>
                <w:sz w:val="20"/>
                <w:szCs w:val="20"/>
                <w:rPrChange w:id="7197" w:author="Adelino Naquarta Sepalanga Domingos" w:date="2025-03-05T09:23:00Z" w16du:dateUtc="2025-03-05T08:23:00Z">
                  <w:rPr>
                    <w:rFonts w:ascii="Times New Roman" w:eastAsia="Times New Roman" w:hAnsi="Times New Roman"/>
                    <w:spacing w:val="-1"/>
                  </w:rPr>
                </w:rPrChange>
              </w:rPr>
              <w:t>MovementStatus</w:t>
            </w:r>
            <w:proofErr w:type="spellEnd"/>
            <w:r w:rsidRPr="00FB0B06">
              <w:rPr>
                <w:rFonts w:ascii="Arial" w:eastAsia="Times New Roman" w:hAnsi="Arial" w:cs="Arial"/>
                <w:spacing w:val="-1"/>
                <w:sz w:val="20"/>
                <w:szCs w:val="20"/>
                <w:rPrChange w:id="7198" w:author="Adelino Naquarta Sepalanga Domingos" w:date="2025-03-05T09:23:00Z" w16du:dateUtc="2025-03-05T08:23:00Z">
                  <w:rPr>
                    <w:rFonts w:ascii="Times New Roman" w:eastAsia="Times New Roman" w:hAnsi="Times New Roman"/>
                    <w:spacing w:val="-1"/>
                  </w:rPr>
                </w:rPrChange>
              </w:rPr>
              <w:t>), seja do tipo “A”.</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7F1595" w14:textId="77777777" w:rsidR="003F3EDE" w:rsidRPr="00FB0B06" w:rsidRDefault="003F3EDE" w:rsidP="0025185C">
            <w:pPr>
              <w:jc w:val="center"/>
              <w:rPr>
                <w:rFonts w:ascii="Arial" w:eastAsia="Times New Roman" w:hAnsi="Arial" w:cs="Arial"/>
                <w:spacing w:val="-1"/>
                <w:sz w:val="20"/>
                <w:szCs w:val="20"/>
                <w:rPrChange w:id="7199" w:author="Adelino Naquarta Sepalanga Domingos" w:date="2025-03-05T09:23:00Z" w16du:dateUtc="2025-03-05T08:23:00Z">
                  <w:rPr>
                    <w:rFonts w:ascii="Times New Roman" w:eastAsia="Times New Roman" w:hAnsi="Times New Roman"/>
                    <w:spacing w:val="-1"/>
                  </w:rPr>
                </w:rPrChange>
              </w:rPr>
            </w:pPr>
          </w:p>
          <w:p w14:paraId="336BE453" w14:textId="77777777" w:rsidR="003F3EDE" w:rsidRPr="00FB0B06" w:rsidRDefault="003F3EDE" w:rsidP="0025185C">
            <w:pPr>
              <w:jc w:val="center"/>
              <w:rPr>
                <w:rFonts w:ascii="Arial" w:eastAsia="Times New Roman" w:hAnsi="Arial" w:cs="Arial"/>
                <w:spacing w:val="-1"/>
                <w:sz w:val="20"/>
                <w:szCs w:val="20"/>
                <w:rPrChange w:id="7200" w:author="Adelino Naquarta Sepalanga Domingos" w:date="2025-03-05T09:23:00Z" w16du:dateUtc="2025-03-05T08:23:00Z">
                  <w:rPr>
                    <w:rFonts w:ascii="Times New Roman" w:eastAsia="Times New Roman" w:hAnsi="Times New Roman"/>
                    <w:spacing w:val="-1"/>
                  </w:rPr>
                </w:rPrChange>
              </w:rPr>
            </w:pPr>
          </w:p>
          <w:p w14:paraId="4D230CE8" w14:textId="77777777" w:rsidR="003F3EDE" w:rsidRPr="00FB0B06" w:rsidRDefault="003F3EDE" w:rsidP="0025185C">
            <w:pPr>
              <w:jc w:val="center"/>
              <w:rPr>
                <w:rFonts w:ascii="Arial" w:eastAsia="Times New Roman" w:hAnsi="Arial" w:cs="Arial"/>
                <w:spacing w:val="-1"/>
                <w:sz w:val="20"/>
                <w:szCs w:val="20"/>
                <w:rPrChange w:id="7201" w:author="Adelino Naquarta Sepalanga Domingos" w:date="2025-03-05T09:23:00Z" w16du:dateUtc="2025-03-05T08:23:00Z">
                  <w:rPr>
                    <w:rFonts w:ascii="Times New Roman" w:eastAsia="Times New Roman" w:hAnsi="Times New Roman"/>
                    <w:spacing w:val="-1"/>
                  </w:rPr>
                </w:rPrChange>
              </w:rPr>
            </w:pPr>
          </w:p>
          <w:p w14:paraId="54B3086E" w14:textId="77777777" w:rsidR="003F3EDE" w:rsidRPr="00FB0B06" w:rsidRDefault="003F3EDE" w:rsidP="0025185C">
            <w:pPr>
              <w:jc w:val="center"/>
              <w:rPr>
                <w:rFonts w:ascii="Arial" w:eastAsia="Times New Roman" w:hAnsi="Arial" w:cs="Arial"/>
                <w:spacing w:val="-1"/>
                <w:sz w:val="20"/>
                <w:szCs w:val="20"/>
                <w:rPrChange w:id="720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03" w:author="Adelino Naquarta Sepalanga Domingos" w:date="2025-03-05T09:23:00Z" w16du:dateUtc="2025-03-05T08:23:00Z">
                  <w:rPr>
                    <w:rFonts w:ascii="Times New Roman" w:eastAsia="Times New Roman" w:hAnsi="Times New Roman"/>
                    <w:spacing w:val="-1"/>
                  </w:rPr>
                </w:rPrChange>
              </w:rPr>
              <w:t>Decimal</w:t>
            </w:r>
          </w:p>
        </w:tc>
      </w:tr>
      <w:tr w:rsidR="003F3EDE" w:rsidRPr="00FB0B06" w14:paraId="12525735" w14:textId="77777777" w:rsidTr="0025185C">
        <w:trPr>
          <w:trHeight w:val="104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7ADD354" w14:textId="77777777" w:rsidR="003F3EDE" w:rsidRPr="00FB0B06" w:rsidRDefault="003F3EDE" w:rsidP="0025185C">
            <w:pPr>
              <w:jc w:val="center"/>
              <w:rPr>
                <w:rFonts w:ascii="Arial" w:eastAsia="Times New Roman" w:hAnsi="Arial" w:cs="Arial"/>
                <w:spacing w:val="-1"/>
                <w:sz w:val="20"/>
                <w:szCs w:val="20"/>
                <w:rPrChange w:id="720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05" w:author="Adelino Naquarta Sepalanga Domingos" w:date="2025-03-05T09:23:00Z" w16du:dateUtc="2025-03-05T08:23:00Z">
                  <w:rPr>
                    <w:rFonts w:ascii="Times New Roman" w:eastAsia="Times New Roman" w:hAnsi="Times New Roman"/>
                    <w:spacing w:val="-1"/>
                  </w:rPr>
                </w:rPrChange>
              </w:rPr>
              <w:t>4.2.3.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912CEF" w14:textId="77777777" w:rsidR="003F3EDE" w:rsidRPr="00FB0B06" w:rsidRDefault="003F3EDE" w:rsidP="0025185C">
            <w:pPr>
              <w:rPr>
                <w:rFonts w:ascii="Arial" w:eastAsia="Times New Roman" w:hAnsi="Arial" w:cs="Arial"/>
                <w:spacing w:val="-1"/>
                <w:sz w:val="20"/>
                <w:szCs w:val="20"/>
                <w:rPrChange w:id="720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75AA8E" w14:textId="77777777" w:rsidR="003F3EDE" w:rsidRPr="00FB0B06" w:rsidRDefault="003F3EDE" w:rsidP="0025185C">
            <w:pPr>
              <w:rPr>
                <w:rFonts w:ascii="Arial" w:eastAsia="Times New Roman" w:hAnsi="Arial" w:cs="Arial"/>
                <w:spacing w:val="-1"/>
                <w:sz w:val="20"/>
                <w:szCs w:val="20"/>
                <w:rPrChange w:id="720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08" w:author="Adelino Naquarta Sepalanga Domingos" w:date="2025-03-05T09:23:00Z" w16du:dateUtc="2025-03-05T08:23:00Z">
                  <w:rPr>
                    <w:rFonts w:ascii="Times New Roman" w:eastAsia="Times New Roman" w:hAnsi="Times New Roman"/>
                    <w:spacing w:val="-1"/>
                  </w:rPr>
                </w:rPrChange>
              </w:rPr>
              <w:t>Documento de movimentação de mercadorias (</w:t>
            </w:r>
            <w:proofErr w:type="spellStart"/>
            <w:r w:rsidRPr="00FB0B06">
              <w:rPr>
                <w:rFonts w:ascii="Arial" w:eastAsia="Times New Roman" w:hAnsi="Arial" w:cs="Arial"/>
                <w:spacing w:val="-1"/>
                <w:sz w:val="20"/>
                <w:szCs w:val="20"/>
                <w:rPrChange w:id="7209" w:author="Adelino Naquarta Sepalanga Domingos" w:date="2025-03-05T09:23:00Z" w16du:dateUtc="2025-03-05T08:23:00Z">
                  <w:rPr>
                    <w:rFonts w:ascii="Times New Roman" w:eastAsia="Times New Roman" w:hAnsi="Times New Roman"/>
                    <w:spacing w:val="-1"/>
                  </w:rPr>
                </w:rPrChange>
              </w:rPr>
              <w:t>StockMovement</w:t>
            </w:r>
            <w:proofErr w:type="spellEnd"/>
            <w:r w:rsidRPr="00FB0B06">
              <w:rPr>
                <w:rFonts w:ascii="Arial" w:eastAsia="Times New Roman" w:hAnsi="Arial" w:cs="Arial"/>
                <w:spacing w:val="-1"/>
                <w:sz w:val="20"/>
                <w:szCs w:val="20"/>
                <w:rPrChange w:id="721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1D12B5" w14:textId="77777777" w:rsidR="003F3EDE" w:rsidRPr="00FB0B06" w:rsidRDefault="003F3EDE" w:rsidP="0025185C">
            <w:pPr>
              <w:rPr>
                <w:rFonts w:ascii="Arial" w:eastAsia="Times New Roman" w:hAnsi="Arial" w:cs="Arial"/>
                <w:spacing w:val="-1"/>
                <w:sz w:val="20"/>
                <w:szCs w:val="20"/>
                <w:rPrChange w:id="7211"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636CD1" w14:textId="77777777" w:rsidR="003F3EDE" w:rsidRPr="00FB0B06" w:rsidRDefault="003F3EDE" w:rsidP="0025185C">
            <w:pPr>
              <w:jc w:val="center"/>
              <w:rPr>
                <w:rFonts w:ascii="Arial" w:eastAsia="Times New Roman" w:hAnsi="Arial" w:cs="Arial"/>
                <w:spacing w:val="-1"/>
                <w:sz w:val="20"/>
                <w:szCs w:val="20"/>
                <w:rPrChange w:id="721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13"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30DA87CE" w14:textId="77777777" w:rsidTr="0025185C">
        <w:trPr>
          <w:trHeight w:val="133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E85874" w14:textId="77777777" w:rsidR="003F3EDE" w:rsidRPr="00FB0B06" w:rsidRDefault="003F3EDE" w:rsidP="0025185C">
            <w:pPr>
              <w:jc w:val="center"/>
              <w:rPr>
                <w:rFonts w:ascii="Arial" w:eastAsia="Times New Roman" w:hAnsi="Arial" w:cs="Arial"/>
                <w:spacing w:val="-1"/>
                <w:sz w:val="20"/>
                <w:szCs w:val="20"/>
                <w:rPrChange w:id="7214" w:author="Adelino Naquarta Sepalanga Domingos" w:date="2025-03-05T09:23:00Z" w16du:dateUtc="2025-03-05T08:23:00Z">
                  <w:rPr>
                    <w:rFonts w:ascii="Times New Roman" w:eastAsia="Times New Roman" w:hAnsi="Times New Roman"/>
                    <w:spacing w:val="-1"/>
                  </w:rPr>
                </w:rPrChange>
              </w:rPr>
            </w:pPr>
          </w:p>
          <w:p w14:paraId="1B964FEE" w14:textId="77777777" w:rsidR="003F3EDE" w:rsidRPr="00FB0B06" w:rsidRDefault="003F3EDE" w:rsidP="0025185C">
            <w:pPr>
              <w:jc w:val="center"/>
              <w:rPr>
                <w:rFonts w:ascii="Arial" w:eastAsia="Times New Roman" w:hAnsi="Arial" w:cs="Arial"/>
                <w:spacing w:val="-1"/>
                <w:sz w:val="20"/>
                <w:szCs w:val="20"/>
                <w:rPrChange w:id="7215" w:author="Adelino Naquarta Sepalanga Domingos" w:date="2025-03-05T09:23:00Z" w16du:dateUtc="2025-03-05T08:23:00Z">
                  <w:rPr>
                    <w:rFonts w:ascii="Times New Roman" w:eastAsia="Times New Roman" w:hAnsi="Times New Roman"/>
                    <w:spacing w:val="-1"/>
                  </w:rPr>
                </w:rPrChange>
              </w:rPr>
            </w:pPr>
          </w:p>
          <w:p w14:paraId="7085259D" w14:textId="77777777" w:rsidR="003F3EDE" w:rsidRPr="00FB0B06" w:rsidRDefault="003F3EDE" w:rsidP="0025185C">
            <w:pPr>
              <w:jc w:val="center"/>
              <w:rPr>
                <w:rFonts w:ascii="Arial" w:eastAsia="Times New Roman" w:hAnsi="Arial" w:cs="Arial"/>
                <w:spacing w:val="-1"/>
                <w:sz w:val="20"/>
                <w:szCs w:val="20"/>
                <w:rPrChange w:id="7216" w:author="Adelino Naquarta Sepalanga Domingos" w:date="2025-03-05T09:23:00Z" w16du:dateUtc="2025-03-05T08:23:00Z">
                  <w:rPr>
                    <w:rFonts w:ascii="Times New Roman" w:eastAsia="Times New Roman" w:hAnsi="Times New Roman"/>
                    <w:spacing w:val="-1"/>
                  </w:rPr>
                </w:rPrChange>
              </w:rPr>
            </w:pPr>
          </w:p>
          <w:p w14:paraId="3F00F52A" w14:textId="77777777" w:rsidR="003F3EDE" w:rsidRPr="00FB0B06" w:rsidRDefault="003F3EDE" w:rsidP="0025185C">
            <w:pPr>
              <w:jc w:val="center"/>
              <w:rPr>
                <w:rFonts w:ascii="Arial" w:eastAsia="Times New Roman" w:hAnsi="Arial" w:cs="Arial"/>
                <w:spacing w:val="-1"/>
                <w:sz w:val="20"/>
                <w:szCs w:val="20"/>
                <w:rPrChange w:id="721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18" w:author="Adelino Naquarta Sepalanga Domingos" w:date="2025-03-05T09:23:00Z" w16du:dateUtc="2025-03-05T08:23:00Z">
                  <w:rPr>
                    <w:rFonts w:ascii="Times New Roman" w:eastAsia="Times New Roman" w:hAnsi="Times New Roman"/>
                    <w:spacing w:val="-1"/>
                  </w:rPr>
                </w:rPrChange>
              </w:rPr>
              <w:t>4.2.3.1.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2CA3349" w14:textId="77777777" w:rsidR="003F3EDE" w:rsidRPr="00FB0B06" w:rsidRDefault="003F3EDE" w:rsidP="0025185C">
            <w:pPr>
              <w:jc w:val="center"/>
              <w:rPr>
                <w:rFonts w:ascii="Arial" w:eastAsia="Times New Roman" w:hAnsi="Arial" w:cs="Arial"/>
                <w:spacing w:val="-1"/>
                <w:sz w:val="20"/>
                <w:szCs w:val="20"/>
                <w:rPrChange w:id="721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1E47FE" w14:textId="77777777" w:rsidR="003F3EDE" w:rsidRPr="00FB0B06" w:rsidRDefault="003F3EDE" w:rsidP="0025185C">
            <w:pPr>
              <w:rPr>
                <w:rFonts w:ascii="Arial" w:eastAsia="Times New Roman" w:hAnsi="Arial" w:cs="Arial"/>
                <w:spacing w:val="-1"/>
                <w:sz w:val="20"/>
                <w:szCs w:val="20"/>
                <w:rPrChange w:id="7220" w:author="Adelino Naquarta Sepalanga Domingos" w:date="2025-03-05T09:23:00Z" w16du:dateUtc="2025-03-05T08:23:00Z">
                  <w:rPr>
                    <w:rFonts w:ascii="Times New Roman" w:eastAsia="Times New Roman" w:hAnsi="Times New Roman"/>
                    <w:spacing w:val="-1"/>
                  </w:rPr>
                </w:rPrChange>
              </w:rPr>
            </w:pPr>
          </w:p>
          <w:p w14:paraId="1EBCB843" w14:textId="77777777" w:rsidR="003F3EDE" w:rsidRPr="00FB0B06" w:rsidRDefault="003F3EDE" w:rsidP="0025185C">
            <w:pPr>
              <w:rPr>
                <w:rFonts w:ascii="Arial" w:eastAsia="Times New Roman" w:hAnsi="Arial" w:cs="Arial"/>
                <w:spacing w:val="-1"/>
                <w:sz w:val="20"/>
                <w:szCs w:val="20"/>
                <w:rPrChange w:id="7221" w:author="Adelino Naquarta Sepalanga Domingos" w:date="2025-03-05T09:23:00Z" w16du:dateUtc="2025-03-05T08:23:00Z">
                  <w:rPr>
                    <w:rFonts w:ascii="Times New Roman" w:eastAsia="Times New Roman" w:hAnsi="Times New Roman"/>
                    <w:spacing w:val="-1"/>
                  </w:rPr>
                </w:rPrChange>
              </w:rPr>
            </w:pPr>
          </w:p>
          <w:p w14:paraId="48F5A5C6" w14:textId="77777777" w:rsidR="003F3EDE" w:rsidRPr="00FB0B06" w:rsidRDefault="003F3EDE" w:rsidP="0025185C">
            <w:pPr>
              <w:rPr>
                <w:rFonts w:ascii="Arial" w:eastAsia="Times New Roman" w:hAnsi="Arial" w:cs="Arial"/>
                <w:spacing w:val="-1"/>
                <w:sz w:val="20"/>
                <w:szCs w:val="20"/>
                <w:rPrChange w:id="7222" w:author="Adelino Naquarta Sepalanga Domingos" w:date="2025-03-05T09:23:00Z" w16du:dateUtc="2025-03-05T08:23:00Z">
                  <w:rPr>
                    <w:rFonts w:ascii="Times New Roman" w:eastAsia="Times New Roman" w:hAnsi="Times New Roman"/>
                    <w:spacing w:val="-1"/>
                  </w:rPr>
                </w:rPrChange>
              </w:rPr>
            </w:pPr>
          </w:p>
          <w:p w14:paraId="12E5890E" w14:textId="77777777" w:rsidR="003F3EDE" w:rsidRPr="00FB0B06" w:rsidRDefault="003F3EDE" w:rsidP="0025185C">
            <w:pPr>
              <w:rPr>
                <w:rFonts w:ascii="Arial" w:eastAsia="Times New Roman" w:hAnsi="Arial" w:cs="Arial"/>
                <w:spacing w:val="-1"/>
                <w:sz w:val="20"/>
                <w:szCs w:val="20"/>
                <w:rPrChange w:id="722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24" w:author="Adelino Naquarta Sepalanga Domingos" w:date="2025-03-05T09:23:00Z" w16du:dateUtc="2025-03-05T08:23:00Z">
                  <w:rPr>
                    <w:rFonts w:ascii="Times New Roman" w:eastAsia="Times New Roman" w:hAnsi="Times New Roman"/>
                    <w:spacing w:val="-1"/>
                  </w:rPr>
                </w:rPrChange>
              </w:rPr>
              <w:t>Identificação única do documento de movimentação de mercadorias (</w:t>
            </w:r>
            <w:proofErr w:type="spellStart"/>
            <w:r w:rsidRPr="00FB0B06">
              <w:rPr>
                <w:rFonts w:ascii="Arial" w:eastAsia="Times New Roman" w:hAnsi="Arial" w:cs="Arial"/>
                <w:spacing w:val="-1"/>
                <w:sz w:val="20"/>
                <w:szCs w:val="20"/>
                <w:rPrChange w:id="7225" w:author="Adelino Naquarta Sepalanga Domingos" w:date="2025-03-05T09:23:00Z" w16du:dateUtc="2025-03-05T08:23:00Z">
                  <w:rPr>
                    <w:rFonts w:ascii="Times New Roman" w:eastAsia="Times New Roman" w:hAnsi="Times New Roman"/>
                    <w:spacing w:val="-1"/>
                  </w:rPr>
                </w:rPrChange>
              </w:rPr>
              <w:t>DocumentNumber</w:t>
            </w:r>
            <w:proofErr w:type="spellEnd"/>
            <w:r w:rsidRPr="00FB0B06">
              <w:rPr>
                <w:rFonts w:ascii="Arial" w:eastAsia="Times New Roman" w:hAnsi="Arial" w:cs="Arial"/>
                <w:spacing w:val="-1"/>
                <w:sz w:val="20"/>
                <w:szCs w:val="20"/>
                <w:rPrChange w:id="7226"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C795B0" w14:textId="77777777" w:rsidR="003F3EDE" w:rsidRPr="00FB0B06" w:rsidRDefault="003F3EDE" w:rsidP="0025185C">
            <w:pPr>
              <w:rPr>
                <w:rFonts w:ascii="Arial" w:eastAsia="Times New Roman" w:hAnsi="Arial" w:cs="Arial"/>
                <w:spacing w:val="-1"/>
                <w:sz w:val="20"/>
                <w:szCs w:val="20"/>
                <w:rPrChange w:id="722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28" w:author="Adelino Naquarta Sepalanga Domingos" w:date="2025-03-05T09:23:00Z" w16du:dateUtc="2025-03-05T08:23:00Z">
                  <w:rPr>
                    <w:rFonts w:ascii="Times New Roman" w:eastAsia="Times New Roman" w:hAnsi="Times New Roman"/>
                    <w:spacing w:val="-1"/>
                  </w:rPr>
                </w:rPrChange>
              </w:rPr>
              <w:t>Esta identificação é composta sequencialmente pelos seguintes elementos: Tipo de documento (</w:t>
            </w:r>
            <w:proofErr w:type="spellStart"/>
            <w:r w:rsidRPr="00FB0B06">
              <w:rPr>
                <w:rFonts w:ascii="Arial" w:eastAsia="Times New Roman" w:hAnsi="Arial" w:cs="Arial"/>
                <w:spacing w:val="-1"/>
                <w:sz w:val="20"/>
                <w:szCs w:val="20"/>
                <w:rPrChange w:id="7229" w:author="Adelino Naquarta Sepalanga Domingos" w:date="2025-03-05T09:23:00Z" w16du:dateUtc="2025-03-05T08:23:00Z">
                  <w:rPr>
                    <w:rFonts w:ascii="Times New Roman" w:eastAsia="Times New Roman" w:hAnsi="Times New Roman"/>
                    <w:spacing w:val="-1"/>
                  </w:rPr>
                </w:rPrChange>
              </w:rPr>
              <w:t>MovementType</w:t>
            </w:r>
            <w:proofErr w:type="spellEnd"/>
            <w:r w:rsidRPr="00FB0B06">
              <w:rPr>
                <w:rFonts w:ascii="Arial" w:eastAsia="Times New Roman" w:hAnsi="Arial" w:cs="Arial"/>
                <w:spacing w:val="-1"/>
                <w:sz w:val="20"/>
                <w:szCs w:val="20"/>
                <w:rPrChange w:id="7230" w:author="Adelino Naquarta Sepalanga Domingos" w:date="2025-03-05T09:23:00Z" w16du:dateUtc="2025-03-05T08:23:00Z">
                  <w:rPr>
                    <w:rFonts w:ascii="Times New Roman" w:eastAsia="Times New Roman" w:hAnsi="Times New Roman"/>
                    <w:spacing w:val="-1"/>
                  </w:rPr>
                </w:rPrChange>
              </w:rPr>
              <w:t>), um espaço, o código interno do tipo de documento atribuído pela aplicação o identificador e a série do documento, uma barra (/) e o número sequencial desse documento dentro dessa série.</w:t>
            </w:r>
          </w:p>
          <w:p w14:paraId="25C62BE0" w14:textId="77777777" w:rsidR="003F3EDE" w:rsidRPr="00FB0B06" w:rsidRDefault="003F3EDE" w:rsidP="0025185C">
            <w:pPr>
              <w:rPr>
                <w:rFonts w:ascii="Arial" w:eastAsia="Times New Roman" w:hAnsi="Arial" w:cs="Arial"/>
                <w:spacing w:val="-1"/>
                <w:sz w:val="20"/>
                <w:szCs w:val="20"/>
                <w:rPrChange w:id="723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32" w:author="Adelino Naquarta Sepalanga Domingos" w:date="2025-03-05T09:23:00Z" w16du:dateUtc="2025-03-05T08:23:00Z">
                  <w:rPr>
                    <w:rFonts w:ascii="Times New Roman" w:eastAsia="Times New Roman" w:hAnsi="Times New Roman"/>
                    <w:spacing w:val="-1"/>
                  </w:rPr>
                </w:rPrChange>
              </w:rPr>
              <w:t>Não podem existir registos com a mesma identificação.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8DE6EC" w14:textId="77777777" w:rsidR="003F3EDE" w:rsidRPr="00FB0B06" w:rsidRDefault="003F3EDE" w:rsidP="0025185C">
            <w:pPr>
              <w:jc w:val="center"/>
              <w:rPr>
                <w:rFonts w:ascii="Arial" w:eastAsia="Times New Roman" w:hAnsi="Arial" w:cs="Arial"/>
                <w:spacing w:val="-1"/>
                <w:sz w:val="20"/>
                <w:szCs w:val="20"/>
                <w:rPrChange w:id="7233" w:author="Adelino Naquarta Sepalanga Domingos" w:date="2025-03-05T09:23:00Z" w16du:dateUtc="2025-03-05T08:23:00Z">
                  <w:rPr>
                    <w:rFonts w:ascii="Times New Roman" w:eastAsia="Times New Roman" w:hAnsi="Times New Roman"/>
                    <w:spacing w:val="-1"/>
                  </w:rPr>
                </w:rPrChange>
              </w:rPr>
            </w:pPr>
          </w:p>
          <w:p w14:paraId="64E0CE90" w14:textId="77777777" w:rsidR="003F3EDE" w:rsidRPr="00FB0B06" w:rsidRDefault="003F3EDE" w:rsidP="0025185C">
            <w:pPr>
              <w:jc w:val="center"/>
              <w:rPr>
                <w:rFonts w:ascii="Arial" w:eastAsia="Times New Roman" w:hAnsi="Arial" w:cs="Arial"/>
                <w:spacing w:val="-1"/>
                <w:sz w:val="20"/>
                <w:szCs w:val="20"/>
                <w:rPrChange w:id="7234" w:author="Adelino Naquarta Sepalanga Domingos" w:date="2025-03-05T09:23:00Z" w16du:dateUtc="2025-03-05T08:23:00Z">
                  <w:rPr>
                    <w:rFonts w:ascii="Times New Roman" w:eastAsia="Times New Roman" w:hAnsi="Times New Roman"/>
                    <w:spacing w:val="-1"/>
                  </w:rPr>
                </w:rPrChange>
              </w:rPr>
            </w:pPr>
          </w:p>
          <w:p w14:paraId="1F615A8F" w14:textId="77777777" w:rsidR="003F3EDE" w:rsidRPr="00FB0B06" w:rsidRDefault="003F3EDE" w:rsidP="0025185C">
            <w:pPr>
              <w:jc w:val="center"/>
              <w:rPr>
                <w:rFonts w:ascii="Arial" w:eastAsia="Times New Roman" w:hAnsi="Arial" w:cs="Arial"/>
                <w:spacing w:val="-1"/>
                <w:sz w:val="20"/>
                <w:szCs w:val="20"/>
                <w:rPrChange w:id="7235" w:author="Adelino Naquarta Sepalanga Domingos" w:date="2025-03-05T09:23:00Z" w16du:dateUtc="2025-03-05T08:23:00Z">
                  <w:rPr>
                    <w:rFonts w:ascii="Times New Roman" w:eastAsia="Times New Roman" w:hAnsi="Times New Roman"/>
                    <w:spacing w:val="-1"/>
                  </w:rPr>
                </w:rPrChange>
              </w:rPr>
            </w:pPr>
          </w:p>
          <w:p w14:paraId="74DBD72B" w14:textId="77777777" w:rsidR="003F3EDE" w:rsidRPr="00FB0B06" w:rsidRDefault="003F3EDE" w:rsidP="0025185C">
            <w:pPr>
              <w:jc w:val="center"/>
              <w:rPr>
                <w:rFonts w:ascii="Arial" w:eastAsia="Times New Roman" w:hAnsi="Arial" w:cs="Arial"/>
                <w:spacing w:val="-1"/>
                <w:sz w:val="20"/>
                <w:szCs w:val="20"/>
                <w:rPrChange w:id="723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37" w:author="Adelino Naquarta Sepalanga Domingos" w:date="2025-03-05T09:23:00Z" w16du:dateUtc="2025-03-05T08:23:00Z">
                  <w:rPr>
                    <w:rFonts w:ascii="Times New Roman" w:eastAsia="Times New Roman" w:hAnsi="Times New Roman"/>
                    <w:spacing w:val="-1"/>
                  </w:rPr>
                </w:rPrChange>
              </w:rPr>
              <w:t>Texto 60</w:t>
            </w:r>
          </w:p>
        </w:tc>
      </w:tr>
      <w:tr w:rsidR="003F3EDE" w:rsidRPr="00FB0B06" w14:paraId="1AC6EE82" w14:textId="77777777" w:rsidTr="0025185C">
        <w:trPr>
          <w:trHeight w:val="60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98B4FD" w14:textId="77777777" w:rsidR="003F3EDE" w:rsidRPr="00FB0B06" w:rsidRDefault="003F3EDE" w:rsidP="0025185C">
            <w:pPr>
              <w:jc w:val="center"/>
              <w:rPr>
                <w:rFonts w:ascii="Arial" w:eastAsia="Times New Roman" w:hAnsi="Arial" w:cs="Arial"/>
                <w:spacing w:val="-1"/>
                <w:sz w:val="20"/>
                <w:szCs w:val="20"/>
                <w:rPrChange w:id="723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39" w:author="Adelino Naquarta Sepalanga Domingos" w:date="2025-03-05T09:23:00Z" w16du:dateUtc="2025-03-05T08:23:00Z">
                  <w:rPr>
                    <w:rFonts w:ascii="Times New Roman" w:eastAsia="Times New Roman" w:hAnsi="Times New Roman"/>
                    <w:spacing w:val="-1"/>
                  </w:rPr>
                </w:rPrChange>
              </w:rPr>
              <w:t>4.2.3.2.</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642EDE" w14:textId="77777777" w:rsidR="003F3EDE" w:rsidRPr="00FB0B06" w:rsidRDefault="003F3EDE" w:rsidP="0025185C">
            <w:pPr>
              <w:jc w:val="center"/>
              <w:rPr>
                <w:rFonts w:ascii="Arial" w:eastAsia="Times New Roman" w:hAnsi="Arial" w:cs="Arial"/>
                <w:spacing w:val="-1"/>
                <w:sz w:val="20"/>
                <w:szCs w:val="20"/>
                <w:rPrChange w:id="724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166D623" w14:textId="77777777" w:rsidR="003F3EDE" w:rsidRPr="00FB0B06" w:rsidRDefault="003F3EDE" w:rsidP="0025185C">
            <w:pPr>
              <w:rPr>
                <w:rFonts w:ascii="Arial" w:eastAsia="Times New Roman" w:hAnsi="Arial" w:cs="Arial"/>
                <w:spacing w:val="-1"/>
                <w:sz w:val="20"/>
                <w:szCs w:val="20"/>
                <w:rPrChange w:id="724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42" w:author="Adelino Naquarta Sepalanga Domingos" w:date="2025-03-05T09:23:00Z" w16du:dateUtc="2025-03-05T08:23:00Z">
                  <w:rPr>
                    <w:rFonts w:ascii="Times New Roman" w:eastAsia="Times New Roman" w:hAnsi="Times New Roman"/>
                    <w:spacing w:val="-1"/>
                  </w:rPr>
                </w:rPrChange>
              </w:rPr>
              <w:t xml:space="preserve">Código Único do Documento </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131CE3E" w14:textId="77777777" w:rsidR="003F3EDE" w:rsidRPr="00FB0B06" w:rsidRDefault="003F3EDE" w:rsidP="0025185C">
            <w:pPr>
              <w:rPr>
                <w:rFonts w:ascii="Arial" w:eastAsia="Times New Roman" w:hAnsi="Arial" w:cs="Arial"/>
                <w:spacing w:val="-1"/>
                <w:sz w:val="20"/>
                <w:szCs w:val="20"/>
                <w:rPrChange w:id="724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44" w:author="Adelino Naquarta Sepalanga Domingos" w:date="2025-03-05T09:23:00Z" w16du:dateUtc="2025-03-05T08:23:00Z">
                  <w:rPr>
                    <w:rFonts w:ascii="Times New Roman" w:eastAsia="Times New Roman" w:hAnsi="Times New Roman"/>
                    <w:spacing w:val="-1"/>
                  </w:rPr>
                </w:rPrChange>
              </w:rPr>
              <w:t>O campo deve ser preenchido com «0» (zero) até à sua regulamentação.</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C1C59C" w14:textId="77777777" w:rsidR="003F3EDE" w:rsidRPr="00FB0B06" w:rsidRDefault="003F3EDE" w:rsidP="0025185C">
            <w:pPr>
              <w:jc w:val="center"/>
              <w:rPr>
                <w:rFonts w:ascii="Arial" w:eastAsia="Times New Roman" w:hAnsi="Arial" w:cs="Arial"/>
                <w:spacing w:val="-1"/>
                <w:sz w:val="20"/>
                <w:szCs w:val="20"/>
                <w:rPrChange w:id="724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46" w:author="Adelino Naquarta Sepalanga Domingos" w:date="2025-03-05T09:23:00Z" w16du:dateUtc="2025-03-05T08:23:00Z">
                  <w:rPr>
                    <w:rFonts w:ascii="Times New Roman" w:eastAsia="Times New Roman" w:hAnsi="Times New Roman"/>
                    <w:spacing w:val="-1"/>
                  </w:rPr>
                </w:rPrChange>
              </w:rPr>
              <w:t>Texto 100</w:t>
            </w:r>
          </w:p>
        </w:tc>
      </w:tr>
      <w:tr w:rsidR="003F3EDE" w:rsidRPr="00FB0B06" w14:paraId="02051FC4" w14:textId="77777777" w:rsidTr="0025185C">
        <w:trPr>
          <w:trHeight w:val="82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B8A167" w14:textId="77777777" w:rsidR="003F3EDE" w:rsidRPr="00FB0B06" w:rsidRDefault="003F3EDE" w:rsidP="0025185C">
            <w:pPr>
              <w:jc w:val="center"/>
              <w:rPr>
                <w:rFonts w:ascii="Arial" w:eastAsia="Times New Roman" w:hAnsi="Arial" w:cs="Arial"/>
                <w:spacing w:val="-1"/>
                <w:sz w:val="20"/>
                <w:szCs w:val="20"/>
                <w:rPrChange w:id="724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48" w:author="Adelino Naquarta Sepalanga Domingos" w:date="2025-03-05T09:23:00Z" w16du:dateUtc="2025-03-05T08:23:00Z">
                  <w:rPr>
                    <w:rFonts w:ascii="Times New Roman" w:eastAsia="Times New Roman" w:hAnsi="Times New Roman"/>
                    <w:spacing w:val="-1"/>
                  </w:rPr>
                </w:rPrChange>
              </w:rPr>
              <w:t>4.2.3.3.</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214E4C1" w14:textId="77777777" w:rsidR="003F3EDE" w:rsidRPr="00FB0B06" w:rsidRDefault="003F3EDE" w:rsidP="0025185C">
            <w:pPr>
              <w:jc w:val="center"/>
              <w:rPr>
                <w:rFonts w:ascii="Arial" w:eastAsia="Times New Roman" w:hAnsi="Arial" w:cs="Arial"/>
                <w:spacing w:val="-1"/>
                <w:sz w:val="20"/>
                <w:szCs w:val="20"/>
                <w:rPrChange w:id="724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988F03" w14:textId="77777777" w:rsidR="003F3EDE" w:rsidRPr="00FB0B06" w:rsidRDefault="003F3EDE" w:rsidP="0025185C">
            <w:pPr>
              <w:rPr>
                <w:rFonts w:ascii="Arial" w:eastAsia="Times New Roman" w:hAnsi="Arial" w:cs="Arial"/>
                <w:spacing w:val="-1"/>
                <w:sz w:val="20"/>
                <w:szCs w:val="20"/>
                <w:rPrChange w:id="725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51" w:author="Adelino Naquarta Sepalanga Domingos" w:date="2025-03-05T09:23:00Z" w16du:dateUtc="2025-03-05T08:23:00Z">
                  <w:rPr>
                    <w:rFonts w:ascii="Times New Roman" w:eastAsia="Times New Roman" w:hAnsi="Times New Roman"/>
                    <w:spacing w:val="-1"/>
                  </w:rPr>
                </w:rPrChange>
              </w:rPr>
              <w:t>Situação do documento (</w:t>
            </w:r>
            <w:proofErr w:type="spellStart"/>
            <w:r w:rsidRPr="00FB0B06">
              <w:rPr>
                <w:rFonts w:ascii="Arial" w:eastAsia="Times New Roman" w:hAnsi="Arial" w:cs="Arial"/>
                <w:spacing w:val="-1"/>
                <w:sz w:val="20"/>
                <w:szCs w:val="20"/>
                <w:rPrChange w:id="7252" w:author="Adelino Naquarta Sepalanga Domingos" w:date="2025-03-05T09:23:00Z" w16du:dateUtc="2025-03-05T08:23:00Z">
                  <w:rPr>
                    <w:rFonts w:ascii="Times New Roman" w:eastAsia="Times New Roman" w:hAnsi="Times New Roman"/>
                    <w:spacing w:val="-1"/>
                  </w:rPr>
                </w:rPrChange>
              </w:rPr>
              <w:t>DocumentStatus</w:t>
            </w:r>
            <w:proofErr w:type="spellEnd"/>
            <w:r w:rsidRPr="00FB0B06">
              <w:rPr>
                <w:rFonts w:ascii="Arial" w:eastAsia="Times New Roman" w:hAnsi="Arial" w:cs="Arial"/>
                <w:spacing w:val="-1"/>
                <w:sz w:val="20"/>
                <w:szCs w:val="20"/>
                <w:rPrChange w:id="7253"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5B34A33" w14:textId="77777777" w:rsidR="003F3EDE" w:rsidRPr="00FB0B06" w:rsidRDefault="003F3EDE" w:rsidP="0025185C">
            <w:pPr>
              <w:rPr>
                <w:rFonts w:ascii="Arial" w:eastAsia="Times New Roman" w:hAnsi="Arial" w:cs="Arial"/>
                <w:spacing w:val="-1"/>
                <w:sz w:val="20"/>
                <w:szCs w:val="20"/>
                <w:rPrChange w:id="7254"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322D6A" w14:textId="77777777" w:rsidR="003F3EDE" w:rsidRPr="00FB0B06" w:rsidRDefault="003F3EDE" w:rsidP="0025185C">
            <w:pPr>
              <w:jc w:val="center"/>
              <w:rPr>
                <w:rFonts w:ascii="Arial" w:eastAsia="Times New Roman" w:hAnsi="Arial" w:cs="Arial"/>
                <w:spacing w:val="-1"/>
                <w:sz w:val="20"/>
                <w:szCs w:val="20"/>
                <w:rPrChange w:id="725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56"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1F9E1F40" w14:textId="77777777" w:rsidTr="0025185C">
        <w:trPr>
          <w:trHeight w:val="103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A05708" w14:textId="77777777" w:rsidR="003F3EDE" w:rsidRPr="00FB0B06" w:rsidRDefault="003F3EDE" w:rsidP="0025185C">
            <w:pPr>
              <w:jc w:val="center"/>
              <w:rPr>
                <w:rFonts w:ascii="Arial" w:eastAsia="Times New Roman" w:hAnsi="Arial" w:cs="Arial"/>
                <w:spacing w:val="-1"/>
                <w:sz w:val="20"/>
                <w:szCs w:val="20"/>
                <w:rPrChange w:id="7257" w:author="Adelino Naquarta Sepalanga Domingos" w:date="2025-03-05T09:23:00Z" w16du:dateUtc="2025-03-05T08:23:00Z">
                  <w:rPr>
                    <w:rFonts w:ascii="Times New Roman" w:eastAsia="Times New Roman" w:hAnsi="Times New Roman"/>
                    <w:spacing w:val="-1"/>
                  </w:rPr>
                </w:rPrChange>
              </w:rPr>
            </w:pPr>
          </w:p>
          <w:p w14:paraId="3737838F" w14:textId="77777777" w:rsidR="003F3EDE" w:rsidRPr="00FB0B06" w:rsidRDefault="003F3EDE" w:rsidP="0025185C">
            <w:pPr>
              <w:jc w:val="center"/>
              <w:rPr>
                <w:rFonts w:ascii="Arial" w:eastAsia="Times New Roman" w:hAnsi="Arial" w:cs="Arial"/>
                <w:spacing w:val="-1"/>
                <w:sz w:val="20"/>
                <w:szCs w:val="20"/>
                <w:rPrChange w:id="7258" w:author="Adelino Naquarta Sepalanga Domingos" w:date="2025-03-05T09:23:00Z" w16du:dateUtc="2025-03-05T08:23:00Z">
                  <w:rPr>
                    <w:rFonts w:ascii="Times New Roman" w:eastAsia="Times New Roman" w:hAnsi="Times New Roman"/>
                    <w:spacing w:val="-1"/>
                  </w:rPr>
                </w:rPrChange>
              </w:rPr>
            </w:pPr>
          </w:p>
          <w:p w14:paraId="67BED186" w14:textId="77777777" w:rsidR="003F3EDE" w:rsidRPr="00FB0B06" w:rsidRDefault="003F3EDE" w:rsidP="0025185C">
            <w:pPr>
              <w:jc w:val="center"/>
              <w:rPr>
                <w:rFonts w:ascii="Arial" w:eastAsia="Times New Roman" w:hAnsi="Arial" w:cs="Arial"/>
                <w:spacing w:val="-1"/>
                <w:sz w:val="20"/>
                <w:szCs w:val="20"/>
                <w:rPrChange w:id="7259" w:author="Adelino Naquarta Sepalanga Domingos" w:date="2025-03-05T09:23:00Z" w16du:dateUtc="2025-03-05T08:23:00Z">
                  <w:rPr>
                    <w:rFonts w:ascii="Times New Roman" w:eastAsia="Times New Roman" w:hAnsi="Times New Roman"/>
                    <w:spacing w:val="-1"/>
                  </w:rPr>
                </w:rPrChange>
              </w:rPr>
            </w:pPr>
          </w:p>
          <w:p w14:paraId="1E78F3F3" w14:textId="77777777" w:rsidR="003F3EDE" w:rsidRPr="00FB0B06" w:rsidRDefault="003F3EDE" w:rsidP="0025185C">
            <w:pPr>
              <w:jc w:val="center"/>
              <w:rPr>
                <w:rFonts w:ascii="Arial" w:eastAsia="Times New Roman" w:hAnsi="Arial" w:cs="Arial"/>
                <w:spacing w:val="-1"/>
                <w:sz w:val="20"/>
                <w:szCs w:val="20"/>
                <w:rPrChange w:id="7260" w:author="Adelino Naquarta Sepalanga Domingos" w:date="2025-03-05T09:23:00Z" w16du:dateUtc="2025-03-05T08:23:00Z">
                  <w:rPr>
                    <w:rFonts w:ascii="Times New Roman" w:eastAsia="Times New Roman" w:hAnsi="Times New Roman"/>
                    <w:spacing w:val="-1"/>
                  </w:rPr>
                </w:rPrChange>
              </w:rPr>
            </w:pPr>
          </w:p>
          <w:p w14:paraId="213364D5" w14:textId="77777777" w:rsidR="003F3EDE" w:rsidRPr="00FB0B06" w:rsidRDefault="003F3EDE" w:rsidP="0025185C">
            <w:pPr>
              <w:jc w:val="center"/>
              <w:rPr>
                <w:rFonts w:ascii="Arial" w:eastAsia="Times New Roman" w:hAnsi="Arial" w:cs="Arial"/>
                <w:spacing w:val="-1"/>
                <w:sz w:val="20"/>
                <w:szCs w:val="20"/>
                <w:rPrChange w:id="726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62" w:author="Adelino Naquarta Sepalanga Domingos" w:date="2025-03-05T09:23:00Z" w16du:dateUtc="2025-03-05T08:23:00Z">
                  <w:rPr>
                    <w:rFonts w:ascii="Times New Roman" w:eastAsia="Times New Roman" w:hAnsi="Times New Roman"/>
                    <w:spacing w:val="-1"/>
                  </w:rPr>
                </w:rPrChange>
              </w:rPr>
              <w:t>4.2.3.3.1.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AFF1A8" w14:textId="77777777" w:rsidR="003F3EDE" w:rsidRPr="00FB0B06" w:rsidRDefault="003F3EDE" w:rsidP="0025185C">
            <w:pPr>
              <w:jc w:val="center"/>
              <w:rPr>
                <w:rFonts w:ascii="Arial" w:eastAsia="Times New Roman" w:hAnsi="Arial" w:cs="Arial"/>
                <w:spacing w:val="-1"/>
                <w:sz w:val="20"/>
                <w:szCs w:val="20"/>
                <w:rPrChange w:id="7263"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D68F4D" w14:textId="77777777" w:rsidR="003F3EDE" w:rsidRPr="00FB0B06" w:rsidRDefault="003F3EDE" w:rsidP="0025185C">
            <w:pPr>
              <w:rPr>
                <w:rFonts w:ascii="Arial" w:eastAsia="Times New Roman" w:hAnsi="Arial" w:cs="Arial"/>
                <w:spacing w:val="-1"/>
                <w:sz w:val="20"/>
                <w:szCs w:val="20"/>
                <w:rPrChange w:id="7264" w:author="Adelino Naquarta Sepalanga Domingos" w:date="2025-03-05T09:23:00Z" w16du:dateUtc="2025-03-05T08:23:00Z">
                  <w:rPr>
                    <w:rFonts w:ascii="Times New Roman" w:eastAsia="Times New Roman" w:hAnsi="Times New Roman"/>
                    <w:spacing w:val="-1"/>
                  </w:rPr>
                </w:rPrChange>
              </w:rPr>
            </w:pPr>
          </w:p>
          <w:p w14:paraId="3D444B93" w14:textId="77777777" w:rsidR="003F3EDE" w:rsidRPr="00FB0B06" w:rsidRDefault="003F3EDE" w:rsidP="0025185C">
            <w:pPr>
              <w:rPr>
                <w:rFonts w:ascii="Arial" w:eastAsia="Times New Roman" w:hAnsi="Arial" w:cs="Arial"/>
                <w:spacing w:val="-1"/>
                <w:sz w:val="20"/>
                <w:szCs w:val="20"/>
                <w:rPrChange w:id="7265" w:author="Adelino Naquarta Sepalanga Domingos" w:date="2025-03-05T09:23:00Z" w16du:dateUtc="2025-03-05T08:23:00Z">
                  <w:rPr>
                    <w:rFonts w:ascii="Times New Roman" w:eastAsia="Times New Roman" w:hAnsi="Times New Roman"/>
                    <w:spacing w:val="-1"/>
                  </w:rPr>
                </w:rPrChange>
              </w:rPr>
            </w:pPr>
          </w:p>
          <w:p w14:paraId="00140EA3" w14:textId="77777777" w:rsidR="003F3EDE" w:rsidRPr="00FB0B06" w:rsidRDefault="003F3EDE" w:rsidP="0025185C">
            <w:pPr>
              <w:rPr>
                <w:rFonts w:ascii="Arial" w:eastAsia="Times New Roman" w:hAnsi="Arial" w:cs="Arial"/>
                <w:spacing w:val="-1"/>
                <w:sz w:val="20"/>
                <w:szCs w:val="20"/>
                <w:rPrChange w:id="7266" w:author="Adelino Naquarta Sepalanga Domingos" w:date="2025-03-05T09:23:00Z" w16du:dateUtc="2025-03-05T08:23:00Z">
                  <w:rPr>
                    <w:rFonts w:ascii="Times New Roman" w:eastAsia="Times New Roman" w:hAnsi="Times New Roman"/>
                    <w:spacing w:val="-1"/>
                  </w:rPr>
                </w:rPrChange>
              </w:rPr>
            </w:pPr>
          </w:p>
          <w:p w14:paraId="1C823A97" w14:textId="77777777" w:rsidR="003F3EDE" w:rsidRPr="00FB0B06" w:rsidRDefault="003F3EDE" w:rsidP="0025185C">
            <w:pPr>
              <w:rPr>
                <w:rFonts w:ascii="Arial" w:eastAsia="Times New Roman" w:hAnsi="Arial" w:cs="Arial"/>
                <w:spacing w:val="-1"/>
                <w:sz w:val="20"/>
                <w:szCs w:val="20"/>
                <w:rPrChange w:id="7267" w:author="Adelino Naquarta Sepalanga Domingos" w:date="2025-03-05T09:23:00Z" w16du:dateUtc="2025-03-05T08:23:00Z">
                  <w:rPr>
                    <w:rFonts w:ascii="Times New Roman" w:eastAsia="Times New Roman" w:hAnsi="Times New Roman"/>
                    <w:spacing w:val="-1"/>
                  </w:rPr>
                </w:rPrChange>
              </w:rPr>
            </w:pPr>
          </w:p>
          <w:p w14:paraId="4B0E6F40" w14:textId="77777777" w:rsidR="003F3EDE" w:rsidRPr="00FB0B06" w:rsidRDefault="003F3EDE" w:rsidP="0025185C">
            <w:pPr>
              <w:rPr>
                <w:rFonts w:ascii="Arial" w:eastAsia="Times New Roman" w:hAnsi="Arial" w:cs="Arial"/>
                <w:spacing w:val="-1"/>
                <w:sz w:val="20"/>
                <w:szCs w:val="20"/>
                <w:rPrChange w:id="726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69" w:author="Adelino Naquarta Sepalanga Domingos" w:date="2025-03-05T09:23:00Z" w16du:dateUtc="2025-03-05T08:23:00Z">
                  <w:rPr>
                    <w:rFonts w:ascii="Times New Roman" w:eastAsia="Times New Roman" w:hAnsi="Times New Roman"/>
                    <w:spacing w:val="-1"/>
                  </w:rPr>
                </w:rPrChange>
              </w:rPr>
              <w:t>Estado actual do documento (</w:t>
            </w:r>
            <w:proofErr w:type="spellStart"/>
            <w:r w:rsidRPr="00FB0B06">
              <w:rPr>
                <w:rFonts w:ascii="Arial" w:eastAsia="Times New Roman" w:hAnsi="Arial" w:cs="Arial"/>
                <w:spacing w:val="-1"/>
                <w:sz w:val="20"/>
                <w:szCs w:val="20"/>
                <w:rPrChange w:id="7270" w:author="Adelino Naquarta Sepalanga Domingos" w:date="2025-03-05T09:23:00Z" w16du:dateUtc="2025-03-05T08:23:00Z">
                  <w:rPr>
                    <w:rFonts w:ascii="Times New Roman" w:eastAsia="Times New Roman" w:hAnsi="Times New Roman"/>
                    <w:spacing w:val="-1"/>
                  </w:rPr>
                </w:rPrChange>
              </w:rPr>
              <w:t>MovementStatus</w:t>
            </w:r>
            <w:proofErr w:type="spellEnd"/>
            <w:r w:rsidRPr="00FB0B06">
              <w:rPr>
                <w:rFonts w:ascii="Arial" w:eastAsia="Times New Roman" w:hAnsi="Arial" w:cs="Arial"/>
                <w:spacing w:val="-1"/>
                <w:sz w:val="20"/>
                <w:szCs w:val="20"/>
                <w:rPrChange w:id="7271"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3CEBACD" w14:textId="77777777" w:rsidR="003F3EDE" w:rsidRPr="00FB0B06" w:rsidRDefault="003F3EDE" w:rsidP="0025185C">
            <w:pPr>
              <w:rPr>
                <w:rFonts w:ascii="Arial" w:eastAsia="Times New Roman" w:hAnsi="Arial" w:cs="Arial"/>
                <w:spacing w:val="-1"/>
                <w:sz w:val="20"/>
                <w:szCs w:val="20"/>
                <w:rPrChange w:id="727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73" w:author="Adelino Naquarta Sepalanga Domingos" w:date="2025-03-05T09:23:00Z" w16du:dateUtc="2025-03-05T08:23:00Z">
                  <w:rPr>
                    <w:rFonts w:ascii="Times New Roman" w:eastAsia="Times New Roman" w:hAnsi="Times New Roman"/>
                    <w:spacing w:val="-1"/>
                  </w:rPr>
                </w:rPrChange>
              </w:rPr>
              <w:t>Deve ser preenchido com: “N” – Normal;</w:t>
            </w:r>
          </w:p>
          <w:p w14:paraId="2CE10811" w14:textId="77777777" w:rsidR="003F3EDE" w:rsidRPr="00FB0B06" w:rsidRDefault="003F3EDE" w:rsidP="0025185C">
            <w:pPr>
              <w:spacing w:after="0"/>
              <w:rPr>
                <w:rFonts w:ascii="Arial" w:eastAsia="Times New Roman" w:hAnsi="Arial" w:cs="Arial"/>
                <w:spacing w:val="-1"/>
                <w:sz w:val="20"/>
                <w:szCs w:val="20"/>
                <w:rPrChange w:id="727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75" w:author="Adelino Naquarta Sepalanga Domingos" w:date="2025-03-05T09:23:00Z" w16du:dateUtc="2025-03-05T08:23:00Z">
                  <w:rPr>
                    <w:rFonts w:ascii="Times New Roman" w:eastAsia="Times New Roman" w:hAnsi="Times New Roman"/>
                    <w:spacing w:val="-1"/>
                  </w:rPr>
                </w:rPrChange>
              </w:rPr>
              <w:t>“T” – Por conta de terceiros;</w:t>
            </w:r>
          </w:p>
          <w:p w14:paraId="4FFF337D" w14:textId="77777777" w:rsidR="003F3EDE" w:rsidRPr="00FB0B06" w:rsidRDefault="003F3EDE" w:rsidP="0025185C">
            <w:pPr>
              <w:spacing w:after="0"/>
              <w:rPr>
                <w:rFonts w:ascii="Arial" w:eastAsia="Times New Roman" w:hAnsi="Arial" w:cs="Arial"/>
                <w:spacing w:val="-1"/>
                <w:sz w:val="20"/>
                <w:szCs w:val="20"/>
                <w:rPrChange w:id="727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77" w:author="Adelino Naquarta Sepalanga Domingos" w:date="2025-03-05T09:23:00Z" w16du:dateUtc="2025-03-05T08:23:00Z">
                  <w:rPr>
                    <w:rFonts w:ascii="Times New Roman" w:eastAsia="Times New Roman" w:hAnsi="Times New Roman"/>
                    <w:spacing w:val="-1"/>
                  </w:rPr>
                </w:rPrChange>
              </w:rPr>
              <w:t>“A” – Documento anulado;</w:t>
            </w:r>
          </w:p>
          <w:p w14:paraId="0C672EE9" w14:textId="77777777" w:rsidR="003F3EDE" w:rsidRPr="00FB0B06" w:rsidRDefault="003F3EDE" w:rsidP="0025185C">
            <w:pPr>
              <w:spacing w:after="0"/>
              <w:rPr>
                <w:rFonts w:ascii="Arial" w:eastAsia="Times New Roman" w:hAnsi="Arial" w:cs="Arial"/>
                <w:spacing w:val="-1"/>
                <w:sz w:val="20"/>
                <w:szCs w:val="20"/>
                <w:rPrChange w:id="727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79" w:author="Adelino Naquarta Sepalanga Domingos" w:date="2025-03-05T09:23:00Z" w16du:dateUtc="2025-03-05T08:23:00Z">
                  <w:rPr>
                    <w:rFonts w:ascii="Times New Roman" w:eastAsia="Times New Roman" w:hAnsi="Times New Roman"/>
                    <w:spacing w:val="-1"/>
                  </w:rPr>
                </w:rPrChange>
              </w:rPr>
              <w:t>“F” – Documento facturado, ainda que parcialmente, quando para este documento também existe na tabela 4.1. – Documentos comerciais a clientes (</w:t>
            </w:r>
            <w:proofErr w:type="spellStart"/>
            <w:r w:rsidRPr="00FB0B06">
              <w:rPr>
                <w:rFonts w:ascii="Arial" w:eastAsia="Times New Roman" w:hAnsi="Arial" w:cs="Arial"/>
                <w:spacing w:val="-1"/>
                <w:sz w:val="20"/>
                <w:szCs w:val="20"/>
                <w:rPrChange w:id="7280" w:author="Adelino Naquarta Sepalanga Domingos" w:date="2025-03-05T09:23:00Z" w16du:dateUtc="2025-03-05T08:23:00Z">
                  <w:rPr>
                    <w:rFonts w:ascii="Times New Roman" w:eastAsia="Times New Roman" w:hAnsi="Times New Roman"/>
                    <w:spacing w:val="-1"/>
                  </w:rPr>
                </w:rPrChange>
              </w:rPr>
              <w:t>SalesInvoices</w:t>
            </w:r>
            <w:proofErr w:type="spellEnd"/>
            <w:r w:rsidRPr="00FB0B06">
              <w:rPr>
                <w:rFonts w:ascii="Arial" w:eastAsia="Times New Roman" w:hAnsi="Arial" w:cs="Arial"/>
                <w:spacing w:val="-1"/>
                <w:sz w:val="20"/>
                <w:szCs w:val="20"/>
                <w:rPrChange w:id="7281" w:author="Adelino Naquarta Sepalanga Domingos" w:date="2025-03-05T09:23:00Z" w16du:dateUtc="2025-03-05T08:23:00Z">
                  <w:rPr>
                    <w:rFonts w:ascii="Times New Roman" w:eastAsia="Times New Roman" w:hAnsi="Times New Roman"/>
                    <w:spacing w:val="-1"/>
                  </w:rPr>
                </w:rPrChange>
              </w:rPr>
              <w:t>) o correspondente do tipo factura.</w:t>
            </w:r>
          </w:p>
          <w:p w14:paraId="6D7F54B8" w14:textId="77777777" w:rsidR="003F3EDE" w:rsidRPr="00FB0B06" w:rsidRDefault="003F3EDE" w:rsidP="0025185C">
            <w:pPr>
              <w:spacing w:after="0"/>
              <w:rPr>
                <w:rFonts w:ascii="Arial" w:eastAsia="Times New Roman" w:hAnsi="Arial" w:cs="Arial"/>
                <w:spacing w:val="-1"/>
                <w:sz w:val="20"/>
                <w:szCs w:val="20"/>
                <w:rPrChange w:id="728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83" w:author="Adelino Naquarta Sepalanga Domingos" w:date="2025-03-05T09:23:00Z" w16du:dateUtc="2025-03-05T08:23:00Z">
                  <w:rPr>
                    <w:rFonts w:ascii="Times New Roman" w:eastAsia="Times New Roman" w:hAnsi="Times New Roman"/>
                    <w:spacing w:val="-1"/>
                  </w:rPr>
                </w:rPrChange>
              </w:rPr>
              <w:lastRenderedPageBreak/>
              <w:t>“R” – Documento de resumo doutros documentos criados noutras aplicações e gerado nesta aplicação.</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8E1F9E6" w14:textId="77777777" w:rsidR="003F3EDE" w:rsidRPr="00FB0B06" w:rsidRDefault="003F3EDE" w:rsidP="0025185C">
            <w:pPr>
              <w:jc w:val="center"/>
              <w:rPr>
                <w:rFonts w:ascii="Arial" w:eastAsia="Times New Roman" w:hAnsi="Arial" w:cs="Arial"/>
                <w:spacing w:val="-1"/>
                <w:sz w:val="20"/>
                <w:szCs w:val="20"/>
                <w:rPrChange w:id="7284" w:author="Adelino Naquarta Sepalanga Domingos" w:date="2025-03-05T09:23:00Z" w16du:dateUtc="2025-03-05T08:23:00Z">
                  <w:rPr>
                    <w:rFonts w:ascii="Times New Roman" w:eastAsia="Times New Roman" w:hAnsi="Times New Roman"/>
                    <w:spacing w:val="-1"/>
                  </w:rPr>
                </w:rPrChange>
              </w:rPr>
            </w:pPr>
          </w:p>
          <w:p w14:paraId="203CCB7E" w14:textId="77777777" w:rsidR="003F3EDE" w:rsidRPr="00FB0B06" w:rsidRDefault="003F3EDE" w:rsidP="0025185C">
            <w:pPr>
              <w:jc w:val="center"/>
              <w:rPr>
                <w:rFonts w:ascii="Arial" w:eastAsia="Times New Roman" w:hAnsi="Arial" w:cs="Arial"/>
                <w:spacing w:val="-1"/>
                <w:sz w:val="20"/>
                <w:szCs w:val="20"/>
                <w:rPrChange w:id="7285" w:author="Adelino Naquarta Sepalanga Domingos" w:date="2025-03-05T09:23:00Z" w16du:dateUtc="2025-03-05T08:23:00Z">
                  <w:rPr>
                    <w:rFonts w:ascii="Times New Roman" w:eastAsia="Times New Roman" w:hAnsi="Times New Roman"/>
                    <w:spacing w:val="-1"/>
                  </w:rPr>
                </w:rPrChange>
              </w:rPr>
            </w:pPr>
          </w:p>
          <w:p w14:paraId="57575991" w14:textId="77777777" w:rsidR="003F3EDE" w:rsidRPr="00FB0B06" w:rsidRDefault="003F3EDE" w:rsidP="0025185C">
            <w:pPr>
              <w:jc w:val="center"/>
              <w:rPr>
                <w:rFonts w:ascii="Arial" w:eastAsia="Times New Roman" w:hAnsi="Arial" w:cs="Arial"/>
                <w:spacing w:val="-1"/>
                <w:sz w:val="20"/>
                <w:szCs w:val="20"/>
                <w:rPrChange w:id="7286" w:author="Adelino Naquarta Sepalanga Domingos" w:date="2025-03-05T09:23:00Z" w16du:dateUtc="2025-03-05T08:23:00Z">
                  <w:rPr>
                    <w:rFonts w:ascii="Times New Roman" w:eastAsia="Times New Roman" w:hAnsi="Times New Roman"/>
                    <w:spacing w:val="-1"/>
                  </w:rPr>
                </w:rPrChange>
              </w:rPr>
            </w:pPr>
          </w:p>
          <w:p w14:paraId="4D1403BD" w14:textId="77777777" w:rsidR="003F3EDE" w:rsidRPr="00FB0B06" w:rsidRDefault="003F3EDE" w:rsidP="0025185C">
            <w:pPr>
              <w:jc w:val="center"/>
              <w:rPr>
                <w:rFonts w:ascii="Arial" w:eastAsia="Times New Roman" w:hAnsi="Arial" w:cs="Arial"/>
                <w:spacing w:val="-1"/>
                <w:sz w:val="20"/>
                <w:szCs w:val="20"/>
                <w:rPrChange w:id="7287" w:author="Adelino Naquarta Sepalanga Domingos" w:date="2025-03-05T09:23:00Z" w16du:dateUtc="2025-03-05T08:23:00Z">
                  <w:rPr>
                    <w:rFonts w:ascii="Times New Roman" w:eastAsia="Times New Roman" w:hAnsi="Times New Roman"/>
                    <w:spacing w:val="-1"/>
                  </w:rPr>
                </w:rPrChange>
              </w:rPr>
            </w:pPr>
          </w:p>
          <w:p w14:paraId="13E0515D" w14:textId="77777777" w:rsidR="003F3EDE" w:rsidRPr="00FB0B06" w:rsidRDefault="003F3EDE" w:rsidP="0025185C">
            <w:pPr>
              <w:jc w:val="center"/>
              <w:rPr>
                <w:rFonts w:ascii="Arial" w:eastAsia="Times New Roman" w:hAnsi="Arial" w:cs="Arial"/>
                <w:spacing w:val="-1"/>
                <w:sz w:val="20"/>
                <w:szCs w:val="20"/>
                <w:rPrChange w:id="728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89" w:author="Adelino Naquarta Sepalanga Domingos" w:date="2025-03-05T09:23:00Z" w16du:dateUtc="2025-03-05T08:23:00Z">
                  <w:rPr>
                    <w:rFonts w:ascii="Times New Roman" w:eastAsia="Times New Roman" w:hAnsi="Times New Roman"/>
                    <w:spacing w:val="-1"/>
                  </w:rPr>
                </w:rPrChange>
              </w:rPr>
              <w:t>Texto 1</w:t>
            </w:r>
          </w:p>
        </w:tc>
      </w:tr>
      <w:tr w:rsidR="003F3EDE" w:rsidRPr="00FB0B06" w14:paraId="2E7E2DAE" w14:textId="77777777" w:rsidTr="0025185C">
        <w:trPr>
          <w:trHeight w:val="88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219226" w14:textId="77777777" w:rsidR="003F3EDE" w:rsidRPr="00FB0B06" w:rsidRDefault="003F3EDE" w:rsidP="0025185C">
            <w:pPr>
              <w:jc w:val="center"/>
              <w:rPr>
                <w:rFonts w:ascii="Arial" w:eastAsia="Times New Roman" w:hAnsi="Arial" w:cs="Arial"/>
                <w:spacing w:val="-1"/>
                <w:sz w:val="20"/>
                <w:szCs w:val="20"/>
                <w:rPrChange w:id="729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91" w:author="Adelino Naquarta Sepalanga Domingos" w:date="2025-03-05T09:23:00Z" w16du:dateUtc="2025-03-05T08:23:00Z">
                  <w:rPr>
                    <w:rFonts w:ascii="Times New Roman" w:eastAsia="Times New Roman" w:hAnsi="Times New Roman"/>
                    <w:spacing w:val="-1"/>
                  </w:rPr>
                </w:rPrChange>
              </w:rPr>
              <w:t>4.2.3.3.2.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2F0829C" w14:textId="77777777" w:rsidR="003F3EDE" w:rsidRPr="00FB0B06" w:rsidRDefault="003F3EDE" w:rsidP="0025185C">
            <w:pPr>
              <w:jc w:val="center"/>
              <w:rPr>
                <w:rFonts w:ascii="Arial" w:eastAsia="Times New Roman" w:hAnsi="Arial" w:cs="Arial"/>
                <w:spacing w:val="-1"/>
                <w:sz w:val="20"/>
                <w:szCs w:val="20"/>
                <w:rPrChange w:id="7292"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CF8D77" w14:textId="77777777" w:rsidR="003F3EDE" w:rsidRPr="00FB0B06" w:rsidRDefault="003F3EDE" w:rsidP="0025185C">
            <w:pPr>
              <w:rPr>
                <w:rFonts w:ascii="Arial" w:eastAsia="Times New Roman" w:hAnsi="Arial" w:cs="Arial"/>
                <w:spacing w:val="-1"/>
                <w:sz w:val="20"/>
                <w:szCs w:val="20"/>
                <w:rPrChange w:id="729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94" w:author="Adelino Naquarta Sepalanga Domingos" w:date="2025-03-05T09:23:00Z" w16du:dateUtc="2025-03-05T08:23:00Z">
                  <w:rPr>
                    <w:rFonts w:ascii="Times New Roman" w:eastAsia="Times New Roman" w:hAnsi="Times New Roman"/>
                    <w:spacing w:val="-1"/>
                  </w:rPr>
                </w:rPrChange>
              </w:rPr>
              <w:t>Data e hora do estado actual do documento (</w:t>
            </w:r>
            <w:proofErr w:type="spellStart"/>
            <w:r w:rsidRPr="00FB0B06">
              <w:rPr>
                <w:rFonts w:ascii="Arial" w:eastAsia="Times New Roman" w:hAnsi="Arial" w:cs="Arial"/>
                <w:spacing w:val="-1"/>
                <w:sz w:val="20"/>
                <w:szCs w:val="20"/>
                <w:rPrChange w:id="7295" w:author="Adelino Naquarta Sepalanga Domingos" w:date="2025-03-05T09:23:00Z" w16du:dateUtc="2025-03-05T08:23:00Z">
                  <w:rPr>
                    <w:rFonts w:ascii="Times New Roman" w:eastAsia="Times New Roman" w:hAnsi="Times New Roman"/>
                    <w:spacing w:val="-1"/>
                  </w:rPr>
                </w:rPrChange>
              </w:rPr>
              <w:t>MovementStatusDate</w:t>
            </w:r>
            <w:proofErr w:type="spellEnd"/>
            <w:r w:rsidRPr="00FB0B06">
              <w:rPr>
                <w:rFonts w:ascii="Arial" w:eastAsia="Times New Roman" w:hAnsi="Arial" w:cs="Arial"/>
                <w:spacing w:val="-1"/>
                <w:sz w:val="20"/>
                <w:szCs w:val="20"/>
                <w:rPrChange w:id="7296"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872CC33" w14:textId="77777777" w:rsidR="003F3EDE" w:rsidRPr="00FB0B06" w:rsidRDefault="003F3EDE" w:rsidP="0025185C">
            <w:pPr>
              <w:rPr>
                <w:rFonts w:ascii="Arial" w:eastAsia="Times New Roman" w:hAnsi="Arial" w:cs="Arial"/>
                <w:spacing w:val="-1"/>
                <w:sz w:val="20"/>
                <w:szCs w:val="20"/>
                <w:rPrChange w:id="729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98" w:author="Adelino Naquarta Sepalanga Domingos" w:date="2025-03-05T09:23:00Z" w16du:dateUtc="2025-03-05T08:23:00Z">
                  <w:rPr>
                    <w:rFonts w:ascii="Times New Roman" w:eastAsia="Times New Roman" w:hAnsi="Times New Roman"/>
                    <w:spacing w:val="-1"/>
                  </w:rPr>
                </w:rPrChange>
              </w:rPr>
              <w:t xml:space="preserve">Data da última gravação do estado do documento ao segundo. Tipo data e hora: “AAAA-MM- </w:t>
            </w:r>
            <w:proofErr w:type="spellStart"/>
            <w:r w:rsidRPr="00FB0B06">
              <w:rPr>
                <w:rFonts w:ascii="Arial" w:eastAsia="Times New Roman" w:hAnsi="Arial" w:cs="Arial"/>
                <w:spacing w:val="-1"/>
                <w:sz w:val="20"/>
                <w:szCs w:val="20"/>
                <w:rPrChange w:id="7299" w:author="Adelino Naquarta Sepalanga Domingos" w:date="2025-03-05T09:23:00Z" w16du:dateUtc="2025-03-05T08:23:00Z">
                  <w:rPr>
                    <w:rFonts w:ascii="Times New Roman" w:eastAsia="Times New Roman" w:hAnsi="Times New Roman"/>
                    <w:spacing w:val="-1"/>
                  </w:rPr>
                </w:rPrChange>
              </w:rPr>
              <w:t>DDThh:</w:t>
            </w:r>
            <w:proofErr w:type="gramStart"/>
            <w:r w:rsidRPr="00FB0B06">
              <w:rPr>
                <w:rFonts w:ascii="Arial" w:eastAsia="Times New Roman" w:hAnsi="Arial" w:cs="Arial"/>
                <w:spacing w:val="-1"/>
                <w:sz w:val="20"/>
                <w:szCs w:val="20"/>
                <w:rPrChange w:id="7300" w:author="Adelino Naquarta Sepalanga Domingos" w:date="2025-03-05T09:23:00Z" w16du:dateUtc="2025-03-05T08:23:00Z">
                  <w:rPr>
                    <w:rFonts w:ascii="Times New Roman" w:eastAsia="Times New Roman" w:hAnsi="Times New Roman"/>
                    <w:spacing w:val="-1"/>
                  </w:rPr>
                </w:rPrChange>
              </w:rPr>
              <w:t>mm:ss</w:t>
            </w:r>
            <w:proofErr w:type="spellEnd"/>
            <w:proofErr w:type="gramEnd"/>
            <w:r w:rsidRPr="00FB0B06">
              <w:rPr>
                <w:rFonts w:ascii="Arial" w:eastAsia="Times New Roman" w:hAnsi="Arial" w:cs="Arial"/>
                <w:spacing w:val="-1"/>
                <w:sz w:val="20"/>
                <w:szCs w:val="20"/>
                <w:rPrChange w:id="7301" w:author="Adelino Naquarta Sepalanga Domingos" w:date="2025-03-05T09:23:00Z" w16du:dateUtc="2025-03-05T08:23:00Z">
                  <w:rPr>
                    <w:rFonts w:ascii="Times New Roman" w:eastAsia="Times New Roman" w:hAnsi="Times New Roman"/>
                    <w:spacing w:val="-1"/>
                  </w:rPr>
                </w:rPrChange>
              </w:rPr>
              <w:t>”.</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7107C52" w14:textId="77777777" w:rsidR="003F3EDE" w:rsidRPr="00FB0B06" w:rsidRDefault="003F3EDE" w:rsidP="0025185C">
            <w:pPr>
              <w:jc w:val="center"/>
              <w:rPr>
                <w:rFonts w:ascii="Arial" w:eastAsia="Times New Roman" w:hAnsi="Arial" w:cs="Arial"/>
                <w:spacing w:val="-1"/>
                <w:sz w:val="20"/>
                <w:szCs w:val="20"/>
                <w:rPrChange w:id="730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03" w:author="Adelino Naquarta Sepalanga Domingos" w:date="2025-03-05T09:23:00Z" w16du:dateUtc="2025-03-05T08:23:00Z">
                  <w:rPr>
                    <w:rFonts w:ascii="Times New Roman" w:eastAsia="Times New Roman" w:hAnsi="Times New Roman"/>
                    <w:spacing w:val="-1"/>
                  </w:rPr>
                </w:rPrChange>
              </w:rPr>
              <w:t>Data e Hora</w:t>
            </w:r>
          </w:p>
        </w:tc>
      </w:tr>
      <w:tr w:rsidR="003F3EDE" w:rsidRPr="00FB0B06" w14:paraId="23EECEBC" w14:textId="77777777" w:rsidTr="0025185C">
        <w:trPr>
          <w:trHeight w:val="64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AB4886" w14:textId="77777777" w:rsidR="003F3EDE" w:rsidRPr="00FB0B06" w:rsidRDefault="003F3EDE" w:rsidP="0025185C">
            <w:pPr>
              <w:jc w:val="center"/>
              <w:rPr>
                <w:rFonts w:ascii="Arial" w:eastAsia="Times New Roman" w:hAnsi="Arial" w:cs="Arial"/>
                <w:spacing w:val="-1"/>
                <w:sz w:val="20"/>
                <w:szCs w:val="20"/>
                <w:rPrChange w:id="730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05" w:author="Adelino Naquarta Sepalanga Domingos" w:date="2025-03-05T09:23:00Z" w16du:dateUtc="2025-03-05T08:23:00Z">
                  <w:rPr>
                    <w:rFonts w:ascii="Times New Roman" w:eastAsia="Times New Roman" w:hAnsi="Times New Roman"/>
                    <w:spacing w:val="-1"/>
                  </w:rPr>
                </w:rPrChange>
              </w:rPr>
              <w:t>4.2.3.3.3.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0A0E20" w14:textId="77777777" w:rsidR="003F3EDE" w:rsidRPr="00FB0B06" w:rsidRDefault="003F3EDE" w:rsidP="0025185C">
            <w:pPr>
              <w:jc w:val="center"/>
              <w:rPr>
                <w:rFonts w:ascii="Arial" w:eastAsia="Times New Roman" w:hAnsi="Arial" w:cs="Arial"/>
                <w:spacing w:val="-1"/>
                <w:sz w:val="20"/>
                <w:szCs w:val="20"/>
                <w:rPrChange w:id="730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CCCC79" w14:textId="77777777" w:rsidR="003F3EDE" w:rsidRPr="00FB0B06" w:rsidRDefault="003F3EDE" w:rsidP="0025185C">
            <w:pPr>
              <w:rPr>
                <w:rFonts w:ascii="Arial" w:eastAsia="Times New Roman" w:hAnsi="Arial" w:cs="Arial"/>
                <w:spacing w:val="-1"/>
                <w:sz w:val="20"/>
                <w:szCs w:val="20"/>
                <w:rPrChange w:id="730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08" w:author="Adelino Naquarta Sepalanga Domingos" w:date="2025-03-05T09:23:00Z" w16du:dateUtc="2025-03-05T08:23:00Z">
                  <w:rPr>
                    <w:rFonts w:ascii="Times New Roman" w:eastAsia="Times New Roman" w:hAnsi="Times New Roman"/>
                    <w:spacing w:val="-1"/>
                  </w:rPr>
                </w:rPrChange>
              </w:rPr>
              <w:t>Motivo da alteração do estado (</w:t>
            </w:r>
            <w:proofErr w:type="spellStart"/>
            <w:r w:rsidRPr="00FB0B06">
              <w:rPr>
                <w:rFonts w:ascii="Arial" w:eastAsia="Times New Roman" w:hAnsi="Arial" w:cs="Arial"/>
                <w:spacing w:val="-1"/>
                <w:sz w:val="20"/>
                <w:szCs w:val="20"/>
                <w:rPrChange w:id="7309" w:author="Adelino Naquarta Sepalanga Domingos" w:date="2025-03-05T09:23:00Z" w16du:dateUtc="2025-03-05T08:23:00Z">
                  <w:rPr>
                    <w:rFonts w:ascii="Times New Roman" w:eastAsia="Times New Roman" w:hAnsi="Times New Roman"/>
                    <w:spacing w:val="-1"/>
                  </w:rPr>
                </w:rPrChange>
              </w:rPr>
              <w:t>Reason</w:t>
            </w:r>
            <w:proofErr w:type="spellEnd"/>
            <w:r w:rsidRPr="00FB0B06">
              <w:rPr>
                <w:rFonts w:ascii="Arial" w:eastAsia="Times New Roman" w:hAnsi="Arial" w:cs="Arial"/>
                <w:spacing w:val="-1"/>
                <w:sz w:val="20"/>
                <w:szCs w:val="20"/>
                <w:rPrChange w:id="731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CD18B3" w14:textId="77777777" w:rsidR="003F3EDE" w:rsidRPr="00FB0B06" w:rsidRDefault="003F3EDE" w:rsidP="0025185C">
            <w:pPr>
              <w:rPr>
                <w:rFonts w:ascii="Arial" w:eastAsia="Times New Roman" w:hAnsi="Arial" w:cs="Arial"/>
                <w:spacing w:val="-1"/>
                <w:sz w:val="20"/>
                <w:szCs w:val="20"/>
                <w:rPrChange w:id="731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12" w:author="Adelino Naquarta Sepalanga Domingos" w:date="2025-03-05T09:23:00Z" w16du:dateUtc="2025-03-05T08:23:00Z">
                  <w:rPr>
                    <w:rFonts w:ascii="Times New Roman" w:eastAsia="Times New Roman" w:hAnsi="Times New Roman"/>
                    <w:spacing w:val="-1"/>
                  </w:rPr>
                </w:rPrChange>
              </w:rPr>
              <w:t>Deve ser indicada a razão que levou à alteração de estado do documento.</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393D3A" w14:textId="77777777" w:rsidR="003F3EDE" w:rsidRPr="00FB0B06" w:rsidRDefault="003F3EDE" w:rsidP="0025185C">
            <w:pPr>
              <w:jc w:val="center"/>
              <w:rPr>
                <w:rFonts w:ascii="Arial" w:eastAsia="Times New Roman" w:hAnsi="Arial" w:cs="Arial"/>
                <w:spacing w:val="-1"/>
                <w:sz w:val="20"/>
                <w:szCs w:val="20"/>
                <w:rPrChange w:id="731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14" w:author="Adelino Naquarta Sepalanga Domingos" w:date="2025-03-05T09:23:00Z" w16du:dateUtc="2025-03-05T08:23:00Z">
                  <w:rPr>
                    <w:rFonts w:ascii="Times New Roman" w:eastAsia="Times New Roman" w:hAnsi="Times New Roman"/>
                    <w:spacing w:val="-1"/>
                  </w:rPr>
                </w:rPrChange>
              </w:rPr>
              <w:t>Texto 50</w:t>
            </w:r>
          </w:p>
        </w:tc>
      </w:tr>
      <w:tr w:rsidR="003F3EDE" w:rsidRPr="00FB0B06" w14:paraId="2BC7E434" w14:textId="77777777" w:rsidTr="0025185C">
        <w:trPr>
          <w:trHeight w:val="71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B7DD518" w14:textId="77777777" w:rsidR="003F3EDE" w:rsidRPr="00FB0B06" w:rsidRDefault="003F3EDE" w:rsidP="0025185C">
            <w:pPr>
              <w:jc w:val="center"/>
              <w:rPr>
                <w:rFonts w:ascii="Arial" w:eastAsia="Times New Roman" w:hAnsi="Arial" w:cs="Arial"/>
                <w:spacing w:val="-1"/>
                <w:sz w:val="20"/>
                <w:szCs w:val="20"/>
                <w:rPrChange w:id="731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16" w:author="Adelino Naquarta Sepalanga Domingos" w:date="2025-03-05T09:23:00Z" w16du:dateUtc="2025-03-05T08:23:00Z">
                  <w:rPr>
                    <w:rFonts w:ascii="Times New Roman" w:eastAsia="Times New Roman" w:hAnsi="Times New Roman"/>
                    <w:spacing w:val="-1"/>
                  </w:rPr>
                </w:rPrChange>
              </w:rPr>
              <w:t>4.2.3.3.4.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64C88B" w14:textId="77777777" w:rsidR="003F3EDE" w:rsidRPr="00FB0B06" w:rsidRDefault="003F3EDE" w:rsidP="0025185C">
            <w:pPr>
              <w:jc w:val="center"/>
              <w:rPr>
                <w:rFonts w:ascii="Arial" w:eastAsia="Times New Roman" w:hAnsi="Arial" w:cs="Arial"/>
                <w:spacing w:val="-1"/>
                <w:sz w:val="20"/>
                <w:szCs w:val="20"/>
                <w:rPrChange w:id="7317"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6E59A2" w14:textId="77777777" w:rsidR="003F3EDE" w:rsidRPr="00FB0B06" w:rsidRDefault="003F3EDE" w:rsidP="0025185C">
            <w:pPr>
              <w:rPr>
                <w:rFonts w:ascii="Arial" w:eastAsia="Times New Roman" w:hAnsi="Arial" w:cs="Arial"/>
                <w:spacing w:val="-1"/>
                <w:sz w:val="20"/>
                <w:szCs w:val="20"/>
                <w:rPrChange w:id="731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19" w:author="Adelino Naquarta Sepalanga Domingos" w:date="2025-03-05T09:23:00Z" w16du:dateUtc="2025-03-05T08:23:00Z">
                  <w:rPr>
                    <w:rFonts w:ascii="Times New Roman" w:eastAsia="Times New Roman" w:hAnsi="Times New Roman"/>
                    <w:spacing w:val="-1"/>
                  </w:rPr>
                </w:rPrChange>
              </w:rPr>
              <w:t>Código do utilizador (</w:t>
            </w:r>
            <w:proofErr w:type="spellStart"/>
            <w:r w:rsidRPr="00FB0B06">
              <w:rPr>
                <w:rFonts w:ascii="Arial" w:eastAsia="Times New Roman" w:hAnsi="Arial" w:cs="Arial"/>
                <w:spacing w:val="-1"/>
                <w:sz w:val="20"/>
                <w:szCs w:val="20"/>
                <w:rPrChange w:id="7320" w:author="Adelino Naquarta Sepalanga Domingos" w:date="2025-03-05T09:23:00Z" w16du:dateUtc="2025-03-05T08:23:00Z">
                  <w:rPr>
                    <w:rFonts w:ascii="Times New Roman" w:eastAsia="Times New Roman" w:hAnsi="Times New Roman"/>
                    <w:spacing w:val="-1"/>
                  </w:rPr>
                </w:rPrChange>
              </w:rPr>
              <w:t>SourceID</w:t>
            </w:r>
            <w:proofErr w:type="spellEnd"/>
            <w:r w:rsidRPr="00FB0B06">
              <w:rPr>
                <w:rFonts w:ascii="Arial" w:eastAsia="Times New Roman" w:hAnsi="Arial" w:cs="Arial"/>
                <w:spacing w:val="-1"/>
                <w:sz w:val="20"/>
                <w:szCs w:val="20"/>
                <w:rPrChange w:id="7321"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2716D3A" w14:textId="77777777" w:rsidR="003F3EDE" w:rsidRPr="00FB0B06" w:rsidRDefault="003F3EDE" w:rsidP="0025185C">
            <w:pPr>
              <w:rPr>
                <w:rFonts w:ascii="Arial" w:eastAsia="Times New Roman" w:hAnsi="Arial" w:cs="Arial"/>
                <w:spacing w:val="-1"/>
                <w:sz w:val="20"/>
                <w:szCs w:val="20"/>
                <w:rPrChange w:id="732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23" w:author="Adelino Naquarta Sepalanga Domingos" w:date="2025-03-05T09:23:00Z" w16du:dateUtc="2025-03-05T08:23:00Z">
                  <w:rPr>
                    <w:rFonts w:ascii="Times New Roman" w:eastAsia="Times New Roman" w:hAnsi="Times New Roman"/>
                    <w:spacing w:val="-1"/>
                  </w:rPr>
                </w:rPrChange>
              </w:rPr>
              <w:t>Utilizador responsável pelo estado actual do documento.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780797" w14:textId="77777777" w:rsidR="003F3EDE" w:rsidRPr="00FB0B06" w:rsidRDefault="003F3EDE" w:rsidP="0025185C">
            <w:pPr>
              <w:jc w:val="center"/>
              <w:rPr>
                <w:rFonts w:ascii="Arial" w:eastAsia="Times New Roman" w:hAnsi="Arial" w:cs="Arial"/>
                <w:spacing w:val="-1"/>
                <w:sz w:val="20"/>
                <w:szCs w:val="20"/>
                <w:rPrChange w:id="732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25" w:author="Adelino Naquarta Sepalanga Domingos" w:date="2025-03-05T09:23:00Z" w16du:dateUtc="2025-03-05T08:23:00Z">
                  <w:rPr>
                    <w:rFonts w:ascii="Times New Roman" w:eastAsia="Times New Roman" w:hAnsi="Times New Roman"/>
                    <w:spacing w:val="-1"/>
                  </w:rPr>
                </w:rPrChange>
              </w:rPr>
              <w:t>Texto 30</w:t>
            </w:r>
          </w:p>
        </w:tc>
      </w:tr>
      <w:tr w:rsidR="003F3EDE" w:rsidRPr="00FB0B06" w14:paraId="69F18AC1" w14:textId="77777777" w:rsidTr="0025185C">
        <w:trPr>
          <w:trHeight w:val="76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8A6925" w14:textId="77777777" w:rsidR="003F3EDE" w:rsidRPr="00FB0B06" w:rsidRDefault="003F3EDE" w:rsidP="0025185C">
            <w:pPr>
              <w:jc w:val="center"/>
              <w:rPr>
                <w:rFonts w:ascii="Arial" w:eastAsia="Times New Roman" w:hAnsi="Arial" w:cs="Arial"/>
                <w:spacing w:val="-1"/>
                <w:sz w:val="20"/>
                <w:szCs w:val="20"/>
                <w:rPrChange w:id="7326" w:author="Adelino Naquarta Sepalanga Domingos" w:date="2025-03-05T09:23:00Z" w16du:dateUtc="2025-03-05T08:23:00Z">
                  <w:rPr>
                    <w:rFonts w:ascii="Times New Roman" w:eastAsia="Times New Roman" w:hAnsi="Times New Roman"/>
                    <w:spacing w:val="-1"/>
                  </w:rPr>
                </w:rPrChange>
              </w:rPr>
            </w:pPr>
          </w:p>
          <w:p w14:paraId="0EF08A82" w14:textId="77777777" w:rsidR="003F3EDE" w:rsidRPr="00FB0B06" w:rsidRDefault="003F3EDE" w:rsidP="0025185C">
            <w:pPr>
              <w:jc w:val="center"/>
              <w:rPr>
                <w:rFonts w:ascii="Arial" w:eastAsia="Times New Roman" w:hAnsi="Arial" w:cs="Arial"/>
                <w:spacing w:val="-1"/>
                <w:sz w:val="20"/>
                <w:szCs w:val="20"/>
                <w:rPrChange w:id="7327" w:author="Adelino Naquarta Sepalanga Domingos" w:date="2025-03-05T09:23:00Z" w16du:dateUtc="2025-03-05T08:23:00Z">
                  <w:rPr>
                    <w:rFonts w:ascii="Times New Roman" w:eastAsia="Times New Roman" w:hAnsi="Times New Roman"/>
                    <w:spacing w:val="-1"/>
                  </w:rPr>
                </w:rPrChange>
              </w:rPr>
            </w:pPr>
          </w:p>
          <w:p w14:paraId="3CFE5D71" w14:textId="77777777" w:rsidR="003F3EDE" w:rsidRPr="00FB0B06" w:rsidRDefault="003F3EDE" w:rsidP="0025185C">
            <w:pPr>
              <w:jc w:val="center"/>
              <w:rPr>
                <w:rFonts w:ascii="Arial" w:eastAsia="Times New Roman" w:hAnsi="Arial" w:cs="Arial"/>
                <w:spacing w:val="-1"/>
                <w:sz w:val="20"/>
                <w:szCs w:val="20"/>
                <w:rPrChange w:id="732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29" w:author="Adelino Naquarta Sepalanga Domingos" w:date="2025-03-05T09:23:00Z" w16du:dateUtc="2025-03-05T08:23:00Z">
                  <w:rPr>
                    <w:rFonts w:ascii="Times New Roman" w:eastAsia="Times New Roman" w:hAnsi="Times New Roman"/>
                    <w:spacing w:val="-1"/>
                  </w:rPr>
                </w:rPrChange>
              </w:rPr>
              <w:t>4.2.3.3.5.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538515" w14:textId="77777777" w:rsidR="003F3EDE" w:rsidRPr="00FB0B06" w:rsidRDefault="003F3EDE" w:rsidP="0025185C">
            <w:pPr>
              <w:jc w:val="center"/>
              <w:rPr>
                <w:rFonts w:ascii="Arial" w:eastAsia="Times New Roman" w:hAnsi="Arial" w:cs="Arial"/>
                <w:spacing w:val="-1"/>
                <w:sz w:val="20"/>
                <w:szCs w:val="20"/>
                <w:rPrChange w:id="733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251F9D" w14:textId="77777777" w:rsidR="003F3EDE" w:rsidRPr="00FB0B06" w:rsidRDefault="003F3EDE" w:rsidP="0025185C">
            <w:pPr>
              <w:rPr>
                <w:rFonts w:ascii="Arial" w:eastAsia="Times New Roman" w:hAnsi="Arial" w:cs="Arial"/>
                <w:spacing w:val="-1"/>
                <w:sz w:val="20"/>
                <w:szCs w:val="20"/>
                <w:rPrChange w:id="7331" w:author="Adelino Naquarta Sepalanga Domingos" w:date="2025-03-05T09:23:00Z" w16du:dateUtc="2025-03-05T08:23:00Z">
                  <w:rPr>
                    <w:rFonts w:ascii="Times New Roman" w:eastAsia="Times New Roman" w:hAnsi="Times New Roman"/>
                    <w:spacing w:val="-1"/>
                  </w:rPr>
                </w:rPrChange>
              </w:rPr>
            </w:pPr>
          </w:p>
          <w:p w14:paraId="5B3AB196" w14:textId="77777777" w:rsidR="003F3EDE" w:rsidRPr="00FB0B06" w:rsidRDefault="003F3EDE" w:rsidP="0025185C">
            <w:pPr>
              <w:rPr>
                <w:rFonts w:ascii="Arial" w:eastAsia="Times New Roman" w:hAnsi="Arial" w:cs="Arial"/>
                <w:spacing w:val="-1"/>
                <w:sz w:val="20"/>
                <w:szCs w:val="20"/>
                <w:rPrChange w:id="733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33" w:author="Adelino Naquarta Sepalanga Domingos" w:date="2025-03-05T09:23:00Z" w16du:dateUtc="2025-03-05T08:23:00Z">
                  <w:rPr>
                    <w:rFonts w:ascii="Times New Roman" w:eastAsia="Times New Roman" w:hAnsi="Times New Roman"/>
                    <w:spacing w:val="-1"/>
                  </w:rPr>
                </w:rPrChange>
              </w:rPr>
              <w:t>Origem do documento (</w:t>
            </w:r>
            <w:proofErr w:type="spellStart"/>
            <w:r w:rsidRPr="00FB0B06">
              <w:rPr>
                <w:rFonts w:ascii="Arial" w:eastAsia="Times New Roman" w:hAnsi="Arial" w:cs="Arial"/>
                <w:spacing w:val="-1"/>
                <w:sz w:val="20"/>
                <w:szCs w:val="20"/>
                <w:rPrChange w:id="7334" w:author="Adelino Naquarta Sepalanga Domingos" w:date="2025-03-05T09:23:00Z" w16du:dateUtc="2025-03-05T08:23:00Z">
                  <w:rPr>
                    <w:rFonts w:ascii="Times New Roman" w:eastAsia="Times New Roman" w:hAnsi="Times New Roman"/>
                    <w:spacing w:val="-1"/>
                  </w:rPr>
                </w:rPrChange>
              </w:rPr>
              <w:t>SourceBilling</w:t>
            </w:r>
            <w:proofErr w:type="spellEnd"/>
            <w:r w:rsidRPr="00FB0B06">
              <w:rPr>
                <w:rFonts w:ascii="Arial" w:eastAsia="Times New Roman" w:hAnsi="Arial" w:cs="Arial"/>
                <w:spacing w:val="-1"/>
                <w:sz w:val="20"/>
                <w:szCs w:val="20"/>
                <w:rPrChange w:id="7335"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BBA287" w14:textId="77777777" w:rsidR="003F3EDE" w:rsidRPr="00FB0B06" w:rsidRDefault="003F3EDE" w:rsidP="0025185C">
            <w:pPr>
              <w:rPr>
                <w:rFonts w:ascii="Arial" w:eastAsia="Times New Roman" w:hAnsi="Arial" w:cs="Arial"/>
                <w:spacing w:val="-1"/>
                <w:sz w:val="20"/>
                <w:szCs w:val="20"/>
                <w:rPrChange w:id="733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37" w:author="Adelino Naquarta Sepalanga Domingos" w:date="2025-03-05T09:23:00Z" w16du:dateUtc="2025-03-05T08:23:00Z">
                  <w:rPr>
                    <w:rFonts w:ascii="Times New Roman" w:eastAsia="Times New Roman" w:hAnsi="Times New Roman"/>
                    <w:spacing w:val="-1"/>
                  </w:rPr>
                </w:rPrChange>
              </w:rPr>
              <w:t>Deve ser preenchido com:</w:t>
            </w:r>
          </w:p>
          <w:p w14:paraId="3A57097B" w14:textId="77777777" w:rsidR="003F3EDE" w:rsidRPr="00FB0B06" w:rsidRDefault="003F3EDE" w:rsidP="0025185C">
            <w:pPr>
              <w:spacing w:after="0"/>
              <w:rPr>
                <w:rFonts w:ascii="Arial" w:eastAsia="Times New Roman" w:hAnsi="Arial" w:cs="Arial"/>
                <w:spacing w:val="-1"/>
                <w:sz w:val="20"/>
                <w:szCs w:val="20"/>
                <w:rPrChange w:id="733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39" w:author="Adelino Naquarta Sepalanga Domingos" w:date="2025-03-05T09:23:00Z" w16du:dateUtc="2025-03-05T08:23:00Z">
                  <w:rPr>
                    <w:rFonts w:ascii="Times New Roman" w:eastAsia="Times New Roman" w:hAnsi="Times New Roman"/>
                    <w:spacing w:val="-1"/>
                  </w:rPr>
                </w:rPrChange>
              </w:rPr>
              <w:t>“P” – Documento produzido na aplicação;</w:t>
            </w:r>
          </w:p>
          <w:p w14:paraId="38139803" w14:textId="77777777" w:rsidR="003F3EDE" w:rsidRPr="00FB0B06" w:rsidRDefault="003F3EDE" w:rsidP="0025185C">
            <w:pPr>
              <w:spacing w:after="0"/>
              <w:rPr>
                <w:rFonts w:ascii="Arial" w:eastAsia="Times New Roman" w:hAnsi="Arial" w:cs="Arial"/>
                <w:spacing w:val="-1"/>
                <w:sz w:val="20"/>
                <w:szCs w:val="20"/>
                <w:rPrChange w:id="734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41" w:author="Adelino Naquarta Sepalanga Domingos" w:date="2025-03-05T09:23:00Z" w16du:dateUtc="2025-03-05T08:23:00Z">
                  <w:rPr>
                    <w:rFonts w:ascii="Times New Roman" w:eastAsia="Times New Roman" w:hAnsi="Times New Roman"/>
                    <w:spacing w:val="-1"/>
                  </w:rPr>
                </w:rPrChange>
              </w:rPr>
              <w:t>“I” – Documento integrado e produzido noutra aplicação;</w:t>
            </w:r>
          </w:p>
          <w:p w14:paraId="62BB8D3E" w14:textId="77777777" w:rsidR="003F3EDE" w:rsidRPr="00FB0B06" w:rsidRDefault="003F3EDE" w:rsidP="0025185C">
            <w:pPr>
              <w:spacing w:after="0"/>
              <w:rPr>
                <w:rFonts w:ascii="Arial" w:eastAsia="Times New Roman" w:hAnsi="Arial" w:cs="Arial"/>
                <w:spacing w:val="-1"/>
                <w:sz w:val="20"/>
                <w:szCs w:val="20"/>
                <w:rPrChange w:id="734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43" w:author="Adelino Naquarta Sepalanga Domingos" w:date="2025-03-05T09:23:00Z" w16du:dateUtc="2025-03-05T08:23:00Z">
                  <w:rPr>
                    <w:rFonts w:ascii="Times New Roman" w:eastAsia="Times New Roman" w:hAnsi="Times New Roman"/>
                    <w:spacing w:val="-1"/>
                  </w:rPr>
                </w:rPrChange>
              </w:rPr>
              <w:t>“M” – Documento proveniente de recuperação ou de emissão manual.</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2681C7" w14:textId="77777777" w:rsidR="003F3EDE" w:rsidRPr="00FB0B06" w:rsidRDefault="003F3EDE" w:rsidP="0025185C">
            <w:pPr>
              <w:jc w:val="center"/>
              <w:rPr>
                <w:rFonts w:ascii="Arial" w:eastAsia="Times New Roman" w:hAnsi="Arial" w:cs="Arial"/>
                <w:spacing w:val="-1"/>
                <w:sz w:val="20"/>
                <w:szCs w:val="20"/>
                <w:rPrChange w:id="7344" w:author="Adelino Naquarta Sepalanga Domingos" w:date="2025-03-05T09:23:00Z" w16du:dateUtc="2025-03-05T08:23:00Z">
                  <w:rPr>
                    <w:rFonts w:ascii="Times New Roman" w:eastAsia="Times New Roman" w:hAnsi="Times New Roman"/>
                    <w:spacing w:val="-1"/>
                  </w:rPr>
                </w:rPrChange>
              </w:rPr>
            </w:pPr>
          </w:p>
          <w:p w14:paraId="704D8B9A" w14:textId="77777777" w:rsidR="003F3EDE" w:rsidRPr="00FB0B06" w:rsidRDefault="003F3EDE" w:rsidP="0025185C">
            <w:pPr>
              <w:jc w:val="center"/>
              <w:rPr>
                <w:rFonts w:ascii="Arial" w:eastAsia="Times New Roman" w:hAnsi="Arial" w:cs="Arial"/>
                <w:spacing w:val="-1"/>
                <w:sz w:val="20"/>
                <w:szCs w:val="20"/>
                <w:rPrChange w:id="734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46" w:author="Adelino Naquarta Sepalanga Domingos" w:date="2025-03-05T09:23:00Z" w16du:dateUtc="2025-03-05T08:23:00Z">
                  <w:rPr>
                    <w:rFonts w:ascii="Times New Roman" w:eastAsia="Times New Roman" w:hAnsi="Times New Roman"/>
                    <w:spacing w:val="-1"/>
                  </w:rPr>
                </w:rPrChange>
              </w:rPr>
              <w:t>Texto 1</w:t>
            </w:r>
          </w:p>
        </w:tc>
      </w:tr>
      <w:tr w:rsidR="003F3EDE" w:rsidRPr="00FB0B06" w14:paraId="5F3CFF5E" w14:textId="77777777" w:rsidTr="0025185C">
        <w:trPr>
          <w:trHeight w:val="93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264F908" w14:textId="77777777" w:rsidR="003F3EDE" w:rsidRPr="00FB0B06" w:rsidRDefault="003F3EDE" w:rsidP="0025185C">
            <w:pPr>
              <w:jc w:val="center"/>
              <w:rPr>
                <w:rFonts w:ascii="Arial" w:eastAsia="Times New Roman" w:hAnsi="Arial" w:cs="Arial"/>
                <w:spacing w:val="-1"/>
                <w:sz w:val="20"/>
                <w:szCs w:val="20"/>
                <w:rPrChange w:id="7347" w:author="Adelino Naquarta Sepalanga Domingos" w:date="2025-03-05T09:23:00Z" w16du:dateUtc="2025-03-05T08:23:00Z">
                  <w:rPr>
                    <w:rFonts w:ascii="Times New Roman" w:eastAsia="Times New Roman" w:hAnsi="Times New Roman"/>
                    <w:spacing w:val="-1"/>
                  </w:rPr>
                </w:rPrChange>
              </w:rPr>
            </w:pPr>
          </w:p>
          <w:p w14:paraId="26B2AFD4" w14:textId="77777777" w:rsidR="003F3EDE" w:rsidRPr="00FB0B06" w:rsidRDefault="003F3EDE" w:rsidP="0025185C">
            <w:pPr>
              <w:jc w:val="center"/>
              <w:rPr>
                <w:rFonts w:ascii="Arial" w:eastAsia="Times New Roman" w:hAnsi="Arial" w:cs="Arial"/>
                <w:spacing w:val="-1"/>
                <w:sz w:val="20"/>
                <w:szCs w:val="20"/>
                <w:rPrChange w:id="734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49" w:author="Adelino Naquarta Sepalanga Domingos" w:date="2025-03-05T09:23:00Z" w16du:dateUtc="2025-03-05T08:23:00Z">
                  <w:rPr>
                    <w:rFonts w:ascii="Times New Roman" w:eastAsia="Times New Roman" w:hAnsi="Times New Roman"/>
                    <w:spacing w:val="-1"/>
                  </w:rPr>
                </w:rPrChange>
              </w:rPr>
              <w:t>4.2.3.4.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101EAD" w14:textId="77777777" w:rsidR="003F3EDE" w:rsidRPr="00FB0B06" w:rsidRDefault="003F3EDE" w:rsidP="0025185C">
            <w:pPr>
              <w:jc w:val="center"/>
              <w:rPr>
                <w:rFonts w:ascii="Arial" w:eastAsia="Times New Roman" w:hAnsi="Arial" w:cs="Arial"/>
                <w:spacing w:val="-1"/>
                <w:sz w:val="20"/>
                <w:szCs w:val="20"/>
                <w:rPrChange w:id="735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5759156" w14:textId="77777777" w:rsidR="003F3EDE" w:rsidRPr="00FB0B06" w:rsidRDefault="003F3EDE" w:rsidP="0025185C">
            <w:pPr>
              <w:rPr>
                <w:rFonts w:ascii="Arial" w:eastAsia="Times New Roman" w:hAnsi="Arial" w:cs="Arial"/>
                <w:spacing w:val="-1"/>
                <w:sz w:val="20"/>
                <w:szCs w:val="20"/>
                <w:rPrChange w:id="7351" w:author="Adelino Naquarta Sepalanga Domingos" w:date="2025-03-05T09:23:00Z" w16du:dateUtc="2025-03-05T08:23:00Z">
                  <w:rPr>
                    <w:rFonts w:ascii="Times New Roman" w:eastAsia="Times New Roman" w:hAnsi="Times New Roman"/>
                    <w:spacing w:val="-1"/>
                  </w:rPr>
                </w:rPrChange>
              </w:rPr>
            </w:pPr>
          </w:p>
          <w:p w14:paraId="3A557CD0" w14:textId="77777777" w:rsidR="003F3EDE" w:rsidRPr="00FB0B06" w:rsidRDefault="003F3EDE" w:rsidP="0025185C">
            <w:pPr>
              <w:rPr>
                <w:rFonts w:ascii="Arial" w:eastAsia="Times New Roman" w:hAnsi="Arial" w:cs="Arial"/>
                <w:spacing w:val="-1"/>
                <w:sz w:val="20"/>
                <w:szCs w:val="20"/>
                <w:rPrChange w:id="735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53" w:author="Adelino Naquarta Sepalanga Domingos" w:date="2025-03-05T09:23:00Z" w16du:dateUtc="2025-03-05T08:23:00Z">
                  <w:rPr>
                    <w:rFonts w:ascii="Times New Roman" w:eastAsia="Times New Roman" w:hAnsi="Times New Roman"/>
                    <w:spacing w:val="-1"/>
                  </w:rPr>
                </w:rPrChange>
              </w:rPr>
              <w:t>Chave do documento (</w:t>
            </w:r>
            <w:proofErr w:type="spellStart"/>
            <w:r w:rsidRPr="00FB0B06">
              <w:rPr>
                <w:rFonts w:ascii="Arial" w:eastAsia="Times New Roman" w:hAnsi="Arial" w:cs="Arial"/>
                <w:spacing w:val="-1"/>
                <w:sz w:val="20"/>
                <w:szCs w:val="20"/>
                <w:rPrChange w:id="7354" w:author="Adelino Naquarta Sepalanga Domingos" w:date="2025-03-05T09:23:00Z" w16du:dateUtc="2025-03-05T08:23:00Z">
                  <w:rPr>
                    <w:rFonts w:ascii="Times New Roman" w:eastAsia="Times New Roman" w:hAnsi="Times New Roman"/>
                    <w:spacing w:val="-1"/>
                  </w:rPr>
                </w:rPrChange>
              </w:rPr>
              <w:t>Hash</w:t>
            </w:r>
            <w:proofErr w:type="spellEnd"/>
            <w:r w:rsidRPr="00FB0B06">
              <w:rPr>
                <w:rFonts w:ascii="Arial" w:eastAsia="Times New Roman" w:hAnsi="Arial" w:cs="Arial"/>
                <w:spacing w:val="-1"/>
                <w:sz w:val="20"/>
                <w:szCs w:val="20"/>
                <w:rPrChange w:id="7355"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A2190A" w14:textId="77777777" w:rsidR="003F3EDE" w:rsidRPr="00FB0B06" w:rsidRDefault="003F3EDE" w:rsidP="0025185C">
            <w:pPr>
              <w:rPr>
                <w:rFonts w:ascii="Arial" w:eastAsia="Times New Roman" w:hAnsi="Arial" w:cs="Arial"/>
                <w:spacing w:val="-1"/>
                <w:sz w:val="20"/>
                <w:szCs w:val="20"/>
                <w:rPrChange w:id="735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57" w:author="Adelino Naquarta Sepalanga Domingos" w:date="2025-03-05T09:23:00Z" w16du:dateUtc="2025-03-05T08:23:00Z">
                  <w:rPr>
                    <w:rFonts w:ascii="Times New Roman" w:eastAsia="Times New Roman" w:hAnsi="Times New Roman"/>
                    <w:spacing w:val="-1"/>
                  </w:rPr>
                </w:rPrChange>
              </w:rPr>
              <w:t>O campo deve ser preenchido com “0” (zero), caso não haja obrigatoriedade de validação.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A7A0E5" w14:textId="77777777" w:rsidR="003F3EDE" w:rsidRPr="00FB0B06" w:rsidRDefault="003F3EDE" w:rsidP="0025185C">
            <w:pPr>
              <w:jc w:val="center"/>
              <w:rPr>
                <w:rFonts w:ascii="Arial" w:eastAsia="Times New Roman" w:hAnsi="Arial" w:cs="Arial"/>
                <w:spacing w:val="-1"/>
                <w:sz w:val="20"/>
                <w:szCs w:val="20"/>
                <w:rPrChange w:id="7358" w:author="Adelino Naquarta Sepalanga Domingos" w:date="2025-03-05T09:23:00Z" w16du:dateUtc="2025-03-05T08:23:00Z">
                  <w:rPr>
                    <w:rFonts w:ascii="Times New Roman" w:eastAsia="Times New Roman" w:hAnsi="Times New Roman"/>
                    <w:spacing w:val="-1"/>
                  </w:rPr>
                </w:rPrChange>
              </w:rPr>
            </w:pPr>
          </w:p>
          <w:p w14:paraId="46D47298" w14:textId="383E72E0" w:rsidR="003F3EDE" w:rsidRPr="00FB0B06" w:rsidRDefault="003F3EDE" w:rsidP="0025185C">
            <w:pPr>
              <w:jc w:val="center"/>
              <w:rPr>
                <w:rFonts w:ascii="Arial" w:eastAsia="Times New Roman" w:hAnsi="Arial" w:cs="Arial"/>
                <w:spacing w:val="-1"/>
                <w:sz w:val="20"/>
                <w:szCs w:val="20"/>
                <w:rPrChange w:id="735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60" w:author="Adelino Naquarta Sepalanga Domingos" w:date="2025-03-05T09:23:00Z" w16du:dateUtc="2025-03-05T08:23:00Z">
                  <w:rPr>
                    <w:rFonts w:ascii="Times New Roman" w:eastAsia="Times New Roman" w:hAnsi="Times New Roman"/>
                    <w:spacing w:val="-1"/>
                  </w:rPr>
                </w:rPrChange>
              </w:rPr>
              <w:t xml:space="preserve">Texto </w:t>
            </w:r>
            <w:r w:rsidR="000B2620" w:rsidRPr="00FB0B06">
              <w:rPr>
                <w:rFonts w:ascii="Arial" w:eastAsia="Times New Roman" w:hAnsi="Arial" w:cs="Arial"/>
                <w:spacing w:val="-1"/>
                <w:sz w:val="20"/>
                <w:szCs w:val="20"/>
                <w:rPrChange w:id="7361" w:author="Adelino Naquarta Sepalanga Domingos" w:date="2025-03-05T09:23:00Z" w16du:dateUtc="2025-03-05T08:23:00Z">
                  <w:rPr>
                    <w:rFonts w:ascii="Times New Roman" w:eastAsia="Times New Roman" w:hAnsi="Times New Roman"/>
                    <w:spacing w:val="-1"/>
                  </w:rPr>
                </w:rPrChange>
              </w:rPr>
              <w:t>500</w:t>
            </w:r>
          </w:p>
        </w:tc>
      </w:tr>
      <w:tr w:rsidR="003F3EDE" w:rsidRPr="00FB0B06" w14:paraId="1A41D363"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1DA44C" w14:textId="77777777" w:rsidR="003F3EDE" w:rsidRPr="00FB0B06" w:rsidRDefault="003F3EDE" w:rsidP="0025185C">
            <w:pPr>
              <w:jc w:val="center"/>
              <w:rPr>
                <w:rFonts w:ascii="Arial" w:eastAsia="Times New Roman" w:hAnsi="Arial" w:cs="Arial"/>
                <w:spacing w:val="-1"/>
                <w:sz w:val="20"/>
                <w:szCs w:val="20"/>
                <w:rPrChange w:id="7362" w:author="Adelino Naquarta Sepalanga Domingos" w:date="2025-03-05T09:23:00Z" w16du:dateUtc="2025-03-05T08:23:00Z">
                  <w:rPr>
                    <w:rFonts w:ascii="Times New Roman" w:eastAsia="Times New Roman" w:hAnsi="Times New Roman"/>
                    <w:spacing w:val="-1"/>
                  </w:rPr>
                </w:rPrChange>
              </w:rPr>
            </w:pPr>
          </w:p>
          <w:p w14:paraId="0634C7B6" w14:textId="77777777" w:rsidR="003F3EDE" w:rsidRPr="00FB0B06" w:rsidRDefault="003F3EDE" w:rsidP="0025185C">
            <w:pPr>
              <w:jc w:val="center"/>
              <w:rPr>
                <w:rFonts w:ascii="Arial" w:eastAsia="Times New Roman" w:hAnsi="Arial" w:cs="Arial"/>
                <w:spacing w:val="-1"/>
                <w:sz w:val="20"/>
                <w:szCs w:val="20"/>
                <w:rPrChange w:id="7363" w:author="Adelino Naquarta Sepalanga Domingos" w:date="2025-03-05T09:23:00Z" w16du:dateUtc="2025-03-05T08:23:00Z">
                  <w:rPr>
                    <w:rFonts w:ascii="Times New Roman" w:eastAsia="Times New Roman" w:hAnsi="Times New Roman"/>
                    <w:spacing w:val="-1"/>
                  </w:rPr>
                </w:rPrChange>
              </w:rPr>
            </w:pPr>
          </w:p>
          <w:p w14:paraId="31DE4B43" w14:textId="77777777" w:rsidR="003F3EDE" w:rsidRPr="00FB0B06" w:rsidRDefault="003F3EDE" w:rsidP="0025185C">
            <w:pPr>
              <w:jc w:val="center"/>
              <w:rPr>
                <w:rFonts w:ascii="Arial" w:eastAsia="Times New Roman" w:hAnsi="Arial" w:cs="Arial"/>
                <w:spacing w:val="-1"/>
                <w:sz w:val="20"/>
                <w:szCs w:val="20"/>
                <w:rPrChange w:id="7364" w:author="Adelino Naquarta Sepalanga Domingos" w:date="2025-03-05T09:23:00Z" w16du:dateUtc="2025-03-05T08:23:00Z">
                  <w:rPr>
                    <w:rFonts w:ascii="Times New Roman" w:eastAsia="Times New Roman" w:hAnsi="Times New Roman"/>
                    <w:spacing w:val="-1"/>
                  </w:rPr>
                </w:rPrChange>
              </w:rPr>
            </w:pPr>
          </w:p>
          <w:p w14:paraId="37FA2162" w14:textId="77777777" w:rsidR="003F3EDE" w:rsidRPr="00FB0B06" w:rsidRDefault="003F3EDE" w:rsidP="0025185C">
            <w:pPr>
              <w:jc w:val="center"/>
              <w:rPr>
                <w:rFonts w:ascii="Arial" w:eastAsia="Times New Roman" w:hAnsi="Arial" w:cs="Arial"/>
                <w:spacing w:val="-1"/>
                <w:sz w:val="20"/>
                <w:szCs w:val="20"/>
                <w:rPrChange w:id="736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66" w:author="Adelino Naquarta Sepalanga Domingos" w:date="2025-03-05T09:23:00Z" w16du:dateUtc="2025-03-05T08:23:00Z">
                  <w:rPr>
                    <w:rFonts w:ascii="Times New Roman" w:eastAsia="Times New Roman" w:hAnsi="Times New Roman"/>
                    <w:spacing w:val="-1"/>
                  </w:rPr>
                </w:rPrChange>
              </w:rPr>
              <w:t>4.2.3.5.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DF707D" w14:textId="77777777" w:rsidR="003F3EDE" w:rsidRPr="00FB0B06" w:rsidRDefault="003F3EDE" w:rsidP="0025185C">
            <w:pPr>
              <w:jc w:val="center"/>
              <w:rPr>
                <w:rFonts w:ascii="Arial" w:eastAsia="Times New Roman" w:hAnsi="Arial" w:cs="Arial"/>
                <w:spacing w:val="-1"/>
                <w:sz w:val="20"/>
                <w:szCs w:val="20"/>
                <w:rPrChange w:id="7367"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EB349D" w14:textId="77777777" w:rsidR="003F3EDE" w:rsidRPr="00FB0B06" w:rsidRDefault="003F3EDE" w:rsidP="0025185C">
            <w:pPr>
              <w:rPr>
                <w:rFonts w:ascii="Arial" w:eastAsia="Times New Roman" w:hAnsi="Arial" w:cs="Arial"/>
                <w:spacing w:val="-1"/>
                <w:sz w:val="20"/>
                <w:szCs w:val="20"/>
                <w:rPrChange w:id="7368" w:author="Adelino Naquarta Sepalanga Domingos" w:date="2025-03-05T09:23:00Z" w16du:dateUtc="2025-03-05T08:23:00Z">
                  <w:rPr>
                    <w:rFonts w:ascii="Times New Roman" w:eastAsia="Times New Roman" w:hAnsi="Times New Roman"/>
                    <w:spacing w:val="-1"/>
                  </w:rPr>
                </w:rPrChange>
              </w:rPr>
            </w:pPr>
          </w:p>
          <w:p w14:paraId="314E56A2" w14:textId="77777777" w:rsidR="003F3EDE" w:rsidRPr="00FB0B06" w:rsidRDefault="003F3EDE" w:rsidP="0025185C">
            <w:pPr>
              <w:rPr>
                <w:rFonts w:ascii="Arial" w:eastAsia="Times New Roman" w:hAnsi="Arial" w:cs="Arial"/>
                <w:spacing w:val="-1"/>
                <w:sz w:val="20"/>
                <w:szCs w:val="20"/>
                <w:rPrChange w:id="7369" w:author="Adelino Naquarta Sepalanga Domingos" w:date="2025-03-05T09:23:00Z" w16du:dateUtc="2025-03-05T08:23:00Z">
                  <w:rPr>
                    <w:rFonts w:ascii="Times New Roman" w:eastAsia="Times New Roman" w:hAnsi="Times New Roman"/>
                    <w:spacing w:val="-1"/>
                  </w:rPr>
                </w:rPrChange>
              </w:rPr>
            </w:pPr>
          </w:p>
          <w:p w14:paraId="255E5866" w14:textId="77777777" w:rsidR="003F3EDE" w:rsidRPr="00FB0B06" w:rsidRDefault="003F3EDE" w:rsidP="0025185C">
            <w:pPr>
              <w:rPr>
                <w:rFonts w:ascii="Arial" w:eastAsia="Times New Roman" w:hAnsi="Arial" w:cs="Arial"/>
                <w:spacing w:val="-1"/>
                <w:sz w:val="20"/>
                <w:szCs w:val="20"/>
                <w:rPrChange w:id="737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71" w:author="Adelino Naquarta Sepalanga Domingos" w:date="2025-03-05T09:23:00Z" w16du:dateUtc="2025-03-05T08:23:00Z">
                  <w:rPr>
                    <w:rFonts w:ascii="Times New Roman" w:eastAsia="Times New Roman" w:hAnsi="Times New Roman"/>
                    <w:spacing w:val="-1"/>
                  </w:rPr>
                </w:rPrChange>
              </w:rPr>
              <w:t>Chave de controlo (</w:t>
            </w:r>
            <w:proofErr w:type="spellStart"/>
            <w:r w:rsidRPr="00FB0B06">
              <w:rPr>
                <w:rFonts w:ascii="Arial" w:eastAsia="Times New Roman" w:hAnsi="Arial" w:cs="Arial"/>
                <w:spacing w:val="-1"/>
                <w:sz w:val="20"/>
                <w:szCs w:val="20"/>
                <w:rPrChange w:id="7372" w:author="Adelino Naquarta Sepalanga Domingos" w:date="2025-03-05T09:23:00Z" w16du:dateUtc="2025-03-05T08:23:00Z">
                  <w:rPr>
                    <w:rFonts w:ascii="Times New Roman" w:eastAsia="Times New Roman" w:hAnsi="Times New Roman"/>
                    <w:spacing w:val="-1"/>
                  </w:rPr>
                </w:rPrChange>
              </w:rPr>
              <w:t>HashControl</w:t>
            </w:r>
            <w:proofErr w:type="spellEnd"/>
            <w:r w:rsidRPr="00FB0B06">
              <w:rPr>
                <w:rFonts w:ascii="Arial" w:eastAsia="Times New Roman" w:hAnsi="Arial" w:cs="Arial"/>
                <w:spacing w:val="-1"/>
                <w:sz w:val="20"/>
                <w:szCs w:val="20"/>
                <w:rPrChange w:id="7373"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7208D6" w14:textId="77777777" w:rsidR="003F3EDE" w:rsidRPr="00FB0B06" w:rsidRDefault="003F3EDE" w:rsidP="0025185C">
            <w:pPr>
              <w:rPr>
                <w:rFonts w:ascii="Arial" w:eastAsia="Times New Roman" w:hAnsi="Arial" w:cs="Arial"/>
                <w:spacing w:val="-1"/>
                <w:sz w:val="20"/>
                <w:szCs w:val="20"/>
                <w:rPrChange w:id="737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75" w:author="Adelino Naquarta Sepalanga Domingos" w:date="2025-03-05T09:23:00Z" w16du:dateUtc="2025-03-05T08:23:00Z">
                  <w:rPr>
                    <w:rFonts w:ascii="Times New Roman" w:eastAsia="Times New Roman" w:hAnsi="Times New Roman"/>
                    <w:spacing w:val="-1"/>
                  </w:rPr>
                </w:rPrChange>
              </w:rPr>
              <w:t>Versão da chave privada, utilizada na criação da assinatura do campo</w:t>
            </w:r>
          </w:p>
          <w:p w14:paraId="44C9D408" w14:textId="77777777" w:rsidR="003F3EDE" w:rsidRPr="00FB0B06" w:rsidRDefault="003F3EDE" w:rsidP="0025185C">
            <w:pPr>
              <w:rPr>
                <w:rFonts w:ascii="Arial" w:eastAsia="Times New Roman" w:hAnsi="Arial" w:cs="Arial"/>
                <w:spacing w:val="-1"/>
                <w:sz w:val="20"/>
                <w:szCs w:val="20"/>
                <w:rPrChange w:id="737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77" w:author="Adelino Naquarta Sepalanga Domingos" w:date="2025-03-05T09:23:00Z" w16du:dateUtc="2025-03-05T08:23:00Z">
                  <w:rPr>
                    <w:rFonts w:ascii="Times New Roman" w:eastAsia="Times New Roman" w:hAnsi="Times New Roman"/>
                    <w:spacing w:val="-1"/>
                  </w:rPr>
                </w:rPrChange>
              </w:rPr>
              <w:t>4.2.3.4.  –  Chave do documento (</w:t>
            </w:r>
            <w:proofErr w:type="spellStart"/>
            <w:r w:rsidRPr="00FB0B06">
              <w:rPr>
                <w:rFonts w:ascii="Arial" w:eastAsia="Times New Roman" w:hAnsi="Arial" w:cs="Arial"/>
                <w:spacing w:val="-1"/>
                <w:sz w:val="20"/>
                <w:szCs w:val="20"/>
                <w:rPrChange w:id="7378" w:author="Adelino Naquarta Sepalanga Domingos" w:date="2025-03-05T09:23:00Z" w16du:dateUtc="2025-03-05T08:23:00Z">
                  <w:rPr>
                    <w:rFonts w:ascii="Times New Roman" w:eastAsia="Times New Roman" w:hAnsi="Times New Roman"/>
                    <w:spacing w:val="-1"/>
                  </w:rPr>
                </w:rPrChange>
              </w:rPr>
              <w:t>Hash</w:t>
            </w:r>
            <w:proofErr w:type="spellEnd"/>
            <w:r w:rsidRPr="00FB0B06">
              <w:rPr>
                <w:rFonts w:ascii="Arial" w:eastAsia="Times New Roman" w:hAnsi="Arial" w:cs="Arial"/>
                <w:spacing w:val="-1"/>
                <w:sz w:val="20"/>
                <w:szCs w:val="20"/>
                <w:rPrChange w:id="7379" w:author="Adelino Naquarta Sepalanga Domingos" w:date="2025-03-05T09:23:00Z" w16du:dateUtc="2025-03-05T08:23:00Z">
                  <w:rPr>
                    <w:rFonts w:ascii="Times New Roman" w:eastAsia="Times New Roman" w:hAnsi="Times New Roman"/>
                    <w:spacing w:val="-1"/>
                  </w:rPr>
                </w:rPrChange>
              </w:rPr>
              <w:t>).</w:t>
            </w:r>
          </w:p>
          <w:p w14:paraId="0DD80C07" w14:textId="77777777" w:rsidR="003F3EDE" w:rsidRPr="00FB0B06" w:rsidRDefault="003F3EDE" w:rsidP="0025185C">
            <w:pPr>
              <w:rPr>
                <w:rFonts w:ascii="Arial" w:eastAsia="Times New Roman" w:hAnsi="Arial" w:cs="Arial"/>
                <w:spacing w:val="-1"/>
                <w:sz w:val="20"/>
                <w:szCs w:val="20"/>
                <w:rPrChange w:id="738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81" w:author="Adelino Naquarta Sepalanga Domingos" w:date="2025-03-05T09:23:00Z" w16du:dateUtc="2025-03-05T08:23:00Z">
                  <w:rPr>
                    <w:rFonts w:ascii="Times New Roman" w:eastAsia="Times New Roman" w:hAnsi="Times New Roman"/>
                    <w:spacing w:val="-1"/>
                  </w:rPr>
                </w:rPrChange>
              </w:rPr>
              <w:t>O campo deve ser preenchido com “0” (zero), caso o documento seja gerado por um programa não validado.</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522935" w14:textId="77777777" w:rsidR="003F3EDE" w:rsidRPr="00FB0B06" w:rsidRDefault="003F3EDE" w:rsidP="0025185C">
            <w:pPr>
              <w:jc w:val="center"/>
              <w:rPr>
                <w:rFonts w:ascii="Arial" w:eastAsia="Times New Roman" w:hAnsi="Arial" w:cs="Arial"/>
                <w:spacing w:val="-1"/>
                <w:sz w:val="20"/>
                <w:szCs w:val="20"/>
                <w:rPrChange w:id="7382" w:author="Adelino Naquarta Sepalanga Domingos" w:date="2025-03-05T09:23:00Z" w16du:dateUtc="2025-03-05T08:23:00Z">
                  <w:rPr>
                    <w:rFonts w:ascii="Times New Roman" w:eastAsia="Times New Roman" w:hAnsi="Times New Roman"/>
                    <w:spacing w:val="-1"/>
                  </w:rPr>
                </w:rPrChange>
              </w:rPr>
            </w:pPr>
          </w:p>
          <w:p w14:paraId="4F03A6BA" w14:textId="77777777" w:rsidR="003F3EDE" w:rsidRPr="00FB0B06" w:rsidRDefault="003F3EDE" w:rsidP="0025185C">
            <w:pPr>
              <w:jc w:val="center"/>
              <w:rPr>
                <w:rFonts w:ascii="Arial" w:eastAsia="Times New Roman" w:hAnsi="Arial" w:cs="Arial"/>
                <w:spacing w:val="-1"/>
                <w:sz w:val="20"/>
                <w:szCs w:val="20"/>
                <w:rPrChange w:id="7383" w:author="Adelino Naquarta Sepalanga Domingos" w:date="2025-03-05T09:23:00Z" w16du:dateUtc="2025-03-05T08:23:00Z">
                  <w:rPr>
                    <w:rFonts w:ascii="Times New Roman" w:eastAsia="Times New Roman" w:hAnsi="Times New Roman"/>
                    <w:spacing w:val="-1"/>
                  </w:rPr>
                </w:rPrChange>
              </w:rPr>
            </w:pPr>
          </w:p>
          <w:p w14:paraId="5A200A8E" w14:textId="77777777" w:rsidR="003F3EDE" w:rsidRPr="00FB0B06" w:rsidRDefault="003F3EDE" w:rsidP="0025185C">
            <w:pPr>
              <w:jc w:val="center"/>
              <w:rPr>
                <w:rFonts w:ascii="Arial" w:eastAsia="Times New Roman" w:hAnsi="Arial" w:cs="Arial"/>
                <w:spacing w:val="-1"/>
                <w:sz w:val="20"/>
                <w:szCs w:val="20"/>
                <w:rPrChange w:id="738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85" w:author="Adelino Naquarta Sepalanga Domingos" w:date="2025-03-05T09:23:00Z" w16du:dateUtc="2025-03-05T08:23:00Z">
                  <w:rPr>
                    <w:rFonts w:ascii="Times New Roman" w:eastAsia="Times New Roman" w:hAnsi="Times New Roman"/>
                    <w:spacing w:val="-1"/>
                  </w:rPr>
                </w:rPrChange>
              </w:rPr>
              <w:t>Texto 70</w:t>
            </w:r>
          </w:p>
        </w:tc>
      </w:tr>
      <w:tr w:rsidR="003F3EDE" w:rsidRPr="00FB0B06" w14:paraId="577AD6FD" w14:textId="77777777" w:rsidTr="0025185C">
        <w:trPr>
          <w:trHeight w:val="85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5742B9" w14:textId="77777777" w:rsidR="003F3EDE" w:rsidRPr="00FB0B06" w:rsidRDefault="003F3EDE" w:rsidP="0025185C">
            <w:pPr>
              <w:jc w:val="center"/>
              <w:rPr>
                <w:rFonts w:ascii="Arial" w:eastAsia="Times New Roman" w:hAnsi="Arial" w:cs="Arial"/>
                <w:spacing w:val="-1"/>
                <w:sz w:val="20"/>
                <w:szCs w:val="20"/>
                <w:rPrChange w:id="738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87" w:author="Adelino Naquarta Sepalanga Domingos" w:date="2025-03-05T09:23:00Z" w16du:dateUtc="2025-03-05T08:23:00Z">
                  <w:rPr>
                    <w:rFonts w:ascii="Times New Roman" w:eastAsia="Times New Roman" w:hAnsi="Times New Roman"/>
                    <w:spacing w:val="-1"/>
                  </w:rPr>
                </w:rPrChange>
              </w:rPr>
              <w:t>4.2.3.6.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A7912B" w14:textId="77777777" w:rsidR="003F3EDE" w:rsidRPr="00FB0B06" w:rsidRDefault="003F3EDE" w:rsidP="0025185C">
            <w:pPr>
              <w:jc w:val="center"/>
              <w:rPr>
                <w:rFonts w:ascii="Arial" w:eastAsia="Times New Roman" w:hAnsi="Arial" w:cs="Arial"/>
                <w:spacing w:val="-1"/>
                <w:sz w:val="20"/>
                <w:szCs w:val="20"/>
                <w:rPrChange w:id="738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778EFEC" w14:textId="77777777" w:rsidR="003F3EDE" w:rsidRPr="00FB0B06" w:rsidRDefault="003F3EDE" w:rsidP="0025185C">
            <w:pPr>
              <w:rPr>
                <w:rFonts w:ascii="Arial" w:eastAsia="Times New Roman" w:hAnsi="Arial" w:cs="Arial"/>
                <w:spacing w:val="-1"/>
                <w:sz w:val="20"/>
                <w:szCs w:val="20"/>
                <w:rPrChange w:id="7389" w:author="Adelino Naquarta Sepalanga Domingos" w:date="2025-03-05T09:23:00Z" w16du:dateUtc="2025-03-05T08:23:00Z">
                  <w:rPr>
                    <w:rFonts w:ascii="Times New Roman" w:eastAsia="Times New Roman" w:hAnsi="Times New Roman"/>
                    <w:spacing w:val="-1"/>
                  </w:rPr>
                </w:rPrChange>
              </w:rPr>
            </w:pPr>
          </w:p>
          <w:p w14:paraId="6598E748" w14:textId="77777777" w:rsidR="003F3EDE" w:rsidRPr="00FB0B06" w:rsidRDefault="003F3EDE" w:rsidP="0025185C">
            <w:pPr>
              <w:rPr>
                <w:rFonts w:ascii="Arial" w:eastAsia="Times New Roman" w:hAnsi="Arial" w:cs="Arial"/>
                <w:spacing w:val="-1"/>
                <w:sz w:val="20"/>
                <w:szCs w:val="20"/>
                <w:rPrChange w:id="739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91" w:author="Adelino Naquarta Sepalanga Domingos" w:date="2025-03-05T09:23:00Z" w16du:dateUtc="2025-03-05T08:23:00Z">
                  <w:rPr>
                    <w:rFonts w:ascii="Times New Roman" w:eastAsia="Times New Roman" w:hAnsi="Times New Roman"/>
                    <w:spacing w:val="-1"/>
                  </w:rPr>
                </w:rPrChange>
              </w:rPr>
              <w:t>Período contabilístico (</w:t>
            </w:r>
            <w:proofErr w:type="spellStart"/>
            <w:r w:rsidRPr="00FB0B06">
              <w:rPr>
                <w:rFonts w:ascii="Arial" w:eastAsia="Times New Roman" w:hAnsi="Arial" w:cs="Arial"/>
                <w:spacing w:val="-1"/>
                <w:sz w:val="20"/>
                <w:szCs w:val="20"/>
                <w:rPrChange w:id="7392" w:author="Adelino Naquarta Sepalanga Domingos" w:date="2025-03-05T09:23:00Z" w16du:dateUtc="2025-03-05T08:23:00Z">
                  <w:rPr>
                    <w:rFonts w:ascii="Times New Roman" w:eastAsia="Times New Roman" w:hAnsi="Times New Roman"/>
                    <w:spacing w:val="-1"/>
                  </w:rPr>
                </w:rPrChange>
              </w:rPr>
              <w:t>Period</w:t>
            </w:r>
            <w:proofErr w:type="spellEnd"/>
            <w:r w:rsidRPr="00FB0B06">
              <w:rPr>
                <w:rFonts w:ascii="Arial" w:eastAsia="Times New Roman" w:hAnsi="Arial" w:cs="Arial"/>
                <w:spacing w:val="-1"/>
                <w:sz w:val="20"/>
                <w:szCs w:val="20"/>
                <w:rPrChange w:id="7393"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ED97FD" w14:textId="77777777" w:rsidR="003F3EDE" w:rsidRPr="00FB0B06" w:rsidRDefault="003F3EDE" w:rsidP="0025185C">
            <w:pPr>
              <w:rPr>
                <w:rFonts w:ascii="Arial" w:eastAsia="Times New Roman" w:hAnsi="Arial" w:cs="Arial"/>
                <w:spacing w:val="-1"/>
                <w:sz w:val="20"/>
                <w:szCs w:val="20"/>
                <w:rPrChange w:id="739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95" w:author="Adelino Naquarta Sepalanga Domingos" w:date="2025-03-05T09:23:00Z" w16du:dateUtc="2025-03-05T08:23:00Z">
                  <w:rPr>
                    <w:rFonts w:ascii="Times New Roman" w:eastAsia="Times New Roman" w:hAnsi="Times New Roman"/>
                    <w:spacing w:val="-1"/>
                  </w:rPr>
                </w:rPrChange>
              </w:rPr>
              <w:t>Deve ser indicado o mês do período de tributação de “1” a “12”, contado desde o seu início.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6EC8EC9" w14:textId="77777777" w:rsidR="003F3EDE" w:rsidRPr="00FB0B06" w:rsidRDefault="003F3EDE" w:rsidP="0025185C">
            <w:pPr>
              <w:jc w:val="center"/>
              <w:rPr>
                <w:rFonts w:ascii="Arial" w:eastAsia="Times New Roman" w:hAnsi="Arial" w:cs="Arial"/>
                <w:spacing w:val="-1"/>
                <w:sz w:val="20"/>
                <w:szCs w:val="20"/>
                <w:rPrChange w:id="7396" w:author="Adelino Naquarta Sepalanga Domingos" w:date="2025-03-05T09:23:00Z" w16du:dateUtc="2025-03-05T08:23:00Z">
                  <w:rPr>
                    <w:rFonts w:ascii="Times New Roman" w:eastAsia="Times New Roman" w:hAnsi="Times New Roman"/>
                    <w:spacing w:val="-1"/>
                  </w:rPr>
                </w:rPrChange>
              </w:rPr>
            </w:pPr>
          </w:p>
          <w:p w14:paraId="6C2EB8F7" w14:textId="77777777" w:rsidR="003F3EDE" w:rsidRPr="00FB0B06" w:rsidRDefault="003F3EDE" w:rsidP="0025185C">
            <w:pPr>
              <w:jc w:val="center"/>
              <w:rPr>
                <w:rFonts w:ascii="Arial" w:eastAsia="Times New Roman" w:hAnsi="Arial" w:cs="Arial"/>
                <w:spacing w:val="-1"/>
                <w:sz w:val="20"/>
                <w:szCs w:val="20"/>
                <w:rPrChange w:id="739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98" w:author="Adelino Naquarta Sepalanga Domingos" w:date="2025-03-05T09:23:00Z" w16du:dateUtc="2025-03-05T08:23:00Z">
                  <w:rPr>
                    <w:rFonts w:ascii="Times New Roman" w:eastAsia="Times New Roman" w:hAnsi="Times New Roman"/>
                    <w:spacing w:val="-1"/>
                  </w:rPr>
                </w:rPrChange>
              </w:rPr>
              <w:t>Inteiro</w:t>
            </w:r>
          </w:p>
        </w:tc>
      </w:tr>
      <w:tr w:rsidR="003F3EDE" w:rsidRPr="00FB0B06" w14:paraId="506D243E" w14:textId="77777777" w:rsidTr="0025185C">
        <w:trPr>
          <w:trHeight w:val="95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967A1C" w14:textId="77777777" w:rsidR="003F3EDE" w:rsidRPr="00FB0B06" w:rsidRDefault="003F3EDE" w:rsidP="0025185C">
            <w:pPr>
              <w:jc w:val="center"/>
              <w:rPr>
                <w:rFonts w:ascii="Arial" w:eastAsia="Times New Roman" w:hAnsi="Arial" w:cs="Arial"/>
                <w:spacing w:val="-1"/>
                <w:sz w:val="20"/>
                <w:szCs w:val="20"/>
                <w:rPrChange w:id="739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00" w:author="Adelino Naquarta Sepalanga Domingos" w:date="2025-03-05T09:23:00Z" w16du:dateUtc="2025-03-05T08:23:00Z">
                  <w:rPr>
                    <w:rFonts w:ascii="Times New Roman" w:eastAsia="Times New Roman" w:hAnsi="Times New Roman"/>
                    <w:spacing w:val="-1"/>
                  </w:rPr>
                </w:rPrChange>
              </w:rPr>
              <w:t>4.2.3.7.</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DD7419E" w14:textId="77777777" w:rsidR="003F3EDE" w:rsidRPr="00FB0B06" w:rsidRDefault="003F3EDE" w:rsidP="0025185C">
            <w:pPr>
              <w:jc w:val="center"/>
              <w:rPr>
                <w:rFonts w:ascii="Arial" w:eastAsia="Times New Roman" w:hAnsi="Arial" w:cs="Arial"/>
                <w:spacing w:val="-1"/>
                <w:sz w:val="20"/>
                <w:szCs w:val="20"/>
                <w:rPrChange w:id="740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FCFBC7" w14:textId="77777777" w:rsidR="003F3EDE" w:rsidRPr="00FB0B06" w:rsidRDefault="003F3EDE" w:rsidP="0025185C">
            <w:pPr>
              <w:rPr>
                <w:rFonts w:ascii="Arial" w:eastAsia="Times New Roman" w:hAnsi="Arial" w:cs="Arial"/>
                <w:spacing w:val="-1"/>
                <w:sz w:val="20"/>
                <w:szCs w:val="20"/>
                <w:rPrChange w:id="740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03" w:author="Adelino Naquarta Sepalanga Domingos" w:date="2025-03-05T09:23:00Z" w16du:dateUtc="2025-03-05T08:23:00Z">
                  <w:rPr>
                    <w:rFonts w:ascii="Times New Roman" w:eastAsia="Times New Roman" w:hAnsi="Times New Roman"/>
                    <w:spacing w:val="-1"/>
                  </w:rPr>
                </w:rPrChange>
              </w:rPr>
              <w:t>Data do documento de movimentação de mercadorias (</w:t>
            </w:r>
            <w:proofErr w:type="spellStart"/>
            <w:r w:rsidRPr="00FB0B06">
              <w:rPr>
                <w:rFonts w:ascii="Arial" w:eastAsia="Times New Roman" w:hAnsi="Arial" w:cs="Arial"/>
                <w:spacing w:val="-1"/>
                <w:sz w:val="20"/>
                <w:szCs w:val="20"/>
                <w:rPrChange w:id="7404" w:author="Adelino Naquarta Sepalanga Domingos" w:date="2025-03-05T09:23:00Z" w16du:dateUtc="2025-03-05T08:23:00Z">
                  <w:rPr>
                    <w:rFonts w:ascii="Times New Roman" w:eastAsia="Times New Roman" w:hAnsi="Times New Roman"/>
                    <w:spacing w:val="-1"/>
                  </w:rPr>
                </w:rPrChange>
              </w:rPr>
              <w:t>MovementDate</w:t>
            </w:r>
            <w:proofErr w:type="spellEnd"/>
            <w:r w:rsidRPr="00FB0B06">
              <w:rPr>
                <w:rFonts w:ascii="Arial" w:eastAsia="Times New Roman" w:hAnsi="Arial" w:cs="Arial"/>
                <w:spacing w:val="-1"/>
                <w:sz w:val="20"/>
                <w:szCs w:val="20"/>
                <w:rPrChange w:id="7405"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53CFAB" w14:textId="77777777" w:rsidR="003F3EDE" w:rsidRPr="00FB0B06" w:rsidRDefault="003F3EDE" w:rsidP="0025185C">
            <w:pPr>
              <w:rPr>
                <w:rFonts w:ascii="Arial" w:eastAsia="Times New Roman" w:hAnsi="Arial" w:cs="Arial"/>
                <w:spacing w:val="-1"/>
                <w:sz w:val="20"/>
                <w:szCs w:val="20"/>
                <w:rPrChange w:id="740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07" w:author="Adelino Naquarta Sepalanga Domingos" w:date="2025-03-05T09:23:00Z" w16du:dateUtc="2025-03-05T08:23:00Z">
                  <w:rPr>
                    <w:rFonts w:ascii="Times New Roman" w:eastAsia="Times New Roman" w:hAnsi="Times New Roman"/>
                    <w:spacing w:val="-1"/>
                  </w:rPr>
                </w:rPrChange>
              </w:rPr>
              <w:t>Data de emissão do documento de transporte.</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52ACD0" w14:textId="77777777" w:rsidR="003F3EDE" w:rsidRPr="00FB0B06" w:rsidRDefault="003F3EDE" w:rsidP="0025185C">
            <w:pPr>
              <w:jc w:val="center"/>
              <w:rPr>
                <w:rFonts w:ascii="Arial" w:eastAsia="Times New Roman" w:hAnsi="Arial" w:cs="Arial"/>
                <w:spacing w:val="-1"/>
                <w:sz w:val="20"/>
                <w:szCs w:val="20"/>
                <w:rPrChange w:id="7408" w:author="Adelino Naquarta Sepalanga Domingos" w:date="2025-03-05T09:23:00Z" w16du:dateUtc="2025-03-05T08:23:00Z">
                  <w:rPr>
                    <w:rFonts w:ascii="Times New Roman" w:eastAsia="Times New Roman" w:hAnsi="Times New Roman"/>
                    <w:spacing w:val="-1"/>
                  </w:rPr>
                </w:rPrChange>
              </w:rPr>
            </w:pPr>
          </w:p>
          <w:p w14:paraId="4DBC6B4C" w14:textId="77777777" w:rsidR="003F3EDE" w:rsidRPr="00FB0B06" w:rsidRDefault="003F3EDE" w:rsidP="0025185C">
            <w:pPr>
              <w:jc w:val="center"/>
              <w:rPr>
                <w:rFonts w:ascii="Arial" w:eastAsia="Times New Roman" w:hAnsi="Arial" w:cs="Arial"/>
                <w:spacing w:val="-1"/>
                <w:sz w:val="20"/>
                <w:szCs w:val="20"/>
                <w:rPrChange w:id="740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10" w:author="Adelino Naquarta Sepalanga Domingos" w:date="2025-03-05T09:23:00Z" w16du:dateUtc="2025-03-05T08:23:00Z">
                  <w:rPr>
                    <w:rFonts w:ascii="Times New Roman" w:eastAsia="Times New Roman" w:hAnsi="Times New Roman"/>
                    <w:spacing w:val="-1"/>
                  </w:rPr>
                </w:rPrChange>
              </w:rPr>
              <w:t>Data</w:t>
            </w:r>
          </w:p>
        </w:tc>
      </w:tr>
      <w:tr w:rsidR="003F3EDE" w:rsidRPr="00FB0B06" w14:paraId="3B28275B"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142C01" w14:textId="77777777" w:rsidR="003F3EDE" w:rsidRPr="00FB0B06" w:rsidRDefault="003F3EDE" w:rsidP="0025185C">
            <w:pPr>
              <w:jc w:val="center"/>
              <w:rPr>
                <w:rFonts w:ascii="Arial" w:eastAsia="Times New Roman" w:hAnsi="Arial" w:cs="Arial"/>
                <w:spacing w:val="-1"/>
                <w:sz w:val="20"/>
                <w:szCs w:val="20"/>
                <w:rPrChange w:id="7411" w:author="Adelino Naquarta Sepalanga Domingos" w:date="2025-03-05T09:23:00Z" w16du:dateUtc="2025-03-05T08:23:00Z">
                  <w:rPr>
                    <w:rFonts w:ascii="Times New Roman" w:eastAsia="Times New Roman" w:hAnsi="Times New Roman"/>
                    <w:spacing w:val="-1"/>
                  </w:rPr>
                </w:rPrChange>
              </w:rPr>
            </w:pPr>
          </w:p>
          <w:p w14:paraId="4EE8CECC" w14:textId="77777777" w:rsidR="003F3EDE" w:rsidRPr="00FB0B06" w:rsidRDefault="003F3EDE" w:rsidP="0025185C">
            <w:pPr>
              <w:jc w:val="center"/>
              <w:rPr>
                <w:rFonts w:ascii="Arial" w:eastAsia="Times New Roman" w:hAnsi="Arial" w:cs="Arial"/>
                <w:spacing w:val="-1"/>
                <w:sz w:val="20"/>
                <w:szCs w:val="20"/>
                <w:rPrChange w:id="7412" w:author="Adelino Naquarta Sepalanga Domingos" w:date="2025-03-05T09:23:00Z" w16du:dateUtc="2025-03-05T08:23:00Z">
                  <w:rPr>
                    <w:rFonts w:ascii="Times New Roman" w:eastAsia="Times New Roman" w:hAnsi="Times New Roman"/>
                    <w:spacing w:val="-1"/>
                  </w:rPr>
                </w:rPrChange>
              </w:rPr>
            </w:pPr>
          </w:p>
          <w:p w14:paraId="545236EF" w14:textId="77777777" w:rsidR="003F3EDE" w:rsidRPr="00FB0B06" w:rsidRDefault="003F3EDE" w:rsidP="0025185C">
            <w:pPr>
              <w:jc w:val="center"/>
              <w:rPr>
                <w:rFonts w:ascii="Arial" w:eastAsia="Times New Roman" w:hAnsi="Arial" w:cs="Arial"/>
                <w:spacing w:val="-1"/>
                <w:sz w:val="20"/>
                <w:szCs w:val="20"/>
                <w:rPrChange w:id="7413" w:author="Adelino Naquarta Sepalanga Domingos" w:date="2025-03-05T09:23:00Z" w16du:dateUtc="2025-03-05T08:23:00Z">
                  <w:rPr>
                    <w:rFonts w:ascii="Times New Roman" w:eastAsia="Times New Roman" w:hAnsi="Times New Roman"/>
                    <w:spacing w:val="-1"/>
                  </w:rPr>
                </w:rPrChange>
              </w:rPr>
            </w:pPr>
          </w:p>
          <w:p w14:paraId="71124BF5" w14:textId="77777777" w:rsidR="003F3EDE" w:rsidRPr="00FB0B06" w:rsidRDefault="003F3EDE" w:rsidP="0025185C">
            <w:pPr>
              <w:jc w:val="center"/>
              <w:rPr>
                <w:rFonts w:ascii="Arial" w:eastAsia="Times New Roman" w:hAnsi="Arial" w:cs="Arial"/>
                <w:spacing w:val="-1"/>
                <w:sz w:val="20"/>
                <w:szCs w:val="20"/>
                <w:rPrChange w:id="741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15" w:author="Adelino Naquarta Sepalanga Domingos" w:date="2025-03-05T09:23:00Z" w16du:dateUtc="2025-03-05T08:23:00Z">
                  <w:rPr>
                    <w:rFonts w:ascii="Times New Roman" w:eastAsia="Times New Roman" w:hAnsi="Times New Roman"/>
                    <w:spacing w:val="-1"/>
                  </w:rPr>
                </w:rPrChange>
              </w:rPr>
              <w:t>4.2.3.8.</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5F8EDBD" w14:textId="77777777" w:rsidR="003F3EDE" w:rsidRPr="00FB0B06" w:rsidRDefault="003F3EDE" w:rsidP="0025185C">
            <w:pPr>
              <w:jc w:val="center"/>
              <w:rPr>
                <w:rFonts w:ascii="Arial" w:eastAsia="Times New Roman" w:hAnsi="Arial" w:cs="Arial"/>
                <w:spacing w:val="-1"/>
                <w:sz w:val="20"/>
                <w:szCs w:val="20"/>
                <w:rPrChange w:id="741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C54FB1" w14:textId="77777777" w:rsidR="003F3EDE" w:rsidRPr="00FB0B06" w:rsidRDefault="003F3EDE" w:rsidP="0025185C">
            <w:pPr>
              <w:rPr>
                <w:rFonts w:ascii="Arial" w:eastAsia="Times New Roman" w:hAnsi="Arial" w:cs="Arial"/>
                <w:spacing w:val="-1"/>
                <w:sz w:val="20"/>
                <w:szCs w:val="20"/>
                <w:rPrChange w:id="7417" w:author="Adelino Naquarta Sepalanga Domingos" w:date="2025-03-05T09:23:00Z" w16du:dateUtc="2025-03-05T08:23:00Z">
                  <w:rPr>
                    <w:rFonts w:ascii="Times New Roman" w:eastAsia="Times New Roman" w:hAnsi="Times New Roman"/>
                    <w:spacing w:val="-1"/>
                  </w:rPr>
                </w:rPrChange>
              </w:rPr>
            </w:pPr>
          </w:p>
          <w:p w14:paraId="418EFF95" w14:textId="77777777" w:rsidR="003F3EDE" w:rsidRPr="00FB0B06" w:rsidRDefault="003F3EDE" w:rsidP="0025185C">
            <w:pPr>
              <w:rPr>
                <w:rFonts w:ascii="Arial" w:eastAsia="Times New Roman" w:hAnsi="Arial" w:cs="Arial"/>
                <w:spacing w:val="-1"/>
                <w:sz w:val="20"/>
                <w:szCs w:val="20"/>
                <w:rPrChange w:id="7418" w:author="Adelino Naquarta Sepalanga Domingos" w:date="2025-03-05T09:23:00Z" w16du:dateUtc="2025-03-05T08:23:00Z">
                  <w:rPr>
                    <w:rFonts w:ascii="Times New Roman" w:eastAsia="Times New Roman" w:hAnsi="Times New Roman"/>
                    <w:spacing w:val="-1"/>
                  </w:rPr>
                </w:rPrChange>
              </w:rPr>
            </w:pPr>
          </w:p>
          <w:p w14:paraId="25EFDF82" w14:textId="77777777" w:rsidR="003F3EDE" w:rsidRPr="00FB0B06" w:rsidRDefault="003F3EDE" w:rsidP="0025185C">
            <w:pPr>
              <w:rPr>
                <w:rFonts w:ascii="Arial" w:eastAsia="Times New Roman" w:hAnsi="Arial" w:cs="Arial"/>
                <w:spacing w:val="-1"/>
                <w:sz w:val="20"/>
                <w:szCs w:val="20"/>
                <w:rPrChange w:id="7419" w:author="Adelino Naquarta Sepalanga Domingos" w:date="2025-03-05T09:23:00Z" w16du:dateUtc="2025-03-05T08:23:00Z">
                  <w:rPr>
                    <w:rFonts w:ascii="Times New Roman" w:eastAsia="Times New Roman" w:hAnsi="Times New Roman"/>
                    <w:spacing w:val="-1"/>
                  </w:rPr>
                </w:rPrChange>
              </w:rPr>
            </w:pPr>
          </w:p>
          <w:p w14:paraId="7E5E32AC" w14:textId="77777777" w:rsidR="003F3EDE" w:rsidRPr="00FB0B06" w:rsidRDefault="003F3EDE" w:rsidP="0025185C">
            <w:pPr>
              <w:rPr>
                <w:rFonts w:ascii="Arial" w:eastAsia="Times New Roman" w:hAnsi="Arial" w:cs="Arial"/>
                <w:spacing w:val="-1"/>
                <w:sz w:val="20"/>
                <w:szCs w:val="20"/>
                <w:rPrChange w:id="742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21" w:author="Adelino Naquarta Sepalanga Domingos" w:date="2025-03-05T09:23:00Z" w16du:dateUtc="2025-03-05T08:23:00Z">
                  <w:rPr>
                    <w:rFonts w:ascii="Times New Roman" w:eastAsia="Times New Roman" w:hAnsi="Times New Roman"/>
                    <w:spacing w:val="-1"/>
                  </w:rPr>
                </w:rPrChange>
              </w:rPr>
              <w:t>Tipo de documento (</w:t>
            </w:r>
            <w:proofErr w:type="spellStart"/>
            <w:r w:rsidRPr="00FB0B06">
              <w:rPr>
                <w:rFonts w:ascii="Arial" w:eastAsia="Times New Roman" w:hAnsi="Arial" w:cs="Arial"/>
                <w:spacing w:val="-1"/>
                <w:sz w:val="20"/>
                <w:szCs w:val="20"/>
                <w:rPrChange w:id="7422" w:author="Adelino Naquarta Sepalanga Domingos" w:date="2025-03-05T09:23:00Z" w16du:dateUtc="2025-03-05T08:23:00Z">
                  <w:rPr>
                    <w:rFonts w:ascii="Times New Roman" w:eastAsia="Times New Roman" w:hAnsi="Times New Roman"/>
                    <w:spacing w:val="-1"/>
                  </w:rPr>
                </w:rPrChange>
              </w:rPr>
              <w:t>MovementType</w:t>
            </w:r>
            <w:proofErr w:type="spellEnd"/>
            <w:r w:rsidRPr="00FB0B06">
              <w:rPr>
                <w:rFonts w:ascii="Arial" w:eastAsia="Times New Roman" w:hAnsi="Arial" w:cs="Arial"/>
                <w:spacing w:val="-1"/>
                <w:sz w:val="20"/>
                <w:szCs w:val="20"/>
                <w:rPrChange w:id="7423"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CAF661" w14:textId="77777777" w:rsidR="003F3EDE" w:rsidRPr="00FB0B06" w:rsidRDefault="003F3EDE" w:rsidP="0025185C">
            <w:pPr>
              <w:rPr>
                <w:rFonts w:ascii="Arial" w:eastAsia="Times New Roman" w:hAnsi="Arial" w:cs="Arial"/>
                <w:spacing w:val="-1"/>
                <w:sz w:val="20"/>
                <w:szCs w:val="20"/>
                <w:rPrChange w:id="742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25" w:author="Adelino Naquarta Sepalanga Domingos" w:date="2025-03-05T09:23:00Z" w16du:dateUtc="2025-03-05T08:23:00Z">
                  <w:rPr>
                    <w:rFonts w:ascii="Times New Roman" w:eastAsia="Times New Roman" w:hAnsi="Times New Roman"/>
                    <w:spacing w:val="-1"/>
                  </w:rPr>
                </w:rPrChange>
              </w:rPr>
              <w:t xml:space="preserve">Deve ser preenchido com: </w:t>
            </w:r>
          </w:p>
          <w:p w14:paraId="4B5AD7DB" w14:textId="77777777" w:rsidR="003F3EDE" w:rsidRPr="00FB0B06" w:rsidRDefault="003F3EDE" w:rsidP="0025185C">
            <w:pPr>
              <w:spacing w:after="0"/>
              <w:rPr>
                <w:rFonts w:ascii="Arial" w:eastAsia="Times New Roman" w:hAnsi="Arial" w:cs="Arial"/>
                <w:spacing w:val="-1"/>
                <w:sz w:val="20"/>
                <w:szCs w:val="20"/>
                <w:rPrChange w:id="742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27" w:author="Adelino Naquarta Sepalanga Domingos" w:date="2025-03-05T09:23:00Z" w16du:dateUtc="2025-03-05T08:23:00Z">
                  <w:rPr>
                    <w:rFonts w:ascii="Times New Roman" w:eastAsia="Times New Roman" w:hAnsi="Times New Roman"/>
                    <w:spacing w:val="-1"/>
                  </w:rPr>
                </w:rPrChange>
              </w:rPr>
              <w:t>“GR” – Guia de remessa;</w:t>
            </w:r>
          </w:p>
          <w:p w14:paraId="7717C6B2" w14:textId="77777777" w:rsidR="003F3EDE" w:rsidRPr="00FB0B06" w:rsidRDefault="003F3EDE" w:rsidP="0025185C">
            <w:pPr>
              <w:spacing w:after="0"/>
              <w:rPr>
                <w:rFonts w:ascii="Arial" w:eastAsia="Times New Roman" w:hAnsi="Arial" w:cs="Arial"/>
                <w:spacing w:val="-1"/>
                <w:sz w:val="20"/>
                <w:szCs w:val="20"/>
                <w:rPrChange w:id="742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29" w:author="Adelino Naquarta Sepalanga Domingos" w:date="2025-03-05T09:23:00Z" w16du:dateUtc="2025-03-05T08:23:00Z">
                  <w:rPr>
                    <w:rFonts w:ascii="Times New Roman" w:eastAsia="Times New Roman" w:hAnsi="Times New Roman"/>
                    <w:spacing w:val="-1"/>
                  </w:rPr>
                </w:rPrChange>
              </w:rPr>
              <w:t>“GT” – Guia de transporte (incluir aqui as guias globais);</w:t>
            </w:r>
          </w:p>
          <w:p w14:paraId="662E8835" w14:textId="77777777" w:rsidR="003F3EDE" w:rsidRPr="00FB0B06" w:rsidRDefault="003F3EDE" w:rsidP="0025185C">
            <w:pPr>
              <w:spacing w:after="0"/>
              <w:rPr>
                <w:rFonts w:ascii="Arial" w:eastAsia="Times New Roman" w:hAnsi="Arial" w:cs="Arial"/>
                <w:spacing w:val="-1"/>
                <w:sz w:val="20"/>
                <w:szCs w:val="20"/>
                <w:rPrChange w:id="743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31" w:author="Adelino Naquarta Sepalanga Domingos" w:date="2025-03-05T09:23:00Z" w16du:dateUtc="2025-03-05T08:23:00Z">
                  <w:rPr>
                    <w:rFonts w:ascii="Times New Roman" w:eastAsia="Times New Roman" w:hAnsi="Times New Roman"/>
                    <w:spacing w:val="-1"/>
                  </w:rPr>
                </w:rPrChange>
              </w:rPr>
              <w:t>“GA” – Guia de movimentação de activos fixos próprios;</w:t>
            </w:r>
          </w:p>
          <w:p w14:paraId="222C48AD" w14:textId="77777777" w:rsidR="003F3EDE" w:rsidRPr="00FB0B06" w:rsidRDefault="003F3EDE" w:rsidP="0025185C">
            <w:pPr>
              <w:spacing w:after="0"/>
              <w:rPr>
                <w:rFonts w:ascii="Arial" w:eastAsia="Times New Roman" w:hAnsi="Arial" w:cs="Arial"/>
                <w:spacing w:val="-1"/>
                <w:sz w:val="20"/>
                <w:szCs w:val="20"/>
                <w:rPrChange w:id="743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33" w:author="Adelino Naquarta Sepalanga Domingos" w:date="2025-03-05T09:23:00Z" w16du:dateUtc="2025-03-05T08:23:00Z">
                  <w:rPr>
                    <w:rFonts w:ascii="Times New Roman" w:eastAsia="Times New Roman" w:hAnsi="Times New Roman"/>
                    <w:spacing w:val="-1"/>
                  </w:rPr>
                </w:rPrChange>
              </w:rPr>
              <w:t>“GD” – Guia ou nota de devolução.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ECCC26" w14:textId="77777777" w:rsidR="003F3EDE" w:rsidRPr="00FB0B06" w:rsidRDefault="003F3EDE" w:rsidP="0025185C">
            <w:pPr>
              <w:jc w:val="center"/>
              <w:rPr>
                <w:rFonts w:ascii="Arial" w:eastAsia="Times New Roman" w:hAnsi="Arial" w:cs="Arial"/>
                <w:spacing w:val="-1"/>
                <w:sz w:val="20"/>
                <w:szCs w:val="20"/>
                <w:rPrChange w:id="7434" w:author="Adelino Naquarta Sepalanga Domingos" w:date="2025-03-05T09:23:00Z" w16du:dateUtc="2025-03-05T08:23:00Z">
                  <w:rPr>
                    <w:rFonts w:ascii="Times New Roman" w:eastAsia="Times New Roman" w:hAnsi="Times New Roman"/>
                    <w:spacing w:val="-1"/>
                  </w:rPr>
                </w:rPrChange>
              </w:rPr>
            </w:pPr>
          </w:p>
          <w:p w14:paraId="7260833A" w14:textId="77777777" w:rsidR="003F3EDE" w:rsidRPr="00FB0B06" w:rsidRDefault="003F3EDE" w:rsidP="0025185C">
            <w:pPr>
              <w:jc w:val="center"/>
              <w:rPr>
                <w:rFonts w:ascii="Arial" w:eastAsia="Times New Roman" w:hAnsi="Arial" w:cs="Arial"/>
                <w:spacing w:val="-1"/>
                <w:sz w:val="20"/>
                <w:szCs w:val="20"/>
                <w:rPrChange w:id="7435" w:author="Adelino Naquarta Sepalanga Domingos" w:date="2025-03-05T09:23:00Z" w16du:dateUtc="2025-03-05T08:23:00Z">
                  <w:rPr>
                    <w:rFonts w:ascii="Times New Roman" w:eastAsia="Times New Roman" w:hAnsi="Times New Roman"/>
                    <w:spacing w:val="-1"/>
                  </w:rPr>
                </w:rPrChange>
              </w:rPr>
            </w:pPr>
          </w:p>
          <w:p w14:paraId="7B973576" w14:textId="77777777" w:rsidR="003F3EDE" w:rsidRPr="00FB0B06" w:rsidRDefault="003F3EDE" w:rsidP="0025185C">
            <w:pPr>
              <w:jc w:val="center"/>
              <w:rPr>
                <w:rFonts w:ascii="Arial" w:eastAsia="Times New Roman" w:hAnsi="Arial" w:cs="Arial"/>
                <w:spacing w:val="-1"/>
                <w:sz w:val="20"/>
                <w:szCs w:val="20"/>
                <w:rPrChange w:id="7436" w:author="Adelino Naquarta Sepalanga Domingos" w:date="2025-03-05T09:23:00Z" w16du:dateUtc="2025-03-05T08:23:00Z">
                  <w:rPr>
                    <w:rFonts w:ascii="Times New Roman" w:eastAsia="Times New Roman" w:hAnsi="Times New Roman"/>
                    <w:spacing w:val="-1"/>
                  </w:rPr>
                </w:rPrChange>
              </w:rPr>
            </w:pPr>
          </w:p>
          <w:p w14:paraId="72EAF78F" w14:textId="77777777" w:rsidR="003F3EDE" w:rsidRPr="00FB0B06" w:rsidRDefault="003F3EDE" w:rsidP="0025185C">
            <w:pPr>
              <w:jc w:val="center"/>
              <w:rPr>
                <w:rFonts w:ascii="Arial" w:eastAsia="Times New Roman" w:hAnsi="Arial" w:cs="Arial"/>
                <w:spacing w:val="-1"/>
                <w:sz w:val="20"/>
                <w:szCs w:val="20"/>
                <w:rPrChange w:id="743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38" w:author="Adelino Naquarta Sepalanga Domingos" w:date="2025-03-05T09:23:00Z" w16du:dateUtc="2025-03-05T08:23:00Z">
                  <w:rPr>
                    <w:rFonts w:ascii="Times New Roman" w:eastAsia="Times New Roman" w:hAnsi="Times New Roman"/>
                    <w:spacing w:val="-1"/>
                  </w:rPr>
                </w:rPrChange>
              </w:rPr>
              <w:t>Texto 2</w:t>
            </w:r>
          </w:p>
        </w:tc>
      </w:tr>
      <w:tr w:rsidR="003F3EDE" w:rsidRPr="00FB0B06" w14:paraId="47E5FC41" w14:textId="77777777" w:rsidTr="0025185C">
        <w:trPr>
          <w:trHeight w:val="86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E7A9206" w14:textId="77777777" w:rsidR="003F3EDE" w:rsidRPr="00FB0B06" w:rsidRDefault="003F3EDE" w:rsidP="0025185C">
            <w:pPr>
              <w:jc w:val="center"/>
              <w:rPr>
                <w:rFonts w:ascii="Arial" w:eastAsia="Times New Roman" w:hAnsi="Arial" w:cs="Arial"/>
                <w:spacing w:val="-1"/>
                <w:sz w:val="20"/>
                <w:szCs w:val="20"/>
                <w:rPrChange w:id="743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40" w:author="Adelino Naquarta Sepalanga Domingos" w:date="2025-03-05T09:23:00Z" w16du:dateUtc="2025-03-05T08:23:00Z">
                  <w:rPr>
                    <w:rFonts w:ascii="Times New Roman" w:eastAsia="Times New Roman" w:hAnsi="Times New Roman"/>
                    <w:spacing w:val="-1"/>
                  </w:rPr>
                </w:rPrChange>
              </w:rPr>
              <w:lastRenderedPageBreak/>
              <w:t>4.2.3.9.</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F4099FE" w14:textId="77777777" w:rsidR="003F3EDE" w:rsidRPr="00FB0B06" w:rsidRDefault="003F3EDE" w:rsidP="0025185C">
            <w:pPr>
              <w:jc w:val="center"/>
              <w:rPr>
                <w:rFonts w:ascii="Arial" w:eastAsia="Times New Roman" w:hAnsi="Arial" w:cs="Arial"/>
                <w:spacing w:val="-1"/>
                <w:sz w:val="20"/>
                <w:szCs w:val="20"/>
                <w:rPrChange w:id="744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606663" w14:textId="77777777" w:rsidR="003F3EDE" w:rsidRPr="00FB0B06" w:rsidRDefault="003F3EDE" w:rsidP="0025185C">
            <w:pPr>
              <w:rPr>
                <w:rFonts w:ascii="Arial" w:eastAsia="Times New Roman" w:hAnsi="Arial" w:cs="Arial"/>
                <w:spacing w:val="-1"/>
                <w:sz w:val="20"/>
                <w:szCs w:val="20"/>
                <w:rPrChange w:id="744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43" w:author="Adelino Naquarta Sepalanga Domingos" w:date="2025-03-05T09:23:00Z" w16du:dateUtc="2025-03-05T08:23:00Z">
                  <w:rPr>
                    <w:rFonts w:ascii="Times New Roman" w:eastAsia="Times New Roman" w:hAnsi="Times New Roman"/>
                    <w:spacing w:val="-1"/>
                  </w:rPr>
                </w:rPrChange>
              </w:rPr>
              <w:t>Data de gravação do documento (</w:t>
            </w:r>
            <w:proofErr w:type="spellStart"/>
            <w:r w:rsidRPr="00FB0B06">
              <w:rPr>
                <w:rFonts w:ascii="Arial" w:eastAsia="Times New Roman" w:hAnsi="Arial" w:cs="Arial"/>
                <w:spacing w:val="-1"/>
                <w:sz w:val="20"/>
                <w:szCs w:val="20"/>
                <w:rPrChange w:id="7444" w:author="Adelino Naquarta Sepalanga Domingos" w:date="2025-03-05T09:23:00Z" w16du:dateUtc="2025-03-05T08:23:00Z">
                  <w:rPr>
                    <w:rFonts w:ascii="Times New Roman" w:eastAsia="Times New Roman" w:hAnsi="Times New Roman"/>
                    <w:spacing w:val="-1"/>
                  </w:rPr>
                </w:rPrChange>
              </w:rPr>
              <w:t>SystemEntryDate</w:t>
            </w:r>
            <w:proofErr w:type="spellEnd"/>
            <w:r w:rsidRPr="00FB0B06">
              <w:rPr>
                <w:rFonts w:ascii="Arial" w:eastAsia="Times New Roman" w:hAnsi="Arial" w:cs="Arial"/>
                <w:spacing w:val="-1"/>
                <w:sz w:val="20"/>
                <w:szCs w:val="20"/>
                <w:rPrChange w:id="7445"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944B7E2" w14:textId="77777777" w:rsidR="003F3EDE" w:rsidRPr="00FB0B06" w:rsidRDefault="003F3EDE" w:rsidP="0025185C">
            <w:pPr>
              <w:rPr>
                <w:rFonts w:ascii="Arial" w:eastAsia="Times New Roman" w:hAnsi="Arial" w:cs="Arial"/>
                <w:spacing w:val="-1"/>
                <w:sz w:val="20"/>
                <w:szCs w:val="20"/>
                <w:rPrChange w:id="744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47" w:author="Adelino Naquarta Sepalanga Domingos" w:date="2025-03-05T09:23:00Z" w16du:dateUtc="2025-03-05T08:23:00Z">
                  <w:rPr>
                    <w:rFonts w:ascii="Times New Roman" w:eastAsia="Times New Roman" w:hAnsi="Times New Roman"/>
                    <w:spacing w:val="-1"/>
                  </w:rPr>
                </w:rPrChange>
              </w:rPr>
              <w:t>Data da gravação do registo ao segundo, no momento da assinatura.   Tipo   data   e   hora: “</w:t>
            </w:r>
            <w:proofErr w:type="spellStart"/>
            <w:r w:rsidRPr="00FB0B06">
              <w:rPr>
                <w:rFonts w:ascii="Arial" w:eastAsia="Times New Roman" w:hAnsi="Arial" w:cs="Arial"/>
                <w:spacing w:val="-1"/>
                <w:sz w:val="20"/>
                <w:szCs w:val="20"/>
                <w:rPrChange w:id="7448" w:author="Adelino Naquarta Sepalanga Domingos" w:date="2025-03-05T09:23:00Z" w16du:dateUtc="2025-03-05T08:23:00Z">
                  <w:rPr>
                    <w:rFonts w:ascii="Times New Roman" w:eastAsia="Times New Roman" w:hAnsi="Times New Roman"/>
                    <w:spacing w:val="-1"/>
                  </w:rPr>
                </w:rPrChange>
              </w:rPr>
              <w:t>AAAA-MM-DDThh:</w:t>
            </w:r>
            <w:proofErr w:type="gramStart"/>
            <w:r w:rsidRPr="00FB0B06">
              <w:rPr>
                <w:rFonts w:ascii="Arial" w:eastAsia="Times New Roman" w:hAnsi="Arial" w:cs="Arial"/>
                <w:spacing w:val="-1"/>
                <w:sz w:val="20"/>
                <w:szCs w:val="20"/>
                <w:rPrChange w:id="7449" w:author="Adelino Naquarta Sepalanga Domingos" w:date="2025-03-05T09:23:00Z" w16du:dateUtc="2025-03-05T08:23:00Z">
                  <w:rPr>
                    <w:rFonts w:ascii="Times New Roman" w:eastAsia="Times New Roman" w:hAnsi="Times New Roman"/>
                    <w:spacing w:val="-1"/>
                  </w:rPr>
                </w:rPrChange>
              </w:rPr>
              <w:t>mm:ss</w:t>
            </w:r>
            <w:proofErr w:type="spellEnd"/>
            <w:proofErr w:type="gramEnd"/>
            <w:r w:rsidRPr="00FB0B06">
              <w:rPr>
                <w:rFonts w:ascii="Arial" w:eastAsia="Times New Roman" w:hAnsi="Arial" w:cs="Arial"/>
                <w:spacing w:val="-1"/>
                <w:sz w:val="20"/>
                <w:szCs w:val="20"/>
                <w:rPrChange w:id="7450" w:author="Adelino Naquarta Sepalanga Domingos" w:date="2025-03-05T09:23:00Z" w16du:dateUtc="2025-03-05T08:23:00Z">
                  <w:rPr>
                    <w:rFonts w:ascii="Times New Roman" w:eastAsia="Times New Roman" w:hAnsi="Times New Roman"/>
                    <w:spacing w:val="-1"/>
                  </w:rPr>
                </w:rPrChange>
              </w:rPr>
              <w:t>”.</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4F43BA" w14:textId="77777777" w:rsidR="003F3EDE" w:rsidRPr="00FB0B06" w:rsidRDefault="003F3EDE" w:rsidP="0025185C">
            <w:pPr>
              <w:jc w:val="center"/>
              <w:rPr>
                <w:rFonts w:ascii="Arial" w:eastAsia="Times New Roman" w:hAnsi="Arial" w:cs="Arial"/>
                <w:spacing w:val="-1"/>
                <w:sz w:val="20"/>
                <w:szCs w:val="20"/>
                <w:rPrChange w:id="745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52" w:author="Adelino Naquarta Sepalanga Domingos" w:date="2025-03-05T09:23:00Z" w16du:dateUtc="2025-03-05T08:23:00Z">
                  <w:rPr>
                    <w:rFonts w:ascii="Times New Roman" w:eastAsia="Times New Roman" w:hAnsi="Times New Roman"/>
                    <w:spacing w:val="-1"/>
                  </w:rPr>
                </w:rPrChange>
              </w:rPr>
              <w:t>Data e Hora</w:t>
            </w:r>
          </w:p>
        </w:tc>
      </w:tr>
      <w:tr w:rsidR="003F3EDE" w:rsidRPr="00FB0B06" w14:paraId="04548FC1"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0B209B" w14:textId="77777777" w:rsidR="003F3EDE" w:rsidRPr="00FB0B06" w:rsidRDefault="003F3EDE" w:rsidP="0025185C">
            <w:pPr>
              <w:jc w:val="center"/>
              <w:rPr>
                <w:rFonts w:ascii="Arial" w:eastAsia="Times New Roman" w:hAnsi="Arial" w:cs="Arial"/>
                <w:spacing w:val="-1"/>
                <w:sz w:val="20"/>
                <w:szCs w:val="20"/>
                <w:rPrChange w:id="7453" w:author="Adelino Naquarta Sepalanga Domingos" w:date="2025-03-05T09:23:00Z" w16du:dateUtc="2025-03-05T08:23:00Z">
                  <w:rPr>
                    <w:rFonts w:ascii="Times New Roman" w:eastAsia="Times New Roman" w:hAnsi="Times New Roman"/>
                    <w:spacing w:val="-1"/>
                  </w:rPr>
                </w:rPrChange>
              </w:rPr>
            </w:pPr>
          </w:p>
          <w:p w14:paraId="0EEEAFBB" w14:textId="77777777" w:rsidR="003F3EDE" w:rsidRPr="00FB0B06" w:rsidRDefault="003F3EDE" w:rsidP="0025185C">
            <w:pPr>
              <w:jc w:val="center"/>
              <w:rPr>
                <w:rFonts w:ascii="Arial" w:eastAsia="Times New Roman" w:hAnsi="Arial" w:cs="Arial"/>
                <w:spacing w:val="-1"/>
                <w:sz w:val="20"/>
                <w:szCs w:val="20"/>
                <w:rPrChange w:id="7454" w:author="Adelino Naquarta Sepalanga Domingos" w:date="2025-03-05T09:23:00Z" w16du:dateUtc="2025-03-05T08:23:00Z">
                  <w:rPr>
                    <w:rFonts w:ascii="Times New Roman" w:eastAsia="Times New Roman" w:hAnsi="Times New Roman"/>
                    <w:spacing w:val="-1"/>
                  </w:rPr>
                </w:rPrChange>
              </w:rPr>
            </w:pPr>
          </w:p>
          <w:p w14:paraId="75D84F1B" w14:textId="77777777" w:rsidR="003F3EDE" w:rsidRPr="00FB0B06" w:rsidRDefault="003F3EDE" w:rsidP="0025185C">
            <w:pPr>
              <w:jc w:val="center"/>
              <w:rPr>
                <w:rFonts w:ascii="Arial" w:eastAsia="Times New Roman" w:hAnsi="Arial" w:cs="Arial"/>
                <w:spacing w:val="-1"/>
                <w:sz w:val="20"/>
                <w:szCs w:val="20"/>
                <w:rPrChange w:id="7455" w:author="Adelino Naquarta Sepalanga Domingos" w:date="2025-03-05T09:23:00Z" w16du:dateUtc="2025-03-05T08:23:00Z">
                  <w:rPr>
                    <w:rFonts w:ascii="Times New Roman" w:eastAsia="Times New Roman" w:hAnsi="Times New Roman"/>
                    <w:spacing w:val="-1"/>
                  </w:rPr>
                </w:rPrChange>
              </w:rPr>
            </w:pPr>
          </w:p>
          <w:p w14:paraId="065FA52A" w14:textId="77777777" w:rsidR="003F3EDE" w:rsidRPr="00FB0B06" w:rsidRDefault="003F3EDE" w:rsidP="0025185C">
            <w:pPr>
              <w:jc w:val="center"/>
              <w:rPr>
                <w:rFonts w:ascii="Arial" w:eastAsia="Times New Roman" w:hAnsi="Arial" w:cs="Arial"/>
                <w:spacing w:val="-1"/>
                <w:sz w:val="20"/>
                <w:szCs w:val="20"/>
                <w:rPrChange w:id="7456" w:author="Adelino Naquarta Sepalanga Domingos" w:date="2025-03-05T09:23:00Z" w16du:dateUtc="2025-03-05T08:23:00Z">
                  <w:rPr>
                    <w:rFonts w:ascii="Times New Roman" w:eastAsia="Times New Roman" w:hAnsi="Times New Roman"/>
                    <w:spacing w:val="-1"/>
                  </w:rPr>
                </w:rPrChange>
              </w:rPr>
            </w:pPr>
          </w:p>
          <w:p w14:paraId="1E4FF488" w14:textId="77777777" w:rsidR="003F3EDE" w:rsidRPr="00FB0B06" w:rsidRDefault="003F3EDE" w:rsidP="0025185C">
            <w:pPr>
              <w:jc w:val="center"/>
              <w:rPr>
                <w:rFonts w:ascii="Arial" w:eastAsia="Times New Roman" w:hAnsi="Arial" w:cs="Arial"/>
                <w:spacing w:val="-1"/>
                <w:sz w:val="20"/>
                <w:szCs w:val="20"/>
                <w:rPrChange w:id="7457" w:author="Adelino Naquarta Sepalanga Domingos" w:date="2025-03-05T09:23:00Z" w16du:dateUtc="2025-03-05T08:23:00Z">
                  <w:rPr>
                    <w:rFonts w:ascii="Times New Roman" w:eastAsia="Times New Roman" w:hAnsi="Times New Roman"/>
                    <w:spacing w:val="-1"/>
                  </w:rPr>
                </w:rPrChange>
              </w:rPr>
            </w:pPr>
          </w:p>
          <w:p w14:paraId="7C64C8B0" w14:textId="77777777" w:rsidR="003F3EDE" w:rsidRPr="00FB0B06" w:rsidRDefault="003F3EDE" w:rsidP="0025185C">
            <w:pPr>
              <w:jc w:val="center"/>
              <w:rPr>
                <w:rFonts w:ascii="Arial" w:eastAsia="Times New Roman" w:hAnsi="Arial" w:cs="Arial"/>
                <w:spacing w:val="-1"/>
                <w:sz w:val="20"/>
                <w:szCs w:val="20"/>
                <w:rPrChange w:id="745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59" w:author="Adelino Naquarta Sepalanga Domingos" w:date="2025-03-05T09:23:00Z" w16du:dateUtc="2025-03-05T08:23:00Z">
                  <w:rPr>
                    <w:rFonts w:ascii="Times New Roman" w:eastAsia="Times New Roman" w:hAnsi="Times New Roman"/>
                    <w:spacing w:val="-1"/>
                  </w:rPr>
                </w:rPrChange>
              </w:rPr>
              <w:t>4.2.3.10.</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740C7C" w14:textId="77777777" w:rsidR="003F3EDE" w:rsidRPr="00FB0B06" w:rsidRDefault="003F3EDE" w:rsidP="0025185C">
            <w:pPr>
              <w:jc w:val="center"/>
              <w:rPr>
                <w:rFonts w:ascii="Arial" w:eastAsia="Times New Roman" w:hAnsi="Arial" w:cs="Arial"/>
                <w:spacing w:val="-1"/>
                <w:sz w:val="20"/>
                <w:szCs w:val="20"/>
                <w:rPrChange w:id="746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0FD754" w14:textId="77777777" w:rsidR="003F3EDE" w:rsidRPr="00FB0B06" w:rsidRDefault="003F3EDE" w:rsidP="0025185C">
            <w:pPr>
              <w:rPr>
                <w:rFonts w:ascii="Arial" w:eastAsia="Times New Roman" w:hAnsi="Arial" w:cs="Arial"/>
                <w:spacing w:val="-1"/>
                <w:sz w:val="20"/>
                <w:szCs w:val="20"/>
                <w:rPrChange w:id="7461" w:author="Adelino Naquarta Sepalanga Domingos" w:date="2025-03-05T09:23:00Z" w16du:dateUtc="2025-03-05T08:23:00Z">
                  <w:rPr>
                    <w:rFonts w:ascii="Times New Roman" w:eastAsia="Times New Roman" w:hAnsi="Times New Roman"/>
                    <w:spacing w:val="-1"/>
                  </w:rPr>
                </w:rPrChange>
              </w:rPr>
            </w:pPr>
          </w:p>
          <w:p w14:paraId="26C462AC" w14:textId="77777777" w:rsidR="003F3EDE" w:rsidRPr="00FB0B06" w:rsidRDefault="003F3EDE" w:rsidP="0025185C">
            <w:pPr>
              <w:rPr>
                <w:rFonts w:ascii="Arial" w:eastAsia="Times New Roman" w:hAnsi="Arial" w:cs="Arial"/>
                <w:spacing w:val="-1"/>
                <w:sz w:val="20"/>
                <w:szCs w:val="20"/>
                <w:rPrChange w:id="7462" w:author="Adelino Naquarta Sepalanga Domingos" w:date="2025-03-05T09:23:00Z" w16du:dateUtc="2025-03-05T08:23:00Z">
                  <w:rPr>
                    <w:rFonts w:ascii="Times New Roman" w:eastAsia="Times New Roman" w:hAnsi="Times New Roman"/>
                    <w:spacing w:val="-1"/>
                  </w:rPr>
                </w:rPrChange>
              </w:rPr>
            </w:pPr>
          </w:p>
          <w:p w14:paraId="570A19F4" w14:textId="77777777" w:rsidR="003F3EDE" w:rsidRPr="00FB0B06" w:rsidRDefault="003F3EDE" w:rsidP="0025185C">
            <w:pPr>
              <w:rPr>
                <w:rFonts w:ascii="Arial" w:eastAsia="Times New Roman" w:hAnsi="Arial" w:cs="Arial"/>
                <w:spacing w:val="-1"/>
                <w:sz w:val="20"/>
                <w:szCs w:val="20"/>
                <w:rPrChange w:id="7463" w:author="Adelino Naquarta Sepalanga Domingos" w:date="2025-03-05T09:23:00Z" w16du:dateUtc="2025-03-05T08:23:00Z">
                  <w:rPr>
                    <w:rFonts w:ascii="Times New Roman" w:eastAsia="Times New Roman" w:hAnsi="Times New Roman"/>
                    <w:spacing w:val="-1"/>
                  </w:rPr>
                </w:rPrChange>
              </w:rPr>
            </w:pPr>
          </w:p>
          <w:p w14:paraId="39928BB2" w14:textId="77777777" w:rsidR="003F3EDE" w:rsidRPr="00FB0B06" w:rsidRDefault="003F3EDE" w:rsidP="0025185C">
            <w:pPr>
              <w:rPr>
                <w:rFonts w:ascii="Arial" w:eastAsia="Times New Roman" w:hAnsi="Arial" w:cs="Arial"/>
                <w:spacing w:val="-1"/>
                <w:sz w:val="20"/>
                <w:szCs w:val="20"/>
                <w:rPrChange w:id="7464" w:author="Adelino Naquarta Sepalanga Domingos" w:date="2025-03-05T09:23:00Z" w16du:dateUtc="2025-03-05T08:23:00Z">
                  <w:rPr>
                    <w:rFonts w:ascii="Times New Roman" w:eastAsia="Times New Roman" w:hAnsi="Times New Roman"/>
                    <w:spacing w:val="-1"/>
                  </w:rPr>
                </w:rPrChange>
              </w:rPr>
            </w:pPr>
          </w:p>
          <w:p w14:paraId="4605EE46" w14:textId="77777777" w:rsidR="003F3EDE" w:rsidRPr="00FB0B06" w:rsidRDefault="003F3EDE" w:rsidP="0025185C">
            <w:pPr>
              <w:rPr>
                <w:rFonts w:ascii="Arial" w:eastAsia="Times New Roman" w:hAnsi="Arial" w:cs="Arial"/>
                <w:spacing w:val="-1"/>
                <w:sz w:val="20"/>
                <w:szCs w:val="20"/>
                <w:rPrChange w:id="746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66" w:author="Adelino Naquarta Sepalanga Domingos" w:date="2025-03-05T09:23:00Z" w16du:dateUtc="2025-03-05T08:23:00Z">
                  <w:rPr>
                    <w:rFonts w:ascii="Times New Roman" w:eastAsia="Times New Roman" w:hAnsi="Times New Roman"/>
                    <w:spacing w:val="-1"/>
                  </w:rPr>
                </w:rPrChange>
              </w:rPr>
              <w:t xml:space="preserve">Identificador da </w:t>
            </w:r>
            <w:proofErr w:type="spellStart"/>
            <w:r w:rsidRPr="00FB0B06">
              <w:rPr>
                <w:rFonts w:ascii="Arial" w:eastAsia="Times New Roman" w:hAnsi="Arial" w:cs="Arial"/>
                <w:spacing w:val="-1"/>
                <w:sz w:val="20"/>
                <w:szCs w:val="20"/>
                <w:rPrChange w:id="7467" w:author="Adelino Naquarta Sepalanga Domingos" w:date="2025-03-05T09:23:00Z" w16du:dateUtc="2025-03-05T08:23:00Z">
                  <w:rPr>
                    <w:rFonts w:ascii="Times New Roman" w:eastAsia="Times New Roman" w:hAnsi="Times New Roman"/>
                    <w:spacing w:val="-1"/>
                  </w:rPr>
                </w:rPrChange>
              </w:rPr>
              <w:t>transacção</w:t>
            </w:r>
            <w:proofErr w:type="spellEnd"/>
            <w:r w:rsidRPr="00FB0B06">
              <w:rPr>
                <w:rFonts w:ascii="Arial" w:eastAsia="Times New Roman" w:hAnsi="Arial" w:cs="Arial"/>
                <w:spacing w:val="-1"/>
                <w:sz w:val="20"/>
                <w:szCs w:val="20"/>
                <w:rPrChange w:id="7468" w:author="Adelino Naquarta Sepalanga Domingos" w:date="2025-03-05T09:23:00Z" w16du:dateUtc="2025-03-05T08:23:00Z">
                  <w:rPr>
                    <w:rFonts w:ascii="Times New Roman" w:eastAsia="Times New Roman" w:hAnsi="Times New Roman"/>
                    <w:spacing w:val="-1"/>
                  </w:rPr>
                </w:rPrChange>
              </w:rPr>
              <w:t xml:space="preserve"> (</w:t>
            </w:r>
            <w:proofErr w:type="spellStart"/>
            <w:r w:rsidRPr="00FB0B06">
              <w:rPr>
                <w:rFonts w:ascii="Arial" w:eastAsia="Times New Roman" w:hAnsi="Arial" w:cs="Arial"/>
                <w:spacing w:val="-1"/>
                <w:sz w:val="20"/>
                <w:szCs w:val="20"/>
                <w:rPrChange w:id="7469" w:author="Adelino Naquarta Sepalanga Domingos" w:date="2025-03-05T09:23:00Z" w16du:dateUtc="2025-03-05T08:23:00Z">
                  <w:rPr>
                    <w:rFonts w:ascii="Times New Roman" w:eastAsia="Times New Roman" w:hAnsi="Times New Roman"/>
                    <w:spacing w:val="-1"/>
                  </w:rPr>
                </w:rPrChange>
              </w:rPr>
              <w:t>TransactionID</w:t>
            </w:r>
            <w:proofErr w:type="spellEnd"/>
            <w:r w:rsidRPr="00FB0B06">
              <w:rPr>
                <w:rFonts w:ascii="Arial" w:eastAsia="Times New Roman" w:hAnsi="Arial" w:cs="Arial"/>
                <w:spacing w:val="-1"/>
                <w:sz w:val="20"/>
                <w:szCs w:val="20"/>
                <w:rPrChange w:id="747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92DFA0" w14:textId="77777777" w:rsidR="003F3EDE" w:rsidRPr="00FB0B06" w:rsidRDefault="003F3EDE" w:rsidP="0025185C">
            <w:pPr>
              <w:rPr>
                <w:rFonts w:ascii="Arial" w:eastAsia="Times New Roman" w:hAnsi="Arial" w:cs="Arial"/>
                <w:spacing w:val="-1"/>
                <w:sz w:val="20"/>
                <w:szCs w:val="20"/>
                <w:rPrChange w:id="747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72" w:author="Adelino Naquarta Sepalanga Domingos" w:date="2025-03-05T09:23:00Z" w16du:dateUtc="2025-03-05T08:23:00Z">
                  <w:rPr>
                    <w:rFonts w:ascii="Times New Roman" w:eastAsia="Times New Roman" w:hAnsi="Times New Roman"/>
                    <w:spacing w:val="-1"/>
                  </w:rPr>
                </w:rPrChange>
              </w:rPr>
              <w:t>Se der origem a registo contabilístico, o preenchimento é obrigatório, no caso de se tratar de um sistema integrado de contabilidade e facturação, ainda que o tipo de ficheiro (</w:t>
            </w:r>
            <w:proofErr w:type="spellStart"/>
            <w:r w:rsidRPr="00FB0B06">
              <w:rPr>
                <w:rFonts w:ascii="Arial" w:eastAsia="Times New Roman" w:hAnsi="Arial" w:cs="Arial"/>
                <w:spacing w:val="-1"/>
                <w:sz w:val="20"/>
                <w:szCs w:val="20"/>
                <w:rPrChange w:id="7473" w:author="Adelino Naquarta Sepalanga Domingos" w:date="2025-03-05T09:23:00Z" w16du:dateUtc="2025-03-05T08:23:00Z">
                  <w:rPr>
                    <w:rFonts w:ascii="Times New Roman" w:eastAsia="Times New Roman" w:hAnsi="Times New Roman"/>
                    <w:spacing w:val="-1"/>
                  </w:rPr>
                </w:rPrChange>
              </w:rPr>
              <w:t>TaxAccountingBasis</w:t>
            </w:r>
            <w:proofErr w:type="spellEnd"/>
            <w:r w:rsidRPr="00FB0B06">
              <w:rPr>
                <w:rFonts w:ascii="Arial" w:eastAsia="Times New Roman" w:hAnsi="Arial" w:cs="Arial"/>
                <w:spacing w:val="-1"/>
                <w:sz w:val="20"/>
                <w:szCs w:val="20"/>
                <w:rPrChange w:id="7474" w:author="Adelino Naquarta Sepalanga Domingos" w:date="2025-03-05T09:23:00Z" w16du:dateUtc="2025-03-05T08:23:00Z">
                  <w:rPr>
                    <w:rFonts w:ascii="Times New Roman" w:eastAsia="Times New Roman" w:hAnsi="Times New Roman"/>
                    <w:spacing w:val="-1"/>
                  </w:rPr>
                </w:rPrChange>
              </w:rPr>
              <w:t>) não deva conter as tabelas relativas à contabilidade.</w:t>
            </w:r>
          </w:p>
          <w:p w14:paraId="5999E20D" w14:textId="77777777" w:rsidR="003F3EDE" w:rsidRPr="00FB0B06" w:rsidRDefault="003F3EDE" w:rsidP="0025185C">
            <w:pPr>
              <w:rPr>
                <w:rFonts w:ascii="Arial" w:eastAsia="Times New Roman" w:hAnsi="Arial" w:cs="Arial"/>
                <w:spacing w:val="-1"/>
                <w:sz w:val="20"/>
                <w:szCs w:val="20"/>
                <w:rPrChange w:id="747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76" w:author="Adelino Naquarta Sepalanga Domingos" w:date="2025-03-05T09:23:00Z" w16du:dateUtc="2025-03-05T08:23:00Z">
                  <w:rPr>
                    <w:rFonts w:ascii="Times New Roman" w:eastAsia="Times New Roman" w:hAnsi="Times New Roman"/>
                    <w:spacing w:val="-1"/>
                  </w:rPr>
                </w:rPrChange>
              </w:rPr>
              <w:t xml:space="preserve">Deve ser indicada a chave única da tabela </w:t>
            </w:r>
          </w:p>
          <w:p w14:paraId="7F820055" w14:textId="77777777" w:rsidR="003F3EDE" w:rsidRPr="00FB0B06" w:rsidRDefault="003F3EDE" w:rsidP="0025185C">
            <w:pPr>
              <w:rPr>
                <w:rFonts w:ascii="Arial" w:eastAsia="Times New Roman" w:hAnsi="Arial" w:cs="Arial"/>
                <w:spacing w:val="-1"/>
                <w:sz w:val="20"/>
                <w:szCs w:val="20"/>
                <w:rPrChange w:id="747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78" w:author="Adelino Naquarta Sepalanga Domingos" w:date="2025-03-05T09:23:00Z" w16du:dateUtc="2025-03-05T08:23:00Z">
                  <w:rPr>
                    <w:rFonts w:ascii="Times New Roman" w:eastAsia="Times New Roman" w:hAnsi="Times New Roman"/>
                    <w:spacing w:val="-1"/>
                  </w:rPr>
                </w:rPrChange>
              </w:rPr>
              <w:t>3-Movimentos contabilísticos (</w:t>
            </w:r>
            <w:proofErr w:type="spellStart"/>
            <w:r w:rsidRPr="00FB0B06">
              <w:rPr>
                <w:rFonts w:ascii="Arial" w:eastAsia="Times New Roman" w:hAnsi="Arial" w:cs="Arial"/>
                <w:spacing w:val="-1"/>
                <w:sz w:val="20"/>
                <w:szCs w:val="20"/>
                <w:rPrChange w:id="7479" w:author="Adelino Naquarta Sepalanga Domingos" w:date="2025-03-05T09:23:00Z" w16du:dateUtc="2025-03-05T08:23:00Z">
                  <w:rPr>
                    <w:rFonts w:ascii="Times New Roman" w:eastAsia="Times New Roman" w:hAnsi="Times New Roman"/>
                    <w:spacing w:val="-1"/>
                  </w:rPr>
                </w:rPrChange>
              </w:rPr>
              <w:t>GeneralLedgerEntries</w:t>
            </w:r>
            <w:proofErr w:type="spellEnd"/>
            <w:r w:rsidRPr="00FB0B06">
              <w:rPr>
                <w:rFonts w:ascii="Arial" w:eastAsia="Times New Roman" w:hAnsi="Arial" w:cs="Arial"/>
                <w:spacing w:val="-1"/>
                <w:sz w:val="20"/>
                <w:szCs w:val="20"/>
                <w:rPrChange w:id="7480" w:author="Adelino Naquarta Sepalanga Domingos" w:date="2025-03-05T09:23:00Z" w16du:dateUtc="2025-03-05T08:23:00Z">
                  <w:rPr>
                    <w:rFonts w:ascii="Times New Roman" w:eastAsia="Times New Roman" w:hAnsi="Times New Roman"/>
                    <w:spacing w:val="-1"/>
                  </w:rPr>
                </w:rPrChange>
              </w:rPr>
              <w:t>) onde foi lançado este documento, respeitando a regra aí definida para o campo 3.4.3.1 - Chave única do movimento contabilístico (</w:t>
            </w:r>
            <w:proofErr w:type="spellStart"/>
            <w:r w:rsidRPr="00FB0B06">
              <w:rPr>
                <w:rFonts w:ascii="Arial" w:eastAsia="Times New Roman" w:hAnsi="Arial" w:cs="Arial"/>
                <w:spacing w:val="-1"/>
                <w:sz w:val="20"/>
                <w:szCs w:val="20"/>
                <w:rPrChange w:id="7481" w:author="Adelino Naquarta Sepalanga Domingos" w:date="2025-03-05T09:23:00Z" w16du:dateUtc="2025-03-05T08:23:00Z">
                  <w:rPr>
                    <w:rFonts w:ascii="Times New Roman" w:eastAsia="Times New Roman" w:hAnsi="Times New Roman"/>
                    <w:spacing w:val="-1"/>
                  </w:rPr>
                </w:rPrChange>
              </w:rPr>
              <w:t>TransactionID</w:t>
            </w:r>
            <w:proofErr w:type="spellEnd"/>
            <w:r w:rsidRPr="00FB0B06">
              <w:rPr>
                <w:rFonts w:ascii="Arial" w:eastAsia="Times New Roman" w:hAnsi="Arial" w:cs="Arial"/>
                <w:spacing w:val="-1"/>
                <w:sz w:val="20"/>
                <w:szCs w:val="20"/>
                <w:rPrChange w:id="7482" w:author="Adelino Naquarta Sepalanga Domingos" w:date="2025-03-05T09:23:00Z" w16du:dateUtc="2025-03-05T08:23:00Z">
                  <w:rPr>
                    <w:rFonts w:ascii="Times New Roman" w:eastAsia="Times New Roman" w:hAnsi="Times New Roman"/>
                    <w:spacing w:val="-1"/>
                  </w:rPr>
                </w:rPrChange>
              </w:rPr>
              <w:t>).</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53C77F" w14:textId="77777777" w:rsidR="003F3EDE" w:rsidRPr="00FB0B06" w:rsidRDefault="003F3EDE" w:rsidP="0025185C">
            <w:pPr>
              <w:jc w:val="center"/>
              <w:rPr>
                <w:rFonts w:ascii="Arial" w:eastAsia="Times New Roman" w:hAnsi="Arial" w:cs="Arial"/>
                <w:spacing w:val="-1"/>
                <w:sz w:val="20"/>
                <w:szCs w:val="20"/>
                <w:rPrChange w:id="7483" w:author="Adelino Naquarta Sepalanga Domingos" w:date="2025-03-05T09:23:00Z" w16du:dateUtc="2025-03-05T08:23:00Z">
                  <w:rPr>
                    <w:rFonts w:ascii="Times New Roman" w:eastAsia="Times New Roman" w:hAnsi="Times New Roman"/>
                    <w:spacing w:val="-1"/>
                  </w:rPr>
                </w:rPrChange>
              </w:rPr>
            </w:pPr>
          </w:p>
          <w:p w14:paraId="5E192E79" w14:textId="77777777" w:rsidR="003F3EDE" w:rsidRPr="00FB0B06" w:rsidRDefault="003F3EDE" w:rsidP="0025185C">
            <w:pPr>
              <w:jc w:val="center"/>
              <w:rPr>
                <w:rFonts w:ascii="Arial" w:eastAsia="Times New Roman" w:hAnsi="Arial" w:cs="Arial"/>
                <w:spacing w:val="-1"/>
                <w:sz w:val="20"/>
                <w:szCs w:val="20"/>
                <w:rPrChange w:id="7484" w:author="Adelino Naquarta Sepalanga Domingos" w:date="2025-03-05T09:23:00Z" w16du:dateUtc="2025-03-05T08:23:00Z">
                  <w:rPr>
                    <w:rFonts w:ascii="Times New Roman" w:eastAsia="Times New Roman" w:hAnsi="Times New Roman"/>
                    <w:spacing w:val="-1"/>
                  </w:rPr>
                </w:rPrChange>
              </w:rPr>
            </w:pPr>
          </w:p>
          <w:p w14:paraId="0718C1E9" w14:textId="77777777" w:rsidR="003F3EDE" w:rsidRPr="00FB0B06" w:rsidRDefault="003F3EDE" w:rsidP="0025185C">
            <w:pPr>
              <w:jc w:val="center"/>
              <w:rPr>
                <w:rFonts w:ascii="Arial" w:eastAsia="Times New Roman" w:hAnsi="Arial" w:cs="Arial"/>
                <w:spacing w:val="-1"/>
                <w:sz w:val="20"/>
                <w:szCs w:val="20"/>
                <w:rPrChange w:id="7485" w:author="Adelino Naquarta Sepalanga Domingos" w:date="2025-03-05T09:23:00Z" w16du:dateUtc="2025-03-05T08:23:00Z">
                  <w:rPr>
                    <w:rFonts w:ascii="Times New Roman" w:eastAsia="Times New Roman" w:hAnsi="Times New Roman"/>
                    <w:spacing w:val="-1"/>
                  </w:rPr>
                </w:rPrChange>
              </w:rPr>
            </w:pPr>
          </w:p>
          <w:p w14:paraId="5BD3B4FA" w14:textId="77777777" w:rsidR="003F3EDE" w:rsidRPr="00FB0B06" w:rsidRDefault="003F3EDE" w:rsidP="0025185C">
            <w:pPr>
              <w:jc w:val="center"/>
              <w:rPr>
                <w:rFonts w:ascii="Arial" w:eastAsia="Times New Roman" w:hAnsi="Arial" w:cs="Arial"/>
                <w:spacing w:val="-1"/>
                <w:sz w:val="20"/>
                <w:szCs w:val="20"/>
                <w:rPrChange w:id="7486" w:author="Adelino Naquarta Sepalanga Domingos" w:date="2025-03-05T09:23:00Z" w16du:dateUtc="2025-03-05T08:23:00Z">
                  <w:rPr>
                    <w:rFonts w:ascii="Times New Roman" w:eastAsia="Times New Roman" w:hAnsi="Times New Roman"/>
                    <w:spacing w:val="-1"/>
                  </w:rPr>
                </w:rPrChange>
              </w:rPr>
            </w:pPr>
          </w:p>
          <w:p w14:paraId="63D2B089" w14:textId="77777777" w:rsidR="003F3EDE" w:rsidRPr="00FB0B06" w:rsidRDefault="003F3EDE" w:rsidP="0025185C">
            <w:pPr>
              <w:jc w:val="center"/>
              <w:rPr>
                <w:rFonts w:ascii="Arial" w:eastAsia="Times New Roman" w:hAnsi="Arial" w:cs="Arial"/>
                <w:spacing w:val="-1"/>
                <w:sz w:val="20"/>
                <w:szCs w:val="20"/>
                <w:rPrChange w:id="7487" w:author="Adelino Naquarta Sepalanga Domingos" w:date="2025-03-05T09:23:00Z" w16du:dateUtc="2025-03-05T08:23:00Z">
                  <w:rPr>
                    <w:rFonts w:ascii="Times New Roman" w:eastAsia="Times New Roman" w:hAnsi="Times New Roman"/>
                    <w:spacing w:val="-1"/>
                  </w:rPr>
                </w:rPrChange>
              </w:rPr>
            </w:pPr>
          </w:p>
          <w:p w14:paraId="24CB702E" w14:textId="77777777" w:rsidR="003F3EDE" w:rsidRPr="00FB0B06" w:rsidRDefault="003F3EDE" w:rsidP="0025185C">
            <w:pPr>
              <w:jc w:val="center"/>
              <w:rPr>
                <w:rFonts w:ascii="Arial" w:eastAsia="Times New Roman" w:hAnsi="Arial" w:cs="Arial"/>
                <w:spacing w:val="-1"/>
                <w:sz w:val="20"/>
                <w:szCs w:val="20"/>
                <w:rPrChange w:id="7488" w:author="Adelino Naquarta Sepalanga Domingos" w:date="2025-03-05T09:23:00Z" w16du:dateUtc="2025-03-05T08:23:00Z">
                  <w:rPr>
                    <w:rFonts w:ascii="Times New Roman" w:eastAsia="Times New Roman" w:hAnsi="Times New Roman"/>
                    <w:spacing w:val="-1"/>
                  </w:rPr>
                </w:rPrChange>
              </w:rPr>
            </w:pPr>
          </w:p>
          <w:p w14:paraId="2B9B6A95" w14:textId="77777777" w:rsidR="003F3EDE" w:rsidRPr="00FB0B06" w:rsidRDefault="003F3EDE" w:rsidP="0025185C">
            <w:pPr>
              <w:jc w:val="center"/>
              <w:rPr>
                <w:rFonts w:ascii="Arial" w:eastAsia="Times New Roman" w:hAnsi="Arial" w:cs="Arial"/>
                <w:spacing w:val="-1"/>
                <w:sz w:val="20"/>
                <w:szCs w:val="20"/>
                <w:rPrChange w:id="748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90" w:author="Adelino Naquarta Sepalanga Domingos" w:date="2025-03-05T09:23:00Z" w16du:dateUtc="2025-03-05T08:23:00Z">
                  <w:rPr>
                    <w:rFonts w:ascii="Times New Roman" w:eastAsia="Times New Roman" w:hAnsi="Times New Roman"/>
                    <w:spacing w:val="-1"/>
                  </w:rPr>
                </w:rPrChange>
              </w:rPr>
              <w:t>Texto 70</w:t>
            </w:r>
          </w:p>
        </w:tc>
      </w:tr>
      <w:tr w:rsidR="003F3EDE" w:rsidRPr="00FB0B06" w14:paraId="1B536474" w14:textId="77777777" w:rsidTr="0025185C">
        <w:trPr>
          <w:trHeight w:val="103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1B8660" w14:textId="77777777" w:rsidR="003F3EDE" w:rsidRPr="00FB0B06" w:rsidRDefault="003F3EDE" w:rsidP="0025185C">
            <w:pPr>
              <w:jc w:val="center"/>
              <w:rPr>
                <w:rFonts w:ascii="Arial" w:eastAsia="Times New Roman" w:hAnsi="Arial" w:cs="Arial"/>
                <w:spacing w:val="-1"/>
                <w:sz w:val="20"/>
                <w:szCs w:val="20"/>
                <w:rPrChange w:id="7491" w:author="Adelino Naquarta Sepalanga Domingos" w:date="2025-03-05T09:23:00Z" w16du:dateUtc="2025-03-05T08:23:00Z">
                  <w:rPr>
                    <w:rFonts w:ascii="Times New Roman" w:eastAsia="Times New Roman" w:hAnsi="Times New Roman"/>
                    <w:spacing w:val="-1"/>
                  </w:rPr>
                </w:rPrChange>
              </w:rPr>
            </w:pPr>
          </w:p>
          <w:p w14:paraId="29FEF19C" w14:textId="77777777" w:rsidR="003F3EDE" w:rsidRPr="00FB0B06" w:rsidRDefault="003F3EDE" w:rsidP="0025185C">
            <w:pPr>
              <w:jc w:val="center"/>
              <w:rPr>
                <w:rFonts w:ascii="Arial" w:eastAsia="Times New Roman" w:hAnsi="Arial" w:cs="Arial"/>
                <w:spacing w:val="-1"/>
                <w:sz w:val="20"/>
                <w:szCs w:val="20"/>
                <w:rPrChange w:id="7492" w:author="Adelino Naquarta Sepalanga Domingos" w:date="2025-03-05T09:23:00Z" w16du:dateUtc="2025-03-05T08:23:00Z">
                  <w:rPr>
                    <w:rFonts w:ascii="Times New Roman" w:eastAsia="Times New Roman" w:hAnsi="Times New Roman"/>
                    <w:spacing w:val="-1"/>
                  </w:rPr>
                </w:rPrChange>
              </w:rPr>
            </w:pPr>
          </w:p>
          <w:p w14:paraId="3487B441" w14:textId="77777777" w:rsidR="003F3EDE" w:rsidRPr="00FB0B06" w:rsidRDefault="003F3EDE" w:rsidP="0025185C">
            <w:pPr>
              <w:jc w:val="center"/>
              <w:rPr>
                <w:rFonts w:ascii="Arial" w:eastAsia="Times New Roman" w:hAnsi="Arial" w:cs="Arial"/>
                <w:spacing w:val="-1"/>
                <w:sz w:val="20"/>
                <w:szCs w:val="20"/>
                <w:rPrChange w:id="7493" w:author="Adelino Naquarta Sepalanga Domingos" w:date="2025-03-05T09:23:00Z" w16du:dateUtc="2025-03-05T08:23:00Z">
                  <w:rPr>
                    <w:rFonts w:ascii="Times New Roman" w:eastAsia="Times New Roman" w:hAnsi="Times New Roman"/>
                    <w:spacing w:val="-1"/>
                  </w:rPr>
                </w:rPrChange>
              </w:rPr>
            </w:pPr>
          </w:p>
          <w:p w14:paraId="551AFF7F" w14:textId="77777777" w:rsidR="003F3EDE" w:rsidRPr="00FB0B06" w:rsidRDefault="003F3EDE" w:rsidP="0025185C">
            <w:pPr>
              <w:jc w:val="center"/>
              <w:rPr>
                <w:rFonts w:ascii="Arial" w:eastAsia="Times New Roman" w:hAnsi="Arial" w:cs="Arial"/>
                <w:spacing w:val="-1"/>
                <w:sz w:val="20"/>
                <w:szCs w:val="20"/>
                <w:rPrChange w:id="7494" w:author="Adelino Naquarta Sepalanga Domingos" w:date="2025-03-05T09:23:00Z" w16du:dateUtc="2025-03-05T08:23:00Z">
                  <w:rPr>
                    <w:rFonts w:ascii="Times New Roman" w:eastAsia="Times New Roman" w:hAnsi="Times New Roman"/>
                    <w:spacing w:val="-1"/>
                  </w:rPr>
                </w:rPrChange>
              </w:rPr>
            </w:pPr>
          </w:p>
          <w:p w14:paraId="07C89BD5" w14:textId="77777777" w:rsidR="003F3EDE" w:rsidRPr="00FB0B06" w:rsidRDefault="003F3EDE" w:rsidP="0025185C">
            <w:pPr>
              <w:jc w:val="center"/>
              <w:rPr>
                <w:rFonts w:ascii="Arial" w:eastAsia="Times New Roman" w:hAnsi="Arial" w:cs="Arial"/>
                <w:spacing w:val="-1"/>
                <w:sz w:val="20"/>
                <w:szCs w:val="20"/>
                <w:rPrChange w:id="7495" w:author="Adelino Naquarta Sepalanga Domingos" w:date="2025-03-05T09:23:00Z" w16du:dateUtc="2025-03-05T08:23:00Z">
                  <w:rPr>
                    <w:rFonts w:ascii="Times New Roman" w:eastAsia="Times New Roman" w:hAnsi="Times New Roman"/>
                    <w:spacing w:val="-1"/>
                  </w:rPr>
                </w:rPrChange>
              </w:rPr>
            </w:pPr>
          </w:p>
          <w:p w14:paraId="360EF50C" w14:textId="77777777" w:rsidR="003F3EDE" w:rsidRPr="00FB0B06" w:rsidRDefault="003F3EDE" w:rsidP="0025185C">
            <w:pPr>
              <w:jc w:val="center"/>
              <w:rPr>
                <w:rFonts w:ascii="Arial" w:eastAsia="Times New Roman" w:hAnsi="Arial" w:cs="Arial"/>
                <w:spacing w:val="-1"/>
                <w:sz w:val="20"/>
                <w:szCs w:val="20"/>
                <w:rPrChange w:id="749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97" w:author="Adelino Naquarta Sepalanga Domingos" w:date="2025-03-05T09:23:00Z" w16du:dateUtc="2025-03-05T08:23:00Z">
                  <w:rPr>
                    <w:rFonts w:ascii="Times New Roman" w:eastAsia="Times New Roman" w:hAnsi="Times New Roman"/>
                    <w:spacing w:val="-1"/>
                  </w:rPr>
                </w:rPrChange>
              </w:rPr>
              <w:t>4.2.3.11.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DBAFD0" w14:textId="77777777" w:rsidR="003F3EDE" w:rsidRPr="00FB0B06" w:rsidRDefault="003F3EDE" w:rsidP="0025185C">
            <w:pPr>
              <w:jc w:val="center"/>
              <w:rPr>
                <w:rFonts w:ascii="Arial" w:eastAsia="Times New Roman" w:hAnsi="Arial" w:cs="Arial"/>
                <w:spacing w:val="-1"/>
                <w:sz w:val="20"/>
                <w:szCs w:val="20"/>
                <w:rPrChange w:id="749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4F4B253" w14:textId="77777777" w:rsidR="003F3EDE" w:rsidRPr="00FB0B06" w:rsidRDefault="003F3EDE" w:rsidP="0025185C">
            <w:pPr>
              <w:rPr>
                <w:rFonts w:ascii="Arial" w:eastAsia="Times New Roman" w:hAnsi="Arial" w:cs="Arial"/>
                <w:spacing w:val="-1"/>
                <w:sz w:val="20"/>
                <w:szCs w:val="20"/>
                <w:rPrChange w:id="7499" w:author="Adelino Naquarta Sepalanga Domingos" w:date="2025-03-05T09:23:00Z" w16du:dateUtc="2025-03-05T08:23:00Z">
                  <w:rPr>
                    <w:rFonts w:ascii="Times New Roman" w:eastAsia="Times New Roman" w:hAnsi="Times New Roman"/>
                    <w:spacing w:val="-1"/>
                  </w:rPr>
                </w:rPrChange>
              </w:rPr>
            </w:pPr>
          </w:p>
          <w:p w14:paraId="1A6A0C6C" w14:textId="77777777" w:rsidR="003F3EDE" w:rsidRPr="00FB0B06" w:rsidRDefault="003F3EDE" w:rsidP="0025185C">
            <w:pPr>
              <w:rPr>
                <w:rFonts w:ascii="Arial" w:eastAsia="Times New Roman" w:hAnsi="Arial" w:cs="Arial"/>
                <w:spacing w:val="-1"/>
                <w:sz w:val="20"/>
                <w:szCs w:val="20"/>
                <w:rPrChange w:id="7500" w:author="Adelino Naquarta Sepalanga Domingos" w:date="2025-03-05T09:23:00Z" w16du:dateUtc="2025-03-05T08:23:00Z">
                  <w:rPr>
                    <w:rFonts w:ascii="Times New Roman" w:eastAsia="Times New Roman" w:hAnsi="Times New Roman"/>
                    <w:spacing w:val="-1"/>
                  </w:rPr>
                </w:rPrChange>
              </w:rPr>
            </w:pPr>
          </w:p>
          <w:p w14:paraId="716B3EC8" w14:textId="77777777" w:rsidR="003F3EDE" w:rsidRPr="00FB0B06" w:rsidRDefault="003F3EDE" w:rsidP="0025185C">
            <w:pPr>
              <w:rPr>
                <w:rFonts w:ascii="Arial" w:eastAsia="Times New Roman" w:hAnsi="Arial" w:cs="Arial"/>
                <w:spacing w:val="-1"/>
                <w:sz w:val="20"/>
                <w:szCs w:val="20"/>
                <w:rPrChange w:id="7501" w:author="Adelino Naquarta Sepalanga Domingos" w:date="2025-03-05T09:23:00Z" w16du:dateUtc="2025-03-05T08:23:00Z">
                  <w:rPr>
                    <w:rFonts w:ascii="Times New Roman" w:eastAsia="Times New Roman" w:hAnsi="Times New Roman"/>
                    <w:spacing w:val="-1"/>
                  </w:rPr>
                </w:rPrChange>
              </w:rPr>
            </w:pPr>
          </w:p>
          <w:p w14:paraId="3A547DA9" w14:textId="77777777" w:rsidR="003F3EDE" w:rsidRPr="00FB0B06" w:rsidRDefault="003F3EDE" w:rsidP="0025185C">
            <w:pPr>
              <w:rPr>
                <w:rFonts w:ascii="Arial" w:eastAsia="Times New Roman" w:hAnsi="Arial" w:cs="Arial"/>
                <w:spacing w:val="-1"/>
                <w:sz w:val="20"/>
                <w:szCs w:val="20"/>
                <w:rPrChange w:id="7502" w:author="Adelino Naquarta Sepalanga Domingos" w:date="2025-03-05T09:23:00Z" w16du:dateUtc="2025-03-05T08:23:00Z">
                  <w:rPr>
                    <w:rFonts w:ascii="Times New Roman" w:eastAsia="Times New Roman" w:hAnsi="Times New Roman"/>
                    <w:spacing w:val="-1"/>
                  </w:rPr>
                </w:rPrChange>
              </w:rPr>
            </w:pPr>
          </w:p>
          <w:p w14:paraId="566591BD" w14:textId="77777777" w:rsidR="003F3EDE" w:rsidRPr="00FB0B06" w:rsidRDefault="003F3EDE" w:rsidP="0025185C">
            <w:pPr>
              <w:rPr>
                <w:rFonts w:ascii="Arial" w:eastAsia="Times New Roman" w:hAnsi="Arial" w:cs="Arial"/>
                <w:spacing w:val="-1"/>
                <w:sz w:val="20"/>
                <w:szCs w:val="20"/>
                <w:rPrChange w:id="750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04" w:author="Adelino Naquarta Sepalanga Domingos" w:date="2025-03-05T09:23:00Z" w16du:dateUtc="2025-03-05T08:23:00Z">
                  <w:rPr>
                    <w:rFonts w:ascii="Times New Roman" w:eastAsia="Times New Roman" w:hAnsi="Times New Roman"/>
                    <w:spacing w:val="-1"/>
                  </w:rPr>
                </w:rPrChange>
              </w:rPr>
              <w:t>Identificador do cliente (</w:t>
            </w:r>
            <w:proofErr w:type="spellStart"/>
            <w:r w:rsidRPr="00FB0B06">
              <w:rPr>
                <w:rFonts w:ascii="Arial" w:eastAsia="Times New Roman" w:hAnsi="Arial" w:cs="Arial"/>
                <w:spacing w:val="-1"/>
                <w:sz w:val="20"/>
                <w:szCs w:val="20"/>
                <w:rPrChange w:id="7505" w:author="Adelino Naquarta Sepalanga Domingos" w:date="2025-03-05T09:23:00Z" w16du:dateUtc="2025-03-05T08:23:00Z">
                  <w:rPr>
                    <w:rFonts w:ascii="Times New Roman" w:eastAsia="Times New Roman" w:hAnsi="Times New Roman"/>
                    <w:spacing w:val="-1"/>
                  </w:rPr>
                </w:rPrChange>
              </w:rPr>
              <w:t>CustomerID</w:t>
            </w:r>
            <w:proofErr w:type="spellEnd"/>
            <w:r w:rsidRPr="00FB0B06">
              <w:rPr>
                <w:rFonts w:ascii="Arial" w:eastAsia="Times New Roman" w:hAnsi="Arial" w:cs="Arial"/>
                <w:spacing w:val="-1"/>
                <w:sz w:val="20"/>
                <w:szCs w:val="20"/>
                <w:rPrChange w:id="7506"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94D53B" w14:textId="77777777" w:rsidR="003F3EDE" w:rsidRPr="00FB0B06" w:rsidRDefault="003F3EDE" w:rsidP="0025185C">
            <w:pPr>
              <w:rPr>
                <w:rFonts w:ascii="Arial" w:eastAsia="Times New Roman" w:hAnsi="Arial" w:cs="Arial"/>
                <w:spacing w:val="-1"/>
                <w:sz w:val="20"/>
                <w:szCs w:val="20"/>
                <w:rPrChange w:id="750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08" w:author="Adelino Naquarta Sepalanga Domingos" w:date="2025-03-05T09:23:00Z" w16du:dateUtc="2025-03-05T08:23:00Z">
                  <w:rPr>
                    <w:rFonts w:ascii="Times New Roman" w:eastAsia="Times New Roman" w:hAnsi="Times New Roman"/>
                    <w:spacing w:val="-1"/>
                  </w:rPr>
                </w:rPrChange>
              </w:rPr>
              <w:t>Chave única da tabela 2.2 – Tabela de clientes (</w:t>
            </w:r>
            <w:proofErr w:type="spellStart"/>
            <w:r w:rsidRPr="00FB0B06">
              <w:rPr>
                <w:rFonts w:ascii="Arial" w:eastAsia="Times New Roman" w:hAnsi="Arial" w:cs="Arial"/>
                <w:spacing w:val="-1"/>
                <w:sz w:val="20"/>
                <w:szCs w:val="20"/>
                <w:rPrChange w:id="7509" w:author="Adelino Naquarta Sepalanga Domingos" w:date="2025-03-05T09:23:00Z" w16du:dateUtc="2025-03-05T08:23:00Z">
                  <w:rPr>
                    <w:rFonts w:ascii="Times New Roman" w:eastAsia="Times New Roman" w:hAnsi="Times New Roman"/>
                    <w:spacing w:val="-1"/>
                  </w:rPr>
                </w:rPrChange>
              </w:rPr>
              <w:t>Customer</w:t>
            </w:r>
            <w:proofErr w:type="spellEnd"/>
            <w:r w:rsidRPr="00FB0B06">
              <w:rPr>
                <w:rFonts w:ascii="Arial" w:eastAsia="Times New Roman" w:hAnsi="Arial" w:cs="Arial"/>
                <w:spacing w:val="-1"/>
                <w:sz w:val="20"/>
                <w:szCs w:val="20"/>
                <w:rPrChange w:id="7510" w:author="Adelino Naquarta Sepalanga Domingos" w:date="2025-03-05T09:23:00Z" w16du:dateUtc="2025-03-05T08:23:00Z">
                  <w:rPr>
                    <w:rFonts w:ascii="Times New Roman" w:eastAsia="Times New Roman" w:hAnsi="Times New Roman"/>
                    <w:spacing w:val="-1"/>
                  </w:rPr>
                </w:rPrChange>
              </w:rPr>
              <w:t>) respeitando a regra aí definida para o campo</w:t>
            </w:r>
          </w:p>
          <w:p w14:paraId="15C4FC8C" w14:textId="77777777" w:rsidR="003F3EDE" w:rsidRPr="00FB0B06" w:rsidRDefault="003F3EDE" w:rsidP="0025185C">
            <w:pPr>
              <w:rPr>
                <w:rFonts w:ascii="Arial" w:eastAsia="Times New Roman" w:hAnsi="Arial" w:cs="Arial"/>
                <w:spacing w:val="-1"/>
                <w:sz w:val="20"/>
                <w:szCs w:val="20"/>
                <w:rPrChange w:id="751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12" w:author="Adelino Naquarta Sepalanga Domingos" w:date="2025-03-05T09:23:00Z" w16du:dateUtc="2025-03-05T08:23:00Z">
                  <w:rPr>
                    <w:rFonts w:ascii="Times New Roman" w:eastAsia="Times New Roman" w:hAnsi="Times New Roman"/>
                    <w:spacing w:val="-1"/>
                  </w:rPr>
                </w:rPrChange>
              </w:rPr>
              <w:t>2.2.1 - Identificador único do cliente (</w:t>
            </w:r>
            <w:proofErr w:type="spellStart"/>
            <w:r w:rsidRPr="00FB0B06">
              <w:rPr>
                <w:rFonts w:ascii="Arial" w:eastAsia="Times New Roman" w:hAnsi="Arial" w:cs="Arial"/>
                <w:spacing w:val="-1"/>
                <w:sz w:val="20"/>
                <w:szCs w:val="20"/>
                <w:rPrChange w:id="7513" w:author="Adelino Naquarta Sepalanga Domingos" w:date="2025-03-05T09:23:00Z" w16du:dateUtc="2025-03-05T08:23:00Z">
                  <w:rPr>
                    <w:rFonts w:ascii="Times New Roman" w:eastAsia="Times New Roman" w:hAnsi="Times New Roman"/>
                    <w:spacing w:val="-1"/>
                  </w:rPr>
                </w:rPrChange>
              </w:rPr>
              <w:t>CustomerID</w:t>
            </w:r>
            <w:proofErr w:type="spellEnd"/>
            <w:r w:rsidRPr="00FB0B06">
              <w:rPr>
                <w:rFonts w:ascii="Arial" w:eastAsia="Times New Roman" w:hAnsi="Arial" w:cs="Arial"/>
                <w:spacing w:val="-1"/>
                <w:sz w:val="20"/>
                <w:szCs w:val="20"/>
                <w:rPrChange w:id="7514" w:author="Adelino Naquarta Sepalanga Domingos" w:date="2025-03-05T09:23:00Z" w16du:dateUtc="2025-03-05T08:23:00Z">
                  <w:rPr>
                    <w:rFonts w:ascii="Times New Roman" w:eastAsia="Times New Roman" w:hAnsi="Times New Roman"/>
                    <w:spacing w:val="-1"/>
                  </w:rPr>
                </w:rPrChange>
              </w:rPr>
              <w:t>).</w:t>
            </w:r>
          </w:p>
          <w:p w14:paraId="41193E9B" w14:textId="77777777" w:rsidR="003F3EDE" w:rsidRPr="00FB0B06" w:rsidRDefault="003F3EDE" w:rsidP="0025185C">
            <w:pPr>
              <w:rPr>
                <w:rFonts w:ascii="Arial" w:eastAsia="Times New Roman" w:hAnsi="Arial" w:cs="Arial"/>
                <w:spacing w:val="-1"/>
                <w:sz w:val="20"/>
                <w:szCs w:val="20"/>
                <w:rPrChange w:id="751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16" w:author="Adelino Naquarta Sepalanga Domingos" w:date="2025-03-05T09:23:00Z" w16du:dateUtc="2025-03-05T08:23:00Z">
                  <w:rPr>
                    <w:rFonts w:ascii="Times New Roman" w:eastAsia="Times New Roman" w:hAnsi="Times New Roman"/>
                    <w:spacing w:val="-1"/>
                  </w:rPr>
                </w:rPrChange>
              </w:rPr>
              <w:t>No caso de guias em que não se conhece o destinatário, deve ser utilizado o cliente genérico previsto na tabela 2.2. – Tabela de clientes (</w:t>
            </w:r>
            <w:proofErr w:type="spellStart"/>
            <w:r w:rsidRPr="00FB0B06">
              <w:rPr>
                <w:rFonts w:ascii="Arial" w:eastAsia="Times New Roman" w:hAnsi="Arial" w:cs="Arial"/>
                <w:spacing w:val="-1"/>
                <w:sz w:val="20"/>
                <w:szCs w:val="20"/>
                <w:rPrChange w:id="7517" w:author="Adelino Naquarta Sepalanga Domingos" w:date="2025-03-05T09:23:00Z" w16du:dateUtc="2025-03-05T08:23:00Z">
                  <w:rPr>
                    <w:rFonts w:ascii="Times New Roman" w:eastAsia="Times New Roman" w:hAnsi="Times New Roman"/>
                    <w:spacing w:val="-1"/>
                  </w:rPr>
                </w:rPrChange>
              </w:rPr>
              <w:t>Customer</w:t>
            </w:r>
            <w:proofErr w:type="spellEnd"/>
            <w:r w:rsidRPr="00FB0B06">
              <w:rPr>
                <w:rFonts w:ascii="Arial" w:eastAsia="Times New Roman" w:hAnsi="Arial" w:cs="Arial"/>
                <w:spacing w:val="-1"/>
                <w:sz w:val="20"/>
                <w:szCs w:val="20"/>
                <w:rPrChange w:id="7518" w:author="Adelino Naquarta Sepalanga Domingos" w:date="2025-03-05T09:23:00Z" w16du:dateUtc="2025-03-05T08:23:00Z">
                  <w:rPr>
                    <w:rFonts w:ascii="Times New Roman" w:eastAsia="Times New Roman" w:hAnsi="Times New Roman"/>
                    <w:spacing w:val="-1"/>
                  </w:rPr>
                </w:rPrChange>
              </w:rPr>
              <w:t>).</w:t>
            </w:r>
          </w:p>
          <w:p w14:paraId="00839F8C" w14:textId="77777777" w:rsidR="003F3EDE" w:rsidRPr="00FB0B06" w:rsidRDefault="003F3EDE" w:rsidP="0025185C">
            <w:pPr>
              <w:rPr>
                <w:rFonts w:ascii="Arial" w:eastAsia="Times New Roman" w:hAnsi="Arial" w:cs="Arial"/>
                <w:spacing w:val="-1"/>
                <w:sz w:val="20"/>
                <w:szCs w:val="20"/>
                <w:rPrChange w:id="751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20" w:author="Adelino Naquarta Sepalanga Domingos" w:date="2025-03-05T09:23:00Z" w16du:dateUtc="2025-03-05T08:23:00Z">
                  <w:rPr>
                    <w:rFonts w:ascii="Times New Roman" w:eastAsia="Times New Roman" w:hAnsi="Times New Roman"/>
                    <w:spacing w:val="-1"/>
                  </w:rPr>
                </w:rPrChange>
              </w:rPr>
              <w:t>Este campo também deve ser preenchido no caso de guias que titulam a transferência de bens do próprio remetente.</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8C6C2A" w14:textId="77777777" w:rsidR="003F3EDE" w:rsidRPr="00FB0B06" w:rsidRDefault="003F3EDE" w:rsidP="0025185C">
            <w:pPr>
              <w:jc w:val="center"/>
              <w:rPr>
                <w:rFonts w:ascii="Arial" w:eastAsia="Times New Roman" w:hAnsi="Arial" w:cs="Arial"/>
                <w:spacing w:val="-1"/>
                <w:sz w:val="20"/>
                <w:szCs w:val="20"/>
                <w:rPrChange w:id="7521" w:author="Adelino Naquarta Sepalanga Domingos" w:date="2025-03-05T09:23:00Z" w16du:dateUtc="2025-03-05T08:23:00Z">
                  <w:rPr>
                    <w:rFonts w:ascii="Times New Roman" w:eastAsia="Times New Roman" w:hAnsi="Times New Roman"/>
                    <w:spacing w:val="-1"/>
                  </w:rPr>
                </w:rPrChange>
              </w:rPr>
            </w:pPr>
          </w:p>
          <w:p w14:paraId="2A1E6AD7" w14:textId="77777777" w:rsidR="003F3EDE" w:rsidRPr="00FB0B06" w:rsidRDefault="003F3EDE" w:rsidP="0025185C">
            <w:pPr>
              <w:jc w:val="center"/>
              <w:rPr>
                <w:rFonts w:ascii="Arial" w:eastAsia="Times New Roman" w:hAnsi="Arial" w:cs="Arial"/>
                <w:spacing w:val="-1"/>
                <w:sz w:val="20"/>
                <w:szCs w:val="20"/>
                <w:rPrChange w:id="7522" w:author="Adelino Naquarta Sepalanga Domingos" w:date="2025-03-05T09:23:00Z" w16du:dateUtc="2025-03-05T08:23:00Z">
                  <w:rPr>
                    <w:rFonts w:ascii="Times New Roman" w:eastAsia="Times New Roman" w:hAnsi="Times New Roman"/>
                    <w:spacing w:val="-1"/>
                  </w:rPr>
                </w:rPrChange>
              </w:rPr>
            </w:pPr>
          </w:p>
          <w:p w14:paraId="6BF58867" w14:textId="77777777" w:rsidR="003F3EDE" w:rsidRPr="00FB0B06" w:rsidRDefault="003F3EDE" w:rsidP="0025185C">
            <w:pPr>
              <w:jc w:val="center"/>
              <w:rPr>
                <w:rFonts w:ascii="Arial" w:eastAsia="Times New Roman" w:hAnsi="Arial" w:cs="Arial"/>
                <w:spacing w:val="-1"/>
                <w:sz w:val="20"/>
                <w:szCs w:val="20"/>
                <w:rPrChange w:id="7523" w:author="Adelino Naquarta Sepalanga Domingos" w:date="2025-03-05T09:23:00Z" w16du:dateUtc="2025-03-05T08:23:00Z">
                  <w:rPr>
                    <w:rFonts w:ascii="Times New Roman" w:eastAsia="Times New Roman" w:hAnsi="Times New Roman"/>
                    <w:spacing w:val="-1"/>
                  </w:rPr>
                </w:rPrChange>
              </w:rPr>
            </w:pPr>
          </w:p>
          <w:p w14:paraId="457ED081" w14:textId="77777777" w:rsidR="003F3EDE" w:rsidRPr="00FB0B06" w:rsidRDefault="003F3EDE" w:rsidP="0025185C">
            <w:pPr>
              <w:jc w:val="center"/>
              <w:rPr>
                <w:rFonts w:ascii="Arial" w:eastAsia="Times New Roman" w:hAnsi="Arial" w:cs="Arial"/>
                <w:spacing w:val="-1"/>
                <w:sz w:val="20"/>
                <w:szCs w:val="20"/>
                <w:rPrChange w:id="7524" w:author="Adelino Naquarta Sepalanga Domingos" w:date="2025-03-05T09:23:00Z" w16du:dateUtc="2025-03-05T08:23:00Z">
                  <w:rPr>
                    <w:rFonts w:ascii="Times New Roman" w:eastAsia="Times New Roman" w:hAnsi="Times New Roman"/>
                    <w:spacing w:val="-1"/>
                  </w:rPr>
                </w:rPrChange>
              </w:rPr>
            </w:pPr>
          </w:p>
          <w:p w14:paraId="2D11ACB9" w14:textId="77777777" w:rsidR="003F3EDE" w:rsidRPr="00FB0B06" w:rsidRDefault="003F3EDE" w:rsidP="0025185C">
            <w:pPr>
              <w:jc w:val="center"/>
              <w:rPr>
                <w:rFonts w:ascii="Arial" w:eastAsia="Times New Roman" w:hAnsi="Arial" w:cs="Arial"/>
                <w:spacing w:val="-1"/>
                <w:sz w:val="20"/>
                <w:szCs w:val="20"/>
                <w:rPrChange w:id="7525" w:author="Adelino Naquarta Sepalanga Domingos" w:date="2025-03-05T09:23:00Z" w16du:dateUtc="2025-03-05T08:23:00Z">
                  <w:rPr>
                    <w:rFonts w:ascii="Times New Roman" w:eastAsia="Times New Roman" w:hAnsi="Times New Roman"/>
                    <w:spacing w:val="-1"/>
                  </w:rPr>
                </w:rPrChange>
              </w:rPr>
            </w:pPr>
          </w:p>
          <w:p w14:paraId="1A1BF01A" w14:textId="77777777" w:rsidR="003F3EDE" w:rsidRPr="00FB0B06" w:rsidRDefault="003F3EDE" w:rsidP="0025185C">
            <w:pPr>
              <w:jc w:val="center"/>
              <w:rPr>
                <w:rFonts w:ascii="Arial" w:eastAsia="Times New Roman" w:hAnsi="Arial" w:cs="Arial"/>
                <w:spacing w:val="-1"/>
                <w:sz w:val="20"/>
                <w:szCs w:val="20"/>
                <w:rPrChange w:id="7526" w:author="Adelino Naquarta Sepalanga Domingos" w:date="2025-03-05T09:23:00Z" w16du:dateUtc="2025-03-05T08:23:00Z">
                  <w:rPr>
                    <w:rFonts w:ascii="Times New Roman" w:eastAsia="Times New Roman" w:hAnsi="Times New Roman"/>
                    <w:spacing w:val="-1"/>
                  </w:rPr>
                </w:rPrChange>
              </w:rPr>
            </w:pPr>
          </w:p>
          <w:p w14:paraId="3CD6E671" w14:textId="77777777" w:rsidR="003F3EDE" w:rsidRPr="00FB0B06" w:rsidRDefault="003F3EDE" w:rsidP="0025185C">
            <w:pPr>
              <w:jc w:val="center"/>
              <w:rPr>
                <w:rFonts w:ascii="Arial" w:eastAsia="Times New Roman" w:hAnsi="Arial" w:cs="Arial"/>
                <w:spacing w:val="-1"/>
                <w:sz w:val="20"/>
                <w:szCs w:val="20"/>
                <w:rPrChange w:id="752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28" w:author="Adelino Naquarta Sepalanga Domingos" w:date="2025-03-05T09:23:00Z" w16du:dateUtc="2025-03-05T08:23:00Z">
                  <w:rPr>
                    <w:rFonts w:ascii="Times New Roman" w:eastAsia="Times New Roman" w:hAnsi="Times New Roman"/>
                    <w:spacing w:val="-1"/>
                  </w:rPr>
                </w:rPrChange>
              </w:rPr>
              <w:t>Texto 30</w:t>
            </w:r>
          </w:p>
        </w:tc>
      </w:tr>
      <w:tr w:rsidR="003F3EDE" w:rsidRPr="00FB0B06" w14:paraId="3558486D" w14:textId="77777777" w:rsidTr="0025185C">
        <w:trPr>
          <w:trHeight w:val="76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418317" w14:textId="77777777" w:rsidR="003F3EDE" w:rsidRPr="00FB0B06" w:rsidRDefault="003F3EDE" w:rsidP="0025185C">
            <w:pPr>
              <w:jc w:val="center"/>
              <w:rPr>
                <w:rFonts w:ascii="Arial" w:eastAsia="Times New Roman" w:hAnsi="Arial" w:cs="Arial"/>
                <w:spacing w:val="-1"/>
                <w:sz w:val="20"/>
                <w:szCs w:val="20"/>
                <w:rPrChange w:id="7529" w:author="Adelino Naquarta Sepalanga Domingos" w:date="2025-03-05T09:23:00Z" w16du:dateUtc="2025-03-05T08:23:00Z">
                  <w:rPr>
                    <w:rFonts w:ascii="Times New Roman" w:eastAsia="Times New Roman" w:hAnsi="Times New Roman"/>
                    <w:spacing w:val="-1"/>
                  </w:rPr>
                </w:rPrChange>
              </w:rPr>
            </w:pPr>
          </w:p>
          <w:p w14:paraId="114EF81A" w14:textId="77777777" w:rsidR="003F3EDE" w:rsidRPr="00FB0B06" w:rsidRDefault="003F3EDE" w:rsidP="0025185C">
            <w:pPr>
              <w:jc w:val="center"/>
              <w:rPr>
                <w:rFonts w:ascii="Arial" w:eastAsia="Times New Roman" w:hAnsi="Arial" w:cs="Arial"/>
                <w:spacing w:val="-1"/>
                <w:sz w:val="20"/>
                <w:szCs w:val="20"/>
                <w:rPrChange w:id="7530" w:author="Adelino Naquarta Sepalanga Domingos" w:date="2025-03-05T09:23:00Z" w16du:dateUtc="2025-03-05T08:23:00Z">
                  <w:rPr>
                    <w:rFonts w:ascii="Times New Roman" w:eastAsia="Times New Roman" w:hAnsi="Times New Roman"/>
                    <w:spacing w:val="-1"/>
                  </w:rPr>
                </w:rPrChange>
              </w:rPr>
            </w:pPr>
          </w:p>
          <w:p w14:paraId="1D90C2C2" w14:textId="77777777" w:rsidR="003F3EDE" w:rsidRPr="00FB0B06" w:rsidRDefault="003F3EDE" w:rsidP="0025185C">
            <w:pPr>
              <w:jc w:val="center"/>
              <w:rPr>
                <w:rFonts w:ascii="Arial" w:eastAsia="Times New Roman" w:hAnsi="Arial" w:cs="Arial"/>
                <w:spacing w:val="-1"/>
                <w:sz w:val="20"/>
                <w:szCs w:val="20"/>
                <w:rPrChange w:id="7531" w:author="Adelino Naquarta Sepalanga Domingos" w:date="2025-03-05T09:23:00Z" w16du:dateUtc="2025-03-05T08:23:00Z">
                  <w:rPr>
                    <w:rFonts w:ascii="Times New Roman" w:eastAsia="Times New Roman" w:hAnsi="Times New Roman"/>
                    <w:spacing w:val="-1"/>
                  </w:rPr>
                </w:rPrChange>
              </w:rPr>
            </w:pPr>
          </w:p>
          <w:p w14:paraId="558C40A0" w14:textId="77777777" w:rsidR="003F3EDE" w:rsidRPr="00FB0B06" w:rsidRDefault="003F3EDE" w:rsidP="0025185C">
            <w:pPr>
              <w:jc w:val="center"/>
              <w:rPr>
                <w:rFonts w:ascii="Arial" w:eastAsia="Times New Roman" w:hAnsi="Arial" w:cs="Arial"/>
                <w:spacing w:val="-1"/>
                <w:sz w:val="20"/>
                <w:szCs w:val="20"/>
                <w:rPrChange w:id="7532" w:author="Adelino Naquarta Sepalanga Domingos" w:date="2025-03-05T09:23:00Z" w16du:dateUtc="2025-03-05T08:23:00Z">
                  <w:rPr>
                    <w:rFonts w:ascii="Times New Roman" w:eastAsia="Times New Roman" w:hAnsi="Times New Roman"/>
                    <w:spacing w:val="-1"/>
                  </w:rPr>
                </w:rPrChange>
              </w:rPr>
            </w:pPr>
          </w:p>
          <w:p w14:paraId="00982427" w14:textId="77777777" w:rsidR="003F3EDE" w:rsidRPr="00FB0B06" w:rsidRDefault="003F3EDE" w:rsidP="0025185C">
            <w:pPr>
              <w:jc w:val="center"/>
              <w:rPr>
                <w:rFonts w:ascii="Arial" w:eastAsia="Times New Roman" w:hAnsi="Arial" w:cs="Arial"/>
                <w:spacing w:val="-1"/>
                <w:sz w:val="20"/>
                <w:szCs w:val="20"/>
                <w:rPrChange w:id="753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34" w:author="Adelino Naquarta Sepalanga Domingos" w:date="2025-03-05T09:23:00Z" w16du:dateUtc="2025-03-05T08:23:00Z">
                  <w:rPr>
                    <w:rFonts w:ascii="Times New Roman" w:eastAsia="Times New Roman" w:hAnsi="Times New Roman"/>
                    <w:spacing w:val="-1"/>
                  </w:rPr>
                </w:rPrChange>
              </w:rPr>
              <w:t>4.2.3.12.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AFA077" w14:textId="77777777" w:rsidR="003F3EDE" w:rsidRPr="00FB0B06" w:rsidRDefault="003F3EDE" w:rsidP="0025185C">
            <w:pPr>
              <w:jc w:val="center"/>
              <w:rPr>
                <w:rFonts w:ascii="Arial" w:eastAsia="Times New Roman" w:hAnsi="Arial" w:cs="Arial"/>
                <w:spacing w:val="-1"/>
                <w:sz w:val="20"/>
                <w:szCs w:val="20"/>
                <w:rPrChange w:id="753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7ABED31" w14:textId="77777777" w:rsidR="003F3EDE" w:rsidRPr="00FB0B06" w:rsidRDefault="003F3EDE" w:rsidP="0025185C">
            <w:pPr>
              <w:rPr>
                <w:rFonts w:ascii="Arial" w:eastAsia="Times New Roman" w:hAnsi="Arial" w:cs="Arial"/>
                <w:spacing w:val="-1"/>
                <w:sz w:val="20"/>
                <w:szCs w:val="20"/>
                <w:rPrChange w:id="7536" w:author="Adelino Naquarta Sepalanga Domingos" w:date="2025-03-05T09:23:00Z" w16du:dateUtc="2025-03-05T08:23:00Z">
                  <w:rPr>
                    <w:rFonts w:ascii="Times New Roman" w:eastAsia="Times New Roman" w:hAnsi="Times New Roman"/>
                    <w:spacing w:val="-1"/>
                  </w:rPr>
                </w:rPrChange>
              </w:rPr>
            </w:pPr>
          </w:p>
          <w:p w14:paraId="79B74EAF" w14:textId="77777777" w:rsidR="003F3EDE" w:rsidRPr="00FB0B06" w:rsidRDefault="003F3EDE" w:rsidP="0025185C">
            <w:pPr>
              <w:rPr>
                <w:rFonts w:ascii="Arial" w:eastAsia="Times New Roman" w:hAnsi="Arial" w:cs="Arial"/>
                <w:spacing w:val="-1"/>
                <w:sz w:val="20"/>
                <w:szCs w:val="20"/>
                <w:rPrChange w:id="7537" w:author="Adelino Naquarta Sepalanga Domingos" w:date="2025-03-05T09:23:00Z" w16du:dateUtc="2025-03-05T08:23:00Z">
                  <w:rPr>
                    <w:rFonts w:ascii="Times New Roman" w:eastAsia="Times New Roman" w:hAnsi="Times New Roman"/>
                    <w:spacing w:val="-1"/>
                  </w:rPr>
                </w:rPrChange>
              </w:rPr>
            </w:pPr>
          </w:p>
          <w:p w14:paraId="08528045" w14:textId="77777777" w:rsidR="003F3EDE" w:rsidRPr="00FB0B06" w:rsidRDefault="003F3EDE" w:rsidP="0025185C">
            <w:pPr>
              <w:rPr>
                <w:rFonts w:ascii="Arial" w:eastAsia="Times New Roman" w:hAnsi="Arial" w:cs="Arial"/>
                <w:spacing w:val="-1"/>
                <w:sz w:val="20"/>
                <w:szCs w:val="20"/>
                <w:rPrChange w:id="7538" w:author="Adelino Naquarta Sepalanga Domingos" w:date="2025-03-05T09:23:00Z" w16du:dateUtc="2025-03-05T08:23:00Z">
                  <w:rPr>
                    <w:rFonts w:ascii="Times New Roman" w:eastAsia="Times New Roman" w:hAnsi="Times New Roman"/>
                    <w:spacing w:val="-1"/>
                  </w:rPr>
                </w:rPrChange>
              </w:rPr>
            </w:pPr>
          </w:p>
          <w:p w14:paraId="600F91BC" w14:textId="77777777" w:rsidR="003F3EDE" w:rsidRPr="00FB0B06" w:rsidRDefault="003F3EDE" w:rsidP="0025185C">
            <w:pPr>
              <w:rPr>
                <w:rFonts w:ascii="Arial" w:eastAsia="Times New Roman" w:hAnsi="Arial" w:cs="Arial"/>
                <w:spacing w:val="-1"/>
                <w:sz w:val="20"/>
                <w:szCs w:val="20"/>
                <w:rPrChange w:id="7539" w:author="Adelino Naquarta Sepalanga Domingos" w:date="2025-03-05T09:23:00Z" w16du:dateUtc="2025-03-05T08:23:00Z">
                  <w:rPr>
                    <w:rFonts w:ascii="Times New Roman" w:eastAsia="Times New Roman" w:hAnsi="Times New Roman"/>
                    <w:spacing w:val="-1"/>
                  </w:rPr>
                </w:rPrChange>
              </w:rPr>
            </w:pPr>
          </w:p>
          <w:p w14:paraId="5056BBC1" w14:textId="77777777" w:rsidR="003F3EDE" w:rsidRPr="00FB0B06" w:rsidRDefault="003F3EDE" w:rsidP="0025185C">
            <w:pPr>
              <w:rPr>
                <w:rFonts w:ascii="Arial" w:eastAsia="Times New Roman" w:hAnsi="Arial" w:cs="Arial"/>
                <w:spacing w:val="-1"/>
                <w:sz w:val="20"/>
                <w:szCs w:val="20"/>
                <w:rPrChange w:id="754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41" w:author="Adelino Naquarta Sepalanga Domingos" w:date="2025-03-05T09:23:00Z" w16du:dateUtc="2025-03-05T08:23:00Z">
                  <w:rPr>
                    <w:rFonts w:ascii="Times New Roman" w:eastAsia="Times New Roman" w:hAnsi="Times New Roman"/>
                    <w:spacing w:val="-1"/>
                  </w:rPr>
                </w:rPrChange>
              </w:rPr>
              <w:t>Identificador do fornecedor (</w:t>
            </w:r>
            <w:proofErr w:type="spellStart"/>
            <w:r w:rsidRPr="00FB0B06">
              <w:rPr>
                <w:rFonts w:ascii="Arial" w:eastAsia="Times New Roman" w:hAnsi="Arial" w:cs="Arial"/>
                <w:spacing w:val="-1"/>
                <w:sz w:val="20"/>
                <w:szCs w:val="20"/>
                <w:rPrChange w:id="7542" w:author="Adelino Naquarta Sepalanga Domingos" w:date="2025-03-05T09:23:00Z" w16du:dateUtc="2025-03-05T08:23:00Z">
                  <w:rPr>
                    <w:rFonts w:ascii="Times New Roman" w:eastAsia="Times New Roman" w:hAnsi="Times New Roman"/>
                    <w:spacing w:val="-1"/>
                  </w:rPr>
                </w:rPrChange>
              </w:rPr>
              <w:t>SupplierID</w:t>
            </w:r>
            <w:proofErr w:type="spellEnd"/>
            <w:r w:rsidRPr="00FB0B06">
              <w:rPr>
                <w:rFonts w:ascii="Arial" w:eastAsia="Times New Roman" w:hAnsi="Arial" w:cs="Arial"/>
                <w:spacing w:val="-1"/>
                <w:sz w:val="20"/>
                <w:szCs w:val="20"/>
                <w:rPrChange w:id="7543"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6DA884" w14:textId="77777777" w:rsidR="003F3EDE" w:rsidRPr="00FB0B06" w:rsidRDefault="003F3EDE" w:rsidP="0025185C">
            <w:pPr>
              <w:rPr>
                <w:rFonts w:ascii="Arial" w:eastAsia="Times New Roman" w:hAnsi="Arial" w:cs="Arial"/>
                <w:spacing w:val="-1"/>
                <w:sz w:val="20"/>
                <w:szCs w:val="20"/>
                <w:rPrChange w:id="754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45" w:author="Adelino Naquarta Sepalanga Domingos" w:date="2025-03-05T09:23:00Z" w16du:dateUtc="2025-03-05T08:23:00Z">
                  <w:rPr>
                    <w:rFonts w:ascii="Times New Roman" w:eastAsia="Times New Roman" w:hAnsi="Times New Roman"/>
                    <w:spacing w:val="-1"/>
                  </w:rPr>
                </w:rPrChange>
              </w:rPr>
              <w:t>Chave única da tabela 2.3 – Tabela de fornecedores (</w:t>
            </w:r>
            <w:proofErr w:type="spellStart"/>
            <w:r w:rsidRPr="00FB0B06">
              <w:rPr>
                <w:rFonts w:ascii="Arial" w:eastAsia="Times New Roman" w:hAnsi="Arial" w:cs="Arial"/>
                <w:spacing w:val="-1"/>
                <w:sz w:val="20"/>
                <w:szCs w:val="20"/>
                <w:rPrChange w:id="7546" w:author="Adelino Naquarta Sepalanga Domingos" w:date="2025-03-05T09:23:00Z" w16du:dateUtc="2025-03-05T08:23:00Z">
                  <w:rPr>
                    <w:rFonts w:ascii="Times New Roman" w:eastAsia="Times New Roman" w:hAnsi="Times New Roman"/>
                    <w:spacing w:val="-1"/>
                  </w:rPr>
                </w:rPrChange>
              </w:rPr>
              <w:t>Supplier</w:t>
            </w:r>
            <w:proofErr w:type="spellEnd"/>
            <w:r w:rsidRPr="00FB0B06">
              <w:rPr>
                <w:rFonts w:ascii="Arial" w:eastAsia="Times New Roman" w:hAnsi="Arial" w:cs="Arial"/>
                <w:spacing w:val="-1"/>
                <w:sz w:val="20"/>
                <w:szCs w:val="20"/>
                <w:rPrChange w:id="7547" w:author="Adelino Naquarta Sepalanga Domingos" w:date="2025-03-05T09:23:00Z" w16du:dateUtc="2025-03-05T08:23:00Z">
                  <w:rPr>
                    <w:rFonts w:ascii="Times New Roman" w:eastAsia="Times New Roman" w:hAnsi="Times New Roman"/>
                    <w:spacing w:val="-1"/>
                  </w:rPr>
                </w:rPrChange>
              </w:rPr>
              <w:t>) respeitando a regra aí definida para o campo 2.3.1 - Identificador único do fornecedor (</w:t>
            </w:r>
            <w:proofErr w:type="spellStart"/>
            <w:r w:rsidRPr="00FB0B06">
              <w:rPr>
                <w:rFonts w:ascii="Arial" w:eastAsia="Times New Roman" w:hAnsi="Arial" w:cs="Arial"/>
                <w:spacing w:val="-1"/>
                <w:sz w:val="20"/>
                <w:szCs w:val="20"/>
                <w:rPrChange w:id="7548" w:author="Adelino Naquarta Sepalanga Domingos" w:date="2025-03-05T09:23:00Z" w16du:dateUtc="2025-03-05T08:23:00Z">
                  <w:rPr>
                    <w:rFonts w:ascii="Times New Roman" w:eastAsia="Times New Roman" w:hAnsi="Times New Roman"/>
                    <w:spacing w:val="-1"/>
                  </w:rPr>
                </w:rPrChange>
              </w:rPr>
              <w:t>SupplierID</w:t>
            </w:r>
            <w:proofErr w:type="spellEnd"/>
            <w:r w:rsidRPr="00FB0B06">
              <w:rPr>
                <w:rFonts w:ascii="Arial" w:eastAsia="Times New Roman" w:hAnsi="Arial" w:cs="Arial"/>
                <w:spacing w:val="-1"/>
                <w:sz w:val="20"/>
                <w:szCs w:val="20"/>
                <w:rPrChange w:id="7549" w:author="Adelino Naquarta Sepalanga Domingos" w:date="2025-03-05T09:23:00Z" w16du:dateUtc="2025-03-05T08:23:00Z">
                  <w:rPr>
                    <w:rFonts w:ascii="Times New Roman" w:eastAsia="Times New Roman" w:hAnsi="Times New Roman"/>
                    <w:spacing w:val="-1"/>
                  </w:rPr>
                </w:rPrChange>
              </w:rPr>
              <w:t>), no caso das guias de devolução ou guia de transporte de bens móveis produzidos ou montados sob encomenda com materiais que o dono da obra tenha fornecido para o efeito (trabalho a feitio).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E69BC8" w14:textId="77777777" w:rsidR="003F3EDE" w:rsidRPr="00FB0B06" w:rsidRDefault="003F3EDE" w:rsidP="0025185C">
            <w:pPr>
              <w:jc w:val="center"/>
              <w:rPr>
                <w:rFonts w:ascii="Arial" w:eastAsia="Times New Roman" w:hAnsi="Arial" w:cs="Arial"/>
                <w:spacing w:val="-1"/>
                <w:sz w:val="20"/>
                <w:szCs w:val="20"/>
                <w:rPrChange w:id="7550" w:author="Adelino Naquarta Sepalanga Domingos" w:date="2025-03-05T09:23:00Z" w16du:dateUtc="2025-03-05T08:23:00Z">
                  <w:rPr>
                    <w:rFonts w:ascii="Times New Roman" w:eastAsia="Times New Roman" w:hAnsi="Times New Roman"/>
                    <w:spacing w:val="-1"/>
                  </w:rPr>
                </w:rPrChange>
              </w:rPr>
            </w:pPr>
          </w:p>
          <w:p w14:paraId="68F31A9A" w14:textId="77777777" w:rsidR="003F3EDE" w:rsidRPr="00FB0B06" w:rsidRDefault="003F3EDE" w:rsidP="0025185C">
            <w:pPr>
              <w:jc w:val="center"/>
              <w:rPr>
                <w:rFonts w:ascii="Arial" w:eastAsia="Times New Roman" w:hAnsi="Arial" w:cs="Arial"/>
                <w:spacing w:val="-1"/>
                <w:sz w:val="20"/>
                <w:szCs w:val="20"/>
                <w:rPrChange w:id="7551" w:author="Adelino Naquarta Sepalanga Domingos" w:date="2025-03-05T09:23:00Z" w16du:dateUtc="2025-03-05T08:23:00Z">
                  <w:rPr>
                    <w:rFonts w:ascii="Times New Roman" w:eastAsia="Times New Roman" w:hAnsi="Times New Roman"/>
                    <w:spacing w:val="-1"/>
                  </w:rPr>
                </w:rPrChange>
              </w:rPr>
            </w:pPr>
          </w:p>
          <w:p w14:paraId="515062B5" w14:textId="77777777" w:rsidR="003F3EDE" w:rsidRPr="00FB0B06" w:rsidRDefault="003F3EDE" w:rsidP="0025185C">
            <w:pPr>
              <w:jc w:val="center"/>
              <w:rPr>
                <w:rFonts w:ascii="Arial" w:eastAsia="Times New Roman" w:hAnsi="Arial" w:cs="Arial"/>
                <w:spacing w:val="-1"/>
                <w:sz w:val="20"/>
                <w:szCs w:val="20"/>
                <w:rPrChange w:id="7552" w:author="Adelino Naquarta Sepalanga Domingos" w:date="2025-03-05T09:23:00Z" w16du:dateUtc="2025-03-05T08:23:00Z">
                  <w:rPr>
                    <w:rFonts w:ascii="Times New Roman" w:eastAsia="Times New Roman" w:hAnsi="Times New Roman"/>
                    <w:spacing w:val="-1"/>
                  </w:rPr>
                </w:rPrChange>
              </w:rPr>
            </w:pPr>
          </w:p>
          <w:p w14:paraId="13E78EA7" w14:textId="77777777" w:rsidR="003F3EDE" w:rsidRPr="00FB0B06" w:rsidRDefault="003F3EDE" w:rsidP="0025185C">
            <w:pPr>
              <w:jc w:val="center"/>
              <w:rPr>
                <w:rFonts w:ascii="Arial" w:eastAsia="Times New Roman" w:hAnsi="Arial" w:cs="Arial"/>
                <w:spacing w:val="-1"/>
                <w:sz w:val="20"/>
                <w:szCs w:val="20"/>
                <w:rPrChange w:id="755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54" w:author="Adelino Naquarta Sepalanga Domingos" w:date="2025-03-05T09:23:00Z" w16du:dateUtc="2025-03-05T08:23:00Z">
                  <w:rPr>
                    <w:rFonts w:ascii="Times New Roman" w:eastAsia="Times New Roman" w:hAnsi="Times New Roman"/>
                    <w:spacing w:val="-1"/>
                  </w:rPr>
                </w:rPrChange>
              </w:rPr>
              <w:t>Texto 30</w:t>
            </w:r>
          </w:p>
        </w:tc>
      </w:tr>
      <w:tr w:rsidR="003F3EDE" w:rsidRPr="00FB0B06" w14:paraId="3C709BF3" w14:textId="77777777" w:rsidTr="0025185C">
        <w:trPr>
          <w:trHeight w:val="93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6DF5A70" w14:textId="77777777" w:rsidR="003F3EDE" w:rsidRPr="00FB0B06" w:rsidRDefault="003F3EDE" w:rsidP="0025185C">
            <w:pPr>
              <w:jc w:val="center"/>
              <w:rPr>
                <w:rFonts w:ascii="Arial" w:eastAsia="Times New Roman" w:hAnsi="Arial" w:cs="Arial"/>
                <w:spacing w:val="-1"/>
                <w:sz w:val="20"/>
                <w:szCs w:val="20"/>
                <w:rPrChange w:id="755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56" w:author="Adelino Naquarta Sepalanga Domingos" w:date="2025-03-05T09:23:00Z" w16du:dateUtc="2025-03-05T08:23:00Z">
                  <w:rPr>
                    <w:rFonts w:ascii="Times New Roman" w:eastAsia="Times New Roman" w:hAnsi="Times New Roman"/>
                    <w:spacing w:val="-1"/>
                  </w:rPr>
                </w:rPrChange>
              </w:rPr>
              <w:t>4.2.3.13.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9D3031" w14:textId="77777777" w:rsidR="003F3EDE" w:rsidRPr="00FB0B06" w:rsidRDefault="003F3EDE" w:rsidP="0025185C">
            <w:pPr>
              <w:jc w:val="center"/>
              <w:rPr>
                <w:rFonts w:ascii="Arial" w:eastAsia="Times New Roman" w:hAnsi="Arial" w:cs="Arial"/>
                <w:spacing w:val="-1"/>
                <w:sz w:val="20"/>
                <w:szCs w:val="20"/>
                <w:rPrChange w:id="7557"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4E6F70" w14:textId="77777777" w:rsidR="003F3EDE" w:rsidRPr="00FB0B06" w:rsidRDefault="003F3EDE" w:rsidP="0025185C">
            <w:pPr>
              <w:rPr>
                <w:rFonts w:ascii="Arial" w:eastAsia="Times New Roman" w:hAnsi="Arial" w:cs="Arial"/>
                <w:spacing w:val="-1"/>
                <w:sz w:val="20"/>
                <w:szCs w:val="20"/>
                <w:rPrChange w:id="755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59" w:author="Adelino Naquarta Sepalanga Domingos" w:date="2025-03-05T09:23:00Z" w16du:dateUtc="2025-03-05T08:23:00Z">
                  <w:rPr>
                    <w:rFonts w:ascii="Times New Roman" w:eastAsia="Times New Roman" w:hAnsi="Times New Roman"/>
                    <w:spacing w:val="-1"/>
                  </w:rPr>
                </w:rPrChange>
              </w:rPr>
              <w:t>Código do utilizador (</w:t>
            </w:r>
            <w:proofErr w:type="spellStart"/>
            <w:r w:rsidRPr="00FB0B06">
              <w:rPr>
                <w:rFonts w:ascii="Arial" w:eastAsia="Times New Roman" w:hAnsi="Arial" w:cs="Arial"/>
                <w:spacing w:val="-1"/>
                <w:sz w:val="20"/>
                <w:szCs w:val="20"/>
                <w:rPrChange w:id="7560" w:author="Adelino Naquarta Sepalanga Domingos" w:date="2025-03-05T09:23:00Z" w16du:dateUtc="2025-03-05T08:23:00Z">
                  <w:rPr>
                    <w:rFonts w:ascii="Times New Roman" w:eastAsia="Times New Roman" w:hAnsi="Times New Roman"/>
                    <w:spacing w:val="-1"/>
                  </w:rPr>
                </w:rPrChange>
              </w:rPr>
              <w:t>SourceID</w:t>
            </w:r>
            <w:proofErr w:type="spellEnd"/>
            <w:r w:rsidRPr="00FB0B06">
              <w:rPr>
                <w:rFonts w:ascii="Arial" w:eastAsia="Times New Roman" w:hAnsi="Arial" w:cs="Arial"/>
                <w:spacing w:val="-1"/>
                <w:sz w:val="20"/>
                <w:szCs w:val="20"/>
                <w:rPrChange w:id="7561"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15F8E7" w14:textId="77777777" w:rsidR="003F3EDE" w:rsidRPr="00FB0B06" w:rsidRDefault="003F3EDE" w:rsidP="0025185C">
            <w:pPr>
              <w:rPr>
                <w:rFonts w:ascii="Arial" w:eastAsia="Times New Roman" w:hAnsi="Arial" w:cs="Arial"/>
                <w:spacing w:val="-1"/>
                <w:sz w:val="20"/>
                <w:szCs w:val="20"/>
                <w:rPrChange w:id="756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63" w:author="Adelino Naquarta Sepalanga Domingos" w:date="2025-03-05T09:23:00Z" w16du:dateUtc="2025-03-05T08:23:00Z">
                  <w:rPr>
                    <w:rFonts w:ascii="Times New Roman" w:eastAsia="Times New Roman" w:hAnsi="Times New Roman"/>
                    <w:spacing w:val="-1"/>
                  </w:rPr>
                </w:rPrChange>
              </w:rPr>
              <w:t>Utilizador que gerou o documento.</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FA67E5" w14:textId="77777777" w:rsidR="003F3EDE" w:rsidRPr="00FB0B06" w:rsidRDefault="003F3EDE" w:rsidP="0025185C">
            <w:pPr>
              <w:jc w:val="center"/>
              <w:rPr>
                <w:rFonts w:ascii="Arial" w:eastAsia="Times New Roman" w:hAnsi="Arial" w:cs="Arial"/>
                <w:spacing w:val="-1"/>
                <w:sz w:val="20"/>
                <w:szCs w:val="20"/>
                <w:rPrChange w:id="756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65" w:author="Adelino Naquarta Sepalanga Domingos" w:date="2025-03-05T09:23:00Z" w16du:dateUtc="2025-03-05T08:23:00Z">
                  <w:rPr>
                    <w:rFonts w:ascii="Times New Roman" w:eastAsia="Times New Roman" w:hAnsi="Times New Roman"/>
                    <w:spacing w:val="-1"/>
                  </w:rPr>
                </w:rPrChange>
              </w:rPr>
              <w:t>Texto 30</w:t>
            </w:r>
          </w:p>
        </w:tc>
      </w:tr>
      <w:tr w:rsidR="003F3EDE" w:rsidRPr="00FB0B06" w14:paraId="5A477B3A" w14:textId="77777777" w:rsidTr="0025185C">
        <w:trPr>
          <w:trHeight w:val="90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71B985C" w14:textId="77777777" w:rsidR="003F3EDE" w:rsidRPr="00FB0B06" w:rsidRDefault="003F3EDE" w:rsidP="0025185C">
            <w:pPr>
              <w:jc w:val="center"/>
              <w:rPr>
                <w:rFonts w:ascii="Arial" w:eastAsia="Times New Roman" w:hAnsi="Arial" w:cs="Arial"/>
                <w:spacing w:val="-1"/>
                <w:sz w:val="20"/>
                <w:szCs w:val="20"/>
                <w:rPrChange w:id="756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67" w:author="Adelino Naquarta Sepalanga Domingos" w:date="2025-03-05T09:23:00Z" w16du:dateUtc="2025-03-05T08:23:00Z">
                  <w:rPr>
                    <w:rFonts w:ascii="Times New Roman" w:eastAsia="Times New Roman" w:hAnsi="Times New Roman"/>
                    <w:spacing w:val="-1"/>
                  </w:rPr>
                </w:rPrChange>
              </w:rPr>
              <w:lastRenderedPageBreak/>
              <w:t>4.2.3.14.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B0EE85" w14:textId="77777777" w:rsidR="003F3EDE" w:rsidRPr="00FB0B06" w:rsidRDefault="003F3EDE" w:rsidP="0025185C">
            <w:pPr>
              <w:jc w:val="center"/>
              <w:rPr>
                <w:rFonts w:ascii="Arial" w:eastAsia="Times New Roman" w:hAnsi="Arial" w:cs="Arial"/>
                <w:spacing w:val="-1"/>
                <w:sz w:val="20"/>
                <w:szCs w:val="20"/>
                <w:rPrChange w:id="756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BB29C7" w14:textId="77777777" w:rsidR="003F3EDE" w:rsidRPr="00FB0B06" w:rsidRDefault="003F3EDE" w:rsidP="0025185C">
            <w:pPr>
              <w:rPr>
                <w:rFonts w:ascii="Arial" w:eastAsia="Times New Roman" w:hAnsi="Arial" w:cs="Arial"/>
                <w:spacing w:val="-1"/>
                <w:sz w:val="20"/>
                <w:szCs w:val="20"/>
                <w:rPrChange w:id="756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70" w:author="Adelino Naquarta Sepalanga Domingos" w:date="2025-03-05T09:23:00Z" w16du:dateUtc="2025-03-05T08:23:00Z">
                  <w:rPr>
                    <w:rFonts w:ascii="Times New Roman" w:eastAsia="Times New Roman" w:hAnsi="Times New Roman"/>
                    <w:spacing w:val="-1"/>
                  </w:rPr>
                </w:rPrChange>
              </w:rPr>
              <w:t>Código CAE (</w:t>
            </w:r>
            <w:proofErr w:type="spellStart"/>
            <w:r w:rsidRPr="00FB0B06">
              <w:rPr>
                <w:rFonts w:ascii="Arial" w:eastAsia="Times New Roman" w:hAnsi="Arial" w:cs="Arial"/>
                <w:spacing w:val="-1"/>
                <w:sz w:val="20"/>
                <w:szCs w:val="20"/>
                <w:rPrChange w:id="7571" w:author="Adelino Naquarta Sepalanga Domingos" w:date="2025-03-05T09:23:00Z" w16du:dateUtc="2025-03-05T08:23:00Z">
                  <w:rPr>
                    <w:rFonts w:ascii="Times New Roman" w:eastAsia="Times New Roman" w:hAnsi="Times New Roman"/>
                    <w:spacing w:val="-1"/>
                  </w:rPr>
                </w:rPrChange>
              </w:rPr>
              <w:t>EACCode</w:t>
            </w:r>
            <w:proofErr w:type="spellEnd"/>
            <w:r w:rsidRPr="00FB0B06">
              <w:rPr>
                <w:rFonts w:ascii="Arial" w:eastAsia="Times New Roman" w:hAnsi="Arial" w:cs="Arial"/>
                <w:spacing w:val="-1"/>
                <w:sz w:val="20"/>
                <w:szCs w:val="20"/>
                <w:rPrChange w:id="7572"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53E7961" w14:textId="77777777" w:rsidR="003F3EDE" w:rsidRPr="00FB0B06" w:rsidRDefault="003F3EDE" w:rsidP="0025185C">
            <w:pPr>
              <w:rPr>
                <w:rFonts w:ascii="Arial" w:eastAsia="Times New Roman" w:hAnsi="Arial" w:cs="Arial"/>
                <w:spacing w:val="-1"/>
                <w:sz w:val="20"/>
                <w:szCs w:val="20"/>
                <w:rPrChange w:id="757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74" w:author="Adelino Naquarta Sepalanga Domingos" w:date="2025-03-05T09:23:00Z" w16du:dateUtc="2025-03-05T08:23:00Z">
                  <w:rPr>
                    <w:rFonts w:ascii="Times New Roman" w:eastAsia="Times New Roman" w:hAnsi="Times New Roman"/>
                    <w:spacing w:val="-1"/>
                  </w:rPr>
                </w:rPrChange>
              </w:rPr>
              <w:t>Deve ser indicado o código CAE da actividade relacionada com a emissão deste documento.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8C36005" w14:textId="77777777" w:rsidR="003F3EDE" w:rsidRPr="00FB0B06" w:rsidRDefault="003F3EDE" w:rsidP="0025185C">
            <w:pPr>
              <w:jc w:val="center"/>
              <w:rPr>
                <w:rFonts w:ascii="Arial" w:eastAsia="Times New Roman" w:hAnsi="Arial" w:cs="Arial"/>
                <w:spacing w:val="-1"/>
                <w:sz w:val="20"/>
                <w:szCs w:val="20"/>
                <w:rPrChange w:id="757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76" w:author="Adelino Naquarta Sepalanga Domingos" w:date="2025-03-05T09:23:00Z" w16du:dateUtc="2025-03-05T08:23:00Z">
                  <w:rPr>
                    <w:rFonts w:ascii="Times New Roman" w:eastAsia="Times New Roman" w:hAnsi="Times New Roman"/>
                    <w:spacing w:val="-1"/>
                  </w:rPr>
                </w:rPrChange>
              </w:rPr>
              <w:t>Texto 10</w:t>
            </w:r>
          </w:p>
        </w:tc>
      </w:tr>
      <w:tr w:rsidR="003F3EDE" w:rsidRPr="00FB0B06" w14:paraId="292B1D91" w14:textId="77777777" w:rsidTr="0025185C">
        <w:trPr>
          <w:trHeight w:val="86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34F50FE" w14:textId="77777777" w:rsidR="003F3EDE" w:rsidRPr="00FB0B06" w:rsidRDefault="003F3EDE" w:rsidP="0025185C">
            <w:pPr>
              <w:jc w:val="center"/>
              <w:rPr>
                <w:rFonts w:ascii="Arial" w:eastAsia="Times New Roman" w:hAnsi="Arial" w:cs="Arial"/>
                <w:spacing w:val="-1"/>
                <w:sz w:val="20"/>
                <w:szCs w:val="20"/>
                <w:rPrChange w:id="757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78" w:author="Adelino Naquarta Sepalanga Domingos" w:date="2025-03-05T09:23:00Z" w16du:dateUtc="2025-03-05T08:23:00Z">
                  <w:rPr>
                    <w:rFonts w:ascii="Times New Roman" w:eastAsia="Times New Roman" w:hAnsi="Times New Roman"/>
                    <w:spacing w:val="-1"/>
                  </w:rPr>
                </w:rPrChange>
              </w:rPr>
              <w:t>4.2.3.15.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E2C97D" w14:textId="77777777" w:rsidR="003F3EDE" w:rsidRPr="00FB0B06" w:rsidRDefault="003F3EDE" w:rsidP="0025185C">
            <w:pPr>
              <w:jc w:val="center"/>
              <w:rPr>
                <w:rFonts w:ascii="Arial" w:eastAsia="Times New Roman" w:hAnsi="Arial" w:cs="Arial"/>
                <w:spacing w:val="-1"/>
                <w:sz w:val="20"/>
                <w:szCs w:val="20"/>
                <w:rPrChange w:id="757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587024" w14:textId="77777777" w:rsidR="003F3EDE" w:rsidRPr="00FB0B06" w:rsidRDefault="003F3EDE" w:rsidP="0025185C">
            <w:pPr>
              <w:rPr>
                <w:rFonts w:ascii="Arial" w:eastAsia="Times New Roman" w:hAnsi="Arial" w:cs="Arial"/>
                <w:spacing w:val="-1"/>
                <w:sz w:val="20"/>
                <w:szCs w:val="20"/>
                <w:rPrChange w:id="758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81" w:author="Adelino Naquarta Sepalanga Domingos" w:date="2025-03-05T09:23:00Z" w16du:dateUtc="2025-03-05T08:23:00Z">
                  <w:rPr>
                    <w:rFonts w:ascii="Times New Roman" w:eastAsia="Times New Roman" w:hAnsi="Times New Roman"/>
                    <w:spacing w:val="-1"/>
                  </w:rPr>
                </w:rPrChange>
              </w:rPr>
              <w:t>Razão da emissão do documento (</w:t>
            </w:r>
            <w:proofErr w:type="spellStart"/>
            <w:r w:rsidRPr="00FB0B06">
              <w:rPr>
                <w:rFonts w:ascii="Arial" w:eastAsia="Times New Roman" w:hAnsi="Arial" w:cs="Arial"/>
                <w:spacing w:val="-1"/>
                <w:sz w:val="20"/>
                <w:szCs w:val="20"/>
                <w:rPrChange w:id="7582" w:author="Adelino Naquarta Sepalanga Domingos" w:date="2025-03-05T09:23:00Z" w16du:dateUtc="2025-03-05T08:23:00Z">
                  <w:rPr>
                    <w:rFonts w:ascii="Times New Roman" w:eastAsia="Times New Roman" w:hAnsi="Times New Roman"/>
                    <w:spacing w:val="-1"/>
                  </w:rPr>
                </w:rPrChange>
              </w:rPr>
              <w:t>MovementComments</w:t>
            </w:r>
            <w:proofErr w:type="spellEnd"/>
            <w:r w:rsidRPr="00FB0B06">
              <w:rPr>
                <w:rFonts w:ascii="Arial" w:eastAsia="Times New Roman" w:hAnsi="Arial" w:cs="Arial"/>
                <w:spacing w:val="-1"/>
                <w:sz w:val="20"/>
                <w:szCs w:val="20"/>
                <w:rPrChange w:id="7583"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D2FA9B" w14:textId="77777777" w:rsidR="003F3EDE" w:rsidRPr="00FB0B06" w:rsidRDefault="003F3EDE" w:rsidP="0025185C">
            <w:pPr>
              <w:rPr>
                <w:rFonts w:ascii="Arial" w:eastAsia="Times New Roman" w:hAnsi="Arial" w:cs="Arial"/>
                <w:spacing w:val="-1"/>
                <w:sz w:val="20"/>
                <w:szCs w:val="20"/>
                <w:rPrChange w:id="7584"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E4EADE" w14:textId="77777777" w:rsidR="003F3EDE" w:rsidRPr="00FB0B06" w:rsidRDefault="003F3EDE" w:rsidP="0025185C">
            <w:pPr>
              <w:jc w:val="center"/>
              <w:rPr>
                <w:rFonts w:ascii="Arial" w:eastAsia="Times New Roman" w:hAnsi="Arial" w:cs="Arial"/>
                <w:spacing w:val="-1"/>
                <w:sz w:val="20"/>
                <w:szCs w:val="20"/>
                <w:rPrChange w:id="7585" w:author="Adelino Naquarta Sepalanga Domingos" w:date="2025-03-05T09:23:00Z" w16du:dateUtc="2025-03-05T08:23:00Z">
                  <w:rPr>
                    <w:rFonts w:ascii="Times New Roman" w:eastAsia="Times New Roman" w:hAnsi="Times New Roman"/>
                    <w:spacing w:val="-1"/>
                  </w:rPr>
                </w:rPrChange>
              </w:rPr>
            </w:pPr>
          </w:p>
          <w:p w14:paraId="7B13297A" w14:textId="77777777" w:rsidR="003F3EDE" w:rsidRPr="00FB0B06" w:rsidRDefault="003F3EDE" w:rsidP="0025185C">
            <w:pPr>
              <w:jc w:val="center"/>
              <w:rPr>
                <w:rFonts w:ascii="Arial" w:eastAsia="Times New Roman" w:hAnsi="Arial" w:cs="Arial"/>
                <w:spacing w:val="-1"/>
                <w:sz w:val="20"/>
                <w:szCs w:val="20"/>
                <w:rPrChange w:id="758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87" w:author="Adelino Naquarta Sepalanga Domingos" w:date="2025-03-05T09:23:00Z" w16du:dateUtc="2025-03-05T08:23:00Z">
                  <w:rPr>
                    <w:rFonts w:ascii="Times New Roman" w:eastAsia="Times New Roman" w:hAnsi="Times New Roman"/>
                    <w:spacing w:val="-1"/>
                  </w:rPr>
                </w:rPrChange>
              </w:rPr>
              <w:t>Texto 60</w:t>
            </w:r>
          </w:p>
        </w:tc>
      </w:tr>
      <w:tr w:rsidR="003F3EDE" w:rsidRPr="00FB0B06" w14:paraId="2B7F49C0" w14:textId="77777777" w:rsidTr="0025185C">
        <w:trPr>
          <w:trHeight w:val="132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619FB0B" w14:textId="77777777" w:rsidR="003F3EDE" w:rsidRPr="00FB0B06" w:rsidRDefault="003F3EDE" w:rsidP="0025185C">
            <w:pPr>
              <w:jc w:val="center"/>
              <w:rPr>
                <w:rFonts w:ascii="Arial" w:eastAsia="Times New Roman" w:hAnsi="Arial" w:cs="Arial"/>
                <w:spacing w:val="-1"/>
                <w:sz w:val="20"/>
                <w:szCs w:val="20"/>
                <w:rPrChange w:id="7588" w:author="Adelino Naquarta Sepalanga Domingos" w:date="2025-03-05T09:23:00Z" w16du:dateUtc="2025-03-05T08:23:00Z">
                  <w:rPr>
                    <w:rFonts w:ascii="Times New Roman" w:eastAsia="Times New Roman" w:hAnsi="Times New Roman"/>
                    <w:spacing w:val="-1"/>
                  </w:rPr>
                </w:rPrChange>
              </w:rPr>
            </w:pPr>
          </w:p>
          <w:p w14:paraId="5DC0DE1D" w14:textId="77777777" w:rsidR="003F3EDE" w:rsidRPr="00FB0B06" w:rsidRDefault="003F3EDE" w:rsidP="0025185C">
            <w:pPr>
              <w:jc w:val="center"/>
              <w:rPr>
                <w:rFonts w:ascii="Arial" w:eastAsia="Times New Roman" w:hAnsi="Arial" w:cs="Arial"/>
                <w:spacing w:val="-1"/>
                <w:sz w:val="20"/>
                <w:szCs w:val="20"/>
                <w:rPrChange w:id="758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90" w:author="Adelino Naquarta Sepalanga Domingos" w:date="2025-03-05T09:23:00Z" w16du:dateUtc="2025-03-05T08:23:00Z">
                  <w:rPr>
                    <w:rFonts w:ascii="Times New Roman" w:eastAsia="Times New Roman" w:hAnsi="Times New Roman"/>
                    <w:spacing w:val="-1"/>
                  </w:rPr>
                </w:rPrChange>
              </w:rPr>
              <w:t>4.2.3.16.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15E7F5" w14:textId="77777777" w:rsidR="003F3EDE" w:rsidRPr="00FB0B06" w:rsidRDefault="003F3EDE" w:rsidP="0025185C">
            <w:pPr>
              <w:jc w:val="center"/>
              <w:rPr>
                <w:rFonts w:ascii="Arial" w:eastAsia="Times New Roman" w:hAnsi="Arial" w:cs="Arial"/>
                <w:spacing w:val="-1"/>
                <w:sz w:val="20"/>
                <w:szCs w:val="20"/>
                <w:rPrChange w:id="759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27091A6" w14:textId="77777777" w:rsidR="003F3EDE" w:rsidRPr="00FB0B06" w:rsidRDefault="003F3EDE" w:rsidP="0025185C">
            <w:pPr>
              <w:rPr>
                <w:rFonts w:ascii="Arial" w:eastAsia="Times New Roman" w:hAnsi="Arial" w:cs="Arial"/>
                <w:spacing w:val="-1"/>
                <w:sz w:val="20"/>
                <w:szCs w:val="20"/>
                <w:rPrChange w:id="7592" w:author="Adelino Naquarta Sepalanga Domingos" w:date="2025-03-05T09:23:00Z" w16du:dateUtc="2025-03-05T08:23:00Z">
                  <w:rPr>
                    <w:rFonts w:ascii="Times New Roman" w:eastAsia="Times New Roman" w:hAnsi="Times New Roman"/>
                    <w:spacing w:val="-1"/>
                  </w:rPr>
                </w:rPrChange>
              </w:rPr>
            </w:pPr>
          </w:p>
          <w:p w14:paraId="53905982" w14:textId="77777777" w:rsidR="003F3EDE" w:rsidRPr="00FB0B06" w:rsidRDefault="003F3EDE" w:rsidP="0025185C">
            <w:pPr>
              <w:rPr>
                <w:rFonts w:ascii="Arial" w:eastAsia="Times New Roman" w:hAnsi="Arial" w:cs="Arial"/>
                <w:spacing w:val="-1"/>
                <w:sz w:val="20"/>
                <w:szCs w:val="20"/>
                <w:rPrChange w:id="759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94" w:author="Adelino Naquarta Sepalanga Domingos" w:date="2025-03-05T09:23:00Z" w16du:dateUtc="2025-03-05T08:23:00Z">
                  <w:rPr>
                    <w:rFonts w:ascii="Times New Roman" w:eastAsia="Times New Roman" w:hAnsi="Times New Roman"/>
                    <w:spacing w:val="-1"/>
                  </w:rPr>
                </w:rPrChange>
              </w:rPr>
              <w:t>Local de descarga (</w:t>
            </w:r>
            <w:proofErr w:type="spellStart"/>
            <w:r w:rsidRPr="00FB0B06">
              <w:rPr>
                <w:rFonts w:ascii="Arial" w:eastAsia="Times New Roman" w:hAnsi="Arial" w:cs="Arial"/>
                <w:spacing w:val="-1"/>
                <w:sz w:val="20"/>
                <w:szCs w:val="20"/>
                <w:rPrChange w:id="7595" w:author="Adelino Naquarta Sepalanga Domingos" w:date="2025-03-05T09:23:00Z" w16du:dateUtc="2025-03-05T08:23:00Z">
                  <w:rPr>
                    <w:rFonts w:ascii="Times New Roman" w:eastAsia="Times New Roman" w:hAnsi="Times New Roman"/>
                    <w:spacing w:val="-1"/>
                  </w:rPr>
                </w:rPrChange>
              </w:rPr>
              <w:t>ShipTo</w:t>
            </w:r>
            <w:proofErr w:type="spellEnd"/>
            <w:r w:rsidRPr="00FB0B06">
              <w:rPr>
                <w:rFonts w:ascii="Arial" w:eastAsia="Times New Roman" w:hAnsi="Arial" w:cs="Arial"/>
                <w:spacing w:val="-1"/>
                <w:sz w:val="20"/>
                <w:szCs w:val="20"/>
                <w:rPrChange w:id="7596"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C69FA6" w14:textId="77777777" w:rsidR="003F3EDE" w:rsidRPr="00FB0B06" w:rsidRDefault="003F3EDE" w:rsidP="0025185C">
            <w:pPr>
              <w:rPr>
                <w:rFonts w:ascii="Arial" w:eastAsia="Times New Roman" w:hAnsi="Arial" w:cs="Arial"/>
                <w:spacing w:val="-1"/>
                <w:sz w:val="20"/>
                <w:szCs w:val="20"/>
                <w:rPrChange w:id="759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598" w:author="Adelino Naquarta Sepalanga Domingos" w:date="2025-03-05T09:23:00Z" w16du:dateUtc="2025-03-05T08:23:00Z">
                  <w:rPr>
                    <w:rFonts w:ascii="Times New Roman" w:eastAsia="Times New Roman" w:hAnsi="Times New Roman"/>
                    <w:spacing w:val="-1"/>
                  </w:rPr>
                </w:rPrChange>
              </w:rPr>
              <w:t>Informação do local e data de descarga onde os artigos são colocados à disposição do cliente, ou de quem este indicar no caso de operações triangulares.</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5E791D3" w14:textId="77777777" w:rsidR="003F3EDE" w:rsidRPr="00FB0B06" w:rsidRDefault="003F3EDE" w:rsidP="0025185C">
            <w:pPr>
              <w:jc w:val="center"/>
              <w:rPr>
                <w:rFonts w:ascii="Arial" w:eastAsia="Times New Roman" w:hAnsi="Arial" w:cs="Arial"/>
                <w:spacing w:val="-1"/>
                <w:sz w:val="20"/>
                <w:szCs w:val="20"/>
                <w:rPrChange w:id="7599" w:author="Adelino Naquarta Sepalanga Domingos" w:date="2025-03-05T09:23:00Z" w16du:dateUtc="2025-03-05T08:23:00Z">
                  <w:rPr>
                    <w:rFonts w:ascii="Times New Roman" w:eastAsia="Times New Roman" w:hAnsi="Times New Roman"/>
                    <w:spacing w:val="-1"/>
                  </w:rPr>
                </w:rPrChange>
              </w:rPr>
            </w:pPr>
          </w:p>
          <w:p w14:paraId="2FD2226C" w14:textId="77777777" w:rsidR="003F3EDE" w:rsidRPr="00FB0B06" w:rsidRDefault="003F3EDE" w:rsidP="0025185C">
            <w:pPr>
              <w:jc w:val="center"/>
              <w:rPr>
                <w:rFonts w:ascii="Arial" w:eastAsia="Times New Roman" w:hAnsi="Arial" w:cs="Arial"/>
                <w:spacing w:val="-1"/>
                <w:sz w:val="20"/>
                <w:szCs w:val="20"/>
                <w:rPrChange w:id="760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01"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34C3DAF5" w14:textId="77777777" w:rsidTr="0025185C">
        <w:trPr>
          <w:trHeight w:val="88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3D0D49" w14:textId="77777777" w:rsidR="003F3EDE" w:rsidRPr="00FB0B06" w:rsidRDefault="003F3EDE" w:rsidP="0025185C">
            <w:pPr>
              <w:jc w:val="center"/>
              <w:rPr>
                <w:rFonts w:ascii="Arial" w:eastAsia="Times New Roman" w:hAnsi="Arial" w:cs="Arial"/>
                <w:spacing w:val="-1"/>
                <w:sz w:val="20"/>
                <w:szCs w:val="20"/>
                <w:rPrChange w:id="760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03" w:author="Adelino Naquarta Sepalanga Domingos" w:date="2025-03-05T09:23:00Z" w16du:dateUtc="2025-03-05T08:23:00Z">
                  <w:rPr>
                    <w:rFonts w:ascii="Times New Roman" w:eastAsia="Times New Roman" w:hAnsi="Times New Roman"/>
                    <w:spacing w:val="-1"/>
                  </w:rPr>
                </w:rPrChange>
              </w:rPr>
              <w:t>4.2.3.16.1.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338EC0" w14:textId="77777777" w:rsidR="003F3EDE" w:rsidRPr="00FB0B06" w:rsidRDefault="003F3EDE" w:rsidP="0025185C">
            <w:pPr>
              <w:jc w:val="center"/>
              <w:rPr>
                <w:rFonts w:ascii="Arial" w:eastAsia="Times New Roman" w:hAnsi="Arial" w:cs="Arial"/>
                <w:spacing w:val="-1"/>
                <w:sz w:val="20"/>
                <w:szCs w:val="20"/>
                <w:rPrChange w:id="7604"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F81E6F" w14:textId="77777777" w:rsidR="003F3EDE" w:rsidRPr="00FB0B06" w:rsidRDefault="003F3EDE" w:rsidP="0025185C">
            <w:pPr>
              <w:rPr>
                <w:rFonts w:ascii="Arial" w:eastAsia="Times New Roman" w:hAnsi="Arial" w:cs="Arial"/>
                <w:spacing w:val="-1"/>
                <w:sz w:val="20"/>
                <w:szCs w:val="20"/>
                <w:rPrChange w:id="760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06" w:author="Adelino Naquarta Sepalanga Domingos" w:date="2025-03-05T09:23:00Z" w16du:dateUtc="2025-03-05T08:23:00Z">
                  <w:rPr>
                    <w:rFonts w:ascii="Times New Roman" w:eastAsia="Times New Roman" w:hAnsi="Times New Roman"/>
                    <w:spacing w:val="-1"/>
                  </w:rPr>
                </w:rPrChange>
              </w:rPr>
              <w:t>Identificador da entrega (</w:t>
            </w:r>
            <w:proofErr w:type="spellStart"/>
            <w:r w:rsidRPr="00FB0B06">
              <w:rPr>
                <w:rFonts w:ascii="Arial" w:eastAsia="Times New Roman" w:hAnsi="Arial" w:cs="Arial"/>
                <w:spacing w:val="-1"/>
                <w:sz w:val="20"/>
                <w:szCs w:val="20"/>
                <w:rPrChange w:id="7607" w:author="Adelino Naquarta Sepalanga Domingos" w:date="2025-03-05T09:23:00Z" w16du:dateUtc="2025-03-05T08:23:00Z">
                  <w:rPr>
                    <w:rFonts w:ascii="Times New Roman" w:eastAsia="Times New Roman" w:hAnsi="Times New Roman"/>
                    <w:spacing w:val="-1"/>
                  </w:rPr>
                </w:rPrChange>
              </w:rPr>
              <w:t>DeliveryID</w:t>
            </w:r>
            <w:proofErr w:type="spellEnd"/>
            <w:r w:rsidRPr="00FB0B06">
              <w:rPr>
                <w:rFonts w:ascii="Arial" w:eastAsia="Times New Roman" w:hAnsi="Arial" w:cs="Arial"/>
                <w:spacing w:val="-1"/>
                <w:sz w:val="20"/>
                <w:szCs w:val="20"/>
                <w:rPrChange w:id="7608"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B47B7D" w14:textId="77777777" w:rsidR="003F3EDE" w:rsidRPr="00FB0B06" w:rsidRDefault="003F3EDE" w:rsidP="0025185C">
            <w:pPr>
              <w:rPr>
                <w:rFonts w:ascii="Arial" w:eastAsia="Times New Roman" w:hAnsi="Arial" w:cs="Arial"/>
                <w:spacing w:val="-1"/>
                <w:sz w:val="20"/>
                <w:szCs w:val="20"/>
                <w:rPrChange w:id="760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10" w:author="Adelino Naquarta Sepalanga Domingos" w:date="2025-03-05T09:23:00Z" w16du:dateUtc="2025-03-05T08:23:00Z">
                  <w:rPr>
                    <w:rFonts w:ascii="Times New Roman" w:eastAsia="Times New Roman" w:hAnsi="Times New Roman"/>
                    <w:spacing w:val="-1"/>
                  </w:rPr>
                </w:rPrChange>
              </w:rPr>
              <w:t>No caso de operações triangulares, deve ser indicado o local de entrega e o NIF de quem recebeu.</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F24B38" w14:textId="77777777" w:rsidR="003F3EDE" w:rsidRPr="00FB0B06" w:rsidRDefault="003F3EDE" w:rsidP="0025185C">
            <w:pPr>
              <w:jc w:val="center"/>
              <w:rPr>
                <w:rFonts w:ascii="Arial" w:eastAsia="Times New Roman" w:hAnsi="Arial" w:cs="Arial"/>
                <w:spacing w:val="-1"/>
                <w:sz w:val="20"/>
                <w:szCs w:val="20"/>
                <w:rPrChange w:id="7611" w:author="Adelino Naquarta Sepalanga Domingos" w:date="2025-03-05T09:23:00Z" w16du:dateUtc="2025-03-05T08:23:00Z">
                  <w:rPr>
                    <w:rFonts w:ascii="Times New Roman" w:eastAsia="Times New Roman" w:hAnsi="Times New Roman"/>
                    <w:spacing w:val="-1"/>
                  </w:rPr>
                </w:rPrChange>
              </w:rPr>
            </w:pPr>
          </w:p>
          <w:p w14:paraId="073C70E6" w14:textId="77777777" w:rsidR="003F3EDE" w:rsidRPr="00FB0B06" w:rsidRDefault="003F3EDE" w:rsidP="0025185C">
            <w:pPr>
              <w:jc w:val="center"/>
              <w:rPr>
                <w:rFonts w:ascii="Arial" w:eastAsia="Times New Roman" w:hAnsi="Arial" w:cs="Arial"/>
                <w:spacing w:val="-1"/>
                <w:sz w:val="20"/>
                <w:szCs w:val="20"/>
                <w:rPrChange w:id="761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13" w:author="Adelino Naquarta Sepalanga Domingos" w:date="2025-03-05T09:23:00Z" w16du:dateUtc="2025-03-05T08:23:00Z">
                  <w:rPr>
                    <w:rFonts w:ascii="Times New Roman" w:eastAsia="Times New Roman" w:hAnsi="Times New Roman"/>
                    <w:spacing w:val="-1"/>
                  </w:rPr>
                </w:rPrChange>
              </w:rPr>
              <w:t>Texto 255</w:t>
            </w:r>
          </w:p>
        </w:tc>
      </w:tr>
      <w:tr w:rsidR="003F3EDE" w:rsidRPr="00FB0B06" w14:paraId="26B4F816" w14:textId="77777777" w:rsidTr="0025185C">
        <w:trPr>
          <w:trHeight w:val="41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8B3B3B5" w14:textId="77777777" w:rsidR="003F3EDE" w:rsidRPr="00FB0B06" w:rsidRDefault="003F3EDE" w:rsidP="0025185C">
            <w:pPr>
              <w:jc w:val="center"/>
              <w:rPr>
                <w:rFonts w:ascii="Arial" w:eastAsia="Times New Roman" w:hAnsi="Arial" w:cs="Arial"/>
                <w:spacing w:val="-1"/>
                <w:sz w:val="20"/>
                <w:szCs w:val="20"/>
                <w:rPrChange w:id="761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15" w:author="Adelino Naquarta Sepalanga Domingos" w:date="2025-03-05T09:23:00Z" w16du:dateUtc="2025-03-05T08:23:00Z">
                  <w:rPr>
                    <w:rFonts w:ascii="Times New Roman" w:eastAsia="Times New Roman" w:hAnsi="Times New Roman"/>
                    <w:spacing w:val="-1"/>
                  </w:rPr>
                </w:rPrChange>
              </w:rPr>
              <w:t>4.2.3.16.2.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1020445" w14:textId="77777777" w:rsidR="003F3EDE" w:rsidRPr="00FB0B06" w:rsidRDefault="003F3EDE" w:rsidP="0025185C">
            <w:pPr>
              <w:jc w:val="center"/>
              <w:rPr>
                <w:rFonts w:ascii="Arial" w:eastAsia="Times New Roman" w:hAnsi="Arial" w:cs="Arial"/>
                <w:spacing w:val="-1"/>
                <w:sz w:val="20"/>
                <w:szCs w:val="20"/>
                <w:rPrChange w:id="761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6A728E" w14:textId="77777777" w:rsidR="003F3EDE" w:rsidRPr="00FB0B06" w:rsidRDefault="003F3EDE" w:rsidP="0025185C">
            <w:pPr>
              <w:rPr>
                <w:rFonts w:ascii="Arial" w:eastAsia="Times New Roman" w:hAnsi="Arial" w:cs="Arial"/>
                <w:spacing w:val="-1"/>
                <w:sz w:val="20"/>
                <w:szCs w:val="20"/>
                <w:rPrChange w:id="761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18" w:author="Adelino Naquarta Sepalanga Domingos" w:date="2025-03-05T09:23:00Z" w16du:dateUtc="2025-03-05T08:23:00Z">
                  <w:rPr>
                    <w:rFonts w:ascii="Times New Roman" w:eastAsia="Times New Roman" w:hAnsi="Times New Roman"/>
                    <w:spacing w:val="-1"/>
                  </w:rPr>
                </w:rPrChange>
              </w:rPr>
              <w:t>Data da entrega (</w:t>
            </w:r>
            <w:proofErr w:type="spellStart"/>
            <w:r w:rsidRPr="00FB0B06">
              <w:rPr>
                <w:rFonts w:ascii="Arial" w:eastAsia="Times New Roman" w:hAnsi="Arial" w:cs="Arial"/>
                <w:spacing w:val="-1"/>
                <w:sz w:val="20"/>
                <w:szCs w:val="20"/>
                <w:rPrChange w:id="7619" w:author="Adelino Naquarta Sepalanga Domingos" w:date="2025-03-05T09:23:00Z" w16du:dateUtc="2025-03-05T08:23:00Z">
                  <w:rPr>
                    <w:rFonts w:ascii="Times New Roman" w:eastAsia="Times New Roman" w:hAnsi="Times New Roman"/>
                    <w:spacing w:val="-1"/>
                  </w:rPr>
                </w:rPrChange>
              </w:rPr>
              <w:t>DeliveryDate</w:t>
            </w:r>
            <w:proofErr w:type="spellEnd"/>
            <w:r w:rsidRPr="00FB0B06">
              <w:rPr>
                <w:rFonts w:ascii="Arial" w:eastAsia="Times New Roman" w:hAnsi="Arial" w:cs="Arial"/>
                <w:spacing w:val="-1"/>
                <w:sz w:val="20"/>
                <w:szCs w:val="20"/>
                <w:rPrChange w:id="762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B980DD" w14:textId="77777777" w:rsidR="003F3EDE" w:rsidRPr="00FB0B06" w:rsidRDefault="003F3EDE" w:rsidP="0025185C">
            <w:pPr>
              <w:rPr>
                <w:rFonts w:ascii="Arial" w:eastAsia="Times New Roman" w:hAnsi="Arial" w:cs="Arial"/>
                <w:spacing w:val="-1"/>
                <w:sz w:val="20"/>
                <w:szCs w:val="20"/>
                <w:rPrChange w:id="7621"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9163F8" w14:textId="77777777" w:rsidR="003F3EDE" w:rsidRPr="00FB0B06" w:rsidRDefault="003F3EDE" w:rsidP="0025185C">
            <w:pPr>
              <w:jc w:val="center"/>
              <w:rPr>
                <w:rFonts w:ascii="Arial" w:eastAsia="Times New Roman" w:hAnsi="Arial" w:cs="Arial"/>
                <w:spacing w:val="-1"/>
                <w:sz w:val="20"/>
                <w:szCs w:val="20"/>
                <w:rPrChange w:id="762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23" w:author="Adelino Naquarta Sepalanga Domingos" w:date="2025-03-05T09:23:00Z" w16du:dateUtc="2025-03-05T08:23:00Z">
                  <w:rPr>
                    <w:rFonts w:ascii="Times New Roman" w:eastAsia="Times New Roman" w:hAnsi="Times New Roman"/>
                    <w:spacing w:val="-1"/>
                  </w:rPr>
                </w:rPrChange>
              </w:rPr>
              <w:t>Data</w:t>
            </w:r>
          </w:p>
        </w:tc>
      </w:tr>
      <w:tr w:rsidR="003F3EDE" w:rsidRPr="00FB0B06" w14:paraId="0C7833B8" w14:textId="77777777" w:rsidTr="0025185C">
        <w:trPr>
          <w:trHeight w:val="51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79E396A" w14:textId="77777777" w:rsidR="003F3EDE" w:rsidRPr="00FB0B06" w:rsidRDefault="003F3EDE" w:rsidP="0025185C">
            <w:pPr>
              <w:jc w:val="center"/>
              <w:rPr>
                <w:rFonts w:ascii="Arial" w:eastAsia="Times New Roman" w:hAnsi="Arial" w:cs="Arial"/>
                <w:spacing w:val="-1"/>
                <w:sz w:val="20"/>
                <w:szCs w:val="20"/>
                <w:rPrChange w:id="762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25" w:author="Adelino Naquarta Sepalanga Domingos" w:date="2025-03-05T09:23:00Z" w16du:dateUtc="2025-03-05T08:23:00Z">
                  <w:rPr>
                    <w:rFonts w:ascii="Times New Roman" w:eastAsia="Times New Roman" w:hAnsi="Times New Roman"/>
                    <w:spacing w:val="-1"/>
                  </w:rPr>
                </w:rPrChange>
              </w:rPr>
              <w:t>4.2.3.16.3.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0D4DAE" w14:textId="77777777" w:rsidR="003F3EDE" w:rsidRPr="00FB0B06" w:rsidRDefault="003F3EDE" w:rsidP="0025185C">
            <w:pPr>
              <w:jc w:val="center"/>
              <w:rPr>
                <w:rFonts w:ascii="Arial" w:eastAsia="Times New Roman" w:hAnsi="Arial" w:cs="Arial"/>
                <w:spacing w:val="-1"/>
                <w:sz w:val="20"/>
                <w:szCs w:val="20"/>
                <w:rPrChange w:id="762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69F291" w14:textId="77777777" w:rsidR="003F3EDE" w:rsidRPr="00FB0B06" w:rsidRDefault="003F3EDE" w:rsidP="0025185C">
            <w:pPr>
              <w:rPr>
                <w:rFonts w:ascii="Arial" w:eastAsia="Times New Roman" w:hAnsi="Arial" w:cs="Arial"/>
                <w:spacing w:val="-1"/>
                <w:sz w:val="20"/>
                <w:szCs w:val="20"/>
                <w:rPrChange w:id="762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28" w:author="Adelino Naquarta Sepalanga Domingos" w:date="2025-03-05T09:23:00Z" w16du:dateUtc="2025-03-05T08:23:00Z">
                  <w:rPr>
                    <w:rFonts w:ascii="Times New Roman" w:eastAsia="Times New Roman" w:hAnsi="Times New Roman"/>
                    <w:spacing w:val="-1"/>
                  </w:rPr>
                </w:rPrChange>
              </w:rPr>
              <w:t>Identificador do armazém de destino (</w:t>
            </w:r>
            <w:proofErr w:type="spellStart"/>
            <w:r w:rsidRPr="00FB0B06">
              <w:rPr>
                <w:rFonts w:ascii="Arial" w:eastAsia="Times New Roman" w:hAnsi="Arial" w:cs="Arial"/>
                <w:spacing w:val="-1"/>
                <w:sz w:val="20"/>
                <w:szCs w:val="20"/>
                <w:rPrChange w:id="7629" w:author="Adelino Naquarta Sepalanga Domingos" w:date="2025-03-05T09:23:00Z" w16du:dateUtc="2025-03-05T08:23:00Z">
                  <w:rPr>
                    <w:rFonts w:ascii="Times New Roman" w:eastAsia="Times New Roman" w:hAnsi="Times New Roman"/>
                    <w:spacing w:val="-1"/>
                  </w:rPr>
                </w:rPrChange>
              </w:rPr>
              <w:t>WarehouseID</w:t>
            </w:r>
            <w:proofErr w:type="spellEnd"/>
            <w:r w:rsidRPr="00FB0B06">
              <w:rPr>
                <w:rFonts w:ascii="Arial" w:eastAsia="Times New Roman" w:hAnsi="Arial" w:cs="Arial"/>
                <w:spacing w:val="-1"/>
                <w:sz w:val="20"/>
                <w:szCs w:val="20"/>
                <w:rPrChange w:id="763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C8B5CCC" w14:textId="77777777" w:rsidR="003F3EDE" w:rsidRPr="00FB0B06" w:rsidRDefault="003F3EDE" w:rsidP="0025185C">
            <w:pPr>
              <w:rPr>
                <w:rFonts w:ascii="Arial" w:eastAsia="Times New Roman" w:hAnsi="Arial" w:cs="Arial"/>
                <w:spacing w:val="-1"/>
                <w:sz w:val="20"/>
                <w:szCs w:val="20"/>
                <w:rPrChange w:id="7631"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73D9D3" w14:textId="77777777" w:rsidR="003F3EDE" w:rsidRPr="00FB0B06" w:rsidRDefault="003F3EDE" w:rsidP="0025185C">
            <w:pPr>
              <w:jc w:val="center"/>
              <w:rPr>
                <w:rFonts w:ascii="Arial" w:eastAsia="Times New Roman" w:hAnsi="Arial" w:cs="Arial"/>
                <w:spacing w:val="-1"/>
                <w:sz w:val="20"/>
                <w:szCs w:val="20"/>
                <w:rPrChange w:id="763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33" w:author="Adelino Naquarta Sepalanga Domingos" w:date="2025-03-05T09:23:00Z" w16du:dateUtc="2025-03-05T08:23:00Z">
                  <w:rPr>
                    <w:rFonts w:ascii="Times New Roman" w:eastAsia="Times New Roman" w:hAnsi="Times New Roman"/>
                    <w:spacing w:val="-1"/>
                  </w:rPr>
                </w:rPrChange>
              </w:rPr>
              <w:t>Texto 50</w:t>
            </w:r>
          </w:p>
        </w:tc>
      </w:tr>
      <w:tr w:rsidR="003F3EDE" w:rsidRPr="00FB0B06" w14:paraId="1648E491" w14:textId="77777777" w:rsidTr="0025185C">
        <w:trPr>
          <w:trHeight w:val="112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A64D8EE" w14:textId="77777777" w:rsidR="003F3EDE" w:rsidRPr="00FB0B06" w:rsidRDefault="003F3EDE" w:rsidP="0025185C">
            <w:pPr>
              <w:jc w:val="center"/>
              <w:rPr>
                <w:rFonts w:ascii="Arial" w:eastAsia="Times New Roman" w:hAnsi="Arial" w:cs="Arial"/>
                <w:spacing w:val="-1"/>
                <w:sz w:val="20"/>
                <w:szCs w:val="20"/>
                <w:rPrChange w:id="763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35" w:author="Adelino Naquarta Sepalanga Domingos" w:date="2025-03-05T09:23:00Z" w16du:dateUtc="2025-03-05T08:23:00Z">
                  <w:rPr>
                    <w:rFonts w:ascii="Times New Roman" w:eastAsia="Times New Roman" w:hAnsi="Times New Roman"/>
                    <w:spacing w:val="-1"/>
                  </w:rPr>
                </w:rPrChange>
              </w:rPr>
              <w:t>4.2.3.16.4.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E3206B" w14:textId="77777777" w:rsidR="003F3EDE" w:rsidRPr="00FB0B06" w:rsidRDefault="003F3EDE" w:rsidP="0025185C">
            <w:pPr>
              <w:jc w:val="center"/>
              <w:rPr>
                <w:rFonts w:ascii="Arial" w:eastAsia="Times New Roman" w:hAnsi="Arial" w:cs="Arial"/>
                <w:spacing w:val="-1"/>
                <w:sz w:val="20"/>
                <w:szCs w:val="20"/>
                <w:rPrChange w:id="763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5F6962" w14:textId="77777777" w:rsidR="003F3EDE" w:rsidRPr="00FB0B06" w:rsidRDefault="003F3EDE" w:rsidP="0025185C">
            <w:pPr>
              <w:rPr>
                <w:rFonts w:ascii="Arial" w:eastAsia="Times New Roman" w:hAnsi="Arial" w:cs="Arial"/>
                <w:spacing w:val="-1"/>
                <w:sz w:val="20"/>
                <w:szCs w:val="20"/>
                <w:rPrChange w:id="763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38" w:author="Adelino Naquarta Sepalanga Domingos" w:date="2025-03-05T09:23:00Z" w16du:dateUtc="2025-03-05T08:23:00Z">
                  <w:rPr>
                    <w:rFonts w:ascii="Times New Roman" w:eastAsia="Times New Roman" w:hAnsi="Times New Roman"/>
                    <w:spacing w:val="-1"/>
                  </w:rPr>
                </w:rPrChange>
              </w:rPr>
              <w:t>Localização dos bens no armazém de destino (</w:t>
            </w:r>
            <w:proofErr w:type="spellStart"/>
            <w:r w:rsidRPr="00FB0B06">
              <w:rPr>
                <w:rFonts w:ascii="Arial" w:eastAsia="Times New Roman" w:hAnsi="Arial" w:cs="Arial"/>
                <w:spacing w:val="-1"/>
                <w:sz w:val="20"/>
                <w:szCs w:val="20"/>
                <w:rPrChange w:id="7639" w:author="Adelino Naquarta Sepalanga Domingos" w:date="2025-03-05T09:23:00Z" w16du:dateUtc="2025-03-05T08:23:00Z">
                  <w:rPr>
                    <w:rFonts w:ascii="Times New Roman" w:eastAsia="Times New Roman" w:hAnsi="Times New Roman"/>
                    <w:spacing w:val="-1"/>
                  </w:rPr>
                </w:rPrChange>
              </w:rPr>
              <w:t>LocationID</w:t>
            </w:r>
            <w:proofErr w:type="spellEnd"/>
            <w:r w:rsidRPr="00FB0B06">
              <w:rPr>
                <w:rFonts w:ascii="Arial" w:eastAsia="Times New Roman" w:hAnsi="Arial" w:cs="Arial"/>
                <w:spacing w:val="-1"/>
                <w:sz w:val="20"/>
                <w:szCs w:val="20"/>
                <w:rPrChange w:id="764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C5ABD81" w14:textId="77777777" w:rsidR="003F3EDE" w:rsidRPr="00FB0B06" w:rsidRDefault="003F3EDE" w:rsidP="0025185C">
            <w:pPr>
              <w:rPr>
                <w:rFonts w:ascii="Arial" w:eastAsia="Times New Roman" w:hAnsi="Arial" w:cs="Arial"/>
                <w:spacing w:val="-1"/>
                <w:sz w:val="20"/>
                <w:szCs w:val="20"/>
                <w:rPrChange w:id="7641"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24BCBB" w14:textId="77777777" w:rsidR="003F3EDE" w:rsidRPr="00FB0B06" w:rsidRDefault="003F3EDE" w:rsidP="0025185C">
            <w:pPr>
              <w:jc w:val="center"/>
              <w:rPr>
                <w:rFonts w:ascii="Arial" w:eastAsia="Times New Roman" w:hAnsi="Arial" w:cs="Arial"/>
                <w:spacing w:val="-1"/>
                <w:sz w:val="20"/>
                <w:szCs w:val="20"/>
                <w:rPrChange w:id="7642" w:author="Adelino Naquarta Sepalanga Domingos" w:date="2025-03-05T09:23:00Z" w16du:dateUtc="2025-03-05T08:23:00Z">
                  <w:rPr>
                    <w:rFonts w:ascii="Times New Roman" w:eastAsia="Times New Roman" w:hAnsi="Times New Roman"/>
                    <w:spacing w:val="-1"/>
                  </w:rPr>
                </w:rPrChange>
              </w:rPr>
            </w:pPr>
          </w:p>
          <w:p w14:paraId="6C69149E" w14:textId="77777777" w:rsidR="003F3EDE" w:rsidRPr="00FB0B06" w:rsidRDefault="003F3EDE" w:rsidP="0025185C">
            <w:pPr>
              <w:jc w:val="center"/>
              <w:rPr>
                <w:rFonts w:ascii="Arial" w:eastAsia="Times New Roman" w:hAnsi="Arial" w:cs="Arial"/>
                <w:spacing w:val="-1"/>
                <w:sz w:val="20"/>
                <w:szCs w:val="20"/>
                <w:rPrChange w:id="764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44" w:author="Adelino Naquarta Sepalanga Domingos" w:date="2025-03-05T09:23:00Z" w16du:dateUtc="2025-03-05T08:23:00Z">
                  <w:rPr>
                    <w:rFonts w:ascii="Times New Roman" w:eastAsia="Times New Roman" w:hAnsi="Times New Roman"/>
                    <w:spacing w:val="-1"/>
                  </w:rPr>
                </w:rPrChange>
              </w:rPr>
              <w:t>Texto 30</w:t>
            </w:r>
          </w:p>
        </w:tc>
      </w:tr>
      <w:tr w:rsidR="003F3EDE" w:rsidRPr="00FB0B06" w14:paraId="68D3D234" w14:textId="77777777" w:rsidTr="0025185C">
        <w:trPr>
          <w:trHeight w:val="40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754933" w14:textId="77777777" w:rsidR="003F3EDE" w:rsidRPr="00FB0B06" w:rsidRDefault="003F3EDE" w:rsidP="0025185C">
            <w:pPr>
              <w:jc w:val="center"/>
              <w:rPr>
                <w:rFonts w:ascii="Arial" w:eastAsia="Times New Roman" w:hAnsi="Arial" w:cs="Arial"/>
                <w:spacing w:val="-1"/>
                <w:sz w:val="20"/>
                <w:szCs w:val="20"/>
                <w:rPrChange w:id="764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46" w:author="Adelino Naquarta Sepalanga Domingos" w:date="2025-03-05T09:23:00Z" w16du:dateUtc="2025-03-05T08:23:00Z">
                  <w:rPr>
                    <w:rFonts w:ascii="Times New Roman" w:eastAsia="Times New Roman" w:hAnsi="Times New Roman"/>
                    <w:spacing w:val="-1"/>
                  </w:rPr>
                </w:rPrChange>
              </w:rPr>
              <w:t>4.2.3.16.5.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85D7AE" w14:textId="77777777" w:rsidR="003F3EDE" w:rsidRPr="00FB0B06" w:rsidRDefault="003F3EDE" w:rsidP="0025185C">
            <w:pPr>
              <w:jc w:val="center"/>
              <w:rPr>
                <w:rFonts w:ascii="Arial" w:eastAsia="Times New Roman" w:hAnsi="Arial" w:cs="Arial"/>
                <w:spacing w:val="-1"/>
                <w:sz w:val="20"/>
                <w:szCs w:val="20"/>
                <w:rPrChange w:id="7647"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CB02A38" w14:textId="77777777" w:rsidR="003F3EDE" w:rsidRPr="00FB0B06" w:rsidRDefault="003F3EDE" w:rsidP="0025185C">
            <w:pPr>
              <w:rPr>
                <w:rFonts w:ascii="Arial" w:eastAsia="Times New Roman" w:hAnsi="Arial" w:cs="Arial"/>
                <w:spacing w:val="-1"/>
                <w:sz w:val="20"/>
                <w:szCs w:val="20"/>
                <w:rPrChange w:id="764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49" w:author="Adelino Naquarta Sepalanga Domingos" w:date="2025-03-05T09:23:00Z" w16du:dateUtc="2025-03-05T08:23:00Z">
                  <w:rPr>
                    <w:rFonts w:ascii="Times New Roman" w:eastAsia="Times New Roman" w:hAnsi="Times New Roman"/>
                    <w:spacing w:val="-1"/>
                  </w:rPr>
                </w:rPrChange>
              </w:rPr>
              <w:t>Endereço (</w:t>
            </w:r>
            <w:proofErr w:type="spellStart"/>
            <w:r w:rsidRPr="00FB0B06">
              <w:rPr>
                <w:rFonts w:ascii="Arial" w:eastAsia="Times New Roman" w:hAnsi="Arial" w:cs="Arial"/>
                <w:spacing w:val="-1"/>
                <w:sz w:val="20"/>
                <w:szCs w:val="20"/>
                <w:rPrChange w:id="7650" w:author="Adelino Naquarta Sepalanga Domingos" w:date="2025-03-05T09:23:00Z" w16du:dateUtc="2025-03-05T08:23:00Z">
                  <w:rPr>
                    <w:rFonts w:ascii="Times New Roman" w:eastAsia="Times New Roman" w:hAnsi="Times New Roman"/>
                    <w:spacing w:val="-1"/>
                  </w:rPr>
                </w:rPrChange>
              </w:rPr>
              <w:t>Address</w:t>
            </w:r>
            <w:proofErr w:type="spellEnd"/>
            <w:r w:rsidRPr="00FB0B06">
              <w:rPr>
                <w:rFonts w:ascii="Arial" w:eastAsia="Times New Roman" w:hAnsi="Arial" w:cs="Arial"/>
                <w:spacing w:val="-1"/>
                <w:sz w:val="20"/>
                <w:szCs w:val="20"/>
                <w:rPrChange w:id="7651"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507180" w14:textId="77777777" w:rsidR="003F3EDE" w:rsidRPr="00FB0B06" w:rsidRDefault="003F3EDE" w:rsidP="0025185C">
            <w:pPr>
              <w:rPr>
                <w:rFonts w:ascii="Arial" w:eastAsia="Times New Roman" w:hAnsi="Arial" w:cs="Arial"/>
                <w:spacing w:val="-1"/>
                <w:sz w:val="20"/>
                <w:szCs w:val="20"/>
                <w:rPrChange w:id="7652"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21EF618" w14:textId="77777777" w:rsidR="003F3EDE" w:rsidRPr="00FB0B06" w:rsidRDefault="003F3EDE" w:rsidP="0025185C">
            <w:pPr>
              <w:jc w:val="center"/>
              <w:rPr>
                <w:rFonts w:ascii="Arial" w:eastAsia="Times New Roman" w:hAnsi="Arial" w:cs="Arial"/>
                <w:spacing w:val="-1"/>
                <w:sz w:val="20"/>
                <w:szCs w:val="20"/>
                <w:rPrChange w:id="765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54"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72854671" w14:textId="77777777" w:rsidTr="0025185C">
        <w:trPr>
          <w:trHeight w:val="94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340CC7" w14:textId="77777777" w:rsidR="003F3EDE" w:rsidRPr="00FB0B06" w:rsidRDefault="003F3EDE" w:rsidP="0025185C">
            <w:pPr>
              <w:jc w:val="center"/>
              <w:rPr>
                <w:rFonts w:ascii="Arial" w:eastAsia="Times New Roman" w:hAnsi="Arial" w:cs="Arial"/>
                <w:spacing w:val="-1"/>
                <w:sz w:val="20"/>
                <w:szCs w:val="20"/>
                <w:rPrChange w:id="765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56" w:author="Adelino Naquarta Sepalanga Domingos" w:date="2025-03-05T09:23:00Z" w16du:dateUtc="2025-03-05T08:23:00Z">
                  <w:rPr>
                    <w:rFonts w:ascii="Times New Roman" w:eastAsia="Times New Roman" w:hAnsi="Times New Roman"/>
                    <w:spacing w:val="-1"/>
                  </w:rPr>
                </w:rPrChange>
              </w:rPr>
              <w:t>4.2.3.16.5.1.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4DAF9BE" w14:textId="77777777" w:rsidR="003F3EDE" w:rsidRPr="00FB0B06" w:rsidRDefault="003F3EDE" w:rsidP="0025185C">
            <w:pPr>
              <w:jc w:val="center"/>
              <w:rPr>
                <w:rFonts w:ascii="Arial" w:eastAsia="Times New Roman" w:hAnsi="Arial" w:cs="Arial"/>
                <w:spacing w:val="-1"/>
                <w:sz w:val="20"/>
                <w:szCs w:val="20"/>
                <w:rPrChange w:id="7657"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ABEADB" w14:textId="77777777" w:rsidR="003F3EDE" w:rsidRPr="00FB0B06" w:rsidRDefault="003F3EDE" w:rsidP="0025185C">
            <w:pPr>
              <w:rPr>
                <w:rFonts w:ascii="Arial" w:eastAsia="Times New Roman" w:hAnsi="Arial" w:cs="Arial"/>
                <w:spacing w:val="-1"/>
                <w:sz w:val="20"/>
                <w:szCs w:val="20"/>
                <w:rPrChange w:id="765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59" w:author="Adelino Naquarta Sepalanga Domingos" w:date="2025-03-05T09:23:00Z" w16du:dateUtc="2025-03-05T08:23:00Z">
                  <w:rPr>
                    <w:rFonts w:ascii="Times New Roman" w:eastAsia="Times New Roman" w:hAnsi="Times New Roman"/>
                    <w:spacing w:val="-1"/>
                  </w:rPr>
                </w:rPrChange>
              </w:rPr>
              <w:t>Número da porta (</w:t>
            </w:r>
            <w:proofErr w:type="spellStart"/>
            <w:r w:rsidRPr="00FB0B06">
              <w:rPr>
                <w:rFonts w:ascii="Arial" w:eastAsia="Times New Roman" w:hAnsi="Arial" w:cs="Arial"/>
                <w:spacing w:val="-1"/>
                <w:sz w:val="20"/>
                <w:szCs w:val="20"/>
                <w:rPrChange w:id="7660" w:author="Adelino Naquarta Sepalanga Domingos" w:date="2025-03-05T09:23:00Z" w16du:dateUtc="2025-03-05T08:23:00Z">
                  <w:rPr>
                    <w:rFonts w:ascii="Times New Roman" w:eastAsia="Times New Roman" w:hAnsi="Times New Roman"/>
                    <w:spacing w:val="-1"/>
                  </w:rPr>
                </w:rPrChange>
              </w:rPr>
              <w:t>BuildingNumber</w:t>
            </w:r>
            <w:proofErr w:type="spellEnd"/>
            <w:r w:rsidRPr="00FB0B06">
              <w:rPr>
                <w:rFonts w:ascii="Arial" w:eastAsia="Times New Roman" w:hAnsi="Arial" w:cs="Arial"/>
                <w:spacing w:val="-1"/>
                <w:sz w:val="20"/>
                <w:szCs w:val="20"/>
                <w:rPrChange w:id="7661"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5D9E90" w14:textId="77777777" w:rsidR="003F3EDE" w:rsidRPr="00FB0B06" w:rsidRDefault="003F3EDE" w:rsidP="0025185C">
            <w:pPr>
              <w:rPr>
                <w:rFonts w:ascii="Arial" w:eastAsia="Times New Roman" w:hAnsi="Arial" w:cs="Arial"/>
                <w:spacing w:val="-1"/>
                <w:sz w:val="20"/>
                <w:szCs w:val="20"/>
                <w:rPrChange w:id="7662"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98CD55" w14:textId="77777777" w:rsidR="003F3EDE" w:rsidRPr="00FB0B06" w:rsidRDefault="003F3EDE" w:rsidP="0025185C">
            <w:pPr>
              <w:jc w:val="center"/>
              <w:rPr>
                <w:rFonts w:ascii="Arial" w:eastAsia="Times New Roman" w:hAnsi="Arial" w:cs="Arial"/>
                <w:spacing w:val="-1"/>
                <w:sz w:val="20"/>
                <w:szCs w:val="20"/>
                <w:rPrChange w:id="7663" w:author="Adelino Naquarta Sepalanga Domingos" w:date="2025-03-05T09:23:00Z" w16du:dateUtc="2025-03-05T08:23:00Z">
                  <w:rPr>
                    <w:rFonts w:ascii="Times New Roman" w:eastAsia="Times New Roman" w:hAnsi="Times New Roman"/>
                    <w:spacing w:val="-1"/>
                  </w:rPr>
                </w:rPrChange>
              </w:rPr>
            </w:pPr>
          </w:p>
          <w:p w14:paraId="640A199B" w14:textId="77777777" w:rsidR="003F3EDE" w:rsidRPr="00FB0B06" w:rsidRDefault="003F3EDE" w:rsidP="0025185C">
            <w:pPr>
              <w:jc w:val="center"/>
              <w:rPr>
                <w:rFonts w:ascii="Arial" w:eastAsia="Times New Roman" w:hAnsi="Arial" w:cs="Arial"/>
                <w:spacing w:val="-1"/>
                <w:sz w:val="20"/>
                <w:szCs w:val="20"/>
                <w:rPrChange w:id="766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65" w:author="Adelino Naquarta Sepalanga Domingos" w:date="2025-03-05T09:23:00Z" w16du:dateUtc="2025-03-05T08:23:00Z">
                  <w:rPr>
                    <w:rFonts w:ascii="Times New Roman" w:eastAsia="Times New Roman" w:hAnsi="Times New Roman"/>
                    <w:spacing w:val="-1"/>
                  </w:rPr>
                </w:rPrChange>
              </w:rPr>
              <w:t>Texto 10</w:t>
            </w:r>
          </w:p>
        </w:tc>
      </w:tr>
      <w:tr w:rsidR="003F3EDE" w:rsidRPr="00FB0B06" w14:paraId="76D3CEEE" w14:textId="77777777" w:rsidTr="0025185C">
        <w:trPr>
          <w:trHeight w:val="94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DEC55E8" w14:textId="77777777" w:rsidR="003F3EDE" w:rsidRPr="00FB0B06" w:rsidRDefault="003F3EDE" w:rsidP="0025185C">
            <w:pPr>
              <w:jc w:val="center"/>
              <w:rPr>
                <w:rFonts w:ascii="Arial" w:eastAsia="Times New Roman" w:hAnsi="Arial" w:cs="Arial"/>
                <w:spacing w:val="-1"/>
                <w:sz w:val="20"/>
                <w:szCs w:val="20"/>
                <w:rPrChange w:id="766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67" w:author="Adelino Naquarta Sepalanga Domingos" w:date="2025-03-05T09:23:00Z" w16du:dateUtc="2025-03-05T08:23:00Z">
                  <w:rPr>
                    <w:rFonts w:ascii="Times New Roman" w:eastAsia="Times New Roman" w:hAnsi="Times New Roman"/>
                    <w:spacing w:val="-1"/>
                  </w:rPr>
                </w:rPrChange>
              </w:rPr>
              <w:t>4.2.3.16.5.2.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EA8A508" w14:textId="77777777" w:rsidR="003F3EDE" w:rsidRPr="00FB0B06" w:rsidRDefault="003F3EDE" w:rsidP="0025185C">
            <w:pPr>
              <w:jc w:val="center"/>
              <w:rPr>
                <w:rFonts w:ascii="Arial" w:eastAsia="Times New Roman" w:hAnsi="Arial" w:cs="Arial"/>
                <w:spacing w:val="-1"/>
                <w:sz w:val="20"/>
                <w:szCs w:val="20"/>
                <w:rPrChange w:id="766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6D01892" w14:textId="77777777" w:rsidR="003F3EDE" w:rsidRPr="00FB0B06" w:rsidRDefault="003F3EDE" w:rsidP="0025185C">
            <w:pPr>
              <w:rPr>
                <w:rFonts w:ascii="Arial" w:eastAsia="Times New Roman" w:hAnsi="Arial" w:cs="Arial"/>
                <w:spacing w:val="-1"/>
                <w:sz w:val="20"/>
                <w:szCs w:val="20"/>
                <w:rPrChange w:id="766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70" w:author="Adelino Naquarta Sepalanga Domingos" w:date="2025-03-05T09:23:00Z" w16du:dateUtc="2025-03-05T08:23:00Z">
                  <w:rPr>
                    <w:rFonts w:ascii="Times New Roman" w:eastAsia="Times New Roman" w:hAnsi="Times New Roman"/>
                    <w:spacing w:val="-1"/>
                  </w:rPr>
                </w:rPrChange>
              </w:rPr>
              <w:t>Nome da rua (</w:t>
            </w:r>
            <w:proofErr w:type="spellStart"/>
            <w:r w:rsidRPr="00FB0B06">
              <w:rPr>
                <w:rFonts w:ascii="Arial" w:eastAsia="Times New Roman" w:hAnsi="Arial" w:cs="Arial"/>
                <w:spacing w:val="-1"/>
                <w:sz w:val="20"/>
                <w:szCs w:val="20"/>
                <w:rPrChange w:id="7671" w:author="Adelino Naquarta Sepalanga Domingos" w:date="2025-03-05T09:23:00Z" w16du:dateUtc="2025-03-05T08:23:00Z">
                  <w:rPr>
                    <w:rFonts w:ascii="Times New Roman" w:eastAsia="Times New Roman" w:hAnsi="Times New Roman"/>
                    <w:spacing w:val="-1"/>
                  </w:rPr>
                </w:rPrChange>
              </w:rPr>
              <w:t>StreetName</w:t>
            </w:r>
            <w:proofErr w:type="spellEnd"/>
            <w:r w:rsidRPr="00FB0B06">
              <w:rPr>
                <w:rFonts w:ascii="Arial" w:eastAsia="Times New Roman" w:hAnsi="Arial" w:cs="Arial"/>
                <w:spacing w:val="-1"/>
                <w:sz w:val="20"/>
                <w:szCs w:val="20"/>
                <w:rPrChange w:id="7672"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4B6BD7" w14:textId="77777777" w:rsidR="003F3EDE" w:rsidRPr="00FB0B06" w:rsidRDefault="003F3EDE" w:rsidP="0025185C">
            <w:pPr>
              <w:rPr>
                <w:rFonts w:ascii="Arial" w:eastAsia="Times New Roman" w:hAnsi="Arial" w:cs="Arial"/>
                <w:spacing w:val="-1"/>
                <w:sz w:val="20"/>
                <w:szCs w:val="20"/>
                <w:rPrChange w:id="7673"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74BF91" w14:textId="77777777" w:rsidR="003F3EDE" w:rsidRPr="00FB0B06" w:rsidRDefault="003F3EDE" w:rsidP="0025185C">
            <w:pPr>
              <w:jc w:val="center"/>
              <w:rPr>
                <w:rFonts w:ascii="Arial" w:eastAsia="Times New Roman" w:hAnsi="Arial" w:cs="Arial"/>
                <w:spacing w:val="-1"/>
                <w:sz w:val="20"/>
                <w:szCs w:val="20"/>
                <w:rPrChange w:id="7674" w:author="Adelino Naquarta Sepalanga Domingos" w:date="2025-03-05T09:23:00Z" w16du:dateUtc="2025-03-05T08:23:00Z">
                  <w:rPr>
                    <w:rFonts w:ascii="Times New Roman" w:eastAsia="Times New Roman" w:hAnsi="Times New Roman"/>
                    <w:spacing w:val="-1"/>
                  </w:rPr>
                </w:rPrChange>
              </w:rPr>
            </w:pPr>
          </w:p>
          <w:p w14:paraId="29E5FAD0" w14:textId="77777777" w:rsidR="003F3EDE" w:rsidRPr="00FB0B06" w:rsidRDefault="003F3EDE" w:rsidP="0025185C">
            <w:pPr>
              <w:jc w:val="center"/>
              <w:rPr>
                <w:rFonts w:ascii="Arial" w:eastAsia="Times New Roman" w:hAnsi="Arial" w:cs="Arial"/>
                <w:spacing w:val="-1"/>
                <w:sz w:val="20"/>
                <w:szCs w:val="20"/>
                <w:rPrChange w:id="767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76" w:author="Adelino Naquarta Sepalanga Domingos" w:date="2025-03-05T09:23:00Z" w16du:dateUtc="2025-03-05T08:23:00Z">
                  <w:rPr>
                    <w:rFonts w:ascii="Times New Roman" w:eastAsia="Times New Roman" w:hAnsi="Times New Roman"/>
                    <w:spacing w:val="-1"/>
                  </w:rPr>
                </w:rPrChange>
              </w:rPr>
              <w:t>Texto 200</w:t>
            </w:r>
          </w:p>
        </w:tc>
      </w:tr>
      <w:tr w:rsidR="003F3EDE" w:rsidRPr="00FB0B06" w14:paraId="1481C739" w14:textId="77777777" w:rsidTr="0025185C">
        <w:trPr>
          <w:trHeight w:val="90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B68AB4" w14:textId="77777777" w:rsidR="003F3EDE" w:rsidRPr="00FB0B06" w:rsidRDefault="003F3EDE" w:rsidP="0025185C">
            <w:pPr>
              <w:jc w:val="center"/>
              <w:rPr>
                <w:rFonts w:ascii="Arial" w:eastAsia="Times New Roman" w:hAnsi="Arial" w:cs="Arial"/>
                <w:spacing w:val="-1"/>
                <w:sz w:val="20"/>
                <w:szCs w:val="20"/>
                <w:rPrChange w:id="767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78" w:author="Adelino Naquarta Sepalanga Domingos" w:date="2025-03-05T09:23:00Z" w16du:dateUtc="2025-03-05T08:23:00Z">
                  <w:rPr>
                    <w:rFonts w:ascii="Times New Roman" w:eastAsia="Times New Roman" w:hAnsi="Times New Roman"/>
                    <w:spacing w:val="-1"/>
                  </w:rPr>
                </w:rPrChange>
              </w:rPr>
              <w:t>4.2.3.16.5.3.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3F3FA2E" w14:textId="77777777" w:rsidR="003F3EDE" w:rsidRPr="00FB0B06" w:rsidRDefault="003F3EDE" w:rsidP="0025185C">
            <w:pPr>
              <w:jc w:val="center"/>
              <w:rPr>
                <w:rFonts w:ascii="Arial" w:eastAsia="Times New Roman" w:hAnsi="Arial" w:cs="Arial"/>
                <w:spacing w:val="-1"/>
                <w:sz w:val="20"/>
                <w:szCs w:val="20"/>
                <w:rPrChange w:id="767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D16193" w14:textId="77777777" w:rsidR="003F3EDE" w:rsidRPr="00FB0B06" w:rsidRDefault="003F3EDE" w:rsidP="0025185C">
            <w:pPr>
              <w:rPr>
                <w:rFonts w:ascii="Arial" w:eastAsia="Times New Roman" w:hAnsi="Arial" w:cs="Arial"/>
                <w:spacing w:val="-1"/>
                <w:sz w:val="20"/>
                <w:szCs w:val="20"/>
                <w:rPrChange w:id="768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81" w:author="Adelino Naquarta Sepalanga Domingos" w:date="2025-03-05T09:23:00Z" w16du:dateUtc="2025-03-05T08:23:00Z">
                  <w:rPr>
                    <w:rFonts w:ascii="Times New Roman" w:eastAsia="Times New Roman" w:hAnsi="Times New Roman"/>
                    <w:spacing w:val="-1"/>
                  </w:rPr>
                </w:rPrChange>
              </w:rPr>
              <w:t>Endereço detalhado (</w:t>
            </w:r>
            <w:proofErr w:type="spellStart"/>
            <w:r w:rsidRPr="00FB0B06">
              <w:rPr>
                <w:rFonts w:ascii="Arial" w:eastAsia="Times New Roman" w:hAnsi="Arial" w:cs="Arial"/>
                <w:spacing w:val="-1"/>
                <w:sz w:val="20"/>
                <w:szCs w:val="20"/>
                <w:rPrChange w:id="7682" w:author="Adelino Naquarta Sepalanga Domingos" w:date="2025-03-05T09:23:00Z" w16du:dateUtc="2025-03-05T08:23:00Z">
                  <w:rPr>
                    <w:rFonts w:ascii="Times New Roman" w:eastAsia="Times New Roman" w:hAnsi="Times New Roman"/>
                    <w:spacing w:val="-1"/>
                  </w:rPr>
                </w:rPrChange>
              </w:rPr>
              <w:t>AddressDetail</w:t>
            </w:r>
            <w:proofErr w:type="spellEnd"/>
            <w:r w:rsidRPr="00FB0B06">
              <w:rPr>
                <w:rFonts w:ascii="Arial" w:eastAsia="Times New Roman" w:hAnsi="Arial" w:cs="Arial"/>
                <w:spacing w:val="-1"/>
                <w:sz w:val="20"/>
                <w:szCs w:val="20"/>
                <w:rPrChange w:id="7683"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98F3FC" w14:textId="77777777" w:rsidR="003F3EDE" w:rsidRPr="00FB0B06" w:rsidRDefault="003F3EDE" w:rsidP="0025185C">
            <w:pPr>
              <w:rPr>
                <w:rFonts w:ascii="Arial" w:eastAsia="Times New Roman" w:hAnsi="Arial" w:cs="Arial"/>
                <w:spacing w:val="-1"/>
                <w:sz w:val="20"/>
                <w:szCs w:val="20"/>
                <w:rPrChange w:id="768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85" w:author="Adelino Naquarta Sepalanga Domingos" w:date="2025-03-05T09:23:00Z" w16du:dateUtc="2025-03-05T08:23:00Z">
                  <w:rPr>
                    <w:rFonts w:ascii="Times New Roman" w:eastAsia="Times New Roman" w:hAnsi="Times New Roman"/>
                    <w:spacing w:val="-1"/>
                  </w:rPr>
                </w:rPrChange>
              </w:rPr>
              <w:t>Deve incluir o nome da rua, Número da porta e andar, se aplicável.</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ED4CB23" w14:textId="77777777" w:rsidR="003F3EDE" w:rsidRPr="00FB0B06" w:rsidRDefault="003F3EDE" w:rsidP="0025185C">
            <w:pPr>
              <w:jc w:val="center"/>
              <w:rPr>
                <w:rFonts w:ascii="Arial" w:eastAsia="Times New Roman" w:hAnsi="Arial" w:cs="Arial"/>
                <w:spacing w:val="-1"/>
                <w:sz w:val="20"/>
                <w:szCs w:val="20"/>
                <w:rPrChange w:id="768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87" w:author="Adelino Naquarta Sepalanga Domingos" w:date="2025-03-05T09:23:00Z" w16du:dateUtc="2025-03-05T08:23:00Z">
                  <w:rPr>
                    <w:rFonts w:ascii="Times New Roman" w:eastAsia="Times New Roman" w:hAnsi="Times New Roman"/>
                    <w:spacing w:val="-1"/>
                  </w:rPr>
                </w:rPrChange>
              </w:rPr>
              <w:t>Texto 210</w:t>
            </w:r>
          </w:p>
        </w:tc>
      </w:tr>
      <w:tr w:rsidR="003F3EDE" w:rsidRPr="00FB0B06" w14:paraId="5D4BA75F" w14:textId="77777777" w:rsidTr="0025185C">
        <w:trPr>
          <w:trHeight w:val="50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1C49073" w14:textId="77777777" w:rsidR="003F3EDE" w:rsidRPr="00FB0B06" w:rsidRDefault="003F3EDE" w:rsidP="0025185C">
            <w:pPr>
              <w:jc w:val="center"/>
              <w:rPr>
                <w:rFonts w:ascii="Arial" w:eastAsia="Times New Roman" w:hAnsi="Arial" w:cs="Arial"/>
                <w:spacing w:val="-1"/>
                <w:sz w:val="20"/>
                <w:szCs w:val="20"/>
                <w:rPrChange w:id="768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89" w:author="Adelino Naquarta Sepalanga Domingos" w:date="2025-03-05T09:23:00Z" w16du:dateUtc="2025-03-05T08:23:00Z">
                  <w:rPr>
                    <w:rFonts w:ascii="Times New Roman" w:eastAsia="Times New Roman" w:hAnsi="Times New Roman"/>
                    <w:spacing w:val="-1"/>
                  </w:rPr>
                </w:rPrChange>
              </w:rPr>
              <w:t>4.2.3.16.5.4.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E67533" w14:textId="77777777" w:rsidR="003F3EDE" w:rsidRPr="00FB0B06" w:rsidRDefault="003F3EDE" w:rsidP="0025185C">
            <w:pPr>
              <w:jc w:val="center"/>
              <w:rPr>
                <w:rFonts w:ascii="Arial" w:eastAsia="Times New Roman" w:hAnsi="Arial" w:cs="Arial"/>
                <w:spacing w:val="-1"/>
                <w:sz w:val="20"/>
                <w:szCs w:val="20"/>
                <w:rPrChange w:id="769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2B152C" w14:textId="77777777" w:rsidR="003F3EDE" w:rsidRPr="00FB0B06" w:rsidRDefault="003F3EDE" w:rsidP="0025185C">
            <w:pPr>
              <w:rPr>
                <w:rFonts w:ascii="Arial" w:eastAsia="Times New Roman" w:hAnsi="Arial" w:cs="Arial"/>
                <w:spacing w:val="-1"/>
                <w:sz w:val="20"/>
                <w:szCs w:val="20"/>
                <w:rPrChange w:id="769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92" w:author="Adelino Naquarta Sepalanga Domingos" w:date="2025-03-05T09:23:00Z" w16du:dateUtc="2025-03-05T08:23:00Z">
                  <w:rPr>
                    <w:rFonts w:ascii="Times New Roman" w:eastAsia="Times New Roman" w:hAnsi="Times New Roman"/>
                    <w:spacing w:val="-1"/>
                  </w:rPr>
                </w:rPrChange>
              </w:rPr>
              <w:t>Cidade (</w:t>
            </w:r>
            <w:proofErr w:type="spellStart"/>
            <w:r w:rsidRPr="00FB0B06">
              <w:rPr>
                <w:rFonts w:ascii="Arial" w:eastAsia="Times New Roman" w:hAnsi="Arial" w:cs="Arial"/>
                <w:spacing w:val="-1"/>
                <w:sz w:val="20"/>
                <w:szCs w:val="20"/>
                <w:rPrChange w:id="7693" w:author="Adelino Naquarta Sepalanga Domingos" w:date="2025-03-05T09:23:00Z" w16du:dateUtc="2025-03-05T08:23:00Z">
                  <w:rPr>
                    <w:rFonts w:ascii="Times New Roman" w:eastAsia="Times New Roman" w:hAnsi="Times New Roman"/>
                    <w:spacing w:val="-1"/>
                  </w:rPr>
                </w:rPrChange>
              </w:rPr>
              <w:t>City</w:t>
            </w:r>
            <w:proofErr w:type="spellEnd"/>
            <w:r w:rsidRPr="00FB0B06">
              <w:rPr>
                <w:rFonts w:ascii="Arial" w:eastAsia="Times New Roman" w:hAnsi="Arial" w:cs="Arial"/>
                <w:spacing w:val="-1"/>
                <w:sz w:val="20"/>
                <w:szCs w:val="20"/>
                <w:rPrChange w:id="7694"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D80555" w14:textId="77777777" w:rsidR="003F3EDE" w:rsidRPr="00FB0B06" w:rsidRDefault="003F3EDE" w:rsidP="0025185C">
            <w:pPr>
              <w:rPr>
                <w:rFonts w:ascii="Arial" w:eastAsia="Times New Roman" w:hAnsi="Arial" w:cs="Arial"/>
                <w:spacing w:val="-1"/>
                <w:sz w:val="20"/>
                <w:szCs w:val="20"/>
                <w:rPrChange w:id="7695"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51919B" w14:textId="77777777" w:rsidR="003F3EDE" w:rsidRPr="00FB0B06" w:rsidRDefault="003F3EDE" w:rsidP="0025185C">
            <w:pPr>
              <w:jc w:val="center"/>
              <w:rPr>
                <w:rFonts w:ascii="Arial" w:eastAsia="Times New Roman" w:hAnsi="Arial" w:cs="Arial"/>
                <w:spacing w:val="-1"/>
                <w:sz w:val="20"/>
                <w:szCs w:val="20"/>
                <w:rPrChange w:id="769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97" w:author="Adelino Naquarta Sepalanga Domingos" w:date="2025-03-05T09:23:00Z" w16du:dateUtc="2025-03-05T08:23:00Z">
                  <w:rPr>
                    <w:rFonts w:ascii="Times New Roman" w:eastAsia="Times New Roman" w:hAnsi="Times New Roman"/>
                    <w:spacing w:val="-1"/>
                  </w:rPr>
                </w:rPrChange>
              </w:rPr>
              <w:t>Texto 50</w:t>
            </w:r>
          </w:p>
        </w:tc>
      </w:tr>
      <w:tr w:rsidR="003F3EDE" w:rsidRPr="00FB0B06" w14:paraId="12038FD4" w14:textId="77777777" w:rsidTr="0025185C">
        <w:trPr>
          <w:trHeight w:val="33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60CCF7" w14:textId="77777777" w:rsidR="003F3EDE" w:rsidRPr="00FB0B06" w:rsidRDefault="003F3EDE" w:rsidP="0025185C">
            <w:pPr>
              <w:jc w:val="center"/>
              <w:rPr>
                <w:rFonts w:ascii="Arial" w:eastAsia="Times New Roman" w:hAnsi="Arial" w:cs="Arial"/>
                <w:spacing w:val="-1"/>
                <w:sz w:val="20"/>
                <w:szCs w:val="20"/>
                <w:rPrChange w:id="769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699" w:author="Adelino Naquarta Sepalanga Domingos" w:date="2025-03-05T09:23:00Z" w16du:dateUtc="2025-03-05T08:23:00Z">
                  <w:rPr>
                    <w:rFonts w:ascii="Times New Roman" w:eastAsia="Times New Roman" w:hAnsi="Times New Roman"/>
                    <w:spacing w:val="-1"/>
                  </w:rPr>
                </w:rPrChange>
              </w:rPr>
              <w:t>4.2.3.16.5.5.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A3F753" w14:textId="77777777" w:rsidR="003F3EDE" w:rsidRPr="00FB0B06" w:rsidRDefault="003F3EDE" w:rsidP="0025185C">
            <w:pPr>
              <w:jc w:val="center"/>
              <w:rPr>
                <w:rFonts w:ascii="Arial" w:eastAsia="Times New Roman" w:hAnsi="Arial" w:cs="Arial"/>
                <w:spacing w:val="-1"/>
                <w:sz w:val="20"/>
                <w:szCs w:val="20"/>
                <w:rPrChange w:id="770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53EB97" w14:textId="77777777" w:rsidR="003F3EDE" w:rsidRPr="00FB0B06" w:rsidRDefault="003F3EDE" w:rsidP="0025185C">
            <w:pPr>
              <w:rPr>
                <w:rFonts w:ascii="Arial" w:eastAsia="Times New Roman" w:hAnsi="Arial" w:cs="Arial"/>
                <w:spacing w:val="-1"/>
                <w:sz w:val="20"/>
                <w:szCs w:val="20"/>
                <w:rPrChange w:id="770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02" w:author="Adelino Naquarta Sepalanga Domingos" w:date="2025-03-05T09:23:00Z" w16du:dateUtc="2025-03-05T08:23:00Z">
                  <w:rPr>
                    <w:rFonts w:ascii="Times New Roman" w:eastAsia="Times New Roman" w:hAnsi="Times New Roman"/>
                    <w:spacing w:val="-1"/>
                  </w:rPr>
                </w:rPrChange>
              </w:rPr>
              <w:t>Código postal (</w:t>
            </w:r>
            <w:proofErr w:type="spellStart"/>
            <w:r w:rsidRPr="00FB0B06">
              <w:rPr>
                <w:rFonts w:ascii="Arial" w:eastAsia="Times New Roman" w:hAnsi="Arial" w:cs="Arial"/>
                <w:spacing w:val="-1"/>
                <w:sz w:val="20"/>
                <w:szCs w:val="20"/>
                <w:rPrChange w:id="7703" w:author="Adelino Naquarta Sepalanga Domingos" w:date="2025-03-05T09:23:00Z" w16du:dateUtc="2025-03-05T08:23:00Z">
                  <w:rPr>
                    <w:rFonts w:ascii="Times New Roman" w:eastAsia="Times New Roman" w:hAnsi="Times New Roman"/>
                    <w:spacing w:val="-1"/>
                  </w:rPr>
                </w:rPrChange>
              </w:rPr>
              <w:t>PostalCode</w:t>
            </w:r>
            <w:proofErr w:type="spellEnd"/>
            <w:r w:rsidRPr="00FB0B06">
              <w:rPr>
                <w:rFonts w:ascii="Arial" w:eastAsia="Times New Roman" w:hAnsi="Arial" w:cs="Arial"/>
                <w:spacing w:val="-1"/>
                <w:sz w:val="20"/>
                <w:szCs w:val="20"/>
                <w:rPrChange w:id="7704"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81E1CA" w14:textId="77777777" w:rsidR="003F3EDE" w:rsidRPr="00FB0B06" w:rsidRDefault="003F3EDE" w:rsidP="0025185C">
            <w:pPr>
              <w:rPr>
                <w:rFonts w:ascii="Arial" w:eastAsia="Times New Roman" w:hAnsi="Arial" w:cs="Arial"/>
                <w:spacing w:val="-1"/>
                <w:sz w:val="20"/>
                <w:szCs w:val="20"/>
                <w:rPrChange w:id="7705"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BFC55F" w14:textId="77777777" w:rsidR="003F3EDE" w:rsidRPr="00FB0B06" w:rsidRDefault="003F3EDE" w:rsidP="0025185C">
            <w:pPr>
              <w:jc w:val="center"/>
              <w:rPr>
                <w:rFonts w:ascii="Arial" w:eastAsia="Times New Roman" w:hAnsi="Arial" w:cs="Arial"/>
                <w:spacing w:val="-1"/>
                <w:sz w:val="20"/>
                <w:szCs w:val="20"/>
                <w:rPrChange w:id="770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07" w:author="Adelino Naquarta Sepalanga Domingos" w:date="2025-03-05T09:23:00Z" w16du:dateUtc="2025-03-05T08:23:00Z">
                  <w:rPr>
                    <w:rFonts w:ascii="Times New Roman" w:eastAsia="Times New Roman" w:hAnsi="Times New Roman"/>
                    <w:spacing w:val="-1"/>
                  </w:rPr>
                </w:rPrChange>
              </w:rPr>
              <w:t>Texto 20</w:t>
            </w:r>
          </w:p>
        </w:tc>
      </w:tr>
      <w:tr w:rsidR="003F3EDE" w:rsidRPr="00FB0B06" w14:paraId="0B5815E5" w14:textId="77777777" w:rsidTr="0025185C">
        <w:trPr>
          <w:trHeight w:val="33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DB161FB" w14:textId="77777777" w:rsidR="003F3EDE" w:rsidRPr="00FB0B06" w:rsidRDefault="003F3EDE" w:rsidP="0025185C">
            <w:pPr>
              <w:jc w:val="center"/>
              <w:rPr>
                <w:rFonts w:ascii="Arial" w:eastAsia="Times New Roman" w:hAnsi="Arial" w:cs="Arial"/>
                <w:spacing w:val="-1"/>
                <w:sz w:val="20"/>
                <w:szCs w:val="20"/>
                <w:rPrChange w:id="770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09" w:author="Adelino Naquarta Sepalanga Domingos" w:date="2025-03-05T09:23:00Z" w16du:dateUtc="2025-03-05T08:23:00Z">
                  <w:rPr>
                    <w:rFonts w:ascii="Times New Roman" w:eastAsia="Times New Roman" w:hAnsi="Times New Roman"/>
                    <w:spacing w:val="-1"/>
                  </w:rPr>
                </w:rPrChange>
              </w:rPr>
              <w:t>4.2.3.16.5.6.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0899E0" w14:textId="77777777" w:rsidR="003F3EDE" w:rsidRPr="00FB0B06" w:rsidRDefault="003F3EDE" w:rsidP="0025185C">
            <w:pPr>
              <w:jc w:val="center"/>
              <w:rPr>
                <w:rFonts w:ascii="Arial" w:eastAsia="Times New Roman" w:hAnsi="Arial" w:cs="Arial"/>
                <w:spacing w:val="-1"/>
                <w:sz w:val="20"/>
                <w:szCs w:val="20"/>
                <w:rPrChange w:id="771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03E8FD" w14:textId="77777777" w:rsidR="003F3EDE" w:rsidRPr="00FB0B06" w:rsidRDefault="003F3EDE" w:rsidP="0025185C">
            <w:pPr>
              <w:rPr>
                <w:rFonts w:ascii="Arial" w:eastAsia="Times New Roman" w:hAnsi="Arial" w:cs="Arial"/>
                <w:spacing w:val="-1"/>
                <w:sz w:val="20"/>
                <w:szCs w:val="20"/>
                <w:rPrChange w:id="771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12" w:author="Adelino Naquarta Sepalanga Domingos" w:date="2025-03-05T09:23:00Z" w16du:dateUtc="2025-03-05T08:23:00Z">
                  <w:rPr>
                    <w:rFonts w:ascii="Times New Roman" w:eastAsia="Times New Roman" w:hAnsi="Times New Roman"/>
                    <w:spacing w:val="-1"/>
                  </w:rPr>
                </w:rPrChange>
              </w:rPr>
              <w:t>Província (</w:t>
            </w:r>
            <w:proofErr w:type="spellStart"/>
            <w:r w:rsidRPr="00FB0B06">
              <w:rPr>
                <w:rFonts w:ascii="Arial" w:eastAsia="Times New Roman" w:hAnsi="Arial" w:cs="Arial"/>
                <w:spacing w:val="-1"/>
                <w:sz w:val="20"/>
                <w:szCs w:val="20"/>
                <w:rPrChange w:id="7713" w:author="Adelino Naquarta Sepalanga Domingos" w:date="2025-03-05T09:23:00Z" w16du:dateUtc="2025-03-05T08:23:00Z">
                  <w:rPr>
                    <w:rFonts w:ascii="Times New Roman" w:eastAsia="Times New Roman" w:hAnsi="Times New Roman"/>
                    <w:spacing w:val="-1"/>
                  </w:rPr>
                </w:rPrChange>
              </w:rPr>
              <w:t>Province</w:t>
            </w:r>
            <w:proofErr w:type="spellEnd"/>
            <w:r w:rsidRPr="00FB0B06">
              <w:rPr>
                <w:rFonts w:ascii="Arial" w:eastAsia="Times New Roman" w:hAnsi="Arial" w:cs="Arial"/>
                <w:spacing w:val="-1"/>
                <w:sz w:val="20"/>
                <w:szCs w:val="20"/>
                <w:rPrChange w:id="7714"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30DF7BE" w14:textId="77777777" w:rsidR="003F3EDE" w:rsidRPr="00FB0B06" w:rsidRDefault="003F3EDE" w:rsidP="0025185C">
            <w:pPr>
              <w:rPr>
                <w:rFonts w:ascii="Arial" w:eastAsia="Times New Roman" w:hAnsi="Arial" w:cs="Arial"/>
                <w:spacing w:val="-1"/>
                <w:sz w:val="20"/>
                <w:szCs w:val="20"/>
                <w:rPrChange w:id="7715"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9E618F3" w14:textId="77777777" w:rsidR="003F3EDE" w:rsidRPr="00FB0B06" w:rsidRDefault="003F3EDE" w:rsidP="0025185C">
            <w:pPr>
              <w:jc w:val="center"/>
              <w:rPr>
                <w:rFonts w:ascii="Arial" w:eastAsia="Times New Roman" w:hAnsi="Arial" w:cs="Arial"/>
                <w:spacing w:val="-1"/>
                <w:sz w:val="20"/>
                <w:szCs w:val="20"/>
                <w:rPrChange w:id="771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17" w:author="Adelino Naquarta Sepalanga Domingos" w:date="2025-03-05T09:23:00Z" w16du:dateUtc="2025-03-05T08:23:00Z">
                  <w:rPr>
                    <w:rFonts w:ascii="Times New Roman" w:eastAsia="Times New Roman" w:hAnsi="Times New Roman"/>
                    <w:spacing w:val="-1"/>
                  </w:rPr>
                </w:rPrChange>
              </w:rPr>
              <w:t>Texto 50</w:t>
            </w:r>
          </w:p>
        </w:tc>
      </w:tr>
      <w:tr w:rsidR="003F3EDE" w:rsidRPr="00FB0B06" w14:paraId="54217F37" w14:textId="77777777" w:rsidTr="0025185C">
        <w:trPr>
          <w:trHeight w:val="39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4CB028" w14:textId="77777777" w:rsidR="003F3EDE" w:rsidRPr="00FB0B06" w:rsidRDefault="003F3EDE" w:rsidP="0025185C">
            <w:pPr>
              <w:jc w:val="center"/>
              <w:rPr>
                <w:rFonts w:ascii="Arial" w:eastAsia="Times New Roman" w:hAnsi="Arial" w:cs="Arial"/>
                <w:spacing w:val="-1"/>
                <w:sz w:val="20"/>
                <w:szCs w:val="20"/>
                <w:rPrChange w:id="771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19" w:author="Adelino Naquarta Sepalanga Domingos" w:date="2025-03-05T09:23:00Z" w16du:dateUtc="2025-03-05T08:23:00Z">
                  <w:rPr>
                    <w:rFonts w:ascii="Times New Roman" w:eastAsia="Times New Roman" w:hAnsi="Times New Roman"/>
                    <w:spacing w:val="-1"/>
                  </w:rPr>
                </w:rPrChange>
              </w:rPr>
              <w:lastRenderedPageBreak/>
              <w:t>4.2.3.16.5.7.</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0ED0B1" w14:textId="77777777" w:rsidR="003F3EDE" w:rsidRPr="00FB0B06" w:rsidRDefault="003F3EDE" w:rsidP="0025185C">
            <w:pPr>
              <w:jc w:val="center"/>
              <w:rPr>
                <w:rFonts w:ascii="Arial" w:eastAsia="Times New Roman" w:hAnsi="Arial" w:cs="Arial"/>
                <w:spacing w:val="-1"/>
                <w:sz w:val="20"/>
                <w:szCs w:val="20"/>
                <w:rPrChange w:id="772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D68C7D4" w14:textId="77777777" w:rsidR="003F3EDE" w:rsidRPr="00FB0B06" w:rsidRDefault="003F3EDE" w:rsidP="0025185C">
            <w:pPr>
              <w:rPr>
                <w:rFonts w:ascii="Arial" w:eastAsia="Times New Roman" w:hAnsi="Arial" w:cs="Arial"/>
                <w:spacing w:val="-1"/>
                <w:sz w:val="20"/>
                <w:szCs w:val="20"/>
                <w:rPrChange w:id="772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22" w:author="Adelino Naquarta Sepalanga Domingos" w:date="2025-03-05T09:23:00Z" w16du:dateUtc="2025-03-05T08:23:00Z">
                  <w:rPr>
                    <w:rFonts w:ascii="Times New Roman" w:eastAsia="Times New Roman" w:hAnsi="Times New Roman"/>
                    <w:spacing w:val="-1"/>
                  </w:rPr>
                </w:rPrChange>
              </w:rPr>
              <w:t>País (Country)</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C6EC54" w14:textId="77777777" w:rsidR="003F3EDE" w:rsidRPr="00FB0B06" w:rsidRDefault="003F3EDE" w:rsidP="0025185C">
            <w:pPr>
              <w:rPr>
                <w:rFonts w:ascii="Arial" w:eastAsia="Times New Roman" w:hAnsi="Arial" w:cs="Arial"/>
                <w:spacing w:val="-1"/>
                <w:sz w:val="20"/>
                <w:szCs w:val="20"/>
                <w:rPrChange w:id="772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24" w:author="Adelino Naquarta Sepalanga Domingos" w:date="2025-03-05T09:23:00Z" w16du:dateUtc="2025-03-05T08:23:00Z">
                  <w:rPr>
                    <w:rFonts w:ascii="Times New Roman" w:eastAsia="Times New Roman" w:hAnsi="Times New Roman"/>
                    <w:spacing w:val="-1"/>
                  </w:rPr>
                </w:rPrChange>
              </w:rPr>
              <w:t>Deve ser preenchido de acordo com a norma ISO 3166 – 1-alpha-2.</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6523F6" w14:textId="77777777" w:rsidR="003F3EDE" w:rsidRPr="00FB0B06" w:rsidRDefault="003F3EDE" w:rsidP="0025185C">
            <w:pPr>
              <w:jc w:val="center"/>
              <w:rPr>
                <w:rFonts w:ascii="Arial" w:eastAsia="Times New Roman" w:hAnsi="Arial" w:cs="Arial"/>
                <w:spacing w:val="-1"/>
                <w:sz w:val="20"/>
                <w:szCs w:val="20"/>
                <w:rPrChange w:id="772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26" w:author="Adelino Naquarta Sepalanga Domingos" w:date="2025-03-05T09:23:00Z" w16du:dateUtc="2025-03-05T08:23:00Z">
                  <w:rPr>
                    <w:rFonts w:ascii="Times New Roman" w:eastAsia="Times New Roman" w:hAnsi="Times New Roman"/>
                    <w:spacing w:val="-1"/>
                  </w:rPr>
                </w:rPrChange>
              </w:rPr>
              <w:t>Texto 2</w:t>
            </w:r>
          </w:p>
        </w:tc>
      </w:tr>
      <w:tr w:rsidR="003F3EDE" w:rsidRPr="00FB0B06" w14:paraId="2D913E8F" w14:textId="77777777" w:rsidTr="0025185C">
        <w:trPr>
          <w:trHeight w:val="58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1A3B92" w14:textId="77777777" w:rsidR="003F3EDE" w:rsidRPr="00FB0B06" w:rsidRDefault="003F3EDE" w:rsidP="0025185C">
            <w:pPr>
              <w:jc w:val="center"/>
              <w:rPr>
                <w:rFonts w:ascii="Arial" w:eastAsia="Times New Roman" w:hAnsi="Arial" w:cs="Arial"/>
                <w:spacing w:val="-1"/>
                <w:sz w:val="20"/>
                <w:szCs w:val="20"/>
                <w:rPrChange w:id="772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28" w:author="Adelino Naquarta Sepalanga Domingos" w:date="2025-03-05T09:23:00Z" w16du:dateUtc="2025-03-05T08:23:00Z">
                  <w:rPr>
                    <w:rFonts w:ascii="Times New Roman" w:eastAsia="Times New Roman" w:hAnsi="Times New Roman"/>
                    <w:spacing w:val="-1"/>
                  </w:rPr>
                </w:rPrChange>
              </w:rPr>
              <w:t>4.2.3.17.</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6C1AAC" w14:textId="77777777" w:rsidR="003F3EDE" w:rsidRPr="00FB0B06" w:rsidRDefault="003F3EDE" w:rsidP="0025185C">
            <w:pPr>
              <w:jc w:val="center"/>
              <w:rPr>
                <w:rFonts w:ascii="Arial" w:eastAsia="Times New Roman" w:hAnsi="Arial" w:cs="Arial"/>
                <w:spacing w:val="-1"/>
                <w:sz w:val="20"/>
                <w:szCs w:val="20"/>
                <w:rPrChange w:id="772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747E8AA" w14:textId="77777777" w:rsidR="003F3EDE" w:rsidRPr="00FB0B06" w:rsidRDefault="003F3EDE" w:rsidP="0025185C">
            <w:pPr>
              <w:rPr>
                <w:rFonts w:ascii="Arial" w:eastAsia="Times New Roman" w:hAnsi="Arial" w:cs="Arial"/>
                <w:spacing w:val="-1"/>
                <w:sz w:val="20"/>
                <w:szCs w:val="20"/>
                <w:rPrChange w:id="773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31" w:author="Adelino Naquarta Sepalanga Domingos" w:date="2025-03-05T09:23:00Z" w16du:dateUtc="2025-03-05T08:23:00Z">
                  <w:rPr>
                    <w:rFonts w:ascii="Times New Roman" w:eastAsia="Times New Roman" w:hAnsi="Times New Roman"/>
                    <w:spacing w:val="-1"/>
                  </w:rPr>
                </w:rPrChange>
              </w:rPr>
              <w:t>Local de carga (</w:t>
            </w:r>
            <w:proofErr w:type="spellStart"/>
            <w:r w:rsidRPr="00FB0B06">
              <w:rPr>
                <w:rFonts w:ascii="Arial" w:eastAsia="Times New Roman" w:hAnsi="Arial" w:cs="Arial"/>
                <w:spacing w:val="-1"/>
                <w:sz w:val="20"/>
                <w:szCs w:val="20"/>
                <w:rPrChange w:id="7732" w:author="Adelino Naquarta Sepalanga Domingos" w:date="2025-03-05T09:23:00Z" w16du:dateUtc="2025-03-05T08:23:00Z">
                  <w:rPr>
                    <w:rFonts w:ascii="Times New Roman" w:eastAsia="Times New Roman" w:hAnsi="Times New Roman"/>
                    <w:spacing w:val="-1"/>
                  </w:rPr>
                </w:rPrChange>
              </w:rPr>
              <w:t>ShipFrom</w:t>
            </w:r>
            <w:proofErr w:type="spellEnd"/>
            <w:r w:rsidRPr="00FB0B06">
              <w:rPr>
                <w:rFonts w:ascii="Arial" w:eastAsia="Times New Roman" w:hAnsi="Arial" w:cs="Arial"/>
                <w:spacing w:val="-1"/>
                <w:sz w:val="20"/>
                <w:szCs w:val="20"/>
                <w:rPrChange w:id="7733"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B593BA" w14:textId="77777777" w:rsidR="003F3EDE" w:rsidRPr="00FB0B06" w:rsidRDefault="003F3EDE" w:rsidP="0025185C">
            <w:pPr>
              <w:rPr>
                <w:rFonts w:ascii="Arial" w:eastAsia="Times New Roman" w:hAnsi="Arial" w:cs="Arial"/>
                <w:spacing w:val="-1"/>
                <w:sz w:val="20"/>
                <w:szCs w:val="20"/>
                <w:rPrChange w:id="773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35" w:author="Adelino Naquarta Sepalanga Domingos" w:date="2025-03-05T09:23:00Z" w16du:dateUtc="2025-03-05T08:23:00Z">
                  <w:rPr>
                    <w:rFonts w:ascii="Times New Roman" w:eastAsia="Times New Roman" w:hAnsi="Times New Roman"/>
                    <w:spacing w:val="-1"/>
                  </w:rPr>
                </w:rPrChange>
              </w:rPr>
              <w:t>Informação do local e data de carga onde se inicia a expedição dos artigos vendidos para o cliente.</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F13BD5" w14:textId="77777777" w:rsidR="003F3EDE" w:rsidRPr="00FB0B06" w:rsidRDefault="003F3EDE" w:rsidP="0025185C">
            <w:pPr>
              <w:jc w:val="center"/>
              <w:rPr>
                <w:rFonts w:ascii="Arial" w:eastAsia="Times New Roman" w:hAnsi="Arial" w:cs="Arial"/>
                <w:spacing w:val="-1"/>
                <w:sz w:val="20"/>
                <w:szCs w:val="20"/>
                <w:rPrChange w:id="773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37"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7069F576" w14:textId="77777777" w:rsidTr="0025185C">
        <w:trPr>
          <w:trHeight w:val="96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819C82B" w14:textId="77777777" w:rsidR="003F3EDE" w:rsidRPr="00FB0B06" w:rsidRDefault="003F3EDE" w:rsidP="0025185C">
            <w:pPr>
              <w:jc w:val="center"/>
              <w:rPr>
                <w:rFonts w:ascii="Arial" w:eastAsia="Times New Roman" w:hAnsi="Arial" w:cs="Arial"/>
                <w:spacing w:val="-1"/>
                <w:sz w:val="20"/>
                <w:szCs w:val="20"/>
                <w:rPrChange w:id="773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39" w:author="Adelino Naquarta Sepalanga Domingos" w:date="2025-03-05T09:23:00Z" w16du:dateUtc="2025-03-05T08:23:00Z">
                  <w:rPr>
                    <w:rFonts w:ascii="Times New Roman" w:eastAsia="Times New Roman" w:hAnsi="Times New Roman"/>
                    <w:spacing w:val="-1"/>
                  </w:rPr>
                </w:rPrChange>
              </w:rPr>
              <w:t>4.2.3.17.1.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20F9C1" w14:textId="77777777" w:rsidR="003F3EDE" w:rsidRPr="00FB0B06" w:rsidRDefault="003F3EDE" w:rsidP="0025185C">
            <w:pPr>
              <w:jc w:val="center"/>
              <w:rPr>
                <w:rFonts w:ascii="Arial" w:eastAsia="Times New Roman" w:hAnsi="Arial" w:cs="Arial"/>
                <w:spacing w:val="-1"/>
                <w:sz w:val="20"/>
                <w:szCs w:val="20"/>
                <w:rPrChange w:id="774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1A3CAE" w14:textId="77777777" w:rsidR="003F3EDE" w:rsidRPr="00FB0B06" w:rsidRDefault="003F3EDE" w:rsidP="0025185C">
            <w:pPr>
              <w:rPr>
                <w:rFonts w:ascii="Arial" w:eastAsia="Times New Roman" w:hAnsi="Arial" w:cs="Arial"/>
                <w:spacing w:val="-1"/>
                <w:sz w:val="20"/>
                <w:szCs w:val="20"/>
                <w:rPrChange w:id="774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42" w:author="Adelino Naquarta Sepalanga Domingos" w:date="2025-03-05T09:23:00Z" w16du:dateUtc="2025-03-05T08:23:00Z">
                  <w:rPr>
                    <w:rFonts w:ascii="Times New Roman" w:eastAsia="Times New Roman" w:hAnsi="Times New Roman"/>
                    <w:spacing w:val="-1"/>
                  </w:rPr>
                </w:rPrChange>
              </w:rPr>
              <w:t>Identificador da entrega (</w:t>
            </w:r>
            <w:proofErr w:type="spellStart"/>
            <w:r w:rsidRPr="00FB0B06">
              <w:rPr>
                <w:rFonts w:ascii="Arial" w:eastAsia="Times New Roman" w:hAnsi="Arial" w:cs="Arial"/>
                <w:spacing w:val="-1"/>
                <w:sz w:val="20"/>
                <w:szCs w:val="20"/>
                <w:rPrChange w:id="7743" w:author="Adelino Naquarta Sepalanga Domingos" w:date="2025-03-05T09:23:00Z" w16du:dateUtc="2025-03-05T08:23:00Z">
                  <w:rPr>
                    <w:rFonts w:ascii="Times New Roman" w:eastAsia="Times New Roman" w:hAnsi="Times New Roman"/>
                    <w:spacing w:val="-1"/>
                  </w:rPr>
                </w:rPrChange>
              </w:rPr>
              <w:t>DeliveryID</w:t>
            </w:r>
            <w:proofErr w:type="spellEnd"/>
            <w:r w:rsidRPr="00FB0B06">
              <w:rPr>
                <w:rFonts w:ascii="Arial" w:eastAsia="Times New Roman" w:hAnsi="Arial" w:cs="Arial"/>
                <w:spacing w:val="-1"/>
                <w:sz w:val="20"/>
                <w:szCs w:val="20"/>
                <w:rPrChange w:id="7744"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969157" w14:textId="77777777" w:rsidR="003F3EDE" w:rsidRPr="00FB0B06" w:rsidRDefault="003F3EDE" w:rsidP="0025185C">
            <w:pPr>
              <w:rPr>
                <w:rFonts w:ascii="Arial" w:eastAsia="Times New Roman" w:hAnsi="Arial" w:cs="Arial"/>
                <w:spacing w:val="-1"/>
                <w:sz w:val="20"/>
                <w:szCs w:val="20"/>
                <w:rPrChange w:id="774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46" w:author="Adelino Naquarta Sepalanga Domingos" w:date="2025-03-05T09:23:00Z" w16du:dateUtc="2025-03-05T08:23:00Z">
                  <w:rPr>
                    <w:rFonts w:ascii="Times New Roman" w:eastAsia="Times New Roman" w:hAnsi="Times New Roman"/>
                    <w:spacing w:val="-1"/>
                  </w:rPr>
                </w:rPrChange>
              </w:rPr>
              <w:t>Deve ser indicada a matrícula do veículo transportador ou do meio de expedição utilizado, ex. correio expresso, etc.</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527DEF" w14:textId="77777777" w:rsidR="003F3EDE" w:rsidRPr="00FB0B06" w:rsidRDefault="003F3EDE" w:rsidP="0025185C">
            <w:pPr>
              <w:jc w:val="center"/>
              <w:rPr>
                <w:rFonts w:ascii="Arial" w:eastAsia="Times New Roman" w:hAnsi="Arial" w:cs="Arial"/>
                <w:spacing w:val="-1"/>
                <w:sz w:val="20"/>
                <w:szCs w:val="20"/>
                <w:rPrChange w:id="7747" w:author="Adelino Naquarta Sepalanga Domingos" w:date="2025-03-05T09:23:00Z" w16du:dateUtc="2025-03-05T08:23:00Z">
                  <w:rPr>
                    <w:rFonts w:ascii="Times New Roman" w:eastAsia="Times New Roman" w:hAnsi="Times New Roman"/>
                    <w:spacing w:val="-1"/>
                  </w:rPr>
                </w:rPrChange>
              </w:rPr>
            </w:pPr>
          </w:p>
          <w:p w14:paraId="33B63708" w14:textId="77777777" w:rsidR="003F3EDE" w:rsidRPr="00FB0B06" w:rsidRDefault="003F3EDE" w:rsidP="0025185C">
            <w:pPr>
              <w:jc w:val="center"/>
              <w:rPr>
                <w:rFonts w:ascii="Arial" w:eastAsia="Times New Roman" w:hAnsi="Arial" w:cs="Arial"/>
                <w:spacing w:val="-1"/>
                <w:sz w:val="20"/>
                <w:szCs w:val="20"/>
                <w:rPrChange w:id="774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49" w:author="Adelino Naquarta Sepalanga Domingos" w:date="2025-03-05T09:23:00Z" w16du:dateUtc="2025-03-05T08:23:00Z">
                  <w:rPr>
                    <w:rFonts w:ascii="Times New Roman" w:eastAsia="Times New Roman" w:hAnsi="Times New Roman"/>
                    <w:spacing w:val="-1"/>
                  </w:rPr>
                </w:rPrChange>
              </w:rPr>
              <w:t>Texto 255</w:t>
            </w:r>
          </w:p>
        </w:tc>
      </w:tr>
      <w:tr w:rsidR="003F3EDE" w:rsidRPr="00FB0B06" w14:paraId="476275A6" w14:textId="77777777" w:rsidTr="0025185C">
        <w:trPr>
          <w:trHeight w:val="72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FA9B9E" w14:textId="77777777" w:rsidR="003F3EDE" w:rsidRPr="00FB0B06" w:rsidRDefault="003F3EDE" w:rsidP="0025185C">
            <w:pPr>
              <w:jc w:val="center"/>
              <w:rPr>
                <w:rFonts w:ascii="Arial" w:eastAsia="Times New Roman" w:hAnsi="Arial" w:cs="Arial"/>
                <w:spacing w:val="-1"/>
                <w:sz w:val="20"/>
                <w:szCs w:val="20"/>
                <w:rPrChange w:id="775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51" w:author="Adelino Naquarta Sepalanga Domingos" w:date="2025-03-05T09:23:00Z" w16du:dateUtc="2025-03-05T08:23:00Z">
                  <w:rPr>
                    <w:rFonts w:ascii="Times New Roman" w:eastAsia="Times New Roman" w:hAnsi="Times New Roman"/>
                    <w:spacing w:val="-1"/>
                  </w:rPr>
                </w:rPrChange>
              </w:rPr>
              <w:t>4.2.3.17.2.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30B7AB" w14:textId="77777777" w:rsidR="003F3EDE" w:rsidRPr="00FB0B06" w:rsidRDefault="003F3EDE" w:rsidP="0025185C">
            <w:pPr>
              <w:jc w:val="center"/>
              <w:rPr>
                <w:rFonts w:ascii="Arial" w:eastAsia="Times New Roman" w:hAnsi="Arial" w:cs="Arial"/>
                <w:spacing w:val="-1"/>
                <w:sz w:val="20"/>
                <w:szCs w:val="20"/>
                <w:rPrChange w:id="7752"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02E89A" w14:textId="77777777" w:rsidR="003F3EDE" w:rsidRPr="00FB0B06" w:rsidRDefault="003F3EDE" w:rsidP="0025185C">
            <w:pPr>
              <w:rPr>
                <w:rFonts w:ascii="Arial" w:eastAsia="Times New Roman" w:hAnsi="Arial" w:cs="Arial"/>
                <w:spacing w:val="-1"/>
                <w:sz w:val="20"/>
                <w:szCs w:val="20"/>
                <w:rPrChange w:id="775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54" w:author="Adelino Naquarta Sepalanga Domingos" w:date="2025-03-05T09:23:00Z" w16du:dateUtc="2025-03-05T08:23:00Z">
                  <w:rPr>
                    <w:rFonts w:ascii="Times New Roman" w:eastAsia="Times New Roman" w:hAnsi="Times New Roman"/>
                    <w:spacing w:val="-1"/>
                  </w:rPr>
                </w:rPrChange>
              </w:rPr>
              <w:t>Data de expedição (</w:t>
            </w:r>
            <w:proofErr w:type="spellStart"/>
            <w:r w:rsidRPr="00FB0B06">
              <w:rPr>
                <w:rFonts w:ascii="Arial" w:eastAsia="Times New Roman" w:hAnsi="Arial" w:cs="Arial"/>
                <w:spacing w:val="-1"/>
                <w:sz w:val="20"/>
                <w:szCs w:val="20"/>
                <w:rPrChange w:id="7755" w:author="Adelino Naquarta Sepalanga Domingos" w:date="2025-03-05T09:23:00Z" w16du:dateUtc="2025-03-05T08:23:00Z">
                  <w:rPr>
                    <w:rFonts w:ascii="Times New Roman" w:eastAsia="Times New Roman" w:hAnsi="Times New Roman"/>
                    <w:spacing w:val="-1"/>
                  </w:rPr>
                </w:rPrChange>
              </w:rPr>
              <w:t>DeliveryDate</w:t>
            </w:r>
            <w:proofErr w:type="spellEnd"/>
            <w:r w:rsidRPr="00FB0B06">
              <w:rPr>
                <w:rFonts w:ascii="Arial" w:eastAsia="Times New Roman" w:hAnsi="Arial" w:cs="Arial"/>
                <w:spacing w:val="-1"/>
                <w:sz w:val="20"/>
                <w:szCs w:val="20"/>
                <w:rPrChange w:id="7756"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A20860" w14:textId="77777777" w:rsidR="003F3EDE" w:rsidRPr="00FB0B06" w:rsidRDefault="003F3EDE" w:rsidP="0025185C">
            <w:pPr>
              <w:rPr>
                <w:rFonts w:ascii="Arial" w:eastAsia="Times New Roman" w:hAnsi="Arial" w:cs="Arial"/>
                <w:spacing w:val="-1"/>
                <w:sz w:val="20"/>
                <w:szCs w:val="20"/>
                <w:rPrChange w:id="7757"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284011" w14:textId="77777777" w:rsidR="003F3EDE" w:rsidRPr="00FB0B06" w:rsidRDefault="003F3EDE" w:rsidP="0025185C">
            <w:pPr>
              <w:jc w:val="center"/>
              <w:rPr>
                <w:rFonts w:ascii="Arial" w:eastAsia="Times New Roman" w:hAnsi="Arial" w:cs="Arial"/>
                <w:spacing w:val="-1"/>
                <w:sz w:val="20"/>
                <w:szCs w:val="20"/>
                <w:rPrChange w:id="7758" w:author="Adelino Naquarta Sepalanga Domingos" w:date="2025-03-05T09:23:00Z" w16du:dateUtc="2025-03-05T08:23:00Z">
                  <w:rPr>
                    <w:rFonts w:ascii="Times New Roman" w:eastAsia="Times New Roman" w:hAnsi="Times New Roman"/>
                    <w:spacing w:val="-1"/>
                  </w:rPr>
                </w:rPrChange>
              </w:rPr>
            </w:pPr>
          </w:p>
          <w:p w14:paraId="442E82F3" w14:textId="77777777" w:rsidR="003F3EDE" w:rsidRPr="00FB0B06" w:rsidRDefault="003F3EDE" w:rsidP="0025185C">
            <w:pPr>
              <w:jc w:val="center"/>
              <w:rPr>
                <w:rFonts w:ascii="Arial" w:eastAsia="Times New Roman" w:hAnsi="Arial" w:cs="Arial"/>
                <w:spacing w:val="-1"/>
                <w:sz w:val="20"/>
                <w:szCs w:val="20"/>
                <w:rPrChange w:id="775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60" w:author="Adelino Naquarta Sepalanga Domingos" w:date="2025-03-05T09:23:00Z" w16du:dateUtc="2025-03-05T08:23:00Z">
                  <w:rPr>
                    <w:rFonts w:ascii="Times New Roman" w:eastAsia="Times New Roman" w:hAnsi="Times New Roman"/>
                    <w:spacing w:val="-1"/>
                  </w:rPr>
                </w:rPrChange>
              </w:rPr>
              <w:t>Data</w:t>
            </w:r>
          </w:p>
        </w:tc>
      </w:tr>
      <w:tr w:rsidR="003F3EDE" w:rsidRPr="00FB0B06" w14:paraId="5504738E" w14:textId="77777777" w:rsidTr="0025185C">
        <w:trPr>
          <w:trHeight w:val="29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484530" w14:textId="77777777" w:rsidR="003F3EDE" w:rsidRPr="00FB0B06" w:rsidRDefault="003F3EDE" w:rsidP="0025185C">
            <w:pPr>
              <w:jc w:val="center"/>
              <w:rPr>
                <w:rFonts w:ascii="Arial" w:eastAsia="Times New Roman" w:hAnsi="Arial" w:cs="Arial"/>
                <w:spacing w:val="-1"/>
                <w:sz w:val="20"/>
                <w:szCs w:val="20"/>
                <w:rPrChange w:id="776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62" w:author="Adelino Naquarta Sepalanga Domingos" w:date="2025-03-05T09:23:00Z" w16du:dateUtc="2025-03-05T08:23:00Z">
                  <w:rPr>
                    <w:rFonts w:ascii="Times New Roman" w:eastAsia="Times New Roman" w:hAnsi="Times New Roman"/>
                    <w:spacing w:val="-1"/>
                  </w:rPr>
                </w:rPrChange>
              </w:rPr>
              <w:t>4.2.3.17.3.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92FAC9" w14:textId="77777777" w:rsidR="003F3EDE" w:rsidRPr="00FB0B06" w:rsidRDefault="003F3EDE" w:rsidP="0025185C">
            <w:pPr>
              <w:jc w:val="center"/>
              <w:rPr>
                <w:rFonts w:ascii="Arial" w:eastAsia="Times New Roman" w:hAnsi="Arial" w:cs="Arial"/>
                <w:spacing w:val="-1"/>
                <w:sz w:val="20"/>
                <w:szCs w:val="20"/>
                <w:rPrChange w:id="7763"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3ABBB47" w14:textId="77777777" w:rsidR="003F3EDE" w:rsidRPr="00FB0B06" w:rsidRDefault="003F3EDE" w:rsidP="0025185C">
            <w:pPr>
              <w:rPr>
                <w:rFonts w:ascii="Arial" w:eastAsia="Times New Roman" w:hAnsi="Arial" w:cs="Arial"/>
                <w:spacing w:val="-1"/>
                <w:sz w:val="20"/>
                <w:szCs w:val="20"/>
                <w:rPrChange w:id="776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65" w:author="Adelino Naquarta Sepalanga Domingos" w:date="2025-03-05T09:23:00Z" w16du:dateUtc="2025-03-05T08:23:00Z">
                  <w:rPr>
                    <w:rFonts w:ascii="Times New Roman" w:eastAsia="Times New Roman" w:hAnsi="Times New Roman"/>
                    <w:spacing w:val="-1"/>
                  </w:rPr>
                </w:rPrChange>
              </w:rPr>
              <w:t>Identificador do armazém de partida (</w:t>
            </w:r>
            <w:proofErr w:type="spellStart"/>
            <w:r w:rsidRPr="00FB0B06">
              <w:rPr>
                <w:rFonts w:ascii="Arial" w:eastAsia="Times New Roman" w:hAnsi="Arial" w:cs="Arial"/>
                <w:spacing w:val="-1"/>
                <w:sz w:val="20"/>
                <w:szCs w:val="20"/>
                <w:rPrChange w:id="7766" w:author="Adelino Naquarta Sepalanga Domingos" w:date="2025-03-05T09:23:00Z" w16du:dateUtc="2025-03-05T08:23:00Z">
                  <w:rPr>
                    <w:rFonts w:ascii="Times New Roman" w:eastAsia="Times New Roman" w:hAnsi="Times New Roman"/>
                    <w:spacing w:val="-1"/>
                  </w:rPr>
                </w:rPrChange>
              </w:rPr>
              <w:t>WarehouseID</w:t>
            </w:r>
            <w:proofErr w:type="spellEnd"/>
            <w:r w:rsidRPr="00FB0B06">
              <w:rPr>
                <w:rFonts w:ascii="Arial" w:eastAsia="Times New Roman" w:hAnsi="Arial" w:cs="Arial"/>
                <w:spacing w:val="-1"/>
                <w:sz w:val="20"/>
                <w:szCs w:val="20"/>
                <w:rPrChange w:id="7767"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3C467E" w14:textId="77777777" w:rsidR="003F3EDE" w:rsidRPr="00FB0B06" w:rsidRDefault="003F3EDE" w:rsidP="0025185C">
            <w:pPr>
              <w:rPr>
                <w:rFonts w:ascii="Arial" w:eastAsia="Times New Roman" w:hAnsi="Arial" w:cs="Arial"/>
                <w:spacing w:val="-1"/>
                <w:sz w:val="20"/>
                <w:szCs w:val="20"/>
                <w:rPrChange w:id="7768"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969365A" w14:textId="77777777" w:rsidR="003F3EDE" w:rsidRPr="00FB0B06" w:rsidRDefault="003F3EDE" w:rsidP="0025185C">
            <w:pPr>
              <w:jc w:val="center"/>
              <w:rPr>
                <w:rFonts w:ascii="Arial" w:eastAsia="Times New Roman" w:hAnsi="Arial" w:cs="Arial"/>
                <w:spacing w:val="-1"/>
                <w:sz w:val="20"/>
                <w:szCs w:val="20"/>
                <w:rPrChange w:id="7769" w:author="Adelino Naquarta Sepalanga Domingos" w:date="2025-03-05T09:23:00Z" w16du:dateUtc="2025-03-05T08:23:00Z">
                  <w:rPr>
                    <w:rFonts w:ascii="Times New Roman" w:eastAsia="Times New Roman" w:hAnsi="Times New Roman"/>
                    <w:spacing w:val="-1"/>
                  </w:rPr>
                </w:rPrChange>
              </w:rPr>
            </w:pPr>
          </w:p>
          <w:p w14:paraId="4456E7B9" w14:textId="77777777" w:rsidR="003F3EDE" w:rsidRPr="00FB0B06" w:rsidRDefault="003F3EDE" w:rsidP="0025185C">
            <w:pPr>
              <w:jc w:val="center"/>
              <w:rPr>
                <w:rFonts w:ascii="Arial" w:eastAsia="Times New Roman" w:hAnsi="Arial" w:cs="Arial"/>
                <w:spacing w:val="-1"/>
                <w:sz w:val="20"/>
                <w:szCs w:val="20"/>
                <w:rPrChange w:id="777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71" w:author="Adelino Naquarta Sepalanga Domingos" w:date="2025-03-05T09:23:00Z" w16du:dateUtc="2025-03-05T08:23:00Z">
                  <w:rPr>
                    <w:rFonts w:ascii="Times New Roman" w:eastAsia="Times New Roman" w:hAnsi="Times New Roman"/>
                    <w:spacing w:val="-1"/>
                  </w:rPr>
                </w:rPrChange>
              </w:rPr>
              <w:t>Texto 50</w:t>
            </w:r>
          </w:p>
        </w:tc>
      </w:tr>
      <w:tr w:rsidR="003F3EDE" w:rsidRPr="00FB0B06" w14:paraId="1BA1A73C" w14:textId="77777777" w:rsidTr="0025185C">
        <w:trPr>
          <w:trHeight w:val="38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6D1F624" w14:textId="77777777" w:rsidR="003F3EDE" w:rsidRPr="00FB0B06" w:rsidRDefault="003F3EDE" w:rsidP="0025185C">
            <w:pPr>
              <w:jc w:val="center"/>
              <w:rPr>
                <w:rFonts w:ascii="Arial" w:eastAsia="Times New Roman" w:hAnsi="Arial" w:cs="Arial"/>
                <w:spacing w:val="-1"/>
                <w:sz w:val="20"/>
                <w:szCs w:val="20"/>
                <w:rPrChange w:id="777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73" w:author="Adelino Naquarta Sepalanga Domingos" w:date="2025-03-05T09:23:00Z" w16du:dateUtc="2025-03-05T08:23:00Z">
                  <w:rPr>
                    <w:rFonts w:ascii="Times New Roman" w:eastAsia="Times New Roman" w:hAnsi="Times New Roman"/>
                    <w:spacing w:val="-1"/>
                  </w:rPr>
                </w:rPrChange>
              </w:rPr>
              <w:t>4.2.3.17.4.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FDC779A" w14:textId="77777777" w:rsidR="003F3EDE" w:rsidRPr="00FB0B06" w:rsidRDefault="003F3EDE" w:rsidP="0025185C">
            <w:pPr>
              <w:jc w:val="center"/>
              <w:rPr>
                <w:rFonts w:ascii="Arial" w:eastAsia="Times New Roman" w:hAnsi="Arial" w:cs="Arial"/>
                <w:spacing w:val="-1"/>
                <w:sz w:val="20"/>
                <w:szCs w:val="20"/>
                <w:rPrChange w:id="7774"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7E53573" w14:textId="77777777" w:rsidR="003F3EDE" w:rsidRPr="00FB0B06" w:rsidRDefault="003F3EDE" w:rsidP="0025185C">
            <w:pPr>
              <w:rPr>
                <w:rFonts w:ascii="Arial" w:eastAsia="Times New Roman" w:hAnsi="Arial" w:cs="Arial"/>
                <w:spacing w:val="-1"/>
                <w:sz w:val="20"/>
                <w:szCs w:val="20"/>
                <w:rPrChange w:id="777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76" w:author="Adelino Naquarta Sepalanga Domingos" w:date="2025-03-05T09:23:00Z" w16du:dateUtc="2025-03-05T08:23:00Z">
                  <w:rPr>
                    <w:rFonts w:ascii="Times New Roman" w:eastAsia="Times New Roman" w:hAnsi="Times New Roman"/>
                    <w:spacing w:val="-1"/>
                  </w:rPr>
                </w:rPrChange>
              </w:rPr>
              <w:t>Localização dos bens no armazém de partida (</w:t>
            </w:r>
            <w:proofErr w:type="spellStart"/>
            <w:r w:rsidRPr="00FB0B06">
              <w:rPr>
                <w:rFonts w:ascii="Arial" w:eastAsia="Times New Roman" w:hAnsi="Arial" w:cs="Arial"/>
                <w:spacing w:val="-1"/>
                <w:sz w:val="20"/>
                <w:szCs w:val="20"/>
                <w:rPrChange w:id="7777" w:author="Adelino Naquarta Sepalanga Domingos" w:date="2025-03-05T09:23:00Z" w16du:dateUtc="2025-03-05T08:23:00Z">
                  <w:rPr>
                    <w:rFonts w:ascii="Times New Roman" w:eastAsia="Times New Roman" w:hAnsi="Times New Roman"/>
                    <w:spacing w:val="-1"/>
                  </w:rPr>
                </w:rPrChange>
              </w:rPr>
              <w:t>LocationID</w:t>
            </w:r>
            <w:proofErr w:type="spellEnd"/>
            <w:r w:rsidRPr="00FB0B06">
              <w:rPr>
                <w:rFonts w:ascii="Arial" w:eastAsia="Times New Roman" w:hAnsi="Arial" w:cs="Arial"/>
                <w:spacing w:val="-1"/>
                <w:sz w:val="20"/>
                <w:szCs w:val="20"/>
                <w:rPrChange w:id="7778"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4042D6" w14:textId="77777777" w:rsidR="003F3EDE" w:rsidRPr="00FB0B06" w:rsidRDefault="003F3EDE" w:rsidP="0025185C">
            <w:pPr>
              <w:rPr>
                <w:rFonts w:ascii="Arial" w:eastAsia="Times New Roman" w:hAnsi="Arial" w:cs="Arial"/>
                <w:spacing w:val="-1"/>
                <w:sz w:val="20"/>
                <w:szCs w:val="20"/>
                <w:rPrChange w:id="7779"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50DF35" w14:textId="77777777" w:rsidR="003F3EDE" w:rsidRPr="00FB0B06" w:rsidRDefault="003F3EDE" w:rsidP="0025185C">
            <w:pPr>
              <w:jc w:val="center"/>
              <w:rPr>
                <w:rFonts w:ascii="Arial" w:eastAsia="Times New Roman" w:hAnsi="Arial" w:cs="Arial"/>
                <w:spacing w:val="-1"/>
                <w:sz w:val="20"/>
                <w:szCs w:val="20"/>
                <w:rPrChange w:id="7780" w:author="Adelino Naquarta Sepalanga Domingos" w:date="2025-03-05T09:23:00Z" w16du:dateUtc="2025-03-05T08:23:00Z">
                  <w:rPr>
                    <w:rFonts w:ascii="Times New Roman" w:eastAsia="Times New Roman" w:hAnsi="Times New Roman"/>
                    <w:spacing w:val="-1"/>
                  </w:rPr>
                </w:rPrChange>
              </w:rPr>
            </w:pPr>
          </w:p>
          <w:p w14:paraId="5C9001CB" w14:textId="77777777" w:rsidR="003F3EDE" w:rsidRPr="00FB0B06" w:rsidRDefault="003F3EDE" w:rsidP="0025185C">
            <w:pPr>
              <w:jc w:val="center"/>
              <w:rPr>
                <w:rFonts w:ascii="Arial" w:eastAsia="Times New Roman" w:hAnsi="Arial" w:cs="Arial"/>
                <w:spacing w:val="-1"/>
                <w:sz w:val="20"/>
                <w:szCs w:val="20"/>
                <w:rPrChange w:id="778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82" w:author="Adelino Naquarta Sepalanga Domingos" w:date="2025-03-05T09:23:00Z" w16du:dateUtc="2025-03-05T08:23:00Z">
                  <w:rPr>
                    <w:rFonts w:ascii="Times New Roman" w:eastAsia="Times New Roman" w:hAnsi="Times New Roman"/>
                    <w:spacing w:val="-1"/>
                  </w:rPr>
                </w:rPrChange>
              </w:rPr>
              <w:t>Texto 30</w:t>
            </w:r>
          </w:p>
        </w:tc>
      </w:tr>
      <w:tr w:rsidR="003F3EDE" w:rsidRPr="00FB0B06" w14:paraId="01AD3259" w14:textId="77777777" w:rsidTr="0025185C">
        <w:trPr>
          <w:trHeight w:val="72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3995E26" w14:textId="77777777" w:rsidR="003F3EDE" w:rsidRPr="00FB0B06" w:rsidRDefault="003F3EDE" w:rsidP="0025185C">
            <w:pPr>
              <w:jc w:val="center"/>
              <w:rPr>
                <w:rFonts w:ascii="Arial" w:eastAsia="Times New Roman" w:hAnsi="Arial" w:cs="Arial"/>
                <w:spacing w:val="-1"/>
                <w:sz w:val="20"/>
                <w:szCs w:val="20"/>
                <w:rPrChange w:id="778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84" w:author="Adelino Naquarta Sepalanga Domingos" w:date="2025-03-05T09:23:00Z" w16du:dateUtc="2025-03-05T08:23:00Z">
                  <w:rPr>
                    <w:rFonts w:ascii="Times New Roman" w:eastAsia="Times New Roman" w:hAnsi="Times New Roman"/>
                    <w:spacing w:val="-1"/>
                  </w:rPr>
                </w:rPrChange>
              </w:rPr>
              <w:t>4.2.3.17.5.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BD97DE" w14:textId="77777777" w:rsidR="003F3EDE" w:rsidRPr="00FB0B06" w:rsidRDefault="003F3EDE" w:rsidP="0025185C">
            <w:pPr>
              <w:jc w:val="center"/>
              <w:rPr>
                <w:rFonts w:ascii="Arial" w:eastAsia="Times New Roman" w:hAnsi="Arial" w:cs="Arial"/>
                <w:spacing w:val="-1"/>
                <w:sz w:val="20"/>
                <w:szCs w:val="20"/>
                <w:rPrChange w:id="778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780519" w14:textId="77777777" w:rsidR="003F3EDE" w:rsidRPr="00FB0B06" w:rsidRDefault="003F3EDE" w:rsidP="0025185C">
            <w:pPr>
              <w:rPr>
                <w:rFonts w:ascii="Arial" w:eastAsia="Times New Roman" w:hAnsi="Arial" w:cs="Arial"/>
                <w:spacing w:val="-1"/>
                <w:sz w:val="20"/>
                <w:szCs w:val="20"/>
                <w:rPrChange w:id="778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87" w:author="Adelino Naquarta Sepalanga Domingos" w:date="2025-03-05T09:23:00Z" w16du:dateUtc="2025-03-05T08:23:00Z">
                  <w:rPr>
                    <w:rFonts w:ascii="Times New Roman" w:eastAsia="Times New Roman" w:hAnsi="Times New Roman"/>
                    <w:spacing w:val="-1"/>
                  </w:rPr>
                </w:rPrChange>
              </w:rPr>
              <w:t>Endereço (</w:t>
            </w:r>
            <w:proofErr w:type="spellStart"/>
            <w:r w:rsidRPr="00FB0B06">
              <w:rPr>
                <w:rFonts w:ascii="Arial" w:eastAsia="Times New Roman" w:hAnsi="Arial" w:cs="Arial"/>
                <w:spacing w:val="-1"/>
                <w:sz w:val="20"/>
                <w:szCs w:val="20"/>
                <w:rPrChange w:id="7788" w:author="Adelino Naquarta Sepalanga Domingos" w:date="2025-03-05T09:23:00Z" w16du:dateUtc="2025-03-05T08:23:00Z">
                  <w:rPr>
                    <w:rFonts w:ascii="Times New Roman" w:eastAsia="Times New Roman" w:hAnsi="Times New Roman"/>
                    <w:spacing w:val="-1"/>
                  </w:rPr>
                </w:rPrChange>
              </w:rPr>
              <w:t>Address</w:t>
            </w:r>
            <w:proofErr w:type="spellEnd"/>
            <w:r w:rsidRPr="00FB0B06">
              <w:rPr>
                <w:rFonts w:ascii="Arial" w:eastAsia="Times New Roman" w:hAnsi="Arial" w:cs="Arial"/>
                <w:spacing w:val="-1"/>
                <w:sz w:val="20"/>
                <w:szCs w:val="20"/>
                <w:rPrChange w:id="7789"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688E0A" w14:textId="77777777" w:rsidR="003F3EDE" w:rsidRPr="00FB0B06" w:rsidRDefault="003F3EDE" w:rsidP="0025185C">
            <w:pPr>
              <w:rPr>
                <w:rFonts w:ascii="Arial" w:eastAsia="Times New Roman" w:hAnsi="Arial" w:cs="Arial"/>
                <w:spacing w:val="-1"/>
                <w:sz w:val="20"/>
                <w:szCs w:val="20"/>
                <w:rPrChange w:id="7790"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61DD625" w14:textId="77777777" w:rsidR="003F3EDE" w:rsidRPr="00FB0B06" w:rsidRDefault="003F3EDE" w:rsidP="0025185C">
            <w:pPr>
              <w:jc w:val="center"/>
              <w:rPr>
                <w:rFonts w:ascii="Arial" w:eastAsia="Times New Roman" w:hAnsi="Arial" w:cs="Arial"/>
                <w:spacing w:val="-1"/>
                <w:sz w:val="20"/>
                <w:szCs w:val="20"/>
                <w:rPrChange w:id="779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92"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1E9B85D0" w14:textId="77777777" w:rsidTr="0025185C">
        <w:trPr>
          <w:trHeight w:val="24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712738" w14:textId="77777777" w:rsidR="003F3EDE" w:rsidRPr="00FB0B06" w:rsidRDefault="003F3EDE" w:rsidP="0025185C">
            <w:pPr>
              <w:jc w:val="center"/>
              <w:rPr>
                <w:rFonts w:ascii="Arial" w:eastAsia="Times New Roman" w:hAnsi="Arial" w:cs="Arial"/>
                <w:spacing w:val="-1"/>
                <w:sz w:val="20"/>
                <w:szCs w:val="20"/>
                <w:rPrChange w:id="779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94" w:author="Adelino Naquarta Sepalanga Domingos" w:date="2025-03-05T09:23:00Z" w16du:dateUtc="2025-03-05T08:23:00Z">
                  <w:rPr>
                    <w:rFonts w:ascii="Times New Roman" w:eastAsia="Times New Roman" w:hAnsi="Times New Roman"/>
                    <w:spacing w:val="-1"/>
                  </w:rPr>
                </w:rPrChange>
              </w:rPr>
              <w:t>4.2.3.17.5.1.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FA739A" w14:textId="77777777" w:rsidR="003F3EDE" w:rsidRPr="00FB0B06" w:rsidRDefault="003F3EDE" w:rsidP="0025185C">
            <w:pPr>
              <w:jc w:val="center"/>
              <w:rPr>
                <w:rFonts w:ascii="Arial" w:eastAsia="Times New Roman" w:hAnsi="Arial" w:cs="Arial"/>
                <w:spacing w:val="-1"/>
                <w:sz w:val="20"/>
                <w:szCs w:val="20"/>
                <w:rPrChange w:id="779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31A6D9" w14:textId="77777777" w:rsidR="003F3EDE" w:rsidRPr="00FB0B06" w:rsidRDefault="003F3EDE" w:rsidP="0025185C">
            <w:pPr>
              <w:rPr>
                <w:rFonts w:ascii="Arial" w:eastAsia="Times New Roman" w:hAnsi="Arial" w:cs="Arial"/>
                <w:spacing w:val="-1"/>
                <w:sz w:val="20"/>
                <w:szCs w:val="20"/>
                <w:rPrChange w:id="779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797" w:author="Adelino Naquarta Sepalanga Domingos" w:date="2025-03-05T09:23:00Z" w16du:dateUtc="2025-03-05T08:23:00Z">
                  <w:rPr>
                    <w:rFonts w:ascii="Times New Roman" w:eastAsia="Times New Roman" w:hAnsi="Times New Roman"/>
                    <w:spacing w:val="-1"/>
                  </w:rPr>
                </w:rPrChange>
              </w:rPr>
              <w:t>Número da porta (</w:t>
            </w:r>
            <w:proofErr w:type="spellStart"/>
            <w:r w:rsidRPr="00FB0B06">
              <w:rPr>
                <w:rFonts w:ascii="Arial" w:eastAsia="Times New Roman" w:hAnsi="Arial" w:cs="Arial"/>
                <w:spacing w:val="-1"/>
                <w:sz w:val="20"/>
                <w:szCs w:val="20"/>
                <w:rPrChange w:id="7798" w:author="Adelino Naquarta Sepalanga Domingos" w:date="2025-03-05T09:23:00Z" w16du:dateUtc="2025-03-05T08:23:00Z">
                  <w:rPr>
                    <w:rFonts w:ascii="Times New Roman" w:eastAsia="Times New Roman" w:hAnsi="Times New Roman"/>
                    <w:spacing w:val="-1"/>
                  </w:rPr>
                </w:rPrChange>
              </w:rPr>
              <w:t>BuildingNumber</w:t>
            </w:r>
            <w:proofErr w:type="spellEnd"/>
            <w:r w:rsidRPr="00FB0B06">
              <w:rPr>
                <w:rFonts w:ascii="Arial" w:eastAsia="Times New Roman" w:hAnsi="Arial" w:cs="Arial"/>
                <w:spacing w:val="-1"/>
                <w:sz w:val="20"/>
                <w:szCs w:val="20"/>
                <w:rPrChange w:id="7799"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5DAACBF" w14:textId="77777777" w:rsidR="003F3EDE" w:rsidRPr="00FB0B06" w:rsidRDefault="003F3EDE" w:rsidP="0025185C">
            <w:pPr>
              <w:rPr>
                <w:rFonts w:ascii="Arial" w:eastAsia="Times New Roman" w:hAnsi="Arial" w:cs="Arial"/>
                <w:spacing w:val="-1"/>
                <w:sz w:val="20"/>
                <w:szCs w:val="20"/>
                <w:rPrChange w:id="7800"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121F407" w14:textId="77777777" w:rsidR="003F3EDE" w:rsidRPr="00FB0B06" w:rsidRDefault="003F3EDE" w:rsidP="0025185C">
            <w:pPr>
              <w:jc w:val="center"/>
              <w:rPr>
                <w:rFonts w:ascii="Arial" w:eastAsia="Times New Roman" w:hAnsi="Arial" w:cs="Arial"/>
                <w:spacing w:val="-1"/>
                <w:sz w:val="20"/>
                <w:szCs w:val="20"/>
                <w:rPrChange w:id="780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02" w:author="Adelino Naquarta Sepalanga Domingos" w:date="2025-03-05T09:23:00Z" w16du:dateUtc="2025-03-05T08:23:00Z">
                  <w:rPr>
                    <w:rFonts w:ascii="Times New Roman" w:eastAsia="Times New Roman" w:hAnsi="Times New Roman"/>
                    <w:spacing w:val="-1"/>
                  </w:rPr>
                </w:rPrChange>
              </w:rPr>
              <w:t>Texto 10</w:t>
            </w:r>
          </w:p>
        </w:tc>
      </w:tr>
      <w:tr w:rsidR="003F3EDE" w:rsidRPr="00FB0B06" w14:paraId="326B6265" w14:textId="77777777" w:rsidTr="0025185C">
        <w:trPr>
          <w:trHeight w:val="79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F694B29" w14:textId="77777777" w:rsidR="003F3EDE" w:rsidRPr="00FB0B06" w:rsidRDefault="003F3EDE" w:rsidP="0025185C">
            <w:pPr>
              <w:jc w:val="center"/>
              <w:rPr>
                <w:rFonts w:ascii="Arial" w:eastAsia="Times New Roman" w:hAnsi="Arial" w:cs="Arial"/>
                <w:spacing w:val="-1"/>
                <w:sz w:val="20"/>
                <w:szCs w:val="20"/>
                <w:rPrChange w:id="780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04" w:author="Adelino Naquarta Sepalanga Domingos" w:date="2025-03-05T09:23:00Z" w16du:dateUtc="2025-03-05T08:23:00Z">
                  <w:rPr>
                    <w:rFonts w:ascii="Times New Roman" w:eastAsia="Times New Roman" w:hAnsi="Times New Roman"/>
                    <w:spacing w:val="-1"/>
                  </w:rPr>
                </w:rPrChange>
              </w:rPr>
              <w:t>4.2.3.17.5.2.</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75527E" w14:textId="77777777" w:rsidR="003F3EDE" w:rsidRPr="00FB0B06" w:rsidRDefault="003F3EDE" w:rsidP="0025185C">
            <w:pPr>
              <w:jc w:val="center"/>
              <w:rPr>
                <w:rFonts w:ascii="Arial" w:eastAsia="Times New Roman" w:hAnsi="Arial" w:cs="Arial"/>
                <w:spacing w:val="-1"/>
                <w:sz w:val="20"/>
                <w:szCs w:val="20"/>
                <w:rPrChange w:id="780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EA6325" w14:textId="77777777" w:rsidR="003F3EDE" w:rsidRPr="00FB0B06" w:rsidRDefault="003F3EDE" w:rsidP="0025185C">
            <w:pPr>
              <w:rPr>
                <w:rFonts w:ascii="Arial" w:eastAsia="Times New Roman" w:hAnsi="Arial" w:cs="Arial"/>
                <w:spacing w:val="-1"/>
                <w:sz w:val="20"/>
                <w:szCs w:val="20"/>
                <w:rPrChange w:id="780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07" w:author="Adelino Naquarta Sepalanga Domingos" w:date="2025-03-05T09:23:00Z" w16du:dateUtc="2025-03-05T08:23:00Z">
                  <w:rPr>
                    <w:rFonts w:ascii="Times New Roman" w:eastAsia="Times New Roman" w:hAnsi="Times New Roman"/>
                    <w:spacing w:val="-1"/>
                  </w:rPr>
                </w:rPrChange>
              </w:rPr>
              <w:t>Nome da rua (</w:t>
            </w:r>
            <w:proofErr w:type="spellStart"/>
            <w:r w:rsidRPr="00FB0B06">
              <w:rPr>
                <w:rFonts w:ascii="Arial" w:eastAsia="Times New Roman" w:hAnsi="Arial" w:cs="Arial"/>
                <w:spacing w:val="-1"/>
                <w:sz w:val="20"/>
                <w:szCs w:val="20"/>
                <w:rPrChange w:id="7808" w:author="Adelino Naquarta Sepalanga Domingos" w:date="2025-03-05T09:23:00Z" w16du:dateUtc="2025-03-05T08:23:00Z">
                  <w:rPr>
                    <w:rFonts w:ascii="Times New Roman" w:eastAsia="Times New Roman" w:hAnsi="Times New Roman"/>
                    <w:spacing w:val="-1"/>
                  </w:rPr>
                </w:rPrChange>
              </w:rPr>
              <w:t>StreetName</w:t>
            </w:r>
            <w:proofErr w:type="spellEnd"/>
            <w:r w:rsidRPr="00FB0B06">
              <w:rPr>
                <w:rFonts w:ascii="Arial" w:eastAsia="Times New Roman" w:hAnsi="Arial" w:cs="Arial"/>
                <w:spacing w:val="-1"/>
                <w:sz w:val="20"/>
                <w:szCs w:val="20"/>
                <w:rPrChange w:id="7809"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EA6532" w14:textId="77777777" w:rsidR="003F3EDE" w:rsidRPr="00FB0B06" w:rsidRDefault="003F3EDE" w:rsidP="0025185C">
            <w:pPr>
              <w:rPr>
                <w:rFonts w:ascii="Arial" w:eastAsia="Times New Roman" w:hAnsi="Arial" w:cs="Arial"/>
                <w:spacing w:val="-1"/>
                <w:sz w:val="20"/>
                <w:szCs w:val="20"/>
                <w:rPrChange w:id="7810"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391871" w14:textId="77777777" w:rsidR="003F3EDE" w:rsidRPr="00FB0B06" w:rsidRDefault="003F3EDE" w:rsidP="0025185C">
            <w:pPr>
              <w:jc w:val="center"/>
              <w:rPr>
                <w:rFonts w:ascii="Arial" w:eastAsia="Times New Roman" w:hAnsi="Arial" w:cs="Arial"/>
                <w:spacing w:val="-1"/>
                <w:sz w:val="20"/>
                <w:szCs w:val="20"/>
                <w:rPrChange w:id="781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12" w:author="Adelino Naquarta Sepalanga Domingos" w:date="2025-03-05T09:23:00Z" w16du:dateUtc="2025-03-05T08:23:00Z">
                  <w:rPr>
                    <w:rFonts w:ascii="Times New Roman" w:eastAsia="Times New Roman" w:hAnsi="Times New Roman"/>
                    <w:spacing w:val="-1"/>
                  </w:rPr>
                </w:rPrChange>
              </w:rPr>
              <w:t>Texto 200</w:t>
            </w:r>
          </w:p>
        </w:tc>
      </w:tr>
      <w:tr w:rsidR="003F3EDE" w:rsidRPr="00FB0B06" w14:paraId="69825FB8" w14:textId="77777777" w:rsidTr="0025185C">
        <w:trPr>
          <w:trHeight w:val="60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AA9122" w14:textId="77777777" w:rsidR="003F3EDE" w:rsidRPr="00FB0B06" w:rsidRDefault="003F3EDE" w:rsidP="0025185C">
            <w:pPr>
              <w:jc w:val="center"/>
              <w:rPr>
                <w:rFonts w:ascii="Arial" w:eastAsia="Times New Roman" w:hAnsi="Arial" w:cs="Arial"/>
                <w:spacing w:val="-1"/>
                <w:sz w:val="20"/>
                <w:szCs w:val="20"/>
                <w:rPrChange w:id="781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14" w:author="Adelino Naquarta Sepalanga Domingos" w:date="2025-03-05T09:23:00Z" w16du:dateUtc="2025-03-05T08:23:00Z">
                  <w:rPr>
                    <w:rFonts w:ascii="Times New Roman" w:eastAsia="Times New Roman" w:hAnsi="Times New Roman"/>
                    <w:spacing w:val="-1"/>
                  </w:rPr>
                </w:rPrChange>
              </w:rPr>
              <w:t>4.2.3.17.5.3.</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8EBA64" w14:textId="77777777" w:rsidR="003F3EDE" w:rsidRPr="00FB0B06" w:rsidRDefault="003F3EDE" w:rsidP="0025185C">
            <w:pPr>
              <w:jc w:val="center"/>
              <w:rPr>
                <w:rFonts w:ascii="Arial" w:eastAsia="Times New Roman" w:hAnsi="Arial" w:cs="Arial"/>
                <w:spacing w:val="-1"/>
                <w:sz w:val="20"/>
                <w:szCs w:val="20"/>
                <w:rPrChange w:id="781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915D86" w14:textId="77777777" w:rsidR="003F3EDE" w:rsidRPr="00FB0B06" w:rsidRDefault="003F3EDE" w:rsidP="0025185C">
            <w:pPr>
              <w:rPr>
                <w:rFonts w:ascii="Arial" w:eastAsia="Times New Roman" w:hAnsi="Arial" w:cs="Arial"/>
                <w:spacing w:val="-1"/>
                <w:sz w:val="20"/>
                <w:szCs w:val="20"/>
                <w:rPrChange w:id="781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17" w:author="Adelino Naquarta Sepalanga Domingos" w:date="2025-03-05T09:23:00Z" w16du:dateUtc="2025-03-05T08:23:00Z">
                  <w:rPr>
                    <w:rFonts w:ascii="Times New Roman" w:eastAsia="Times New Roman" w:hAnsi="Times New Roman"/>
                    <w:spacing w:val="-1"/>
                  </w:rPr>
                </w:rPrChange>
              </w:rPr>
              <w:t>Endereço detalhado (</w:t>
            </w:r>
            <w:proofErr w:type="spellStart"/>
            <w:r w:rsidRPr="00FB0B06">
              <w:rPr>
                <w:rFonts w:ascii="Arial" w:eastAsia="Times New Roman" w:hAnsi="Arial" w:cs="Arial"/>
                <w:spacing w:val="-1"/>
                <w:sz w:val="20"/>
                <w:szCs w:val="20"/>
                <w:rPrChange w:id="7818" w:author="Adelino Naquarta Sepalanga Domingos" w:date="2025-03-05T09:23:00Z" w16du:dateUtc="2025-03-05T08:23:00Z">
                  <w:rPr>
                    <w:rFonts w:ascii="Times New Roman" w:eastAsia="Times New Roman" w:hAnsi="Times New Roman"/>
                    <w:spacing w:val="-1"/>
                  </w:rPr>
                </w:rPrChange>
              </w:rPr>
              <w:t>AddressDetail</w:t>
            </w:r>
            <w:proofErr w:type="spellEnd"/>
            <w:r w:rsidRPr="00FB0B06">
              <w:rPr>
                <w:rFonts w:ascii="Arial" w:eastAsia="Times New Roman" w:hAnsi="Arial" w:cs="Arial"/>
                <w:spacing w:val="-1"/>
                <w:sz w:val="20"/>
                <w:szCs w:val="20"/>
                <w:rPrChange w:id="7819"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BDDDA8" w14:textId="77777777" w:rsidR="003F3EDE" w:rsidRPr="00FB0B06" w:rsidRDefault="003F3EDE" w:rsidP="0025185C">
            <w:pPr>
              <w:rPr>
                <w:rFonts w:ascii="Arial" w:eastAsia="Times New Roman" w:hAnsi="Arial" w:cs="Arial"/>
                <w:spacing w:val="-1"/>
                <w:sz w:val="20"/>
                <w:szCs w:val="20"/>
                <w:rPrChange w:id="782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21" w:author="Adelino Naquarta Sepalanga Domingos" w:date="2025-03-05T09:23:00Z" w16du:dateUtc="2025-03-05T08:23:00Z">
                  <w:rPr>
                    <w:rFonts w:ascii="Times New Roman" w:eastAsia="Times New Roman" w:hAnsi="Times New Roman"/>
                    <w:spacing w:val="-1"/>
                  </w:rPr>
                </w:rPrChange>
              </w:rPr>
              <w:t>Deve incluir o nome da rua, Número da porta e andar, se aplicável.</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1ED5929" w14:textId="77777777" w:rsidR="003F3EDE" w:rsidRPr="00FB0B06" w:rsidRDefault="003F3EDE" w:rsidP="0025185C">
            <w:pPr>
              <w:jc w:val="center"/>
              <w:rPr>
                <w:rFonts w:ascii="Arial" w:eastAsia="Times New Roman" w:hAnsi="Arial" w:cs="Arial"/>
                <w:spacing w:val="-1"/>
                <w:sz w:val="20"/>
                <w:szCs w:val="20"/>
                <w:rPrChange w:id="782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23" w:author="Adelino Naquarta Sepalanga Domingos" w:date="2025-03-05T09:23:00Z" w16du:dateUtc="2025-03-05T08:23:00Z">
                  <w:rPr>
                    <w:rFonts w:ascii="Times New Roman" w:eastAsia="Times New Roman" w:hAnsi="Times New Roman"/>
                    <w:spacing w:val="-1"/>
                  </w:rPr>
                </w:rPrChange>
              </w:rPr>
              <w:t>Texto 210</w:t>
            </w:r>
          </w:p>
        </w:tc>
      </w:tr>
      <w:tr w:rsidR="003F3EDE" w:rsidRPr="00FB0B06" w14:paraId="1B3A0E52" w14:textId="77777777" w:rsidTr="0025185C">
        <w:trPr>
          <w:trHeight w:val="19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9F1047" w14:textId="77777777" w:rsidR="003F3EDE" w:rsidRPr="00FB0B06" w:rsidRDefault="003F3EDE" w:rsidP="0025185C">
            <w:pPr>
              <w:jc w:val="center"/>
              <w:rPr>
                <w:rFonts w:ascii="Arial" w:eastAsia="Times New Roman" w:hAnsi="Arial" w:cs="Arial"/>
                <w:spacing w:val="-1"/>
                <w:sz w:val="20"/>
                <w:szCs w:val="20"/>
                <w:rPrChange w:id="782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25" w:author="Adelino Naquarta Sepalanga Domingos" w:date="2025-03-05T09:23:00Z" w16du:dateUtc="2025-03-05T08:23:00Z">
                  <w:rPr>
                    <w:rFonts w:ascii="Times New Roman" w:eastAsia="Times New Roman" w:hAnsi="Times New Roman"/>
                    <w:spacing w:val="-1"/>
                  </w:rPr>
                </w:rPrChange>
              </w:rPr>
              <w:t>4.2.3.17.5.4.</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4045FC" w14:textId="77777777" w:rsidR="003F3EDE" w:rsidRPr="00FB0B06" w:rsidRDefault="003F3EDE" w:rsidP="0025185C">
            <w:pPr>
              <w:jc w:val="center"/>
              <w:rPr>
                <w:rFonts w:ascii="Arial" w:eastAsia="Times New Roman" w:hAnsi="Arial" w:cs="Arial"/>
                <w:spacing w:val="-1"/>
                <w:sz w:val="20"/>
                <w:szCs w:val="20"/>
                <w:rPrChange w:id="782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C9DEB8" w14:textId="77777777" w:rsidR="003F3EDE" w:rsidRPr="00FB0B06" w:rsidRDefault="003F3EDE" w:rsidP="0025185C">
            <w:pPr>
              <w:rPr>
                <w:rFonts w:ascii="Arial" w:eastAsia="Times New Roman" w:hAnsi="Arial" w:cs="Arial"/>
                <w:spacing w:val="-1"/>
                <w:sz w:val="20"/>
                <w:szCs w:val="20"/>
                <w:rPrChange w:id="782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28" w:author="Adelino Naquarta Sepalanga Domingos" w:date="2025-03-05T09:23:00Z" w16du:dateUtc="2025-03-05T08:23:00Z">
                  <w:rPr>
                    <w:rFonts w:ascii="Times New Roman" w:eastAsia="Times New Roman" w:hAnsi="Times New Roman"/>
                    <w:spacing w:val="-1"/>
                  </w:rPr>
                </w:rPrChange>
              </w:rPr>
              <w:t>Cidade (</w:t>
            </w:r>
            <w:proofErr w:type="spellStart"/>
            <w:r w:rsidRPr="00FB0B06">
              <w:rPr>
                <w:rFonts w:ascii="Arial" w:eastAsia="Times New Roman" w:hAnsi="Arial" w:cs="Arial"/>
                <w:spacing w:val="-1"/>
                <w:sz w:val="20"/>
                <w:szCs w:val="20"/>
                <w:rPrChange w:id="7829" w:author="Adelino Naquarta Sepalanga Domingos" w:date="2025-03-05T09:23:00Z" w16du:dateUtc="2025-03-05T08:23:00Z">
                  <w:rPr>
                    <w:rFonts w:ascii="Times New Roman" w:eastAsia="Times New Roman" w:hAnsi="Times New Roman"/>
                    <w:spacing w:val="-1"/>
                  </w:rPr>
                </w:rPrChange>
              </w:rPr>
              <w:t>City</w:t>
            </w:r>
            <w:proofErr w:type="spellEnd"/>
            <w:r w:rsidRPr="00FB0B06">
              <w:rPr>
                <w:rFonts w:ascii="Arial" w:eastAsia="Times New Roman" w:hAnsi="Arial" w:cs="Arial"/>
                <w:spacing w:val="-1"/>
                <w:sz w:val="20"/>
                <w:szCs w:val="20"/>
                <w:rPrChange w:id="783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71EA39" w14:textId="77777777" w:rsidR="003F3EDE" w:rsidRPr="00FB0B06" w:rsidRDefault="003F3EDE" w:rsidP="0025185C">
            <w:pPr>
              <w:rPr>
                <w:rFonts w:ascii="Arial" w:eastAsia="Times New Roman" w:hAnsi="Arial" w:cs="Arial"/>
                <w:spacing w:val="-1"/>
                <w:sz w:val="20"/>
                <w:szCs w:val="20"/>
                <w:rPrChange w:id="7831"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335B15" w14:textId="77777777" w:rsidR="003F3EDE" w:rsidRPr="00FB0B06" w:rsidRDefault="003F3EDE" w:rsidP="0025185C">
            <w:pPr>
              <w:jc w:val="center"/>
              <w:rPr>
                <w:rFonts w:ascii="Arial" w:eastAsia="Times New Roman" w:hAnsi="Arial" w:cs="Arial"/>
                <w:spacing w:val="-1"/>
                <w:sz w:val="20"/>
                <w:szCs w:val="20"/>
                <w:rPrChange w:id="783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33" w:author="Adelino Naquarta Sepalanga Domingos" w:date="2025-03-05T09:23:00Z" w16du:dateUtc="2025-03-05T08:23:00Z">
                  <w:rPr>
                    <w:rFonts w:ascii="Times New Roman" w:eastAsia="Times New Roman" w:hAnsi="Times New Roman"/>
                    <w:spacing w:val="-1"/>
                  </w:rPr>
                </w:rPrChange>
              </w:rPr>
              <w:t>Texto 50</w:t>
            </w:r>
          </w:p>
        </w:tc>
      </w:tr>
      <w:tr w:rsidR="003F3EDE" w:rsidRPr="00FB0B06" w14:paraId="2E6E71A8" w14:textId="77777777" w:rsidTr="0025185C">
        <w:trPr>
          <w:trHeight w:val="2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442387" w14:textId="77777777" w:rsidR="003F3EDE" w:rsidRPr="00FB0B06" w:rsidRDefault="003F3EDE" w:rsidP="0025185C">
            <w:pPr>
              <w:jc w:val="center"/>
              <w:rPr>
                <w:rFonts w:ascii="Arial" w:eastAsia="Times New Roman" w:hAnsi="Arial" w:cs="Arial"/>
                <w:spacing w:val="-1"/>
                <w:sz w:val="20"/>
                <w:szCs w:val="20"/>
                <w:rPrChange w:id="783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35" w:author="Adelino Naquarta Sepalanga Domingos" w:date="2025-03-05T09:23:00Z" w16du:dateUtc="2025-03-05T08:23:00Z">
                  <w:rPr>
                    <w:rFonts w:ascii="Times New Roman" w:eastAsia="Times New Roman" w:hAnsi="Times New Roman"/>
                    <w:spacing w:val="-1"/>
                  </w:rPr>
                </w:rPrChange>
              </w:rPr>
              <w:t>4.2.3.17.5.5.</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13AD4F" w14:textId="77777777" w:rsidR="003F3EDE" w:rsidRPr="00FB0B06" w:rsidRDefault="003F3EDE" w:rsidP="0025185C">
            <w:pPr>
              <w:jc w:val="center"/>
              <w:rPr>
                <w:rFonts w:ascii="Arial" w:eastAsia="Times New Roman" w:hAnsi="Arial" w:cs="Arial"/>
                <w:spacing w:val="-1"/>
                <w:sz w:val="20"/>
                <w:szCs w:val="20"/>
                <w:rPrChange w:id="783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ECA38A" w14:textId="77777777" w:rsidR="003F3EDE" w:rsidRPr="00FB0B06" w:rsidRDefault="003F3EDE" w:rsidP="0025185C">
            <w:pPr>
              <w:rPr>
                <w:rFonts w:ascii="Arial" w:eastAsia="Times New Roman" w:hAnsi="Arial" w:cs="Arial"/>
                <w:spacing w:val="-1"/>
                <w:sz w:val="20"/>
                <w:szCs w:val="20"/>
                <w:rPrChange w:id="783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38" w:author="Adelino Naquarta Sepalanga Domingos" w:date="2025-03-05T09:23:00Z" w16du:dateUtc="2025-03-05T08:23:00Z">
                  <w:rPr>
                    <w:rFonts w:ascii="Times New Roman" w:eastAsia="Times New Roman" w:hAnsi="Times New Roman"/>
                    <w:spacing w:val="-1"/>
                  </w:rPr>
                </w:rPrChange>
              </w:rPr>
              <w:t>Código postal (</w:t>
            </w:r>
            <w:proofErr w:type="spellStart"/>
            <w:r w:rsidRPr="00FB0B06">
              <w:rPr>
                <w:rFonts w:ascii="Arial" w:eastAsia="Times New Roman" w:hAnsi="Arial" w:cs="Arial"/>
                <w:spacing w:val="-1"/>
                <w:sz w:val="20"/>
                <w:szCs w:val="20"/>
                <w:rPrChange w:id="7839" w:author="Adelino Naquarta Sepalanga Domingos" w:date="2025-03-05T09:23:00Z" w16du:dateUtc="2025-03-05T08:23:00Z">
                  <w:rPr>
                    <w:rFonts w:ascii="Times New Roman" w:eastAsia="Times New Roman" w:hAnsi="Times New Roman"/>
                    <w:spacing w:val="-1"/>
                  </w:rPr>
                </w:rPrChange>
              </w:rPr>
              <w:t>PostalCode</w:t>
            </w:r>
            <w:proofErr w:type="spellEnd"/>
            <w:r w:rsidRPr="00FB0B06">
              <w:rPr>
                <w:rFonts w:ascii="Arial" w:eastAsia="Times New Roman" w:hAnsi="Arial" w:cs="Arial"/>
                <w:spacing w:val="-1"/>
                <w:sz w:val="20"/>
                <w:szCs w:val="20"/>
                <w:rPrChange w:id="784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44AB7ED" w14:textId="77777777" w:rsidR="003F3EDE" w:rsidRPr="00FB0B06" w:rsidRDefault="003F3EDE" w:rsidP="0025185C">
            <w:pPr>
              <w:rPr>
                <w:rFonts w:ascii="Arial" w:eastAsia="Times New Roman" w:hAnsi="Arial" w:cs="Arial"/>
                <w:spacing w:val="-1"/>
                <w:sz w:val="20"/>
                <w:szCs w:val="20"/>
                <w:rPrChange w:id="7841"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7EF448" w14:textId="77777777" w:rsidR="003F3EDE" w:rsidRPr="00FB0B06" w:rsidRDefault="003F3EDE" w:rsidP="0025185C">
            <w:pPr>
              <w:jc w:val="center"/>
              <w:rPr>
                <w:rFonts w:ascii="Arial" w:eastAsia="Times New Roman" w:hAnsi="Arial" w:cs="Arial"/>
                <w:spacing w:val="-1"/>
                <w:sz w:val="20"/>
                <w:szCs w:val="20"/>
                <w:rPrChange w:id="784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43" w:author="Adelino Naquarta Sepalanga Domingos" w:date="2025-03-05T09:23:00Z" w16du:dateUtc="2025-03-05T08:23:00Z">
                  <w:rPr>
                    <w:rFonts w:ascii="Times New Roman" w:eastAsia="Times New Roman" w:hAnsi="Times New Roman"/>
                    <w:spacing w:val="-1"/>
                  </w:rPr>
                </w:rPrChange>
              </w:rPr>
              <w:t>Texto 20</w:t>
            </w:r>
          </w:p>
        </w:tc>
      </w:tr>
      <w:tr w:rsidR="003F3EDE" w:rsidRPr="00FB0B06" w14:paraId="0409D8F0" w14:textId="77777777" w:rsidTr="0025185C">
        <w:trPr>
          <w:trHeight w:val="33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E0B0B7A" w14:textId="77777777" w:rsidR="003F3EDE" w:rsidRPr="00FB0B06" w:rsidRDefault="003F3EDE" w:rsidP="0025185C">
            <w:pPr>
              <w:jc w:val="center"/>
              <w:rPr>
                <w:rFonts w:ascii="Arial" w:eastAsia="Times New Roman" w:hAnsi="Arial" w:cs="Arial"/>
                <w:spacing w:val="-1"/>
                <w:sz w:val="20"/>
                <w:szCs w:val="20"/>
                <w:rPrChange w:id="784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45" w:author="Adelino Naquarta Sepalanga Domingos" w:date="2025-03-05T09:23:00Z" w16du:dateUtc="2025-03-05T08:23:00Z">
                  <w:rPr>
                    <w:rFonts w:ascii="Times New Roman" w:eastAsia="Times New Roman" w:hAnsi="Times New Roman"/>
                    <w:spacing w:val="-1"/>
                  </w:rPr>
                </w:rPrChange>
              </w:rPr>
              <w:t>4.2.3.17.5.6.</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C4322A" w14:textId="77777777" w:rsidR="003F3EDE" w:rsidRPr="00FB0B06" w:rsidRDefault="003F3EDE" w:rsidP="0025185C">
            <w:pPr>
              <w:jc w:val="center"/>
              <w:rPr>
                <w:rFonts w:ascii="Arial" w:eastAsia="Times New Roman" w:hAnsi="Arial" w:cs="Arial"/>
                <w:spacing w:val="-1"/>
                <w:sz w:val="20"/>
                <w:szCs w:val="20"/>
                <w:rPrChange w:id="784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C57636" w14:textId="77777777" w:rsidR="003F3EDE" w:rsidRPr="00FB0B06" w:rsidRDefault="003F3EDE" w:rsidP="0025185C">
            <w:pPr>
              <w:rPr>
                <w:rFonts w:ascii="Arial" w:eastAsia="Times New Roman" w:hAnsi="Arial" w:cs="Arial"/>
                <w:spacing w:val="-1"/>
                <w:sz w:val="20"/>
                <w:szCs w:val="20"/>
                <w:rPrChange w:id="784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48" w:author="Adelino Naquarta Sepalanga Domingos" w:date="2025-03-05T09:23:00Z" w16du:dateUtc="2025-03-05T08:23:00Z">
                  <w:rPr>
                    <w:rFonts w:ascii="Times New Roman" w:eastAsia="Times New Roman" w:hAnsi="Times New Roman"/>
                    <w:spacing w:val="-1"/>
                  </w:rPr>
                </w:rPrChange>
              </w:rPr>
              <w:t>Província (</w:t>
            </w:r>
            <w:proofErr w:type="spellStart"/>
            <w:r w:rsidRPr="00FB0B06">
              <w:rPr>
                <w:rFonts w:ascii="Arial" w:eastAsia="Times New Roman" w:hAnsi="Arial" w:cs="Arial"/>
                <w:spacing w:val="-1"/>
                <w:sz w:val="20"/>
                <w:szCs w:val="20"/>
                <w:rPrChange w:id="7849" w:author="Adelino Naquarta Sepalanga Domingos" w:date="2025-03-05T09:23:00Z" w16du:dateUtc="2025-03-05T08:23:00Z">
                  <w:rPr>
                    <w:rFonts w:ascii="Times New Roman" w:eastAsia="Times New Roman" w:hAnsi="Times New Roman"/>
                    <w:spacing w:val="-1"/>
                  </w:rPr>
                </w:rPrChange>
              </w:rPr>
              <w:t>Province</w:t>
            </w:r>
            <w:proofErr w:type="spellEnd"/>
            <w:r w:rsidRPr="00FB0B06">
              <w:rPr>
                <w:rFonts w:ascii="Arial" w:eastAsia="Times New Roman" w:hAnsi="Arial" w:cs="Arial"/>
                <w:spacing w:val="-1"/>
                <w:sz w:val="20"/>
                <w:szCs w:val="20"/>
                <w:rPrChange w:id="785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54C03F" w14:textId="77777777" w:rsidR="003F3EDE" w:rsidRPr="00FB0B06" w:rsidRDefault="003F3EDE" w:rsidP="0025185C">
            <w:pPr>
              <w:rPr>
                <w:rFonts w:ascii="Arial" w:eastAsia="Times New Roman" w:hAnsi="Arial" w:cs="Arial"/>
                <w:spacing w:val="-1"/>
                <w:sz w:val="20"/>
                <w:szCs w:val="20"/>
                <w:rPrChange w:id="7851"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60076E" w14:textId="77777777" w:rsidR="003F3EDE" w:rsidRPr="00FB0B06" w:rsidRDefault="003F3EDE" w:rsidP="0025185C">
            <w:pPr>
              <w:jc w:val="center"/>
              <w:rPr>
                <w:rFonts w:ascii="Arial" w:eastAsia="Times New Roman" w:hAnsi="Arial" w:cs="Arial"/>
                <w:spacing w:val="-1"/>
                <w:sz w:val="20"/>
                <w:szCs w:val="20"/>
                <w:rPrChange w:id="785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53" w:author="Adelino Naquarta Sepalanga Domingos" w:date="2025-03-05T09:23:00Z" w16du:dateUtc="2025-03-05T08:23:00Z">
                  <w:rPr>
                    <w:rFonts w:ascii="Times New Roman" w:eastAsia="Times New Roman" w:hAnsi="Times New Roman"/>
                    <w:spacing w:val="-1"/>
                  </w:rPr>
                </w:rPrChange>
              </w:rPr>
              <w:t>Texto 50</w:t>
            </w:r>
          </w:p>
        </w:tc>
      </w:tr>
      <w:tr w:rsidR="003F3EDE" w:rsidRPr="00FB0B06" w14:paraId="426EBC0C" w14:textId="77777777" w:rsidTr="0025185C">
        <w:trPr>
          <w:trHeight w:val="68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D417BA" w14:textId="77777777" w:rsidR="003F3EDE" w:rsidRPr="00FB0B06" w:rsidRDefault="003F3EDE" w:rsidP="0025185C">
            <w:pPr>
              <w:jc w:val="center"/>
              <w:rPr>
                <w:rFonts w:ascii="Arial" w:eastAsia="Times New Roman" w:hAnsi="Arial" w:cs="Arial"/>
                <w:spacing w:val="-1"/>
                <w:sz w:val="20"/>
                <w:szCs w:val="20"/>
                <w:rPrChange w:id="785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55" w:author="Adelino Naquarta Sepalanga Domingos" w:date="2025-03-05T09:23:00Z" w16du:dateUtc="2025-03-05T08:23:00Z">
                  <w:rPr>
                    <w:rFonts w:ascii="Times New Roman" w:eastAsia="Times New Roman" w:hAnsi="Times New Roman"/>
                    <w:spacing w:val="-1"/>
                  </w:rPr>
                </w:rPrChange>
              </w:rPr>
              <w:t>4.2.3.17.5.7.</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9EF850" w14:textId="77777777" w:rsidR="003F3EDE" w:rsidRPr="00FB0B06" w:rsidRDefault="003F3EDE" w:rsidP="0025185C">
            <w:pPr>
              <w:jc w:val="center"/>
              <w:rPr>
                <w:rFonts w:ascii="Arial" w:eastAsia="Times New Roman" w:hAnsi="Arial" w:cs="Arial"/>
                <w:spacing w:val="-1"/>
                <w:sz w:val="20"/>
                <w:szCs w:val="20"/>
                <w:rPrChange w:id="785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A8E251" w14:textId="77777777" w:rsidR="003F3EDE" w:rsidRPr="00FB0B06" w:rsidRDefault="003F3EDE" w:rsidP="0025185C">
            <w:pPr>
              <w:rPr>
                <w:rFonts w:ascii="Arial" w:eastAsia="Times New Roman" w:hAnsi="Arial" w:cs="Arial"/>
                <w:spacing w:val="-1"/>
                <w:sz w:val="20"/>
                <w:szCs w:val="20"/>
                <w:rPrChange w:id="785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58" w:author="Adelino Naquarta Sepalanga Domingos" w:date="2025-03-05T09:23:00Z" w16du:dateUtc="2025-03-05T08:23:00Z">
                  <w:rPr>
                    <w:rFonts w:ascii="Times New Roman" w:eastAsia="Times New Roman" w:hAnsi="Times New Roman"/>
                    <w:spacing w:val="-1"/>
                  </w:rPr>
                </w:rPrChange>
              </w:rPr>
              <w:t>País (Country)</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5FEFB51" w14:textId="77777777" w:rsidR="003F3EDE" w:rsidRPr="00FB0B06" w:rsidRDefault="003F3EDE" w:rsidP="0025185C">
            <w:pPr>
              <w:rPr>
                <w:rFonts w:ascii="Arial" w:eastAsia="Times New Roman" w:hAnsi="Arial" w:cs="Arial"/>
                <w:spacing w:val="-1"/>
                <w:sz w:val="20"/>
                <w:szCs w:val="20"/>
                <w:rPrChange w:id="785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60" w:author="Adelino Naquarta Sepalanga Domingos" w:date="2025-03-05T09:23:00Z" w16du:dateUtc="2025-03-05T08:23:00Z">
                  <w:rPr>
                    <w:rFonts w:ascii="Times New Roman" w:eastAsia="Times New Roman" w:hAnsi="Times New Roman"/>
                    <w:spacing w:val="-1"/>
                  </w:rPr>
                </w:rPrChange>
              </w:rPr>
              <w:t>Deve ser preenchido de acordo com a norma ISO 3166 – 1-alpha- 2.</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1FC2D9E" w14:textId="77777777" w:rsidR="003F3EDE" w:rsidRPr="00FB0B06" w:rsidRDefault="003F3EDE" w:rsidP="0025185C">
            <w:pPr>
              <w:jc w:val="center"/>
              <w:rPr>
                <w:rFonts w:ascii="Arial" w:eastAsia="Times New Roman" w:hAnsi="Arial" w:cs="Arial"/>
                <w:spacing w:val="-1"/>
                <w:sz w:val="20"/>
                <w:szCs w:val="20"/>
                <w:rPrChange w:id="786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62" w:author="Adelino Naquarta Sepalanga Domingos" w:date="2025-03-05T09:23:00Z" w16du:dateUtc="2025-03-05T08:23:00Z">
                  <w:rPr>
                    <w:rFonts w:ascii="Times New Roman" w:eastAsia="Times New Roman" w:hAnsi="Times New Roman"/>
                    <w:spacing w:val="-1"/>
                  </w:rPr>
                </w:rPrChange>
              </w:rPr>
              <w:t>Texto 2</w:t>
            </w:r>
          </w:p>
        </w:tc>
      </w:tr>
      <w:tr w:rsidR="003F3EDE" w:rsidRPr="00FB0B06" w14:paraId="1BCA5FD5" w14:textId="77777777" w:rsidTr="0025185C">
        <w:trPr>
          <w:trHeight w:val="105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30F44D" w14:textId="77777777" w:rsidR="003F3EDE" w:rsidRPr="00FB0B06" w:rsidRDefault="003F3EDE" w:rsidP="0025185C">
            <w:pPr>
              <w:jc w:val="center"/>
              <w:rPr>
                <w:rFonts w:ascii="Arial" w:eastAsia="Times New Roman" w:hAnsi="Arial" w:cs="Arial"/>
                <w:spacing w:val="-1"/>
                <w:sz w:val="20"/>
                <w:szCs w:val="20"/>
                <w:rPrChange w:id="786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64" w:author="Adelino Naquarta Sepalanga Domingos" w:date="2025-03-05T09:23:00Z" w16du:dateUtc="2025-03-05T08:23:00Z">
                  <w:rPr>
                    <w:rFonts w:ascii="Times New Roman" w:eastAsia="Times New Roman" w:hAnsi="Times New Roman"/>
                    <w:spacing w:val="-1"/>
                  </w:rPr>
                </w:rPrChange>
              </w:rPr>
              <w:t>4.2.3.18.</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18F395" w14:textId="77777777" w:rsidR="003F3EDE" w:rsidRPr="00FB0B06" w:rsidRDefault="003F3EDE" w:rsidP="0025185C">
            <w:pPr>
              <w:jc w:val="center"/>
              <w:rPr>
                <w:rFonts w:ascii="Arial" w:eastAsia="Times New Roman" w:hAnsi="Arial" w:cs="Arial"/>
                <w:spacing w:val="-1"/>
                <w:sz w:val="20"/>
                <w:szCs w:val="20"/>
                <w:rPrChange w:id="786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456B27" w14:textId="77777777" w:rsidR="003F3EDE" w:rsidRPr="00FB0B06" w:rsidRDefault="003F3EDE" w:rsidP="0025185C">
            <w:pPr>
              <w:rPr>
                <w:rFonts w:ascii="Arial" w:eastAsia="Times New Roman" w:hAnsi="Arial" w:cs="Arial"/>
                <w:spacing w:val="-1"/>
                <w:sz w:val="20"/>
                <w:szCs w:val="20"/>
                <w:rPrChange w:id="786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67" w:author="Adelino Naquarta Sepalanga Domingos" w:date="2025-03-05T09:23:00Z" w16du:dateUtc="2025-03-05T08:23:00Z">
                  <w:rPr>
                    <w:rFonts w:ascii="Times New Roman" w:eastAsia="Times New Roman" w:hAnsi="Times New Roman"/>
                    <w:spacing w:val="-1"/>
                  </w:rPr>
                </w:rPrChange>
              </w:rPr>
              <w:t>Data e hora de fim de transporte (</w:t>
            </w:r>
            <w:proofErr w:type="spellStart"/>
            <w:r w:rsidRPr="00FB0B06">
              <w:rPr>
                <w:rFonts w:ascii="Arial" w:eastAsia="Times New Roman" w:hAnsi="Arial" w:cs="Arial"/>
                <w:spacing w:val="-1"/>
                <w:sz w:val="20"/>
                <w:szCs w:val="20"/>
                <w:rPrChange w:id="7868" w:author="Adelino Naquarta Sepalanga Domingos" w:date="2025-03-05T09:23:00Z" w16du:dateUtc="2025-03-05T08:23:00Z">
                  <w:rPr>
                    <w:rFonts w:ascii="Times New Roman" w:eastAsia="Times New Roman" w:hAnsi="Times New Roman"/>
                    <w:spacing w:val="-1"/>
                  </w:rPr>
                </w:rPrChange>
              </w:rPr>
              <w:t>MovementEndTime</w:t>
            </w:r>
            <w:proofErr w:type="spellEnd"/>
            <w:r w:rsidRPr="00FB0B06">
              <w:rPr>
                <w:rFonts w:ascii="Arial" w:eastAsia="Times New Roman" w:hAnsi="Arial" w:cs="Arial"/>
                <w:spacing w:val="-1"/>
                <w:sz w:val="20"/>
                <w:szCs w:val="20"/>
                <w:rPrChange w:id="7869"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2C90B6" w14:textId="77777777" w:rsidR="003F3EDE" w:rsidRPr="00FB0B06" w:rsidRDefault="003F3EDE" w:rsidP="0025185C">
            <w:pPr>
              <w:rPr>
                <w:rFonts w:ascii="Arial" w:eastAsia="Times New Roman" w:hAnsi="Arial" w:cs="Arial"/>
                <w:spacing w:val="-1"/>
                <w:sz w:val="20"/>
                <w:szCs w:val="20"/>
                <w:rPrChange w:id="787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71" w:author="Adelino Naquarta Sepalanga Domingos" w:date="2025-03-05T09:23:00Z" w16du:dateUtc="2025-03-05T08:23:00Z">
                  <w:rPr>
                    <w:rFonts w:ascii="Times New Roman" w:eastAsia="Times New Roman" w:hAnsi="Times New Roman"/>
                    <w:spacing w:val="-1"/>
                  </w:rPr>
                </w:rPrChange>
              </w:rPr>
              <w:t xml:space="preserve">Tipo de data e hora: “AAAA-MM- </w:t>
            </w:r>
            <w:proofErr w:type="spellStart"/>
            <w:r w:rsidRPr="00FB0B06">
              <w:rPr>
                <w:rFonts w:ascii="Arial" w:eastAsia="Times New Roman" w:hAnsi="Arial" w:cs="Arial"/>
                <w:spacing w:val="-1"/>
                <w:sz w:val="20"/>
                <w:szCs w:val="20"/>
                <w:rPrChange w:id="7872" w:author="Adelino Naquarta Sepalanga Domingos" w:date="2025-03-05T09:23:00Z" w16du:dateUtc="2025-03-05T08:23:00Z">
                  <w:rPr>
                    <w:rFonts w:ascii="Times New Roman" w:eastAsia="Times New Roman" w:hAnsi="Times New Roman"/>
                    <w:spacing w:val="-1"/>
                  </w:rPr>
                </w:rPrChange>
              </w:rPr>
              <w:t>DDThh:</w:t>
            </w:r>
            <w:proofErr w:type="gramStart"/>
            <w:r w:rsidRPr="00FB0B06">
              <w:rPr>
                <w:rFonts w:ascii="Arial" w:eastAsia="Times New Roman" w:hAnsi="Arial" w:cs="Arial"/>
                <w:spacing w:val="-1"/>
                <w:sz w:val="20"/>
                <w:szCs w:val="20"/>
                <w:rPrChange w:id="7873" w:author="Adelino Naquarta Sepalanga Domingos" w:date="2025-03-05T09:23:00Z" w16du:dateUtc="2025-03-05T08:23:00Z">
                  <w:rPr>
                    <w:rFonts w:ascii="Times New Roman" w:eastAsia="Times New Roman" w:hAnsi="Times New Roman"/>
                    <w:spacing w:val="-1"/>
                  </w:rPr>
                </w:rPrChange>
              </w:rPr>
              <w:t>mm:ss</w:t>
            </w:r>
            <w:proofErr w:type="spellEnd"/>
            <w:proofErr w:type="gramEnd"/>
            <w:r w:rsidRPr="00FB0B06">
              <w:rPr>
                <w:rFonts w:ascii="Arial" w:eastAsia="Times New Roman" w:hAnsi="Arial" w:cs="Arial"/>
                <w:spacing w:val="-1"/>
                <w:sz w:val="20"/>
                <w:szCs w:val="20"/>
                <w:rPrChange w:id="7874" w:author="Adelino Naquarta Sepalanga Domingos" w:date="2025-03-05T09:23:00Z" w16du:dateUtc="2025-03-05T08:23:00Z">
                  <w:rPr>
                    <w:rFonts w:ascii="Times New Roman" w:eastAsia="Times New Roman" w:hAnsi="Times New Roman"/>
                    <w:spacing w:val="-1"/>
                  </w:rPr>
                </w:rPrChange>
              </w:rPr>
              <w:t>” em que o “</w:t>
            </w:r>
            <w:proofErr w:type="spellStart"/>
            <w:r w:rsidRPr="00FB0B06">
              <w:rPr>
                <w:rFonts w:ascii="Arial" w:eastAsia="Times New Roman" w:hAnsi="Arial" w:cs="Arial"/>
                <w:spacing w:val="-1"/>
                <w:sz w:val="20"/>
                <w:szCs w:val="20"/>
                <w:rPrChange w:id="7875" w:author="Adelino Naquarta Sepalanga Domingos" w:date="2025-03-05T09:23:00Z" w16du:dateUtc="2025-03-05T08:23:00Z">
                  <w:rPr>
                    <w:rFonts w:ascii="Times New Roman" w:eastAsia="Times New Roman" w:hAnsi="Times New Roman"/>
                    <w:spacing w:val="-1"/>
                  </w:rPr>
                </w:rPrChange>
              </w:rPr>
              <w:t>ss</w:t>
            </w:r>
            <w:proofErr w:type="spellEnd"/>
            <w:r w:rsidRPr="00FB0B06">
              <w:rPr>
                <w:rFonts w:ascii="Arial" w:eastAsia="Times New Roman" w:hAnsi="Arial" w:cs="Arial"/>
                <w:spacing w:val="-1"/>
                <w:sz w:val="20"/>
                <w:szCs w:val="20"/>
                <w:rPrChange w:id="7876" w:author="Adelino Naquarta Sepalanga Domingos" w:date="2025-03-05T09:23:00Z" w16du:dateUtc="2025-03-05T08:23:00Z">
                  <w:rPr>
                    <w:rFonts w:ascii="Times New Roman" w:eastAsia="Times New Roman" w:hAnsi="Times New Roman"/>
                    <w:spacing w:val="-1"/>
                  </w:rPr>
                </w:rPrChange>
              </w:rPr>
              <w:t>” pode ser “00”, na ausência de informação concreta.</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B84BEB" w14:textId="77777777" w:rsidR="003F3EDE" w:rsidRPr="00FB0B06" w:rsidRDefault="003F3EDE" w:rsidP="0025185C">
            <w:pPr>
              <w:jc w:val="center"/>
              <w:rPr>
                <w:rFonts w:ascii="Arial" w:eastAsia="Times New Roman" w:hAnsi="Arial" w:cs="Arial"/>
                <w:spacing w:val="-1"/>
                <w:sz w:val="20"/>
                <w:szCs w:val="20"/>
                <w:rPrChange w:id="7877" w:author="Adelino Naquarta Sepalanga Domingos" w:date="2025-03-05T09:23:00Z" w16du:dateUtc="2025-03-05T08:23:00Z">
                  <w:rPr>
                    <w:rFonts w:ascii="Times New Roman" w:eastAsia="Times New Roman" w:hAnsi="Times New Roman"/>
                    <w:spacing w:val="-1"/>
                  </w:rPr>
                </w:rPrChange>
              </w:rPr>
            </w:pPr>
          </w:p>
          <w:p w14:paraId="154539E2" w14:textId="77777777" w:rsidR="003F3EDE" w:rsidRPr="00FB0B06" w:rsidRDefault="003F3EDE" w:rsidP="0025185C">
            <w:pPr>
              <w:jc w:val="center"/>
              <w:rPr>
                <w:rFonts w:ascii="Arial" w:eastAsia="Times New Roman" w:hAnsi="Arial" w:cs="Arial"/>
                <w:spacing w:val="-1"/>
                <w:sz w:val="20"/>
                <w:szCs w:val="20"/>
                <w:rPrChange w:id="787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79" w:author="Adelino Naquarta Sepalanga Domingos" w:date="2025-03-05T09:23:00Z" w16du:dateUtc="2025-03-05T08:23:00Z">
                  <w:rPr>
                    <w:rFonts w:ascii="Times New Roman" w:eastAsia="Times New Roman" w:hAnsi="Times New Roman"/>
                    <w:spacing w:val="-1"/>
                  </w:rPr>
                </w:rPrChange>
              </w:rPr>
              <w:t>Data e hora</w:t>
            </w:r>
          </w:p>
        </w:tc>
      </w:tr>
      <w:tr w:rsidR="003F3EDE" w:rsidRPr="00FB0B06" w14:paraId="5AF246C8" w14:textId="77777777" w:rsidTr="0025185C">
        <w:trPr>
          <w:trHeight w:val="102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DCB21DB" w14:textId="77777777" w:rsidR="003F3EDE" w:rsidRPr="00FB0B06" w:rsidRDefault="003F3EDE" w:rsidP="0025185C">
            <w:pPr>
              <w:jc w:val="center"/>
              <w:rPr>
                <w:rFonts w:ascii="Arial" w:eastAsia="Times New Roman" w:hAnsi="Arial" w:cs="Arial"/>
                <w:spacing w:val="-1"/>
                <w:sz w:val="20"/>
                <w:szCs w:val="20"/>
                <w:rPrChange w:id="788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81" w:author="Adelino Naquarta Sepalanga Domingos" w:date="2025-03-05T09:23:00Z" w16du:dateUtc="2025-03-05T08:23:00Z">
                  <w:rPr>
                    <w:rFonts w:ascii="Times New Roman" w:eastAsia="Times New Roman" w:hAnsi="Times New Roman"/>
                    <w:spacing w:val="-1"/>
                  </w:rPr>
                </w:rPrChange>
              </w:rPr>
              <w:lastRenderedPageBreak/>
              <w:t>4.2.3.19.</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DEA03B" w14:textId="77777777" w:rsidR="003F3EDE" w:rsidRPr="00FB0B06" w:rsidRDefault="003F3EDE" w:rsidP="0025185C">
            <w:pPr>
              <w:jc w:val="center"/>
              <w:rPr>
                <w:rFonts w:ascii="Arial" w:eastAsia="Times New Roman" w:hAnsi="Arial" w:cs="Arial"/>
                <w:spacing w:val="-1"/>
                <w:sz w:val="20"/>
                <w:szCs w:val="20"/>
                <w:rPrChange w:id="7882"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BB5D0D2" w14:textId="77777777" w:rsidR="003F3EDE" w:rsidRPr="00FB0B06" w:rsidRDefault="003F3EDE" w:rsidP="0025185C">
            <w:pPr>
              <w:rPr>
                <w:rFonts w:ascii="Arial" w:eastAsia="Times New Roman" w:hAnsi="Arial" w:cs="Arial"/>
                <w:spacing w:val="-1"/>
                <w:sz w:val="20"/>
                <w:szCs w:val="20"/>
                <w:rPrChange w:id="788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84" w:author="Adelino Naquarta Sepalanga Domingos" w:date="2025-03-05T09:23:00Z" w16du:dateUtc="2025-03-05T08:23:00Z">
                  <w:rPr>
                    <w:rFonts w:ascii="Times New Roman" w:eastAsia="Times New Roman" w:hAnsi="Times New Roman"/>
                    <w:spacing w:val="-1"/>
                  </w:rPr>
                </w:rPrChange>
              </w:rPr>
              <w:t>Data e hora para o início de transporte (</w:t>
            </w:r>
            <w:proofErr w:type="spellStart"/>
            <w:r w:rsidRPr="00FB0B06">
              <w:rPr>
                <w:rFonts w:ascii="Arial" w:eastAsia="Times New Roman" w:hAnsi="Arial" w:cs="Arial"/>
                <w:spacing w:val="-1"/>
                <w:sz w:val="20"/>
                <w:szCs w:val="20"/>
                <w:rPrChange w:id="7885" w:author="Adelino Naquarta Sepalanga Domingos" w:date="2025-03-05T09:23:00Z" w16du:dateUtc="2025-03-05T08:23:00Z">
                  <w:rPr>
                    <w:rFonts w:ascii="Times New Roman" w:eastAsia="Times New Roman" w:hAnsi="Times New Roman"/>
                    <w:spacing w:val="-1"/>
                  </w:rPr>
                </w:rPrChange>
              </w:rPr>
              <w:t>MovementStartTime</w:t>
            </w:r>
            <w:proofErr w:type="spellEnd"/>
            <w:r w:rsidRPr="00FB0B06">
              <w:rPr>
                <w:rFonts w:ascii="Arial" w:eastAsia="Times New Roman" w:hAnsi="Arial" w:cs="Arial"/>
                <w:spacing w:val="-1"/>
                <w:sz w:val="20"/>
                <w:szCs w:val="20"/>
                <w:rPrChange w:id="7886"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18FCE0" w14:textId="77777777" w:rsidR="003F3EDE" w:rsidRPr="00FB0B06" w:rsidRDefault="003F3EDE" w:rsidP="0025185C">
            <w:pPr>
              <w:rPr>
                <w:rFonts w:ascii="Arial" w:eastAsia="Times New Roman" w:hAnsi="Arial" w:cs="Arial"/>
                <w:spacing w:val="-1"/>
                <w:sz w:val="20"/>
                <w:szCs w:val="20"/>
                <w:rPrChange w:id="788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88" w:author="Adelino Naquarta Sepalanga Domingos" w:date="2025-03-05T09:23:00Z" w16du:dateUtc="2025-03-05T08:23:00Z">
                  <w:rPr>
                    <w:rFonts w:ascii="Times New Roman" w:eastAsia="Times New Roman" w:hAnsi="Times New Roman"/>
                    <w:spacing w:val="-1"/>
                  </w:rPr>
                </w:rPrChange>
              </w:rPr>
              <w:t xml:space="preserve">Tipo de data e hora: “AAAA-MM- </w:t>
            </w:r>
            <w:proofErr w:type="spellStart"/>
            <w:r w:rsidRPr="00FB0B06">
              <w:rPr>
                <w:rFonts w:ascii="Arial" w:eastAsia="Times New Roman" w:hAnsi="Arial" w:cs="Arial"/>
                <w:spacing w:val="-1"/>
                <w:sz w:val="20"/>
                <w:szCs w:val="20"/>
                <w:rPrChange w:id="7889" w:author="Adelino Naquarta Sepalanga Domingos" w:date="2025-03-05T09:23:00Z" w16du:dateUtc="2025-03-05T08:23:00Z">
                  <w:rPr>
                    <w:rFonts w:ascii="Times New Roman" w:eastAsia="Times New Roman" w:hAnsi="Times New Roman"/>
                    <w:spacing w:val="-1"/>
                  </w:rPr>
                </w:rPrChange>
              </w:rPr>
              <w:t>DDThh:</w:t>
            </w:r>
            <w:proofErr w:type="gramStart"/>
            <w:r w:rsidRPr="00FB0B06">
              <w:rPr>
                <w:rFonts w:ascii="Arial" w:eastAsia="Times New Roman" w:hAnsi="Arial" w:cs="Arial"/>
                <w:spacing w:val="-1"/>
                <w:sz w:val="20"/>
                <w:szCs w:val="20"/>
                <w:rPrChange w:id="7890" w:author="Adelino Naquarta Sepalanga Domingos" w:date="2025-03-05T09:23:00Z" w16du:dateUtc="2025-03-05T08:23:00Z">
                  <w:rPr>
                    <w:rFonts w:ascii="Times New Roman" w:eastAsia="Times New Roman" w:hAnsi="Times New Roman"/>
                    <w:spacing w:val="-1"/>
                  </w:rPr>
                </w:rPrChange>
              </w:rPr>
              <w:t>mm:ss</w:t>
            </w:r>
            <w:proofErr w:type="spellEnd"/>
            <w:proofErr w:type="gramEnd"/>
            <w:r w:rsidRPr="00FB0B06">
              <w:rPr>
                <w:rFonts w:ascii="Arial" w:eastAsia="Times New Roman" w:hAnsi="Arial" w:cs="Arial"/>
                <w:spacing w:val="-1"/>
                <w:sz w:val="20"/>
                <w:szCs w:val="20"/>
                <w:rPrChange w:id="7891" w:author="Adelino Naquarta Sepalanga Domingos" w:date="2025-03-05T09:23:00Z" w16du:dateUtc="2025-03-05T08:23:00Z">
                  <w:rPr>
                    <w:rFonts w:ascii="Times New Roman" w:eastAsia="Times New Roman" w:hAnsi="Times New Roman"/>
                    <w:spacing w:val="-1"/>
                  </w:rPr>
                </w:rPrChange>
              </w:rPr>
              <w:t>” em que o “</w:t>
            </w:r>
            <w:proofErr w:type="spellStart"/>
            <w:r w:rsidRPr="00FB0B06">
              <w:rPr>
                <w:rFonts w:ascii="Arial" w:eastAsia="Times New Roman" w:hAnsi="Arial" w:cs="Arial"/>
                <w:spacing w:val="-1"/>
                <w:sz w:val="20"/>
                <w:szCs w:val="20"/>
                <w:rPrChange w:id="7892" w:author="Adelino Naquarta Sepalanga Domingos" w:date="2025-03-05T09:23:00Z" w16du:dateUtc="2025-03-05T08:23:00Z">
                  <w:rPr>
                    <w:rFonts w:ascii="Times New Roman" w:eastAsia="Times New Roman" w:hAnsi="Times New Roman"/>
                    <w:spacing w:val="-1"/>
                  </w:rPr>
                </w:rPrChange>
              </w:rPr>
              <w:t>ss</w:t>
            </w:r>
            <w:proofErr w:type="spellEnd"/>
            <w:r w:rsidRPr="00FB0B06">
              <w:rPr>
                <w:rFonts w:ascii="Arial" w:eastAsia="Times New Roman" w:hAnsi="Arial" w:cs="Arial"/>
                <w:spacing w:val="-1"/>
                <w:sz w:val="20"/>
                <w:szCs w:val="20"/>
                <w:rPrChange w:id="7893" w:author="Adelino Naquarta Sepalanga Domingos" w:date="2025-03-05T09:23:00Z" w16du:dateUtc="2025-03-05T08:23:00Z">
                  <w:rPr>
                    <w:rFonts w:ascii="Times New Roman" w:eastAsia="Times New Roman" w:hAnsi="Times New Roman"/>
                    <w:spacing w:val="-1"/>
                  </w:rPr>
                </w:rPrChange>
              </w:rPr>
              <w:t>” pode ser “00”, na ausência de informação concreta.</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AA0F7D" w14:textId="77777777" w:rsidR="003F3EDE" w:rsidRPr="00FB0B06" w:rsidRDefault="003F3EDE" w:rsidP="0025185C">
            <w:pPr>
              <w:jc w:val="center"/>
              <w:rPr>
                <w:rFonts w:ascii="Arial" w:eastAsia="Times New Roman" w:hAnsi="Arial" w:cs="Arial"/>
                <w:spacing w:val="-1"/>
                <w:sz w:val="20"/>
                <w:szCs w:val="20"/>
                <w:rPrChange w:id="7894" w:author="Adelino Naquarta Sepalanga Domingos" w:date="2025-03-05T09:23:00Z" w16du:dateUtc="2025-03-05T08:23:00Z">
                  <w:rPr>
                    <w:rFonts w:ascii="Times New Roman" w:eastAsia="Times New Roman" w:hAnsi="Times New Roman"/>
                    <w:spacing w:val="-1"/>
                  </w:rPr>
                </w:rPrChange>
              </w:rPr>
            </w:pPr>
          </w:p>
          <w:p w14:paraId="5D2120C0" w14:textId="77777777" w:rsidR="003F3EDE" w:rsidRPr="00FB0B06" w:rsidRDefault="003F3EDE" w:rsidP="0025185C">
            <w:pPr>
              <w:jc w:val="center"/>
              <w:rPr>
                <w:rFonts w:ascii="Arial" w:eastAsia="Times New Roman" w:hAnsi="Arial" w:cs="Arial"/>
                <w:spacing w:val="-1"/>
                <w:sz w:val="20"/>
                <w:szCs w:val="20"/>
                <w:rPrChange w:id="789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96" w:author="Adelino Naquarta Sepalanga Domingos" w:date="2025-03-05T09:23:00Z" w16du:dateUtc="2025-03-05T08:23:00Z">
                  <w:rPr>
                    <w:rFonts w:ascii="Times New Roman" w:eastAsia="Times New Roman" w:hAnsi="Times New Roman"/>
                    <w:spacing w:val="-1"/>
                  </w:rPr>
                </w:rPrChange>
              </w:rPr>
              <w:t>Data e hora</w:t>
            </w:r>
          </w:p>
        </w:tc>
      </w:tr>
      <w:tr w:rsidR="003F3EDE" w:rsidRPr="00FB0B06" w14:paraId="31CFD669" w14:textId="77777777" w:rsidTr="0025185C">
        <w:trPr>
          <w:trHeight w:val="71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92491D" w14:textId="77777777" w:rsidR="003F3EDE" w:rsidRPr="00FB0B06" w:rsidRDefault="003F3EDE" w:rsidP="0025185C">
            <w:pPr>
              <w:jc w:val="center"/>
              <w:rPr>
                <w:rFonts w:ascii="Arial" w:eastAsia="Times New Roman" w:hAnsi="Arial" w:cs="Arial"/>
                <w:spacing w:val="-1"/>
                <w:sz w:val="20"/>
                <w:szCs w:val="20"/>
                <w:rPrChange w:id="789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898" w:author="Adelino Naquarta Sepalanga Domingos" w:date="2025-03-05T09:23:00Z" w16du:dateUtc="2025-03-05T08:23:00Z">
                  <w:rPr>
                    <w:rFonts w:ascii="Times New Roman" w:eastAsia="Times New Roman" w:hAnsi="Times New Roman"/>
                    <w:spacing w:val="-1"/>
                  </w:rPr>
                </w:rPrChange>
              </w:rPr>
              <w:t>4.2.3.20.</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0BAAEF" w14:textId="77777777" w:rsidR="003F3EDE" w:rsidRPr="00FB0B06" w:rsidRDefault="003F3EDE" w:rsidP="0025185C">
            <w:pPr>
              <w:jc w:val="center"/>
              <w:rPr>
                <w:rFonts w:ascii="Arial" w:eastAsia="Times New Roman" w:hAnsi="Arial" w:cs="Arial"/>
                <w:spacing w:val="-1"/>
                <w:sz w:val="20"/>
                <w:szCs w:val="20"/>
                <w:rPrChange w:id="789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A98505" w14:textId="77777777" w:rsidR="003F3EDE" w:rsidRPr="00FB0B06" w:rsidRDefault="003F3EDE" w:rsidP="0025185C">
            <w:pPr>
              <w:rPr>
                <w:rFonts w:ascii="Arial" w:eastAsia="Times New Roman" w:hAnsi="Arial" w:cs="Arial"/>
                <w:spacing w:val="-1"/>
                <w:sz w:val="20"/>
                <w:szCs w:val="20"/>
                <w:rPrChange w:id="790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01" w:author="Adelino Naquarta Sepalanga Domingos" w:date="2025-03-05T09:23:00Z" w16du:dateUtc="2025-03-05T08:23:00Z">
                  <w:rPr>
                    <w:rFonts w:ascii="Times New Roman" w:eastAsia="Times New Roman" w:hAnsi="Times New Roman"/>
                    <w:spacing w:val="-1"/>
                  </w:rPr>
                </w:rPrChange>
              </w:rPr>
              <w:t xml:space="preserve">Código de identificação do documento </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60BD66" w14:textId="77777777" w:rsidR="003F3EDE" w:rsidRPr="00FB0B06" w:rsidRDefault="003F3EDE" w:rsidP="0025185C">
            <w:pPr>
              <w:rPr>
                <w:rFonts w:ascii="Arial" w:eastAsia="Times New Roman" w:hAnsi="Arial" w:cs="Arial"/>
                <w:spacing w:val="-1"/>
                <w:sz w:val="20"/>
                <w:szCs w:val="20"/>
                <w:rPrChange w:id="790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03" w:author="Adelino Naquarta Sepalanga Domingos" w:date="2025-03-05T09:23:00Z" w16du:dateUtc="2025-03-05T08:23:00Z">
                  <w:rPr>
                    <w:rFonts w:ascii="Times New Roman" w:eastAsia="Times New Roman" w:hAnsi="Times New Roman"/>
                    <w:spacing w:val="-1"/>
                  </w:rPr>
                </w:rPrChange>
              </w:rPr>
              <w:t>Código de identificação atribuído pela AGT quando aplicável</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4ECED1" w14:textId="77777777" w:rsidR="003F3EDE" w:rsidRPr="00FB0B06" w:rsidRDefault="003F3EDE" w:rsidP="0025185C">
            <w:pPr>
              <w:jc w:val="center"/>
              <w:rPr>
                <w:rFonts w:ascii="Arial" w:eastAsia="Times New Roman" w:hAnsi="Arial" w:cs="Arial"/>
                <w:spacing w:val="-1"/>
                <w:sz w:val="20"/>
                <w:szCs w:val="20"/>
                <w:rPrChange w:id="7904" w:author="Adelino Naquarta Sepalanga Domingos" w:date="2025-03-05T09:23:00Z" w16du:dateUtc="2025-03-05T08:23:00Z">
                  <w:rPr>
                    <w:rFonts w:ascii="Times New Roman" w:eastAsia="Times New Roman" w:hAnsi="Times New Roman"/>
                    <w:spacing w:val="-1"/>
                  </w:rPr>
                </w:rPrChange>
              </w:rPr>
            </w:pPr>
          </w:p>
          <w:p w14:paraId="6660FCD1" w14:textId="77777777" w:rsidR="003F3EDE" w:rsidRPr="00FB0B06" w:rsidRDefault="003F3EDE" w:rsidP="0025185C">
            <w:pPr>
              <w:jc w:val="center"/>
              <w:rPr>
                <w:rFonts w:ascii="Arial" w:eastAsia="Times New Roman" w:hAnsi="Arial" w:cs="Arial"/>
                <w:spacing w:val="-1"/>
                <w:sz w:val="20"/>
                <w:szCs w:val="20"/>
                <w:rPrChange w:id="790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06" w:author="Adelino Naquarta Sepalanga Domingos" w:date="2025-03-05T09:23:00Z" w16du:dateUtc="2025-03-05T08:23:00Z">
                  <w:rPr>
                    <w:rFonts w:ascii="Times New Roman" w:eastAsia="Times New Roman" w:hAnsi="Times New Roman"/>
                    <w:spacing w:val="-1"/>
                  </w:rPr>
                </w:rPrChange>
              </w:rPr>
              <w:t>Texto 200</w:t>
            </w:r>
          </w:p>
        </w:tc>
      </w:tr>
      <w:tr w:rsidR="003F3EDE" w:rsidRPr="00FB0B06" w14:paraId="1B665091" w14:textId="77777777" w:rsidTr="0025185C">
        <w:trPr>
          <w:trHeight w:val="48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6156FC" w14:textId="77777777" w:rsidR="003F3EDE" w:rsidRPr="00FB0B06" w:rsidRDefault="003F3EDE" w:rsidP="0025185C">
            <w:pPr>
              <w:jc w:val="center"/>
              <w:rPr>
                <w:rFonts w:ascii="Arial" w:eastAsia="Times New Roman" w:hAnsi="Arial" w:cs="Arial"/>
                <w:spacing w:val="-1"/>
                <w:sz w:val="20"/>
                <w:szCs w:val="20"/>
                <w:rPrChange w:id="790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08" w:author="Adelino Naquarta Sepalanga Domingos" w:date="2025-03-05T09:23:00Z" w16du:dateUtc="2025-03-05T08:23:00Z">
                  <w:rPr>
                    <w:rFonts w:ascii="Times New Roman" w:eastAsia="Times New Roman" w:hAnsi="Times New Roman"/>
                    <w:spacing w:val="-1"/>
                  </w:rPr>
                </w:rPrChange>
              </w:rPr>
              <w:t>4.2.3.21.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52B70B" w14:textId="77777777" w:rsidR="003F3EDE" w:rsidRPr="00FB0B06" w:rsidRDefault="003F3EDE" w:rsidP="0025185C">
            <w:pPr>
              <w:jc w:val="center"/>
              <w:rPr>
                <w:rFonts w:ascii="Arial" w:eastAsia="Times New Roman" w:hAnsi="Arial" w:cs="Arial"/>
                <w:spacing w:val="-1"/>
                <w:sz w:val="20"/>
                <w:szCs w:val="20"/>
                <w:rPrChange w:id="790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245155D" w14:textId="77777777" w:rsidR="003F3EDE" w:rsidRPr="00FB0B06" w:rsidRDefault="003F3EDE" w:rsidP="0025185C">
            <w:pPr>
              <w:rPr>
                <w:rFonts w:ascii="Arial" w:eastAsia="Times New Roman" w:hAnsi="Arial" w:cs="Arial"/>
                <w:spacing w:val="-1"/>
                <w:sz w:val="20"/>
                <w:szCs w:val="20"/>
                <w:rPrChange w:id="791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11" w:author="Adelino Naquarta Sepalanga Domingos" w:date="2025-03-05T09:23:00Z" w16du:dateUtc="2025-03-05T08:23:00Z">
                  <w:rPr>
                    <w:rFonts w:ascii="Times New Roman" w:eastAsia="Times New Roman" w:hAnsi="Times New Roman"/>
                    <w:spacing w:val="-1"/>
                  </w:rPr>
                </w:rPrChange>
              </w:rPr>
              <w:t>Linha (</w:t>
            </w:r>
            <w:proofErr w:type="spellStart"/>
            <w:r w:rsidRPr="00FB0B06">
              <w:rPr>
                <w:rFonts w:ascii="Arial" w:eastAsia="Times New Roman" w:hAnsi="Arial" w:cs="Arial"/>
                <w:spacing w:val="-1"/>
                <w:sz w:val="20"/>
                <w:szCs w:val="20"/>
                <w:rPrChange w:id="7912" w:author="Adelino Naquarta Sepalanga Domingos" w:date="2025-03-05T09:23:00Z" w16du:dateUtc="2025-03-05T08:23:00Z">
                  <w:rPr>
                    <w:rFonts w:ascii="Times New Roman" w:eastAsia="Times New Roman" w:hAnsi="Times New Roman"/>
                    <w:spacing w:val="-1"/>
                  </w:rPr>
                </w:rPrChange>
              </w:rPr>
              <w:t>Line</w:t>
            </w:r>
            <w:proofErr w:type="spellEnd"/>
            <w:r w:rsidRPr="00FB0B06">
              <w:rPr>
                <w:rFonts w:ascii="Arial" w:eastAsia="Times New Roman" w:hAnsi="Arial" w:cs="Arial"/>
                <w:spacing w:val="-1"/>
                <w:sz w:val="20"/>
                <w:szCs w:val="20"/>
                <w:rPrChange w:id="7913"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5147A2" w14:textId="77777777" w:rsidR="003F3EDE" w:rsidRPr="00FB0B06" w:rsidRDefault="003F3EDE" w:rsidP="0025185C">
            <w:pPr>
              <w:rPr>
                <w:rFonts w:ascii="Arial" w:eastAsia="Times New Roman" w:hAnsi="Arial" w:cs="Arial"/>
                <w:spacing w:val="-1"/>
                <w:sz w:val="20"/>
                <w:szCs w:val="20"/>
                <w:rPrChange w:id="7914"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35EA31" w14:textId="77777777" w:rsidR="003F3EDE" w:rsidRPr="00FB0B06" w:rsidRDefault="003F3EDE" w:rsidP="0025185C">
            <w:pPr>
              <w:jc w:val="center"/>
              <w:rPr>
                <w:rFonts w:ascii="Arial" w:eastAsia="Times New Roman" w:hAnsi="Arial" w:cs="Arial"/>
                <w:spacing w:val="-1"/>
                <w:sz w:val="20"/>
                <w:szCs w:val="20"/>
                <w:rPrChange w:id="791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16"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552B2C11" w14:textId="77777777" w:rsidTr="0025185C">
        <w:trPr>
          <w:trHeight w:val="104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2D7A55" w14:textId="77777777" w:rsidR="003F3EDE" w:rsidRPr="00FB0B06" w:rsidRDefault="003F3EDE" w:rsidP="0025185C">
            <w:pPr>
              <w:jc w:val="center"/>
              <w:rPr>
                <w:rFonts w:ascii="Arial" w:eastAsia="Times New Roman" w:hAnsi="Arial" w:cs="Arial"/>
                <w:spacing w:val="-1"/>
                <w:sz w:val="20"/>
                <w:szCs w:val="20"/>
                <w:rPrChange w:id="791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18" w:author="Adelino Naquarta Sepalanga Domingos" w:date="2025-03-05T09:23:00Z" w16du:dateUtc="2025-03-05T08:23:00Z">
                  <w:rPr>
                    <w:rFonts w:ascii="Times New Roman" w:eastAsia="Times New Roman" w:hAnsi="Times New Roman"/>
                    <w:spacing w:val="-1"/>
                  </w:rPr>
                </w:rPrChange>
              </w:rPr>
              <w:t>4.2.3.21.1.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BAD66F" w14:textId="77777777" w:rsidR="003F3EDE" w:rsidRPr="00FB0B06" w:rsidRDefault="003F3EDE" w:rsidP="0025185C">
            <w:pPr>
              <w:jc w:val="center"/>
              <w:rPr>
                <w:rFonts w:ascii="Arial" w:eastAsia="Times New Roman" w:hAnsi="Arial" w:cs="Arial"/>
                <w:spacing w:val="-1"/>
                <w:sz w:val="20"/>
                <w:szCs w:val="20"/>
                <w:rPrChange w:id="791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C14C12" w14:textId="77777777" w:rsidR="003F3EDE" w:rsidRPr="00FB0B06" w:rsidRDefault="003F3EDE" w:rsidP="0025185C">
            <w:pPr>
              <w:rPr>
                <w:rFonts w:ascii="Arial" w:eastAsia="Times New Roman" w:hAnsi="Arial" w:cs="Arial"/>
                <w:spacing w:val="-1"/>
                <w:sz w:val="20"/>
                <w:szCs w:val="20"/>
                <w:rPrChange w:id="792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21" w:author="Adelino Naquarta Sepalanga Domingos" w:date="2025-03-05T09:23:00Z" w16du:dateUtc="2025-03-05T08:23:00Z">
                  <w:rPr>
                    <w:rFonts w:ascii="Times New Roman" w:eastAsia="Times New Roman" w:hAnsi="Times New Roman"/>
                    <w:spacing w:val="-1"/>
                  </w:rPr>
                </w:rPrChange>
              </w:rPr>
              <w:t>Número de linha (</w:t>
            </w:r>
            <w:proofErr w:type="spellStart"/>
            <w:r w:rsidRPr="00FB0B06">
              <w:rPr>
                <w:rFonts w:ascii="Arial" w:eastAsia="Times New Roman" w:hAnsi="Arial" w:cs="Arial"/>
                <w:spacing w:val="-1"/>
                <w:sz w:val="20"/>
                <w:szCs w:val="20"/>
                <w:rPrChange w:id="7922" w:author="Adelino Naquarta Sepalanga Domingos" w:date="2025-03-05T09:23:00Z" w16du:dateUtc="2025-03-05T08:23:00Z">
                  <w:rPr>
                    <w:rFonts w:ascii="Times New Roman" w:eastAsia="Times New Roman" w:hAnsi="Times New Roman"/>
                    <w:spacing w:val="-1"/>
                  </w:rPr>
                </w:rPrChange>
              </w:rPr>
              <w:t>LineNumber</w:t>
            </w:r>
            <w:proofErr w:type="spellEnd"/>
            <w:r w:rsidRPr="00FB0B06">
              <w:rPr>
                <w:rFonts w:ascii="Arial" w:eastAsia="Times New Roman" w:hAnsi="Arial" w:cs="Arial"/>
                <w:spacing w:val="-1"/>
                <w:sz w:val="20"/>
                <w:szCs w:val="20"/>
                <w:rPrChange w:id="7923"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903005" w14:textId="77777777" w:rsidR="003F3EDE" w:rsidRPr="00FB0B06" w:rsidRDefault="003F3EDE" w:rsidP="0025185C">
            <w:pPr>
              <w:rPr>
                <w:rFonts w:ascii="Arial" w:eastAsia="Times New Roman" w:hAnsi="Arial" w:cs="Arial"/>
                <w:spacing w:val="-1"/>
                <w:sz w:val="20"/>
                <w:szCs w:val="20"/>
                <w:rPrChange w:id="792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25" w:author="Adelino Naquarta Sepalanga Domingos" w:date="2025-03-05T09:23:00Z" w16du:dateUtc="2025-03-05T08:23:00Z">
                  <w:rPr>
                    <w:rFonts w:ascii="Times New Roman" w:eastAsia="Times New Roman" w:hAnsi="Times New Roman"/>
                    <w:spacing w:val="-1"/>
                  </w:rPr>
                </w:rPrChange>
              </w:rPr>
              <w:t>As linhas devem ser exportadas pela mesma ordem em que se encontram no documento original.</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8F15CC" w14:textId="77777777" w:rsidR="003F3EDE" w:rsidRPr="00FB0B06" w:rsidRDefault="003F3EDE" w:rsidP="0025185C">
            <w:pPr>
              <w:jc w:val="center"/>
              <w:rPr>
                <w:rFonts w:ascii="Arial" w:eastAsia="Times New Roman" w:hAnsi="Arial" w:cs="Arial"/>
                <w:spacing w:val="-1"/>
                <w:sz w:val="20"/>
                <w:szCs w:val="20"/>
                <w:rPrChange w:id="7926" w:author="Adelino Naquarta Sepalanga Domingos" w:date="2025-03-05T09:23:00Z" w16du:dateUtc="2025-03-05T08:23:00Z">
                  <w:rPr>
                    <w:rFonts w:ascii="Times New Roman" w:eastAsia="Times New Roman" w:hAnsi="Times New Roman"/>
                    <w:spacing w:val="-1"/>
                  </w:rPr>
                </w:rPrChange>
              </w:rPr>
            </w:pPr>
          </w:p>
          <w:p w14:paraId="7C43EEC0" w14:textId="77777777" w:rsidR="003F3EDE" w:rsidRPr="00FB0B06" w:rsidRDefault="003F3EDE" w:rsidP="0025185C">
            <w:pPr>
              <w:jc w:val="center"/>
              <w:rPr>
                <w:rFonts w:ascii="Arial" w:eastAsia="Times New Roman" w:hAnsi="Arial" w:cs="Arial"/>
                <w:spacing w:val="-1"/>
                <w:sz w:val="20"/>
                <w:szCs w:val="20"/>
                <w:rPrChange w:id="792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28" w:author="Adelino Naquarta Sepalanga Domingos" w:date="2025-03-05T09:23:00Z" w16du:dateUtc="2025-03-05T08:23:00Z">
                  <w:rPr>
                    <w:rFonts w:ascii="Times New Roman" w:eastAsia="Times New Roman" w:hAnsi="Times New Roman"/>
                    <w:spacing w:val="-1"/>
                  </w:rPr>
                </w:rPrChange>
              </w:rPr>
              <w:t>Inteiro</w:t>
            </w:r>
          </w:p>
        </w:tc>
      </w:tr>
      <w:tr w:rsidR="003F3EDE" w:rsidRPr="00FB0B06" w14:paraId="1B5A7F7D" w14:textId="77777777" w:rsidTr="0025185C">
        <w:trPr>
          <w:trHeight w:val="136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4466CCD" w14:textId="77777777" w:rsidR="003F3EDE" w:rsidRPr="00FB0B06" w:rsidRDefault="003F3EDE" w:rsidP="0025185C">
            <w:pPr>
              <w:jc w:val="center"/>
              <w:rPr>
                <w:rFonts w:ascii="Arial" w:eastAsia="Times New Roman" w:hAnsi="Arial" w:cs="Arial"/>
                <w:spacing w:val="-1"/>
                <w:sz w:val="20"/>
                <w:szCs w:val="20"/>
                <w:rPrChange w:id="792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30" w:author="Adelino Naquarta Sepalanga Domingos" w:date="2025-03-05T09:23:00Z" w16du:dateUtc="2025-03-05T08:23:00Z">
                  <w:rPr>
                    <w:rFonts w:ascii="Times New Roman" w:eastAsia="Times New Roman" w:hAnsi="Times New Roman"/>
                    <w:spacing w:val="-1"/>
                  </w:rPr>
                </w:rPrChange>
              </w:rPr>
              <w:t>4.2.3.21.2.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CC8F280" w14:textId="77777777" w:rsidR="003F3EDE" w:rsidRPr="00FB0B06" w:rsidRDefault="003F3EDE" w:rsidP="0025185C">
            <w:pPr>
              <w:jc w:val="center"/>
              <w:rPr>
                <w:rFonts w:ascii="Arial" w:eastAsia="Times New Roman" w:hAnsi="Arial" w:cs="Arial"/>
                <w:spacing w:val="-1"/>
                <w:sz w:val="20"/>
                <w:szCs w:val="20"/>
                <w:rPrChange w:id="793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0C066B" w14:textId="77777777" w:rsidR="003F3EDE" w:rsidRPr="00FB0B06" w:rsidRDefault="003F3EDE" w:rsidP="0025185C">
            <w:pPr>
              <w:rPr>
                <w:rFonts w:ascii="Arial" w:eastAsia="Times New Roman" w:hAnsi="Arial" w:cs="Arial"/>
                <w:spacing w:val="-1"/>
                <w:sz w:val="20"/>
                <w:szCs w:val="20"/>
                <w:rPrChange w:id="793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33" w:author="Adelino Naquarta Sepalanga Domingos" w:date="2025-03-05T09:23:00Z" w16du:dateUtc="2025-03-05T08:23:00Z">
                  <w:rPr>
                    <w:rFonts w:ascii="Times New Roman" w:eastAsia="Times New Roman" w:hAnsi="Times New Roman"/>
                    <w:spacing w:val="-1"/>
                  </w:rPr>
                </w:rPrChange>
              </w:rPr>
              <w:t>Referência ao documento de origem (</w:t>
            </w:r>
            <w:proofErr w:type="spellStart"/>
            <w:r w:rsidRPr="00FB0B06">
              <w:rPr>
                <w:rFonts w:ascii="Arial" w:eastAsia="Times New Roman" w:hAnsi="Arial" w:cs="Arial"/>
                <w:spacing w:val="-1"/>
                <w:sz w:val="20"/>
                <w:szCs w:val="20"/>
                <w:rPrChange w:id="7934" w:author="Adelino Naquarta Sepalanga Domingos" w:date="2025-03-05T09:23:00Z" w16du:dateUtc="2025-03-05T08:23:00Z">
                  <w:rPr>
                    <w:rFonts w:ascii="Times New Roman" w:eastAsia="Times New Roman" w:hAnsi="Times New Roman"/>
                    <w:spacing w:val="-1"/>
                  </w:rPr>
                </w:rPrChange>
              </w:rPr>
              <w:t>OrderReferences</w:t>
            </w:r>
            <w:proofErr w:type="spellEnd"/>
            <w:r w:rsidRPr="00FB0B06">
              <w:rPr>
                <w:rFonts w:ascii="Arial" w:eastAsia="Times New Roman" w:hAnsi="Arial" w:cs="Arial"/>
                <w:spacing w:val="-1"/>
                <w:sz w:val="20"/>
                <w:szCs w:val="20"/>
                <w:rPrChange w:id="7935"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5F229E" w14:textId="1CCBB8B1" w:rsidR="003F3EDE" w:rsidRPr="00FB0B06" w:rsidRDefault="003F3EDE" w:rsidP="0025185C">
            <w:pPr>
              <w:rPr>
                <w:rFonts w:ascii="Arial" w:eastAsia="Times New Roman" w:hAnsi="Arial" w:cs="Arial"/>
                <w:spacing w:val="-1"/>
                <w:sz w:val="20"/>
                <w:szCs w:val="20"/>
                <w:rPrChange w:id="793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37" w:author="Adelino Naquarta Sepalanga Domingos" w:date="2025-03-05T09:23:00Z" w16du:dateUtc="2025-03-05T08:23:00Z">
                  <w:rPr>
                    <w:rFonts w:ascii="Times New Roman" w:eastAsia="Times New Roman" w:hAnsi="Times New Roman"/>
                    <w:spacing w:val="-1"/>
                  </w:rPr>
                </w:rPrChange>
              </w:rPr>
              <w:t>Existindo a necessidade de efectuar mais do que uma referência, esta estrutura pode</w:t>
            </w:r>
            <w:del w:id="7938" w:author="Adelino Naquarta Sepalanga Domingos" w:date="2025-03-05T09:35:00Z" w16du:dateUtc="2025-03-05T08:35:00Z">
              <w:r w:rsidRPr="00FB0B06" w:rsidDel="00B45277">
                <w:rPr>
                  <w:rFonts w:ascii="Arial" w:eastAsia="Times New Roman" w:hAnsi="Arial" w:cs="Arial"/>
                  <w:spacing w:val="-1"/>
                  <w:sz w:val="20"/>
                  <w:szCs w:val="20"/>
                  <w:rPrChange w:id="7939" w:author="Adelino Naquarta Sepalanga Domingos" w:date="2025-03-05T09:23:00Z" w16du:dateUtc="2025-03-05T08:23: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7940" w:author="Adelino Naquarta Sepalanga Domingos" w:date="2025-03-05T09:23:00Z" w16du:dateUtc="2025-03-05T08:23:00Z">
                  <w:rPr>
                    <w:rFonts w:ascii="Times New Roman" w:eastAsia="Times New Roman" w:hAnsi="Times New Roman"/>
                    <w:spacing w:val="-1"/>
                  </w:rPr>
                </w:rPrChange>
              </w:rPr>
              <w:t xml:space="preserve"> ser gerada tantas vezes quantas as necessárias.</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8BFE8E2" w14:textId="77777777" w:rsidR="003F3EDE" w:rsidRPr="00FB0B06" w:rsidRDefault="003F3EDE" w:rsidP="0025185C">
            <w:pPr>
              <w:jc w:val="center"/>
              <w:rPr>
                <w:rFonts w:ascii="Arial" w:eastAsia="Times New Roman" w:hAnsi="Arial" w:cs="Arial"/>
                <w:spacing w:val="-1"/>
                <w:sz w:val="20"/>
                <w:szCs w:val="20"/>
                <w:rPrChange w:id="7941" w:author="Adelino Naquarta Sepalanga Domingos" w:date="2025-03-05T09:23:00Z" w16du:dateUtc="2025-03-05T08:23:00Z">
                  <w:rPr>
                    <w:rFonts w:ascii="Times New Roman" w:eastAsia="Times New Roman" w:hAnsi="Times New Roman"/>
                    <w:spacing w:val="-1"/>
                  </w:rPr>
                </w:rPrChange>
              </w:rPr>
            </w:pPr>
          </w:p>
          <w:p w14:paraId="1555E5B8" w14:textId="77777777" w:rsidR="003F3EDE" w:rsidRPr="00FB0B06" w:rsidRDefault="003F3EDE" w:rsidP="0025185C">
            <w:pPr>
              <w:jc w:val="center"/>
              <w:rPr>
                <w:rFonts w:ascii="Arial" w:eastAsia="Times New Roman" w:hAnsi="Arial" w:cs="Arial"/>
                <w:spacing w:val="-1"/>
                <w:sz w:val="20"/>
                <w:szCs w:val="20"/>
                <w:rPrChange w:id="794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43"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511F745C" w14:textId="77777777" w:rsidTr="0025185C">
        <w:trPr>
          <w:trHeight w:val="76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D9A85C" w14:textId="77777777" w:rsidR="003F3EDE" w:rsidRPr="00FB0B06" w:rsidRDefault="003F3EDE" w:rsidP="0025185C">
            <w:pPr>
              <w:jc w:val="center"/>
              <w:rPr>
                <w:rFonts w:ascii="Arial" w:eastAsia="Times New Roman" w:hAnsi="Arial" w:cs="Arial"/>
                <w:spacing w:val="-1"/>
                <w:sz w:val="20"/>
                <w:szCs w:val="20"/>
                <w:rPrChange w:id="794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45" w:author="Adelino Naquarta Sepalanga Domingos" w:date="2025-03-05T09:23:00Z" w16du:dateUtc="2025-03-05T08:23:00Z">
                  <w:rPr>
                    <w:rFonts w:ascii="Times New Roman" w:eastAsia="Times New Roman" w:hAnsi="Times New Roman"/>
                    <w:spacing w:val="-1"/>
                  </w:rPr>
                </w:rPrChange>
              </w:rPr>
              <w:t>4.2.3.21.2.1.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1CDC57" w14:textId="77777777" w:rsidR="003F3EDE" w:rsidRPr="00FB0B06" w:rsidRDefault="003F3EDE" w:rsidP="0025185C">
            <w:pPr>
              <w:jc w:val="center"/>
              <w:rPr>
                <w:rFonts w:ascii="Arial" w:eastAsia="Times New Roman" w:hAnsi="Arial" w:cs="Arial"/>
                <w:spacing w:val="-1"/>
                <w:sz w:val="20"/>
                <w:szCs w:val="20"/>
                <w:rPrChange w:id="794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43DC675" w14:textId="77777777" w:rsidR="003F3EDE" w:rsidRPr="00FB0B06" w:rsidRDefault="003F3EDE" w:rsidP="0025185C">
            <w:pPr>
              <w:rPr>
                <w:rFonts w:ascii="Arial" w:eastAsia="Times New Roman" w:hAnsi="Arial" w:cs="Arial"/>
                <w:spacing w:val="-1"/>
                <w:sz w:val="20"/>
                <w:szCs w:val="20"/>
                <w:rPrChange w:id="794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48" w:author="Adelino Naquarta Sepalanga Domingos" w:date="2025-03-05T09:23:00Z" w16du:dateUtc="2025-03-05T08:23:00Z">
                  <w:rPr>
                    <w:rFonts w:ascii="Times New Roman" w:eastAsia="Times New Roman" w:hAnsi="Times New Roman"/>
                    <w:spacing w:val="-1"/>
                  </w:rPr>
                </w:rPrChange>
              </w:rPr>
              <w:t>Número do documento de origem (</w:t>
            </w:r>
            <w:proofErr w:type="spellStart"/>
            <w:r w:rsidRPr="00FB0B06">
              <w:rPr>
                <w:rFonts w:ascii="Arial" w:eastAsia="Times New Roman" w:hAnsi="Arial" w:cs="Arial"/>
                <w:spacing w:val="-1"/>
                <w:sz w:val="20"/>
                <w:szCs w:val="20"/>
                <w:rPrChange w:id="7949" w:author="Adelino Naquarta Sepalanga Domingos" w:date="2025-03-05T09:23:00Z" w16du:dateUtc="2025-03-05T08:23:00Z">
                  <w:rPr>
                    <w:rFonts w:ascii="Times New Roman" w:eastAsia="Times New Roman" w:hAnsi="Times New Roman"/>
                    <w:spacing w:val="-1"/>
                  </w:rPr>
                </w:rPrChange>
              </w:rPr>
              <w:t>OriginatingON</w:t>
            </w:r>
            <w:proofErr w:type="spellEnd"/>
            <w:r w:rsidRPr="00FB0B06">
              <w:rPr>
                <w:rFonts w:ascii="Arial" w:eastAsia="Times New Roman" w:hAnsi="Arial" w:cs="Arial"/>
                <w:spacing w:val="-1"/>
                <w:sz w:val="20"/>
                <w:szCs w:val="20"/>
                <w:rPrChange w:id="795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F3299A" w14:textId="77777777" w:rsidR="003F3EDE" w:rsidRPr="00FB0B06" w:rsidRDefault="003F3EDE" w:rsidP="0025185C">
            <w:pPr>
              <w:rPr>
                <w:rFonts w:ascii="Arial" w:eastAsia="Times New Roman" w:hAnsi="Arial" w:cs="Arial"/>
                <w:spacing w:val="-1"/>
                <w:sz w:val="20"/>
                <w:szCs w:val="20"/>
                <w:rPrChange w:id="795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52" w:author="Adelino Naquarta Sepalanga Domingos" w:date="2025-03-05T09:23:00Z" w16du:dateUtc="2025-03-05T08:23:00Z">
                  <w:rPr>
                    <w:rFonts w:ascii="Times New Roman" w:eastAsia="Times New Roman" w:hAnsi="Times New Roman"/>
                    <w:spacing w:val="-1"/>
                  </w:rPr>
                </w:rPrChange>
              </w:rPr>
              <w:t>Se o documento estiver contido no SAFT (AO) deve ser utilizada a estrutura de numeração do campo de origem.</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8FF481" w14:textId="77777777" w:rsidR="003F3EDE" w:rsidRPr="00FB0B06" w:rsidRDefault="003F3EDE" w:rsidP="0025185C">
            <w:pPr>
              <w:jc w:val="center"/>
              <w:rPr>
                <w:rFonts w:ascii="Arial" w:eastAsia="Times New Roman" w:hAnsi="Arial" w:cs="Arial"/>
                <w:spacing w:val="-1"/>
                <w:sz w:val="20"/>
                <w:szCs w:val="20"/>
                <w:rPrChange w:id="7953" w:author="Adelino Naquarta Sepalanga Domingos" w:date="2025-03-05T09:23:00Z" w16du:dateUtc="2025-03-05T08:23:00Z">
                  <w:rPr>
                    <w:rFonts w:ascii="Times New Roman" w:eastAsia="Times New Roman" w:hAnsi="Times New Roman"/>
                    <w:spacing w:val="-1"/>
                  </w:rPr>
                </w:rPrChange>
              </w:rPr>
            </w:pPr>
          </w:p>
          <w:p w14:paraId="1CA3C092" w14:textId="77777777" w:rsidR="003F3EDE" w:rsidRPr="00FB0B06" w:rsidRDefault="003F3EDE" w:rsidP="0025185C">
            <w:pPr>
              <w:jc w:val="center"/>
              <w:rPr>
                <w:rFonts w:ascii="Arial" w:eastAsia="Times New Roman" w:hAnsi="Arial" w:cs="Arial"/>
                <w:spacing w:val="-1"/>
                <w:sz w:val="20"/>
                <w:szCs w:val="20"/>
                <w:rPrChange w:id="795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55" w:author="Adelino Naquarta Sepalanga Domingos" w:date="2025-03-05T09:23:00Z" w16du:dateUtc="2025-03-05T08:23:00Z">
                  <w:rPr>
                    <w:rFonts w:ascii="Times New Roman" w:eastAsia="Times New Roman" w:hAnsi="Times New Roman"/>
                    <w:spacing w:val="-1"/>
                  </w:rPr>
                </w:rPrChange>
              </w:rPr>
              <w:t>Texto 60</w:t>
            </w:r>
          </w:p>
        </w:tc>
      </w:tr>
      <w:tr w:rsidR="003F3EDE" w:rsidRPr="00FB0B06" w14:paraId="7A948AC7" w14:textId="77777777" w:rsidTr="0025185C">
        <w:trPr>
          <w:trHeight w:val="30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BFC6A9" w14:textId="77777777" w:rsidR="003F3EDE" w:rsidRPr="00FB0B06" w:rsidRDefault="003F3EDE" w:rsidP="0025185C">
            <w:pPr>
              <w:jc w:val="center"/>
              <w:rPr>
                <w:rFonts w:ascii="Arial" w:eastAsia="Times New Roman" w:hAnsi="Arial" w:cs="Arial"/>
                <w:spacing w:val="-1"/>
                <w:sz w:val="20"/>
                <w:szCs w:val="20"/>
                <w:rPrChange w:id="795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57" w:author="Adelino Naquarta Sepalanga Domingos" w:date="2025-03-05T09:23:00Z" w16du:dateUtc="2025-03-05T08:23:00Z">
                  <w:rPr>
                    <w:rFonts w:ascii="Times New Roman" w:eastAsia="Times New Roman" w:hAnsi="Times New Roman"/>
                    <w:spacing w:val="-1"/>
                  </w:rPr>
                </w:rPrChange>
              </w:rPr>
              <w:t>4.2.3.21.2.2.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35280B" w14:textId="77777777" w:rsidR="003F3EDE" w:rsidRPr="00FB0B06" w:rsidRDefault="003F3EDE" w:rsidP="0025185C">
            <w:pPr>
              <w:jc w:val="center"/>
              <w:rPr>
                <w:rFonts w:ascii="Arial" w:eastAsia="Times New Roman" w:hAnsi="Arial" w:cs="Arial"/>
                <w:spacing w:val="-1"/>
                <w:sz w:val="20"/>
                <w:szCs w:val="20"/>
                <w:rPrChange w:id="795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4E285B" w14:textId="77777777" w:rsidR="003F3EDE" w:rsidRPr="00FB0B06" w:rsidRDefault="003F3EDE" w:rsidP="0025185C">
            <w:pPr>
              <w:rPr>
                <w:rFonts w:ascii="Arial" w:eastAsia="Times New Roman" w:hAnsi="Arial" w:cs="Arial"/>
                <w:spacing w:val="-1"/>
                <w:sz w:val="20"/>
                <w:szCs w:val="20"/>
                <w:rPrChange w:id="795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60" w:author="Adelino Naquarta Sepalanga Domingos" w:date="2025-03-05T09:23:00Z" w16du:dateUtc="2025-03-05T08:23:00Z">
                  <w:rPr>
                    <w:rFonts w:ascii="Times New Roman" w:eastAsia="Times New Roman" w:hAnsi="Times New Roman"/>
                    <w:spacing w:val="-1"/>
                  </w:rPr>
                </w:rPrChange>
              </w:rPr>
              <w:t>Data do documento de origem (</w:t>
            </w:r>
            <w:proofErr w:type="spellStart"/>
            <w:r w:rsidRPr="00FB0B06">
              <w:rPr>
                <w:rFonts w:ascii="Arial" w:eastAsia="Times New Roman" w:hAnsi="Arial" w:cs="Arial"/>
                <w:spacing w:val="-1"/>
                <w:sz w:val="20"/>
                <w:szCs w:val="20"/>
                <w:rPrChange w:id="7961" w:author="Adelino Naquarta Sepalanga Domingos" w:date="2025-03-05T09:23:00Z" w16du:dateUtc="2025-03-05T08:23:00Z">
                  <w:rPr>
                    <w:rFonts w:ascii="Times New Roman" w:eastAsia="Times New Roman" w:hAnsi="Times New Roman"/>
                    <w:spacing w:val="-1"/>
                  </w:rPr>
                </w:rPrChange>
              </w:rPr>
              <w:t>OrderDate</w:t>
            </w:r>
            <w:proofErr w:type="spellEnd"/>
            <w:r w:rsidRPr="00FB0B06">
              <w:rPr>
                <w:rFonts w:ascii="Arial" w:eastAsia="Times New Roman" w:hAnsi="Arial" w:cs="Arial"/>
                <w:spacing w:val="-1"/>
                <w:sz w:val="20"/>
                <w:szCs w:val="20"/>
                <w:rPrChange w:id="7962"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96EF64A" w14:textId="77777777" w:rsidR="003F3EDE" w:rsidRPr="00FB0B06" w:rsidRDefault="003F3EDE" w:rsidP="0025185C">
            <w:pPr>
              <w:rPr>
                <w:rFonts w:ascii="Arial" w:eastAsia="Times New Roman" w:hAnsi="Arial" w:cs="Arial"/>
                <w:spacing w:val="-1"/>
                <w:sz w:val="20"/>
                <w:szCs w:val="20"/>
                <w:rPrChange w:id="7963"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0EB3673" w14:textId="77777777" w:rsidR="003F3EDE" w:rsidRPr="00FB0B06" w:rsidRDefault="003F3EDE" w:rsidP="0025185C">
            <w:pPr>
              <w:jc w:val="center"/>
              <w:rPr>
                <w:rFonts w:ascii="Arial" w:eastAsia="Times New Roman" w:hAnsi="Arial" w:cs="Arial"/>
                <w:spacing w:val="-1"/>
                <w:sz w:val="20"/>
                <w:szCs w:val="20"/>
                <w:rPrChange w:id="796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65" w:author="Adelino Naquarta Sepalanga Domingos" w:date="2025-03-05T09:23:00Z" w16du:dateUtc="2025-03-05T08:23:00Z">
                  <w:rPr>
                    <w:rFonts w:ascii="Times New Roman" w:eastAsia="Times New Roman" w:hAnsi="Times New Roman"/>
                    <w:spacing w:val="-1"/>
                  </w:rPr>
                </w:rPrChange>
              </w:rPr>
              <w:t>Data</w:t>
            </w:r>
          </w:p>
        </w:tc>
      </w:tr>
      <w:tr w:rsidR="003F3EDE" w:rsidRPr="00FB0B06" w14:paraId="6A63D70D" w14:textId="77777777" w:rsidTr="0025185C">
        <w:trPr>
          <w:trHeight w:val="147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9CEC8E" w14:textId="77777777" w:rsidR="003F3EDE" w:rsidRPr="00FB0B06" w:rsidRDefault="003F3EDE" w:rsidP="0025185C">
            <w:pPr>
              <w:jc w:val="center"/>
              <w:rPr>
                <w:rFonts w:ascii="Arial" w:eastAsia="Times New Roman" w:hAnsi="Arial" w:cs="Arial"/>
                <w:spacing w:val="-1"/>
                <w:sz w:val="20"/>
                <w:szCs w:val="20"/>
                <w:rPrChange w:id="7966" w:author="Adelino Naquarta Sepalanga Domingos" w:date="2025-03-05T09:23:00Z" w16du:dateUtc="2025-03-05T08:23:00Z">
                  <w:rPr>
                    <w:rFonts w:ascii="Times New Roman" w:eastAsia="Times New Roman" w:hAnsi="Times New Roman"/>
                    <w:spacing w:val="-1"/>
                  </w:rPr>
                </w:rPrChange>
              </w:rPr>
            </w:pPr>
          </w:p>
          <w:p w14:paraId="322BCB98" w14:textId="77777777" w:rsidR="003F3EDE" w:rsidRPr="00FB0B06" w:rsidRDefault="003F3EDE" w:rsidP="0025185C">
            <w:pPr>
              <w:jc w:val="center"/>
              <w:rPr>
                <w:rFonts w:ascii="Arial" w:eastAsia="Times New Roman" w:hAnsi="Arial" w:cs="Arial"/>
                <w:spacing w:val="-1"/>
                <w:sz w:val="20"/>
                <w:szCs w:val="20"/>
                <w:rPrChange w:id="796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68" w:author="Adelino Naquarta Sepalanga Domingos" w:date="2025-03-05T09:23:00Z" w16du:dateUtc="2025-03-05T08:23:00Z">
                  <w:rPr>
                    <w:rFonts w:ascii="Times New Roman" w:eastAsia="Times New Roman" w:hAnsi="Times New Roman"/>
                    <w:spacing w:val="-1"/>
                  </w:rPr>
                </w:rPrChange>
              </w:rPr>
              <w:t>4.2.3.21.3.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2E4F0C" w14:textId="77777777" w:rsidR="003F3EDE" w:rsidRPr="00FB0B06" w:rsidRDefault="003F3EDE" w:rsidP="0025185C">
            <w:pPr>
              <w:jc w:val="center"/>
              <w:rPr>
                <w:rFonts w:ascii="Arial" w:eastAsia="Times New Roman" w:hAnsi="Arial" w:cs="Arial"/>
                <w:spacing w:val="-1"/>
                <w:sz w:val="20"/>
                <w:szCs w:val="20"/>
                <w:rPrChange w:id="796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9B6E7A" w14:textId="77777777" w:rsidR="003F3EDE" w:rsidRPr="00FB0B06" w:rsidRDefault="003F3EDE" w:rsidP="0025185C">
            <w:pPr>
              <w:rPr>
                <w:rFonts w:ascii="Arial" w:eastAsia="Times New Roman" w:hAnsi="Arial" w:cs="Arial"/>
                <w:spacing w:val="-1"/>
                <w:sz w:val="20"/>
                <w:szCs w:val="20"/>
                <w:rPrChange w:id="7970" w:author="Adelino Naquarta Sepalanga Domingos" w:date="2025-03-05T09:23:00Z" w16du:dateUtc="2025-03-05T08:23:00Z">
                  <w:rPr>
                    <w:rFonts w:ascii="Times New Roman" w:eastAsia="Times New Roman" w:hAnsi="Times New Roman"/>
                    <w:spacing w:val="-1"/>
                  </w:rPr>
                </w:rPrChange>
              </w:rPr>
            </w:pPr>
          </w:p>
          <w:p w14:paraId="21EA2679" w14:textId="77777777" w:rsidR="003F3EDE" w:rsidRPr="00FB0B06" w:rsidRDefault="003F3EDE" w:rsidP="0025185C">
            <w:pPr>
              <w:rPr>
                <w:rFonts w:ascii="Arial" w:eastAsia="Times New Roman" w:hAnsi="Arial" w:cs="Arial"/>
                <w:spacing w:val="-1"/>
                <w:sz w:val="20"/>
                <w:szCs w:val="20"/>
                <w:rPrChange w:id="797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72" w:author="Adelino Naquarta Sepalanga Domingos" w:date="2025-03-05T09:23:00Z" w16du:dateUtc="2025-03-05T08:23:00Z">
                  <w:rPr>
                    <w:rFonts w:ascii="Times New Roman" w:eastAsia="Times New Roman" w:hAnsi="Times New Roman"/>
                    <w:spacing w:val="-1"/>
                  </w:rPr>
                </w:rPrChange>
              </w:rPr>
              <w:t>Identificador do produto ou serviço (</w:t>
            </w:r>
            <w:proofErr w:type="spellStart"/>
            <w:r w:rsidRPr="00FB0B06">
              <w:rPr>
                <w:rFonts w:ascii="Arial" w:eastAsia="Times New Roman" w:hAnsi="Arial" w:cs="Arial"/>
                <w:spacing w:val="-1"/>
                <w:sz w:val="20"/>
                <w:szCs w:val="20"/>
                <w:rPrChange w:id="7973" w:author="Adelino Naquarta Sepalanga Domingos" w:date="2025-03-05T09:23:00Z" w16du:dateUtc="2025-03-05T08:23:00Z">
                  <w:rPr>
                    <w:rFonts w:ascii="Times New Roman" w:eastAsia="Times New Roman" w:hAnsi="Times New Roman"/>
                    <w:spacing w:val="-1"/>
                  </w:rPr>
                </w:rPrChange>
              </w:rPr>
              <w:t>ProductCode</w:t>
            </w:r>
            <w:proofErr w:type="spellEnd"/>
            <w:r w:rsidRPr="00FB0B06">
              <w:rPr>
                <w:rFonts w:ascii="Arial" w:eastAsia="Times New Roman" w:hAnsi="Arial" w:cs="Arial"/>
                <w:spacing w:val="-1"/>
                <w:sz w:val="20"/>
                <w:szCs w:val="20"/>
                <w:rPrChange w:id="7974"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D2B604" w14:textId="77777777" w:rsidR="003F3EDE" w:rsidRPr="00FB0B06" w:rsidRDefault="003F3EDE" w:rsidP="0025185C">
            <w:pPr>
              <w:rPr>
                <w:rFonts w:ascii="Arial" w:eastAsia="Times New Roman" w:hAnsi="Arial" w:cs="Arial"/>
                <w:spacing w:val="-1"/>
                <w:sz w:val="20"/>
                <w:szCs w:val="20"/>
                <w:rPrChange w:id="797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76" w:author="Adelino Naquarta Sepalanga Domingos" w:date="2025-03-05T09:23:00Z" w16du:dateUtc="2025-03-05T08:23:00Z">
                  <w:rPr>
                    <w:rFonts w:ascii="Times New Roman" w:eastAsia="Times New Roman" w:hAnsi="Times New Roman"/>
                    <w:spacing w:val="-1"/>
                  </w:rPr>
                </w:rPrChange>
              </w:rPr>
              <w:t>Chave do registo na tabela 2.4. – Tabela de produtos / serviços (</w:t>
            </w:r>
            <w:proofErr w:type="spellStart"/>
            <w:r w:rsidRPr="00FB0B06">
              <w:rPr>
                <w:rFonts w:ascii="Arial" w:eastAsia="Times New Roman" w:hAnsi="Arial" w:cs="Arial"/>
                <w:spacing w:val="-1"/>
                <w:sz w:val="20"/>
                <w:szCs w:val="20"/>
                <w:rPrChange w:id="7977" w:author="Adelino Naquarta Sepalanga Domingos" w:date="2025-03-05T09:23:00Z" w16du:dateUtc="2025-03-05T08:23:00Z">
                  <w:rPr>
                    <w:rFonts w:ascii="Times New Roman" w:eastAsia="Times New Roman" w:hAnsi="Times New Roman"/>
                    <w:spacing w:val="-1"/>
                  </w:rPr>
                </w:rPrChange>
              </w:rPr>
              <w:t>Product</w:t>
            </w:r>
            <w:proofErr w:type="spellEnd"/>
            <w:r w:rsidRPr="00FB0B06">
              <w:rPr>
                <w:rFonts w:ascii="Arial" w:eastAsia="Times New Roman" w:hAnsi="Arial" w:cs="Arial"/>
                <w:spacing w:val="-1"/>
                <w:sz w:val="20"/>
                <w:szCs w:val="20"/>
                <w:rPrChange w:id="7978" w:author="Adelino Naquarta Sepalanga Domingos" w:date="2025-03-05T09:23:00Z" w16du:dateUtc="2025-03-05T08:23:00Z">
                  <w:rPr>
                    <w:rFonts w:ascii="Times New Roman" w:eastAsia="Times New Roman" w:hAnsi="Times New Roman"/>
                    <w:spacing w:val="-1"/>
                  </w:rPr>
                </w:rPrChange>
              </w:rPr>
              <w:t>), no campo 2.4.2. – Identificador do produto ou serviço (</w:t>
            </w:r>
            <w:proofErr w:type="spellStart"/>
            <w:r w:rsidRPr="00FB0B06">
              <w:rPr>
                <w:rFonts w:ascii="Arial" w:eastAsia="Times New Roman" w:hAnsi="Arial" w:cs="Arial"/>
                <w:spacing w:val="-1"/>
                <w:sz w:val="20"/>
                <w:szCs w:val="20"/>
                <w:rPrChange w:id="7979" w:author="Adelino Naquarta Sepalanga Domingos" w:date="2025-03-05T09:23:00Z" w16du:dateUtc="2025-03-05T08:23:00Z">
                  <w:rPr>
                    <w:rFonts w:ascii="Times New Roman" w:eastAsia="Times New Roman" w:hAnsi="Times New Roman"/>
                    <w:spacing w:val="-1"/>
                  </w:rPr>
                </w:rPrChange>
              </w:rPr>
              <w:t>ProductCode</w:t>
            </w:r>
            <w:proofErr w:type="spellEnd"/>
            <w:r w:rsidRPr="00FB0B06">
              <w:rPr>
                <w:rFonts w:ascii="Arial" w:eastAsia="Times New Roman" w:hAnsi="Arial" w:cs="Arial"/>
                <w:spacing w:val="-1"/>
                <w:sz w:val="20"/>
                <w:szCs w:val="20"/>
                <w:rPrChange w:id="7980" w:author="Adelino Naquarta Sepalanga Domingos" w:date="2025-03-05T09:23:00Z" w16du:dateUtc="2025-03-05T08:23:00Z">
                  <w:rPr>
                    <w:rFonts w:ascii="Times New Roman" w:eastAsia="Times New Roman" w:hAnsi="Times New Roman"/>
                    <w:spacing w:val="-1"/>
                  </w:rPr>
                </w:rPrChange>
              </w:rPr>
              <w:t>).</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49D8AEC" w14:textId="77777777" w:rsidR="003F3EDE" w:rsidRPr="00FB0B06" w:rsidRDefault="003F3EDE" w:rsidP="0025185C">
            <w:pPr>
              <w:jc w:val="center"/>
              <w:rPr>
                <w:rFonts w:ascii="Arial" w:eastAsia="Times New Roman" w:hAnsi="Arial" w:cs="Arial"/>
                <w:spacing w:val="-1"/>
                <w:sz w:val="20"/>
                <w:szCs w:val="20"/>
                <w:rPrChange w:id="7981" w:author="Adelino Naquarta Sepalanga Domingos" w:date="2025-03-05T09:23:00Z" w16du:dateUtc="2025-03-05T08:23:00Z">
                  <w:rPr>
                    <w:rFonts w:ascii="Times New Roman" w:eastAsia="Times New Roman" w:hAnsi="Times New Roman"/>
                    <w:spacing w:val="-1"/>
                  </w:rPr>
                </w:rPrChange>
              </w:rPr>
            </w:pPr>
          </w:p>
          <w:p w14:paraId="0AE766EA" w14:textId="77777777" w:rsidR="003F3EDE" w:rsidRPr="00FB0B06" w:rsidRDefault="003F3EDE" w:rsidP="0025185C">
            <w:pPr>
              <w:jc w:val="center"/>
              <w:rPr>
                <w:rFonts w:ascii="Arial" w:eastAsia="Times New Roman" w:hAnsi="Arial" w:cs="Arial"/>
                <w:spacing w:val="-1"/>
                <w:sz w:val="20"/>
                <w:szCs w:val="20"/>
                <w:rPrChange w:id="798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83" w:author="Adelino Naquarta Sepalanga Domingos" w:date="2025-03-05T09:23:00Z" w16du:dateUtc="2025-03-05T08:23:00Z">
                  <w:rPr>
                    <w:rFonts w:ascii="Times New Roman" w:eastAsia="Times New Roman" w:hAnsi="Times New Roman"/>
                    <w:spacing w:val="-1"/>
                  </w:rPr>
                </w:rPrChange>
              </w:rPr>
              <w:t>Texto 60</w:t>
            </w:r>
          </w:p>
        </w:tc>
      </w:tr>
      <w:tr w:rsidR="003F3EDE" w:rsidRPr="00FB0B06" w14:paraId="3BD5297A" w14:textId="77777777" w:rsidTr="0025185C">
        <w:trPr>
          <w:trHeight w:val="161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3E08D5" w14:textId="77777777" w:rsidR="003F3EDE" w:rsidRPr="00FB0B06" w:rsidRDefault="003F3EDE" w:rsidP="0025185C">
            <w:pPr>
              <w:jc w:val="center"/>
              <w:rPr>
                <w:rFonts w:ascii="Arial" w:eastAsia="Times New Roman" w:hAnsi="Arial" w:cs="Arial"/>
                <w:spacing w:val="-1"/>
                <w:sz w:val="20"/>
                <w:szCs w:val="20"/>
                <w:rPrChange w:id="7984" w:author="Adelino Naquarta Sepalanga Domingos" w:date="2025-03-05T09:23:00Z" w16du:dateUtc="2025-03-05T08:23:00Z">
                  <w:rPr>
                    <w:rFonts w:ascii="Times New Roman" w:eastAsia="Times New Roman" w:hAnsi="Times New Roman"/>
                    <w:spacing w:val="-1"/>
                  </w:rPr>
                </w:rPrChange>
              </w:rPr>
            </w:pPr>
          </w:p>
          <w:p w14:paraId="4DE59790" w14:textId="77777777" w:rsidR="003F3EDE" w:rsidRPr="00FB0B06" w:rsidRDefault="003F3EDE" w:rsidP="0025185C">
            <w:pPr>
              <w:jc w:val="center"/>
              <w:rPr>
                <w:rFonts w:ascii="Arial" w:eastAsia="Times New Roman" w:hAnsi="Arial" w:cs="Arial"/>
                <w:spacing w:val="-1"/>
                <w:sz w:val="20"/>
                <w:szCs w:val="20"/>
                <w:rPrChange w:id="798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86" w:author="Adelino Naquarta Sepalanga Domingos" w:date="2025-03-05T09:23:00Z" w16du:dateUtc="2025-03-05T08:23:00Z">
                  <w:rPr>
                    <w:rFonts w:ascii="Times New Roman" w:eastAsia="Times New Roman" w:hAnsi="Times New Roman"/>
                    <w:spacing w:val="-1"/>
                  </w:rPr>
                </w:rPrChange>
              </w:rPr>
              <w:t>4.2.3.21.4.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F45463" w14:textId="77777777" w:rsidR="003F3EDE" w:rsidRPr="00FB0B06" w:rsidRDefault="003F3EDE" w:rsidP="0025185C">
            <w:pPr>
              <w:jc w:val="center"/>
              <w:rPr>
                <w:rFonts w:ascii="Arial" w:eastAsia="Times New Roman" w:hAnsi="Arial" w:cs="Arial"/>
                <w:spacing w:val="-1"/>
                <w:sz w:val="20"/>
                <w:szCs w:val="20"/>
                <w:rPrChange w:id="7987"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565B70" w14:textId="77777777" w:rsidR="003F3EDE" w:rsidRPr="00FB0B06" w:rsidRDefault="003F3EDE" w:rsidP="0025185C">
            <w:pPr>
              <w:rPr>
                <w:rFonts w:ascii="Arial" w:eastAsia="Times New Roman" w:hAnsi="Arial" w:cs="Arial"/>
                <w:spacing w:val="-1"/>
                <w:sz w:val="20"/>
                <w:szCs w:val="20"/>
                <w:rPrChange w:id="7988" w:author="Adelino Naquarta Sepalanga Domingos" w:date="2025-03-05T09:23:00Z" w16du:dateUtc="2025-03-05T08:23:00Z">
                  <w:rPr>
                    <w:rFonts w:ascii="Times New Roman" w:eastAsia="Times New Roman" w:hAnsi="Times New Roman"/>
                    <w:spacing w:val="-1"/>
                  </w:rPr>
                </w:rPrChange>
              </w:rPr>
            </w:pPr>
          </w:p>
          <w:p w14:paraId="76FED317" w14:textId="77777777" w:rsidR="003F3EDE" w:rsidRPr="00FB0B06" w:rsidRDefault="003F3EDE" w:rsidP="0025185C">
            <w:pPr>
              <w:rPr>
                <w:rFonts w:ascii="Arial" w:eastAsia="Times New Roman" w:hAnsi="Arial" w:cs="Arial"/>
                <w:spacing w:val="-1"/>
                <w:sz w:val="20"/>
                <w:szCs w:val="20"/>
                <w:rPrChange w:id="798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90" w:author="Adelino Naquarta Sepalanga Domingos" w:date="2025-03-05T09:23:00Z" w16du:dateUtc="2025-03-05T08:23:00Z">
                  <w:rPr>
                    <w:rFonts w:ascii="Times New Roman" w:eastAsia="Times New Roman" w:hAnsi="Times New Roman"/>
                    <w:spacing w:val="-1"/>
                  </w:rPr>
                </w:rPrChange>
              </w:rPr>
              <w:t>Descrição do produto ou serviço (</w:t>
            </w:r>
            <w:proofErr w:type="spellStart"/>
            <w:r w:rsidRPr="00FB0B06">
              <w:rPr>
                <w:rFonts w:ascii="Arial" w:eastAsia="Times New Roman" w:hAnsi="Arial" w:cs="Arial"/>
                <w:spacing w:val="-1"/>
                <w:sz w:val="20"/>
                <w:szCs w:val="20"/>
                <w:rPrChange w:id="7991" w:author="Adelino Naquarta Sepalanga Domingos" w:date="2025-03-05T09:23:00Z" w16du:dateUtc="2025-03-05T08:23:00Z">
                  <w:rPr>
                    <w:rFonts w:ascii="Times New Roman" w:eastAsia="Times New Roman" w:hAnsi="Times New Roman"/>
                    <w:spacing w:val="-1"/>
                  </w:rPr>
                </w:rPrChange>
              </w:rPr>
              <w:t>ProductDescription</w:t>
            </w:r>
            <w:proofErr w:type="spellEnd"/>
            <w:r w:rsidRPr="00FB0B06">
              <w:rPr>
                <w:rFonts w:ascii="Arial" w:eastAsia="Times New Roman" w:hAnsi="Arial" w:cs="Arial"/>
                <w:spacing w:val="-1"/>
                <w:sz w:val="20"/>
                <w:szCs w:val="20"/>
                <w:rPrChange w:id="7992"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8F51FC7" w14:textId="77777777" w:rsidR="003F3EDE" w:rsidRPr="00FB0B06" w:rsidRDefault="003F3EDE" w:rsidP="0025185C">
            <w:pPr>
              <w:rPr>
                <w:rFonts w:ascii="Arial" w:eastAsia="Times New Roman" w:hAnsi="Arial" w:cs="Arial"/>
                <w:spacing w:val="-1"/>
                <w:sz w:val="20"/>
                <w:szCs w:val="20"/>
                <w:rPrChange w:id="799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94" w:author="Adelino Naquarta Sepalanga Domingos" w:date="2025-03-05T09:23:00Z" w16du:dateUtc="2025-03-05T08:23:00Z">
                  <w:rPr>
                    <w:rFonts w:ascii="Times New Roman" w:eastAsia="Times New Roman" w:hAnsi="Times New Roman"/>
                    <w:spacing w:val="-1"/>
                  </w:rPr>
                </w:rPrChange>
              </w:rPr>
              <w:t>Descrição da linha da factura, ligada à tabela 2.4. – Tabela de produtos/ serviços (</w:t>
            </w:r>
            <w:proofErr w:type="spellStart"/>
            <w:r w:rsidRPr="00FB0B06">
              <w:rPr>
                <w:rFonts w:ascii="Arial" w:eastAsia="Times New Roman" w:hAnsi="Arial" w:cs="Arial"/>
                <w:spacing w:val="-1"/>
                <w:sz w:val="20"/>
                <w:szCs w:val="20"/>
                <w:rPrChange w:id="7995" w:author="Adelino Naquarta Sepalanga Domingos" w:date="2025-03-05T09:23:00Z" w16du:dateUtc="2025-03-05T08:23:00Z">
                  <w:rPr>
                    <w:rFonts w:ascii="Times New Roman" w:eastAsia="Times New Roman" w:hAnsi="Times New Roman"/>
                    <w:spacing w:val="-1"/>
                  </w:rPr>
                </w:rPrChange>
              </w:rPr>
              <w:t>Product</w:t>
            </w:r>
            <w:proofErr w:type="spellEnd"/>
            <w:r w:rsidRPr="00FB0B06">
              <w:rPr>
                <w:rFonts w:ascii="Arial" w:eastAsia="Times New Roman" w:hAnsi="Arial" w:cs="Arial"/>
                <w:spacing w:val="-1"/>
                <w:sz w:val="20"/>
                <w:szCs w:val="20"/>
                <w:rPrChange w:id="7996" w:author="Adelino Naquarta Sepalanga Domingos" w:date="2025-03-05T09:23:00Z" w16du:dateUtc="2025-03-05T08:23:00Z">
                  <w:rPr>
                    <w:rFonts w:ascii="Times New Roman" w:eastAsia="Times New Roman" w:hAnsi="Times New Roman"/>
                    <w:spacing w:val="-1"/>
                  </w:rPr>
                </w:rPrChange>
              </w:rPr>
              <w:t>), no campo 2.4.4.</w:t>
            </w:r>
          </w:p>
          <w:p w14:paraId="5ED0EA09" w14:textId="77777777" w:rsidR="003F3EDE" w:rsidRPr="00FB0B06" w:rsidRDefault="003F3EDE" w:rsidP="0025185C">
            <w:pPr>
              <w:rPr>
                <w:rFonts w:ascii="Arial" w:eastAsia="Times New Roman" w:hAnsi="Arial" w:cs="Arial"/>
                <w:spacing w:val="-1"/>
                <w:sz w:val="20"/>
                <w:szCs w:val="20"/>
                <w:rPrChange w:id="799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998" w:author="Adelino Naquarta Sepalanga Domingos" w:date="2025-03-05T09:23:00Z" w16du:dateUtc="2025-03-05T08:23:00Z">
                  <w:rPr>
                    <w:rFonts w:ascii="Times New Roman" w:eastAsia="Times New Roman" w:hAnsi="Times New Roman"/>
                    <w:spacing w:val="-1"/>
                  </w:rPr>
                </w:rPrChange>
              </w:rPr>
              <w:t>– Descrição do produto ou serviço (</w:t>
            </w:r>
            <w:proofErr w:type="spellStart"/>
            <w:r w:rsidRPr="00FB0B06">
              <w:rPr>
                <w:rFonts w:ascii="Arial" w:eastAsia="Times New Roman" w:hAnsi="Arial" w:cs="Arial"/>
                <w:spacing w:val="-1"/>
                <w:sz w:val="20"/>
                <w:szCs w:val="20"/>
                <w:rPrChange w:id="7999" w:author="Adelino Naquarta Sepalanga Domingos" w:date="2025-03-05T09:23:00Z" w16du:dateUtc="2025-03-05T08:23:00Z">
                  <w:rPr>
                    <w:rFonts w:ascii="Times New Roman" w:eastAsia="Times New Roman" w:hAnsi="Times New Roman"/>
                    <w:spacing w:val="-1"/>
                  </w:rPr>
                </w:rPrChange>
              </w:rPr>
              <w:t>ProductDescription</w:t>
            </w:r>
            <w:proofErr w:type="spellEnd"/>
            <w:r w:rsidRPr="00FB0B06">
              <w:rPr>
                <w:rFonts w:ascii="Arial" w:eastAsia="Times New Roman" w:hAnsi="Arial" w:cs="Arial"/>
                <w:spacing w:val="-1"/>
                <w:sz w:val="20"/>
                <w:szCs w:val="20"/>
                <w:rPrChange w:id="8000" w:author="Adelino Naquarta Sepalanga Domingos" w:date="2025-03-05T09:23:00Z" w16du:dateUtc="2025-03-05T08:23:00Z">
                  <w:rPr>
                    <w:rFonts w:ascii="Times New Roman" w:eastAsia="Times New Roman" w:hAnsi="Times New Roman"/>
                    <w:spacing w:val="-1"/>
                  </w:rPr>
                </w:rPrChange>
              </w:rPr>
              <w:t>).</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AF45D2" w14:textId="77777777" w:rsidR="003F3EDE" w:rsidRPr="00FB0B06" w:rsidRDefault="003F3EDE" w:rsidP="0025185C">
            <w:pPr>
              <w:jc w:val="center"/>
              <w:rPr>
                <w:rFonts w:ascii="Arial" w:eastAsia="Times New Roman" w:hAnsi="Arial" w:cs="Arial"/>
                <w:spacing w:val="-1"/>
                <w:sz w:val="20"/>
                <w:szCs w:val="20"/>
                <w:rPrChange w:id="8001" w:author="Adelino Naquarta Sepalanga Domingos" w:date="2025-03-05T09:23:00Z" w16du:dateUtc="2025-03-05T08:23:00Z">
                  <w:rPr>
                    <w:rFonts w:ascii="Times New Roman" w:eastAsia="Times New Roman" w:hAnsi="Times New Roman"/>
                    <w:spacing w:val="-1"/>
                  </w:rPr>
                </w:rPrChange>
              </w:rPr>
            </w:pPr>
          </w:p>
          <w:p w14:paraId="52164801" w14:textId="77777777" w:rsidR="003F3EDE" w:rsidRPr="00FB0B06" w:rsidRDefault="003F3EDE" w:rsidP="0025185C">
            <w:pPr>
              <w:jc w:val="center"/>
              <w:rPr>
                <w:rFonts w:ascii="Arial" w:eastAsia="Times New Roman" w:hAnsi="Arial" w:cs="Arial"/>
                <w:spacing w:val="-1"/>
                <w:sz w:val="20"/>
                <w:szCs w:val="20"/>
                <w:rPrChange w:id="800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03" w:author="Adelino Naquarta Sepalanga Domingos" w:date="2025-03-05T09:23:00Z" w16du:dateUtc="2025-03-05T08:23:00Z">
                  <w:rPr>
                    <w:rFonts w:ascii="Times New Roman" w:eastAsia="Times New Roman" w:hAnsi="Times New Roman"/>
                    <w:spacing w:val="-1"/>
                  </w:rPr>
                </w:rPrChange>
              </w:rPr>
              <w:t>Texto 200</w:t>
            </w:r>
          </w:p>
        </w:tc>
      </w:tr>
      <w:tr w:rsidR="003F3EDE" w:rsidRPr="00FB0B06" w14:paraId="3A4B985B" w14:textId="77777777" w:rsidTr="0025185C">
        <w:trPr>
          <w:trHeight w:val="23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A5025C" w14:textId="77777777" w:rsidR="003F3EDE" w:rsidRPr="00FB0B06" w:rsidRDefault="003F3EDE" w:rsidP="0025185C">
            <w:pPr>
              <w:jc w:val="center"/>
              <w:rPr>
                <w:rFonts w:ascii="Arial" w:eastAsia="Times New Roman" w:hAnsi="Arial" w:cs="Arial"/>
                <w:spacing w:val="-1"/>
                <w:sz w:val="20"/>
                <w:szCs w:val="20"/>
                <w:rPrChange w:id="800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05" w:author="Adelino Naquarta Sepalanga Domingos" w:date="2025-03-05T09:23:00Z" w16du:dateUtc="2025-03-05T08:23:00Z">
                  <w:rPr>
                    <w:rFonts w:ascii="Times New Roman" w:eastAsia="Times New Roman" w:hAnsi="Times New Roman"/>
                    <w:spacing w:val="-1"/>
                  </w:rPr>
                </w:rPrChange>
              </w:rPr>
              <w:t>4.2.3.21.5.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45889D9" w14:textId="77777777" w:rsidR="003F3EDE" w:rsidRPr="00FB0B06" w:rsidRDefault="003F3EDE" w:rsidP="0025185C">
            <w:pPr>
              <w:jc w:val="center"/>
              <w:rPr>
                <w:rFonts w:ascii="Arial" w:eastAsia="Times New Roman" w:hAnsi="Arial" w:cs="Arial"/>
                <w:spacing w:val="-1"/>
                <w:sz w:val="20"/>
                <w:szCs w:val="20"/>
                <w:rPrChange w:id="800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3ACF836" w14:textId="77777777" w:rsidR="003F3EDE" w:rsidRPr="00FB0B06" w:rsidRDefault="003F3EDE" w:rsidP="0025185C">
            <w:pPr>
              <w:rPr>
                <w:rFonts w:ascii="Arial" w:eastAsia="Times New Roman" w:hAnsi="Arial" w:cs="Arial"/>
                <w:spacing w:val="-1"/>
                <w:sz w:val="20"/>
                <w:szCs w:val="20"/>
                <w:rPrChange w:id="800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08" w:author="Adelino Naquarta Sepalanga Domingos" w:date="2025-03-05T09:23:00Z" w16du:dateUtc="2025-03-05T08:23:00Z">
                  <w:rPr>
                    <w:rFonts w:ascii="Times New Roman" w:eastAsia="Times New Roman" w:hAnsi="Times New Roman"/>
                    <w:spacing w:val="-1"/>
                  </w:rPr>
                </w:rPrChange>
              </w:rPr>
              <w:t>Quantidade (</w:t>
            </w:r>
            <w:proofErr w:type="spellStart"/>
            <w:r w:rsidRPr="00FB0B06">
              <w:rPr>
                <w:rFonts w:ascii="Arial" w:eastAsia="Times New Roman" w:hAnsi="Arial" w:cs="Arial"/>
                <w:spacing w:val="-1"/>
                <w:sz w:val="20"/>
                <w:szCs w:val="20"/>
                <w:rPrChange w:id="8009" w:author="Adelino Naquarta Sepalanga Domingos" w:date="2025-03-05T09:23:00Z" w16du:dateUtc="2025-03-05T08:23:00Z">
                  <w:rPr>
                    <w:rFonts w:ascii="Times New Roman" w:eastAsia="Times New Roman" w:hAnsi="Times New Roman"/>
                    <w:spacing w:val="-1"/>
                  </w:rPr>
                </w:rPrChange>
              </w:rPr>
              <w:t>Quantity</w:t>
            </w:r>
            <w:proofErr w:type="spellEnd"/>
            <w:r w:rsidRPr="00FB0B06">
              <w:rPr>
                <w:rFonts w:ascii="Arial" w:eastAsia="Times New Roman" w:hAnsi="Arial" w:cs="Arial"/>
                <w:spacing w:val="-1"/>
                <w:sz w:val="20"/>
                <w:szCs w:val="20"/>
                <w:rPrChange w:id="801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BB1A2B" w14:textId="77777777" w:rsidR="003F3EDE" w:rsidRPr="00FB0B06" w:rsidRDefault="003F3EDE" w:rsidP="0025185C">
            <w:pPr>
              <w:rPr>
                <w:rFonts w:ascii="Arial" w:eastAsia="Times New Roman" w:hAnsi="Arial" w:cs="Arial"/>
                <w:spacing w:val="-1"/>
                <w:sz w:val="20"/>
                <w:szCs w:val="20"/>
                <w:rPrChange w:id="8011"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E7A255" w14:textId="77777777" w:rsidR="003F3EDE" w:rsidRPr="00FB0B06" w:rsidRDefault="003F3EDE" w:rsidP="0025185C">
            <w:pPr>
              <w:jc w:val="center"/>
              <w:rPr>
                <w:rFonts w:ascii="Arial" w:eastAsia="Times New Roman" w:hAnsi="Arial" w:cs="Arial"/>
                <w:spacing w:val="-1"/>
                <w:sz w:val="20"/>
                <w:szCs w:val="20"/>
                <w:rPrChange w:id="801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13" w:author="Adelino Naquarta Sepalanga Domingos" w:date="2025-03-05T09:23:00Z" w16du:dateUtc="2025-03-05T08:23:00Z">
                  <w:rPr>
                    <w:rFonts w:ascii="Times New Roman" w:eastAsia="Times New Roman" w:hAnsi="Times New Roman"/>
                    <w:spacing w:val="-1"/>
                  </w:rPr>
                </w:rPrChange>
              </w:rPr>
              <w:t>Decimal</w:t>
            </w:r>
          </w:p>
        </w:tc>
      </w:tr>
      <w:tr w:rsidR="003F3EDE" w:rsidRPr="00FB0B06" w14:paraId="1654E532" w14:textId="77777777" w:rsidTr="0025185C">
        <w:trPr>
          <w:trHeight w:val="37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120B01B" w14:textId="77777777" w:rsidR="003F3EDE" w:rsidRPr="00FB0B06" w:rsidRDefault="003F3EDE" w:rsidP="0025185C">
            <w:pPr>
              <w:jc w:val="center"/>
              <w:rPr>
                <w:rFonts w:ascii="Arial" w:eastAsia="Times New Roman" w:hAnsi="Arial" w:cs="Arial"/>
                <w:spacing w:val="-1"/>
                <w:sz w:val="20"/>
                <w:szCs w:val="20"/>
                <w:rPrChange w:id="801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15" w:author="Adelino Naquarta Sepalanga Domingos" w:date="2025-03-05T09:23:00Z" w16du:dateUtc="2025-03-05T08:23:00Z">
                  <w:rPr>
                    <w:rFonts w:ascii="Times New Roman" w:eastAsia="Times New Roman" w:hAnsi="Times New Roman"/>
                    <w:spacing w:val="-1"/>
                  </w:rPr>
                </w:rPrChange>
              </w:rPr>
              <w:t>4.2.3.21.6.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10B580" w14:textId="77777777" w:rsidR="003F3EDE" w:rsidRPr="00FB0B06" w:rsidRDefault="003F3EDE" w:rsidP="0025185C">
            <w:pPr>
              <w:jc w:val="center"/>
              <w:rPr>
                <w:rFonts w:ascii="Arial" w:eastAsia="Times New Roman" w:hAnsi="Arial" w:cs="Arial"/>
                <w:spacing w:val="-1"/>
                <w:sz w:val="20"/>
                <w:szCs w:val="20"/>
                <w:rPrChange w:id="801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0FEA75" w14:textId="77777777" w:rsidR="003F3EDE" w:rsidRPr="00FB0B06" w:rsidRDefault="003F3EDE" w:rsidP="0025185C">
            <w:pPr>
              <w:rPr>
                <w:rFonts w:ascii="Arial" w:eastAsia="Times New Roman" w:hAnsi="Arial" w:cs="Arial"/>
                <w:spacing w:val="-1"/>
                <w:sz w:val="20"/>
                <w:szCs w:val="20"/>
                <w:rPrChange w:id="801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18" w:author="Adelino Naquarta Sepalanga Domingos" w:date="2025-03-05T09:23:00Z" w16du:dateUtc="2025-03-05T08:23:00Z">
                  <w:rPr>
                    <w:rFonts w:ascii="Times New Roman" w:eastAsia="Times New Roman" w:hAnsi="Times New Roman"/>
                    <w:spacing w:val="-1"/>
                  </w:rPr>
                </w:rPrChange>
              </w:rPr>
              <w:t>Unidade de medida (</w:t>
            </w:r>
            <w:proofErr w:type="spellStart"/>
            <w:r w:rsidRPr="00FB0B06">
              <w:rPr>
                <w:rFonts w:ascii="Arial" w:eastAsia="Times New Roman" w:hAnsi="Arial" w:cs="Arial"/>
                <w:spacing w:val="-1"/>
                <w:sz w:val="20"/>
                <w:szCs w:val="20"/>
                <w:rPrChange w:id="8019" w:author="Adelino Naquarta Sepalanga Domingos" w:date="2025-03-05T09:23:00Z" w16du:dateUtc="2025-03-05T08:23:00Z">
                  <w:rPr>
                    <w:rFonts w:ascii="Times New Roman" w:eastAsia="Times New Roman" w:hAnsi="Times New Roman"/>
                    <w:spacing w:val="-1"/>
                  </w:rPr>
                </w:rPrChange>
              </w:rPr>
              <w:t>UnitOfMeasure</w:t>
            </w:r>
            <w:proofErr w:type="spellEnd"/>
            <w:r w:rsidRPr="00FB0B06">
              <w:rPr>
                <w:rFonts w:ascii="Arial" w:eastAsia="Times New Roman" w:hAnsi="Arial" w:cs="Arial"/>
                <w:spacing w:val="-1"/>
                <w:sz w:val="20"/>
                <w:szCs w:val="20"/>
                <w:rPrChange w:id="802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7A27294" w14:textId="77777777" w:rsidR="003F3EDE" w:rsidRPr="00FB0B06" w:rsidRDefault="003F3EDE" w:rsidP="0025185C">
            <w:pPr>
              <w:rPr>
                <w:rFonts w:ascii="Arial" w:eastAsia="Times New Roman" w:hAnsi="Arial" w:cs="Arial"/>
                <w:spacing w:val="-1"/>
                <w:sz w:val="20"/>
                <w:szCs w:val="20"/>
                <w:rPrChange w:id="8021"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127D12" w14:textId="77777777" w:rsidR="003F3EDE" w:rsidRPr="00FB0B06" w:rsidRDefault="003F3EDE" w:rsidP="0025185C">
            <w:pPr>
              <w:jc w:val="center"/>
              <w:rPr>
                <w:rFonts w:ascii="Arial" w:eastAsia="Times New Roman" w:hAnsi="Arial" w:cs="Arial"/>
                <w:spacing w:val="-1"/>
                <w:sz w:val="20"/>
                <w:szCs w:val="20"/>
                <w:rPrChange w:id="802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23" w:author="Adelino Naquarta Sepalanga Domingos" w:date="2025-03-05T09:23:00Z" w16du:dateUtc="2025-03-05T08:23:00Z">
                  <w:rPr>
                    <w:rFonts w:ascii="Times New Roman" w:eastAsia="Times New Roman" w:hAnsi="Times New Roman"/>
                    <w:spacing w:val="-1"/>
                  </w:rPr>
                </w:rPrChange>
              </w:rPr>
              <w:t>Texto 20</w:t>
            </w:r>
          </w:p>
        </w:tc>
      </w:tr>
      <w:tr w:rsidR="003F3EDE" w:rsidRPr="00FB0B06" w14:paraId="2121D0EB" w14:textId="77777777" w:rsidTr="0025185C">
        <w:trPr>
          <w:trHeight w:val="182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E977D8" w14:textId="77777777" w:rsidR="003F3EDE" w:rsidRPr="00FB0B06" w:rsidRDefault="003F3EDE" w:rsidP="0025185C">
            <w:pPr>
              <w:jc w:val="center"/>
              <w:rPr>
                <w:rFonts w:ascii="Arial" w:eastAsia="Times New Roman" w:hAnsi="Arial" w:cs="Arial"/>
                <w:spacing w:val="-1"/>
                <w:sz w:val="20"/>
                <w:szCs w:val="20"/>
                <w:rPrChange w:id="8024" w:author="Adelino Naquarta Sepalanga Domingos" w:date="2025-03-05T09:23:00Z" w16du:dateUtc="2025-03-05T08:23:00Z">
                  <w:rPr>
                    <w:rFonts w:ascii="Times New Roman" w:eastAsia="Times New Roman" w:hAnsi="Times New Roman"/>
                    <w:spacing w:val="-1"/>
                  </w:rPr>
                </w:rPrChange>
              </w:rPr>
            </w:pPr>
          </w:p>
          <w:p w14:paraId="04A77AA8" w14:textId="77777777" w:rsidR="003F3EDE" w:rsidRPr="00FB0B06" w:rsidRDefault="003F3EDE" w:rsidP="0025185C">
            <w:pPr>
              <w:jc w:val="center"/>
              <w:rPr>
                <w:rFonts w:ascii="Arial" w:eastAsia="Times New Roman" w:hAnsi="Arial" w:cs="Arial"/>
                <w:spacing w:val="-1"/>
                <w:sz w:val="20"/>
                <w:szCs w:val="20"/>
                <w:rPrChange w:id="802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26" w:author="Adelino Naquarta Sepalanga Domingos" w:date="2025-03-05T09:23:00Z" w16du:dateUtc="2025-03-05T08:23:00Z">
                  <w:rPr>
                    <w:rFonts w:ascii="Times New Roman" w:eastAsia="Times New Roman" w:hAnsi="Times New Roman"/>
                    <w:spacing w:val="-1"/>
                  </w:rPr>
                </w:rPrChange>
              </w:rPr>
              <w:t>4.2.3.21.7.</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1922B3" w14:textId="77777777" w:rsidR="003F3EDE" w:rsidRPr="00FB0B06" w:rsidRDefault="003F3EDE" w:rsidP="0025185C">
            <w:pPr>
              <w:jc w:val="center"/>
              <w:rPr>
                <w:rFonts w:ascii="Arial" w:eastAsia="Times New Roman" w:hAnsi="Arial" w:cs="Arial"/>
                <w:spacing w:val="-1"/>
                <w:sz w:val="20"/>
                <w:szCs w:val="20"/>
                <w:rPrChange w:id="8027"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54F22F" w14:textId="77777777" w:rsidR="003F3EDE" w:rsidRPr="00FB0B06" w:rsidRDefault="003F3EDE" w:rsidP="0025185C">
            <w:pPr>
              <w:rPr>
                <w:rFonts w:ascii="Arial" w:eastAsia="Times New Roman" w:hAnsi="Arial" w:cs="Arial"/>
                <w:spacing w:val="-1"/>
                <w:sz w:val="20"/>
                <w:szCs w:val="20"/>
                <w:rPrChange w:id="8028" w:author="Adelino Naquarta Sepalanga Domingos" w:date="2025-03-05T09:23:00Z" w16du:dateUtc="2025-03-05T08:23:00Z">
                  <w:rPr>
                    <w:rFonts w:ascii="Times New Roman" w:eastAsia="Times New Roman" w:hAnsi="Times New Roman"/>
                    <w:spacing w:val="-1"/>
                  </w:rPr>
                </w:rPrChange>
              </w:rPr>
            </w:pPr>
          </w:p>
          <w:p w14:paraId="40DBE804" w14:textId="77777777" w:rsidR="003F3EDE" w:rsidRPr="00FB0B06" w:rsidRDefault="003F3EDE" w:rsidP="0025185C">
            <w:pPr>
              <w:rPr>
                <w:rFonts w:ascii="Arial" w:eastAsia="Times New Roman" w:hAnsi="Arial" w:cs="Arial"/>
                <w:spacing w:val="-1"/>
                <w:sz w:val="20"/>
                <w:szCs w:val="20"/>
                <w:rPrChange w:id="802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30" w:author="Adelino Naquarta Sepalanga Domingos" w:date="2025-03-05T09:23:00Z" w16du:dateUtc="2025-03-05T08:23:00Z">
                  <w:rPr>
                    <w:rFonts w:ascii="Times New Roman" w:eastAsia="Times New Roman" w:hAnsi="Times New Roman"/>
                    <w:spacing w:val="-1"/>
                  </w:rPr>
                </w:rPrChange>
              </w:rPr>
              <w:t>Preço unitário (</w:t>
            </w:r>
            <w:proofErr w:type="spellStart"/>
            <w:r w:rsidRPr="00FB0B06">
              <w:rPr>
                <w:rFonts w:ascii="Arial" w:eastAsia="Times New Roman" w:hAnsi="Arial" w:cs="Arial"/>
                <w:spacing w:val="-1"/>
                <w:sz w:val="20"/>
                <w:szCs w:val="20"/>
                <w:rPrChange w:id="8031" w:author="Adelino Naquarta Sepalanga Domingos" w:date="2025-03-05T09:23:00Z" w16du:dateUtc="2025-03-05T08:23:00Z">
                  <w:rPr>
                    <w:rFonts w:ascii="Times New Roman" w:eastAsia="Times New Roman" w:hAnsi="Times New Roman"/>
                    <w:spacing w:val="-1"/>
                  </w:rPr>
                </w:rPrChange>
              </w:rPr>
              <w:t>UnitPrice</w:t>
            </w:r>
            <w:proofErr w:type="spellEnd"/>
            <w:r w:rsidRPr="00FB0B06">
              <w:rPr>
                <w:rFonts w:ascii="Arial" w:eastAsia="Times New Roman" w:hAnsi="Arial" w:cs="Arial"/>
                <w:spacing w:val="-1"/>
                <w:sz w:val="20"/>
                <w:szCs w:val="20"/>
                <w:rPrChange w:id="8032"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F60AD5B" w14:textId="77777777" w:rsidR="003F3EDE" w:rsidRPr="00FB0B06" w:rsidRDefault="003F3EDE" w:rsidP="0025185C">
            <w:pPr>
              <w:rPr>
                <w:rFonts w:ascii="Arial" w:eastAsia="Times New Roman" w:hAnsi="Arial" w:cs="Arial"/>
                <w:spacing w:val="-1"/>
                <w:sz w:val="20"/>
                <w:szCs w:val="20"/>
                <w:rPrChange w:id="803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34" w:author="Adelino Naquarta Sepalanga Domingos" w:date="2025-03-05T09:23:00Z" w16du:dateUtc="2025-03-05T08:23:00Z">
                  <w:rPr>
                    <w:rFonts w:ascii="Times New Roman" w:eastAsia="Times New Roman" w:hAnsi="Times New Roman"/>
                    <w:spacing w:val="-1"/>
                  </w:rPr>
                </w:rPrChange>
              </w:rPr>
              <w:t>Preço unitário deduzido dos descontos de linha e cabeçalho, sem incluir impostos.</w:t>
            </w:r>
          </w:p>
          <w:p w14:paraId="4AE755F9" w14:textId="77777777" w:rsidR="003F3EDE" w:rsidRPr="00FB0B06" w:rsidRDefault="003F3EDE" w:rsidP="0025185C">
            <w:pPr>
              <w:rPr>
                <w:rFonts w:ascii="Arial" w:eastAsia="Times New Roman" w:hAnsi="Arial" w:cs="Arial"/>
                <w:spacing w:val="-1"/>
                <w:sz w:val="20"/>
                <w:szCs w:val="20"/>
                <w:rPrChange w:id="803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36" w:author="Adelino Naquarta Sepalanga Domingos" w:date="2025-03-05T09:23:00Z" w16du:dateUtc="2025-03-05T08:23:00Z">
                  <w:rPr>
                    <w:rFonts w:ascii="Times New Roman" w:eastAsia="Times New Roman" w:hAnsi="Times New Roman"/>
                    <w:spacing w:val="-1"/>
                  </w:rPr>
                </w:rPrChange>
              </w:rPr>
              <w:t>Quando não valorizado na base de dados, deve ser preenchido com “0.00”.</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DA0A19" w14:textId="77777777" w:rsidR="003F3EDE" w:rsidRPr="00FB0B06" w:rsidRDefault="003F3EDE" w:rsidP="0025185C">
            <w:pPr>
              <w:jc w:val="center"/>
              <w:rPr>
                <w:rFonts w:ascii="Arial" w:eastAsia="Times New Roman" w:hAnsi="Arial" w:cs="Arial"/>
                <w:spacing w:val="-1"/>
                <w:sz w:val="20"/>
                <w:szCs w:val="20"/>
                <w:rPrChange w:id="8037" w:author="Adelino Naquarta Sepalanga Domingos" w:date="2025-03-05T09:23:00Z" w16du:dateUtc="2025-03-05T08:23:00Z">
                  <w:rPr>
                    <w:rFonts w:ascii="Times New Roman" w:eastAsia="Times New Roman" w:hAnsi="Times New Roman"/>
                    <w:spacing w:val="-1"/>
                  </w:rPr>
                </w:rPrChange>
              </w:rPr>
            </w:pPr>
          </w:p>
          <w:p w14:paraId="72C23659" w14:textId="77777777" w:rsidR="003F3EDE" w:rsidRPr="00FB0B06" w:rsidRDefault="003F3EDE" w:rsidP="0025185C">
            <w:pPr>
              <w:jc w:val="center"/>
              <w:rPr>
                <w:rFonts w:ascii="Arial" w:eastAsia="Times New Roman" w:hAnsi="Arial" w:cs="Arial"/>
                <w:spacing w:val="-1"/>
                <w:sz w:val="20"/>
                <w:szCs w:val="20"/>
                <w:rPrChange w:id="8038" w:author="Adelino Naquarta Sepalanga Domingos" w:date="2025-03-05T09:23:00Z" w16du:dateUtc="2025-03-05T08:23:00Z">
                  <w:rPr>
                    <w:rFonts w:ascii="Times New Roman" w:eastAsia="Times New Roman" w:hAnsi="Times New Roman"/>
                    <w:spacing w:val="-1"/>
                  </w:rPr>
                </w:rPrChange>
              </w:rPr>
            </w:pPr>
          </w:p>
          <w:p w14:paraId="1FABE94C" w14:textId="77777777" w:rsidR="003F3EDE" w:rsidRPr="00FB0B06" w:rsidRDefault="003F3EDE" w:rsidP="0025185C">
            <w:pPr>
              <w:jc w:val="center"/>
              <w:rPr>
                <w:rFonts w:ascii="Arial" w:eastAsia="Times New Roman" w:hAnsi="Arial" w:cs="Arial"/>
                <w:spacing w:val="-1"/>
                <w:sz w:val="20"/>
                <w:szCs w:val="20"/>
                <w:rPrChange w:id="803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40"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38E9D134" w14:textId="77777777" w:rsidTr="0025185C">
        <w:trPr>
          <w:trHeight w:val="28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95885B7" w14:textId="77777777" w:rsidR="003F3EDE" w:rsidRPr="00FB0B06" w:rsidRDefault="003F3EDE" w:rsidP="0025185C">
            <w:pPr>
              <w:jc w:val="center"/>
              <w:rPr>
                <w:rFonts w:ascii="Arial" w:eastAsia="Times New Roman" w:hAnsi="Arial" w:cs="Arial"/>
                <w:spacing w:val="-1"/>
                <w:sz w:val="20"/>
                <w:szCs w:val="20"/>
                <w:rPrChange w:id="804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42" w:author="Adelino Naquarta Sepalanga Domingos" w:date="2025-03-05T09:23:00Z" w16du:dateUtc="2025-03-05T08:23:00Z">
                  <w:rPr>
                    <w:rFonts w:ascii="Times New Roman" w:eastAsia="Times New Roman" w:hAnsi="Times New Roman"/>
                    <w:spacing w:val="-1"/>
                  </w:rPr>
                </w:rPrChange>
              </w:rPr>
              <w:t>4.2.3.21.8.</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0E75C0" w14:textId="77777777" w:rsidR="003F3EDE" w:rsidRPr="00FB0B06" w:rsidRDefault="003F3EDE" w:rsidP="0025185C">
            <w:pPr>
              <w:jc w:val="center"/>
              <w:rPr>
                <w:rFonts w:ascii="Arial" w:eastAsia="Times New Roman" w:hAnsi="Arial" w:cs="Arial"/>
                <w:spacing w:val="-1"/>
                <w:sz w:val="20"/>
                <w:szCs w:val="20"/>
                <w:rPrChange w:id="8043"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9C83065" w14:textId="77777777" w:rsidR="003F3EDE" w:rsidRPr="00FB0B06" w:rsidRDefault="003F3EDE" w:rsidP="0025185C">
            <w:pPr>
              <w:rPr>
                <w:rFonts w:ascii="Arial" w:eastAsia="Times New Roman" w:hAnsi="Arial" w:cs="Arial"/>
                <w:spacing w:val="-1"/>
                <w:sz w:val="20"/>
                <w:szCs w:val="20"/>
                <w:rPrChange w:id="804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45" w:author="Adelino Naquarta Sepalanga Domingos" w:date="2025-03-05T09:23:00Z" w16du:dateUtc="2025-03-05T08:23:00Z">
                  <w:rPr>
                    <w:rFonts w:ascii="Times New Roman" w:eastAsia="Times New Roman" w:hAnsi="Times New Roman"/>
                    <w:spacing w:val="-1"/>
                  </w:rPr>
                </w:rPrChange>
              </w:rPr>
              <w:t>Descrição da linha (</w:t>
            </w:r>
            <w:proofErr w:type="spellStart"/>
            <w:r w:rsidRPr="00FB0B06">
              <w:rPr>
                <w:rFonts w:ascii="Arial" w:eastAsia="Times New Roman" w:hAnsi="Arial" w:cs="Arial"/>
                <w:spacing w:val="-1"/>
                <w:sz w:val="20"/>
                <w:szCs w:val="20"/>
                <w:rPrChange w:id="8046" w:author="Adelino Naquarta Sepalanga Domingos" w:date="2025-03-05T09:23:00Z" w16du:dateUtc="2025-03-05T08:23:00Z">
                  <w:rPr>
                    <w:rFonts w:ascii="Times New Roman" w:eastAsia="Times New Roman" w:hAnsi="Times New Roman"/>
                    <w:spacing w:val="-1"/>
                  </w:rPr>
                </w:rPrChange>
              </w:rPr>
              <w:t>Description</w:t>
            </w:r>
            <w:proofErr w:type="spellEnd"/>
            <w:r w:rsidRPr="00FB0B06">
              <w:rPr>
                <w:rFonts w:ascii="Arial" w:eastAsia="Times New Roman" w:hAnsi="Arial" w:cs="Arial"/>
                <w:spacing w:val="-1"/>
                <w:sz w:val="20"/>
                <w:szCs w:val="20"/>
                <w:rPrChange w:id="8047"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F5973E" w14:textId="77777777" w:rsidR="003F3EDE" w:rsidRPr="00FB0B06" w:rsidRDefault="003F3EDE" w:rsidP="0025185C">
            <w:pPr>
              <w:rPr>
                <w:rFonts w:ascii="Arial" w:eastAsia="Times New Roman" w:hAnsi="Arial" w:cs="Arial"/>
                <w:spacing w:val="-1"/>
                <w:sz w:val="20"/>
                <w:szCs w:val="20"/>
                <w:rPrChange w:id="804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49" w:author="Adelino Naquarta Sepalanga Domingos" w:date="2025-03-05T09:23:00Z" w16du:dateUtc="2025-03-05T08:23:00Z">
                  <w:rPr>
                    <w:rFonts w:ascii="Times New Roman" w:eastAsia="Times New Roman" w:hAnsi="Times New Roman"/>
                    <w:spacing w:val="-1"/>
                  </w:rPr>
                </w:rPrChange>
              </w:rPr>
              <w:t>Descrição da linha do documento.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BB7E570" w14:textId="77777777" w:rsidR="003F3EDE" w:rsidRPr="00FB0B06" w:rsidRDefault="003F3EDE" w:rsidP="0025185C">
            <w:pPr>
              <w:jc w:val="center"/>
              <w:rPr>
                <w:rFonts w:ascii="Arial" w:eastAsia="Times New Roman" w:hAnsi="Arial" w:cs="Arial"/>
                <w:spacing w:val="-1"/>
                <w:sz w:val="20"/>
                <w:szCs w:val="20"/>
                <w:rPrChange w:id="805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51" w:author="Adelino Naquarta Sepalanga Domingos" w:date="2025-03-05T09:23:00Z" w16du:dateUtc="2025-03-05T08:23:00Z">
                  <w:rPr>
                    <w:rFonts w:ascii="Times New Roman" w:eastAsia="Times New Roman" w:hAnsi="Times New Roman"/>
                    <w:spacing w:val="-1"/>
                  </w:rPr>
                </w:rPrChange>
              </w:rPr>
              <w:t>Texto 200</w:t>
            </w:r>
          </w:p>
        </w:tc>
      </w:tr>
      <w:tr w:rsidR="003F3EDE" w:rsidRPr="00FB0B06" w14:paraId="4EBEBC0C" w14:textId="77777777" w:rsidTr="0025185C">
        <w:trPr>
          <w:trHeight w:val="36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0B97B8" w14:textId="77777777" w:rsidR="003F3EDE" w:rsidRPr="00FB0B06" w:rsidRDefault="003F3EDE" w:rsidP="0025185C">
            <w:pPr>
              <w:jc w:val="center"/>
              <w:rPr>
                <w:rFonts w:ascii="Arial" w:eastAsia="Times New Roman" w:hAnsi="Arial" w:cs="Arial"/>
                <w:spacing w:val="-1"/>
                <w:sz w:val="20"/>
                <w:szCs w:val="20"/>
                <w:rPrChange w:id="805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53" w:author="Adelino Naquarta Sepalanga Domingos" w:date="2025-03-05T09:23:00Z" w16du:dateUtc="2025-03-05T08:23:00Z">
                  <w:rPr>
                    <w:rFonts w:ascii="Times New Roman" w:eastAsia="Times New Roman" w:hAnsi="Times New Roman"/>
                    <w:spacing w:val="-1"/>
                  </w:rPr>
                </w:rPrChange>
              </w:rPr>
              <w:t>4.2.3.21.9.</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0C87A42" w14:textId="77777777" w:rsidR="003F3EDE" w:rsidRPr="00FB0B06" w:rsidRDefault="003F3EDE" w:rsidP="0025185C">
            <w:pPr>
              <w:jc w:val="center"/>
              <w:rPr>
                <w:rFonts w:ascii="Arial" w:eastAsia="Times New Roman" w:hAnsi="Arial" w:cs="Arial"/>
                <w:spacing w:val="-1"/>
                <w:sz w:val="20"/>
                <w:szCs w:val="20"/>
                <w:rPrChange w:id="8054"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071F19" w14:textId="77777777" w:rsidR="003F3EDE" w:rsidRPr="00FB0B06" w:rsidRDefault="003F3EDE" w:rsidP="0025185C">
            <w:pPr>
              <w:rPr>
                <w:rFonts w:ascii="Arial" w:eastAsia="Times New Roman" w:hAnsi="Arial" w:cs="Arial"/>
                <w:spacing w:val="-1"/>
                <w:sz w:val="20"/>
                <w:szCs w:val="20"/>
                <w:rPrChange w:id="805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56" w:author="Adelino Naquarta Sepalanga Domingos" w:date="2025-03-05T09:23:00Z" w16du:dateUtc="2025-03-05T08:23:00Z">
                  <w:rPr>
                    <w:rFonts w:ascii="Times New Roman" w:eastAsia="Times New Roman" w:hAnsi="Times New Roman"/>
                    <w:spacing w:val="-1"/>
                  </w:rPr>
                </w:rPrChange>
              </w:rPr>
              <w:t>Número de série do produto (</w:t>
            </w:r>
            <w:proofErr w:type="spellStart"/>
            <w:r w:rsidRPr="00FB0B06">
              <w:rPr>
                <w:rFonts w:ascii="Arial" w:eastAsia="Times New Roman" w:hAnsi="Arial" w:cs="Arial"/>
                <w:spacing w:val="-1"/>
                <w:sz w:val="20"/>
                <w:szCs w:val="20"/>
                <w:rPrChange w:id="8057" w:author="Adelino Naquarta Sepalanga Domingos" w:date="2025-03-05T09:23:00Z" w16du:dateUtc="2025-03-05T08:23:00Z">
                  <w:rPr>
                    <w:rFonts w:ascii="Times New Roman" w:eastAsia="Times New Roman" w:hAnsi="Times New Roman"/>
                    <w:spacing w:val="-1"/>
                  </w:rPr>
                </w:rPrChange>
              </w:rPr>
              <w:t>ProductSerialNumber</w:t>
            </w:r>
            <w:proofErr w:type="spellEnd"/>
            <w:r w:rsidRPr="00FB0B06">
              <w:rPr>
                <w:rFonts w:ascii="Arial" w:eastAsia="Times New Roman" w:hAnsi="Arial" w:cs="Arial"/>
                <w:spacing w:val="-1"/>
                <w:sz w:val="20"/>
                <w:szCs w:val="20"/>
                <w:rPrChange w:id="8058"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40FC37" w14:textId="77777777" w:rsidR="003F3EDE" w:rsidRPr="00FB0B06" w:rsidRDefault="003F3EDE" w:rsidP="0025185C">
            <w:pPr>
              <w:rPr>
                <w:rFonts w:ascii="Arial" w:eastAsia="Times New Roman" w:hAnsi="Arial" w:cs="Arial"/>
                <w:spacing w:val="-1"/>
                <w:sz w:val="20"/>
                <w:szCs w:val="20"/>
                <w:rPrChange w:id="8059"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18A6AA" w14:textId="77777777" w:rsidR="003F3EDE" w:rsidRPr="00FB0B06" w:rsidRDefault="003F3EDE" w:rsidP="0025185C">
            <w:pPr>
              <w:jc w:val="center"/>
              <w:rPr>
                <w:rFonts w:ascii="Arial" w:eastAsia="Times New Roman" w:hAnsi="Arial" w:cs="Arial"/>
                <w:spacing w:val="-1"/>
                <w:sz w:val="20"/>
                <w:szCs w:val="20"/>
                <w:rPrChange w:id="806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61"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609600C9"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40EE9B" w14:textId="77777777" w:rsidR="003F3EDE" w:rsidRPr="00FB0B06" w:rsidRDefault="003F3EDE" w:rsidP="0025185C">
            <w:pPr>
              <w:jc w:val="center"/>
              <w:rPr>
                <w:rFonts w:ascii="Arial" w:eastAsia="Times New Roman" w:hAnsi="Arial" w:cs="Arial"/>
                <w:spacing w:val="-1"/>
                <w:sz w:val="20"/>
                <w:szCs w:val="20"/>
                <w:rPrChange w:id="8062" w:author="Adelino Naquarta Sepalanga Domingos" w:date="2025-03-05T09:23:00Z" w16du:dateUtc="2025-03-05T08:23:00Z">
                  <w:rPr>
                    <w:rFonts w:ascii="Times New Roman" w:eastAsia="Times New Roman" w:hAnsi="Times New Roman"/>
                    <w:spacing w:val="-1"/>
                  </w:rPr>
                </w:rPrChange>
              </w:rPr>
            </w:pPr>
          </w:p>
          <w:p w14:paraId="040E6669" w14:textId="77777777" w:rsidR="003F3EDE" w:rsidRPr="00FB0B06" w:rsidRDefault="003F3EDE" w:rsidP="0025185C">
            <w:pPr>
              <w:jc w:val="center"/>
              <w:rPr>
                <w:rFonts w:ascii="Arial" w:eastAsia="Times New Roman" w:hAnsi="Arial" w:cs="Arial"/>
                <w:spacing w:val="-1"/>
                <w:sz w:val="20"/>
                <w:szCs w:val="20"/>
                <w:rPrChange w:id="8063" w:author="Adelino Naquarta Sepalanga Domingos" w:date="2025-03-05T09:23:00Z" w16du:dateUtc="2025-03-05T08:23:00Z">
                  <w:rPr>
                    <w:rFonts w:ascii="Times New Roman" w:eastAsia="Times New Roman" w:hAnsi="Times New Roman"/>
                    <w:spacing w:val="-1"/>
                  </w:rPr>
                </w:rPrChange>
              </w:rPr>
            </w:pPr>
          </w:p>
          <w:p w14:paraId="377B832A" w14:textId="77777777" w:rsidR="003F3EDE" w:rsidRPr="00FB0B06" w:rsidRDefault="003F3EDE" w:rsidP="0025185C">
            <w:pPr>
              <w:jc w:val="center"/>
              <w:rPr>
                <w:rFonts w:ascii="Arial" w:eastAsia="Times New Roman" w:hAnsi="Arial" w:cs="Arial"/>
                <w:spacing w:val="-1"/>
                <w:sz w:val="20"/>
                <w:szCs w:val="20"/>
                <w:rPrChange w:id="806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65" w:author="Adelino Naquarta Sepalanga Domingos" w:date="2025-03-05T09:23:00Z" w16du:dateUtc="2025-03-05T08:23:00Z">
                  <w:rPr>
                    <w:rFonts w:ascii="Times New Roman" w:eastAsia="Times New Roman" w:hAnsi="Times New Roman"/>
                    <w:spacing w:val="-1"/>
                  </w:rPr>
                </w:rPrChange>
              </w:rPr>
              <w:t>4.2.3.21.9.1.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863C4DE" w14:textId="77777777" w:rsidR="003F3EDE" w:rsidRPr="00FB0B06" w:rsidRDefault="003F3EDE" w:rsidP="0025185C">
            <w:pPr>
              <w:jc w:val="center"/>
              <w:rPr>
                <w:rFonts w:ascii="Arial" w:eastAsia="Times New Roman" w:hAnsi="Arial" w:cs="Arial"/>
                <w:spacing w:val="-1"/>
                <w:sz w:val="20"/>
                <w:szCs w:val="20"/>
                <w:rPrChange w:id="806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842D9F" w14:textId="77777777" w:rsidR="003F3EDE" w:rsidRPr="00FB0B06" w:rsidRDefault="003F3EDE" w:rsidP="0025185C">
            <w:pPr>
              <w:rPr>
                <w:rFonts w:ascii="Arial" w:eastAsia="Times New Roman" w:hAnsi="Arial" w:cs="Arial"/>
                <w:spacing w:val="-1"/>
                <w:sz w:val="20"/>
                <w:szCs w:val="20"/>
                <w:rPrChange w:id="8067" w:author="Adelino Naquarta Sepalanga Domingos" w:date="2025-03-05T09:23:00Z" w16du:dateUtc="2025-03-05T08:23:00Z">
                  <w:rPr>
                    <w:rFonts w:ascii="Times New Roman" w:eastAsia="Times New Roman" w:hAnsi="Times New Roman"/>
                    <w:spacing w:val="-1"/>
                  </w:rPr>
                </w:rPrChange>
              </w:rPr>
            </w:pPr>
          </w:p>
          <w:p w14:paraId="57D716B6" w14:textId="77777777" w:rsidR="003F3EDE" w:rsidRPr="00FB0B06" w:rsidRDefault="003F3EDE" w:rsidP="0025185C">
            <w:pPr>
              <w:rPr>
                <w:rFonts w:ascii="Arial" w:eastAsia="Times New Roman" w:hAnsi="Arial" w:cs="Arial"/>
                <w:spacing w:val="-1"/>
                <w:sz w:val="20"/>
                <w:szCs w:val="20"/>
                <w:rPrChange w:id="8068" w:author="Adelino Naquarta Sepalanga Domingos" w:date="2025-03-05T09:23:00Z" w16du:dateUtc="2025-03-05T08:23:00Z">
                  <w:rPr>
                    <w:rFonts w:ascii="Times New Roman" w:eastAsia="Times New Roman" w:hAnsi="Times New Roman"/>
                    <w:spacing w:val="-1"/>
                  </w:rPr>
                </w:rPrChange>
              </w:rPr>
            </w:pPr>
          </w:p>
          <w:p w14:paraId="718F17CF" w14:textId="77777777" w:rsidR="003F3EDE" w:rsidRPr="00FB0B06" w:rsidRDefault="003F3EDE" w:rsidP="0025185C">
            <w:pPr>
              <w:rPr>
                <w:rFonts w:ascii="Arial" w:eastAsia="Times New Roman" w:hAnsi="Arial" w:cs="Arial"/>
                <w:spacing w:val="-1"/>
                <w:sz w:val="20"/>
                <w:szCs w:val="20"/>
                <w:rPrChange w:id="806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70" w:author="Adelino Naquarta Sepalanga Domingos" w:date="2025-03-05T09:23:00Z" w16du:dateUtc="2025-03-05T08:23:00Z">
                  <w:rPr>
                    <w:rFonts w:ascii="Times New Roman" w:eastAsia="Times New Roman" w:hAnsi="Times New Roman"/>
                    <w:spacing w:val="-1"/>
                  </w:rPr>
                </w:rPrChange>
              </w:rPr>
              <w:t>Número de série (</w:t>
            </w:r>
            <w:proofErr w:type="spellStart"/>
            <w:r w:rsidRPr="00FB0B06">
              <w:rPr>
                <w:rFonts w:ascii="Arial" w:eastAsia="Times New Roman" w:hAnsi="Arial" w:cs="Arial"/>
                <w:spacing w:val="-1"/>
                <w:sz w:val="20"/>
                <w:szCs w:val="20"/>
                <w:rPrChange w:id="8071" w:author="Adelino Naquarta Sepalanga Domingos" w:date="2025-03-05T09:23:00Z" w16du:dateUtc="2025-03-05T08:23:00Z">
                  <w:rPr>
                    <w:rFonts w:ascii="Times New Roman" w:eastAsia="Times New Roman" w:hAnsi="Times New Roman"/>
                    <w:spacing w:val="-1"/>
                  </w:rPr>
                </w:rPrChange>
              </w:rPr>
              <w:t>SerialNumber</w:t>
            </w:r>
            <w:proofErr w:type="spellEnd"/>
            <w:r w:rsidRPr="00FB0B06">
              <w:rPr>
                <w:rFonts w:ascii="Arial" w:eastAsia="Times New Roman" w:hAnsi="Arial" w:cs="Arial"/>
                <w:spacing w:val="-1"/>
                <w:sz w:val="20"/>
                <w:szCs w:val="20"/>
                <w:rPrChange w:id="8072"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915C48" w14:textId="77777777" w:rsidR="003F3EDE" w:rsidRPr="00FB0B06" w:rsidRDefault="003F3EDE" w:rsidP="0025185C">
            <w:pPr>
              <w:rPr>
                <w:rFonts w:ascii="Arial" w:eastAsia="Times New Roman" w:hAnsi="Arial" w:cs="Arial"/>
                <w:spacing w:val="-1"/>
                <w:sz w:val="20"/>
                <w:szCs w:val="20"/>
                <w:rPrChange w:id="807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74" w:author="Adelino Naquarta Sepalanga Domingos" w:date="2025-03-05T09:23:00Z" w16du:dateUtc="2025-03-05T08:23:00Z">
                  <w:rPr>
                    <w:rFonts w:ascii="Times New Roman" w:eastAsia="Times New Roman" w:hAnsi="Times New Roman"/>
                    <w:spacing w:val="-1"/>
                  </w:rPr>
                </w:rPrChange>
              </w:rPr>
              <w:t xml:space="preserve">Deve incluir o número de série do produto que consta no documento. </w:t>
            </w:r>
          </w:p>
          <w:p w14:paraId="788E0833" w14:textId="77777777" w:rsidR="003F3EDE" w:rsidRPr="00FB0B06" w:rsidRDefault="003F3EDE" w:rsidP="0025185C">
            <w:pPr>
              <w:rPr>
                <w:rFonts w:ascii="Arial" w:eastAsia="Times New Roman" w:hAnsi="Arial" w:cs="Arial"/>
                <w:spacing w:val="-1"/>
                <w:sz w:val="20"/>
                <w:szCs w:val="20"/>
                <w:rPrChange w:id="807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76" w:author="Adelino Naquarta Sepalanga Domingos" w:date="2025-03-05T09:23:00Z" w16du:dateUtc="2025-03-05T08:23:00Z">
                  <w:rPr>
                    <w:rFonts w:ascii="Times New Roman" w:eastAsia="Times New Roman" w:hAnsi="Times New Roman"/>
                    <w:spacing w:val="-1"/>
                  </w:rPr>
                </w:rPrChange>
              </w:rPr>
              <w:t>Ex.: VIN, IMEI, ISSN, ISAN.</w:t>
            </w:r>
          </w:p>
          <w:p w14:paraId="7BDD88C1" w14:textId="560DCCF7" w:rsidR="003F3EDE" w:rsidRPr="00FB0B06" w:rsidRDefault="003F3EDE" w:rsidP="0025185C">
            <w:pPr>
              <w:rPr>
                <w:rFonts w:ascii="Arial" w:eastAsia="Times New Roman" w:hAnsi="Arial" w:cs="Arial"/>
                <w:spacing w:val="-1"/>
                <w:sz w:val="20"/>
                <w:szCs w:val="20"/>
                <w:rPrChange w:id="807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78" w:author="Adelino Naquarta Sepalanga Domingos" w:date="2025-03-05T09:23:00Z" w16du:dateUtc="2025-03-05T08:23:00Z">
                  <w:rPr>
                    <w:rFonts w:ascii="Times New Roman" w:eastAsia="Times New Roman" w:hAnsi="Times New Roman"/>
                    <w:spacing w:val="-1"/>
                  </w:rPr>
                </w:rPrChange>
              </w:rPr>
              <w:t>Existindo a necessidade de efectuar mais do que uma referência, este campo pode</w:t>
            </w:r>
            <w:del w:id="8079" w:author="Adelino Naquarta Sepalanga Domingos" w:date="2025-03-05T09:35:00Z" w16du:dateUtc="2025-03-05T08:35:00Z">
              <w:r w:rsidRPr="00FB0B06" w:rsidDel="00B45277">
                <w:rPr>
                  <w:rFonts w:ascii="Arial" w:eastAsia="Times New Roman" w:hAnsi="Arial" w:cs="Arial"/>
                  <w:spacing w:val="-1"/>
                  <w:sz w:val="20"/>
                  <w:szCs w:val="20"/>
                  <w:rPrChange w:id="8080" w:author="Adelino Naquarta Sepalanga Domingos" w:date="2025-03-05T09:23:00Z" w16du:dateUtc="2025-03-05T08:23: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8081" w:author="Adelino Naquarta Sepalanga Domingos" w:date="2025-03-05T09:23:00Z" w16du:dateUtc="2025-03-05T08:23:00Z">
                  <w:rPr>
                    <w:rFonts w:ascii="Times New Roman" w:eastAsia="Times New Roman" w:hAnsi="Times New Roman"/>
                    <w:spacing w:val="-1"/>
                  </w:rPr>
                </w:rPrChange>
              </w:rPr>
              <w:t xml:space="preserve"> ser gerado tantas vezes quantas as necessárias.</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D45A9B" w14:textId="77777777" w:rsidR="003F3EDE" w:rsidRPr="00FB0B06" w:rsidRDefault="003F3EDE" w:rsidP="0025185C">
            <w:pPr>
              <w:jc w:val="center"/>
              <w:rPr>
                <w:rFonts w:ascii="Arial" w:eastAsia="Times New Roman" w:hAnsi="Arial" w:cs="Arial"/>
                <w:spacing w:val="-1"/>
                <w:sz w:val="20"/>
                <w:szCs w:val="20"/>
                <w:rPrChange w:id="8082" w:author="Adelino Naquarta Sepalanga Domingos" w:date="2025-03-05T09:23:00Z" w16du:dateUtc="2025-03-05T08:23:00Z">
                  <w:rPr>
                    <w:rFonts w:ascii="Times New Roman" w:eastAsia="Times New Roman" w:hAnsi="Times New Roman"/>
                    <w:spacing w:val="-1"/>
                  </w:rPr>
                </w:rPrChange>
              </w:rPr>
            </w:pPr>
          </w:p>
          <w:p w14:paraId="79A4EE4E" w14:textId="77777777" w:rsidR="003F3EDE" w:rsidRPr="00FB0B06" w:rsidRDefault="003F3EDE" w:rsidP="0025185C">
            <w:pPr>
              <w:jc w:val="center"/>
              <w:rPr>
                <w:rFonts w:ascii="Arial" w:eastAsia="Times New Roman" w:hAnsi="Arial" w:cs="Arial"/>
                <w:spacing w:val="-1"/>
                <w:sz w:val="20"/>
                <w:szCs w:val="20"/>
                <w:rPrChange w:id="8083" w:author="Adelino Naquarta Sepalanga Domingos" w:date="2025-03-05T09:23:00Z" w16du:dateUtc="2025-03-05T08:23:00Z">
                  <w:rPr>
                    <w:rFonts w:ascii="Times New Roman" w:eastAsia="Times New Roman" w:hAnsi="Times New Roman"/>
                    <w:spacing w:val="-1"/>
                  </w:rPr>
                </w:rPrChange>
              </w:rPr>
            </w:pPr>
          </w:p>
          <w:p w14:paraId="47572C3C" w14:textId="77777777" w:rsidR="003F3EDE" w:rsidRPr="00FB0B06" w:rsidRDefault="003F3EDE" w:rsidP="0025185C">
            <w:pPr>
              <w:jc w:val="center"/>
              <w:rPr>
                <w:rFonts w:ascii="Arial" w:eastAsia="Times New Roman" w:hAnsi="Arial" w:cs="Arial"/>
                <w:spacing w:val="-1"/>
                <w:sz w:val="20"/>
                <w:szCs w:val="20"/>
                <w:rPrChange w:id="808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85" w:author="Adelino Naquarta Sepalanga Domingos" w:date="2025-03-05T09:23:00Z" w16du:dateUtc="2025-03-05T08:23:00Z">
                  <w:rPr>
                    <w:rFonts w:ascii="Times New Roman" w:eastAsia="Times New Roman" w:hAnsi="Times New Roman"/>
                    <w:spacing w:val="-1"/>
                  </w:rPr>
                </w:rPrChange>
              </w:rPr>
              <w:t>Texto</w:t>
            </w:r>
          </w:p>
          <w:p w14:paraId="7648C40C" w14:textId="77777777" w:rsidR="003F3EDE" w:rsidRPr="00FB0B06" w:rsidRDefault="003F3EDE" w:rsidP="0025185C">
            <w:pPr>
              <w:jc w:val="center"/>
              <w:rPr>
                <w:rFonts w:ascii="Arial" w:eastAsia="Times New Roman" w:hAnsi="Arial" w:cs="Arial"/>
                <w:spacing w:val="-1"/>
                <w:sz w:val="20"/>
                <w:szCs w:val="20"/>
                <w:rPrChange w:id="808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87" w:author="Adelino Naquarta Sepalanga Domingos" w:date="2025-03-05T09:23:00Z" w16du:dateUtc="2025-03-05T08:23:00Z">
                  <w:rPr>
                    <w:rFonts w:ascii="Times New Roman" w:eastAsia="Times New Roman" w:hAnsi="Times New Roman"/>
                    <w:spacing w:val="-1"/>
                  </w:rPr>
                </w:rPrChange>
              </w:rPr>
              <w:t>100</w:t>
            </w:r>
          </w:p>
        </w:tc>
      </w:tr>
      <w:tr w:rsidR="003F3EDE" w:rsidRPr="00FB0B06" w14:paraId="70B7F3DE" w14:textId="77777777" w:rsidTr="0025185C">
        <w:trPr>
          <w:trHeight w:val="15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A905BE" w14:textId="77777777" w:rsidR="003F3EDE" w:rsidRPr="00FB0B06" w:rsidRDefault="003F3EDE" w:rsidP="0025185C">
            <w:pPr>
              <w:jc w:val="center"/>
              <w:rPr>
                <w:rFonts w:ascii="Arial" w:eastAsia="Times New Roman" w:hAnsi="Arial" w:cs="Arial"/>
                <w:spacing w:val="-1"/>
                <w:sz w:val="20"/>
                <w:szCs w:val="20"/>
                <w:rPrChange w:id="8088" w:author="Adelino Naquarta Sepalanga Domingos" w:date="2025-03-05T09:23:00Z" w16du:dateUtc="2025-03-05T08:23:00Z">
                  <w:rPr>
                    <w:rFonts w:ascii="Times New Roman" w:eastAsia="Times New Roman" w:hAnsi="Times New Roman"/>
                    <w:spacing w:val="-1"/>
                  </w:rPr>
                </w:rPrChange>
              </w:rPr>
            </w:pPr>
          </w:p>
          <w:p w14:paraId="704E4B59" w14:textId="77777777" w:rsidR="003F3EDE" w:rsidRPr="00FB0B06" w:rsidRDefault="003F3EDE" w:rsidP="0025185C">
            <w:pPr>
              <w:jc w:val="center"/>
              <w:rPr>
                <w:rFonts w:ascii="Arial" w:eastAsia="Times New Roman" w:hAnsi="Arial" w:cs="Arial"/>
                <w:spacing w:val="-1"/>
                <w:sz w:val="20"/>
                <w:szCs w:val="20"/>
                <w:rPrChange w:id="808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90" w:author="Adelino Naquarta Sepalanga Domingos" w:date="2025-03-05T09:23:00Z" w16du:dateUtc="2025-03-05T08:23:00Z">
                  <w:rPr>
                    <w:rFonts w:ascii="Times New Roman" w:eastAsia="Times New Roman" w:hAnsi="Times New Roman"/>
                    <w:spacing w:val="-1"/>
                  </w:rPr>
                </w:rPrChange>
              </w:rPr>
              <w:t>4.2.3.21.10.</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AD82F5" w14:textId="77777777" w:rsidR="003F3EDE" w:rsidRPr="00FB0B06" w:rsidRDefault="003F3EDE" w:rsidP="0025185C">
            <w:pPr>
              <w:jc w:val="center"/>
              <w:rPr>
                <w:rFonts w:ascii="Arial" w:eastAsia="Times New Roman" w:hAnsi="Arial" w:cs="Arial"/>
                <w:spacing w:val="-1"/>
                <w:sz w:val="20"/>
                <w:szCs w:val="20"/>
                <w:rPrChange w:id="809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859A97" w14:textId="77777777" w:rsidR="003F3EDE" w:rsidRPr="00FB0B06" w:rsidRDefault="003F3EDE" w:rsidP="0025185C">
            <w:pPr>
              <w:rPr>
                <w:rFonts w:ascii="Arial" w:eastAsia="Times New Roman" w:hAnsi="Arial" w:cs="Arial"/>
                <w:spacing w:val="-1"/>
                <w:sz w:val="20"/>
                <w:szCs w:val="20"/>
                <w:rPrChange w:id="8092" w:author="Adelino Naquarta Sepalanga Domingos" w:date="2025-03-05T09:23:00Z" w16du:dateUtc="2025-03-05T08:23:00Z">
                  <w:rPr>
                    <w:rFonts w:ascii="Times New Roman" w:eastAsia="Times New Roman" w:hAnsi="Times New Roman"/>
                    <w:spacing w:val="-1"/>
                  </w:rPr>
                </w:rPrChange>
              </w:rPr>
            </w:pPr>
          </w:p>
          <w:p w14:paraId="2588656E" w14:textId="77777777" w:rsidR="003F3EDE" w:rsidRPr="00FB0B06" w:rsidRDefault="003F3EDE" w:rsidP="0025185C">
            <w:pPr>
              <w:rPr>
                <w:rFonts w:ascii="Arial" w:eastAsia="Times New Roman" w:hAnsi="Arial" w:cs="Arial"/>
                <w:spacing w:val="-1"/>
                <w:sz w:val="20"/>
                <w:szCs w:val="20"/>
                <w:rPrChange w:id="809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94" w:author="Adelino Naquarta Sepalanga Domingos" w:date="2025-03-05T09:23:00Z" w16du:dateUtc="2025-03-05T08:23:00Z">
                  <w:rPr>
                    <w:rFonts w:ascii="Times New Roman" w:eastAsia="Times New Roman" w:hAnsi="Times New Roman"/>
                    <w:spacing w:val="-1"/>
                  </w:rPr>
                </w:rPrChange>
              </w:rPr>
              <w:t>Valor a débito (</w:t>
            </w:r>
            <w:proofErr w:type="spellStart"/>
            <w:r w:rsidRPr="00FB0B06">
              <w:rPr>
                <w:rFonts w:ascii="Arial" w:eastAsia="Times New Roman" w:hAnsi="Arial" w:cs="Arial"/>
                <w:spacing w:val="-1"/>
                <w:sz w:val="20"/>
                <w:szCs w:val="20"/>
                <w:rPrChange w:id="8095" w:author="Adelino Naquarta Sepalanga Domingos" w:date="2025-03-05T09:23:00Z" w16du:dateUtc="2025-03-05T08:23:00Z">
                  <w:rPr>
                    <w:rFonts w:ascii="Times New Roman" w:eastAsia="Times New Roman" w:hAnsi="Times New Roman"/>
                    <w:spacing w:val="-1"/>
                  </w:rPr>
                </w:rPrChange>
              </w:rPr>
              <w:t>DebitAmount</w:t>
            </w:r>
            <w:proofErr w:type="spellEnd"/>
            <w:r w:rsidRPr="00FB0B06">
              <w:rPr>
                <w:rFonts w:ascii="Arial" w:eastAsia="Times New Roman" w:hAnsi="Arial" w:cs="Arial"/>
                <w:spacing w:val="-1"/>
                <w:sz w:val="20"/>
                <w:szCs w:val="20"/>
                <w:rPrChange w:id="8096"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A7E6E1" w14:textId="77777777" w:rsidR="003F3EDE" w:rsidRPr="00FB0B06" w:rsidRDefault="003F3EDE" w:rsidP="0025185C">
            <w:pPr>
              <w:rPr>
                <w:rFonts w:ascii="Arial" w:eastAsia="Times New Roman" w:hAnsi="Arial" w:cs="Arial"/>
                <w:spacing w:val="-1"/>
                <w:sz w:val="20"/>
                <w:szCs w:val="20"/>
                <w:rPrChange w:id="809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098" w:author="Adelino Naquarta Sepalanga Domingos" w:date="2025-03-05T09:23:00Z" w16du:dateUtc="2025-03-05T08:23:00Z">
                  <w:rPr>
                    <w:rFonts w:ascii="Times New Roman" w:eastAsia="Times New Roman" w:hAnsi="Times New Roman"/>
                    <w:spacing w:val="-1"/>
                  </w:rPr>
                </w:rPrChange>
              </w:rPr>
              <w:t>Campo a preencher no caso de entrada de mercadoria valorizada.</w:t>
            </w:r>
          </w:p>
          <w:p w14:paraId="50512F3D" w14:textId="77777777" w:rsidR="003F3EDE" w:rsidRPr="00FB0B06" w:rsidRDefault="003F3EDE" w:rsidP="0025185C">
            <w:pPr>
              <w:rPr>
                <w:rFonts w:ascii="Arial" w:eastAsia="Times New Roman" w:hAnsi="Arial" w:cs="Arial"/>
                <w:spacing w:val="-1"/>
                <w:sz w:val="20"/>
                <w:szCs w:val="20"/>
                <w:rPrChange w:id="809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00" w:author="Adelino Naquarta Sepalanga Domingos" w:date="2025-03-05T09:23:00Z" w16du:dateUtc="2025-03-05T08:23:00Z">
                  <w:rPr>
                    <w:rFonts w:ascii="Times New Roman" w:eastAsia="Times New Roman" w:hAnsi="Times New Roman"/>
                    <w:spacing w:val="-1"/>
                  </w:rPr>
                </w:rPrChange>
              </w:rPr>
              <w:t>Quando não valorizado na base de dados, deve ser preenchido com “0.00”.</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8E0768" w14:textId="77777777" w:rsidR="003F3EDE" w:rsidRPr="00FB0B06" w:rsidRDefault="003F3EDE" w:rsidP="0025185C">
            <w:pPr>
              <w:jc w:val="center"/>
              <w:rPr>
                <w:rFonts w:ascii="Arial" w:eastAsia="Times New Roman" w:hAnsi="Arial" w:cs="Arial"/>
                <w:spacing w:val="-1"/>
                <w:sz w:val="20"/>
                <w:szCs w:val="20"/>
                <w:rPrChange w:id="8101" w:author="Adelino Naquarta Sepalanga Domingos" w:date="2025-03-05T09:23:00Z" w16du:dateUtc="2025-03-05T08:23:00Z">
                  <w:rPr>
                    <w:rFonts w:ascii="Times New Roman" w:eastAsia="Times New Roman" w:hAnsi="Times New Roman"/>
                    <w:spacing w:val="-1"/>
                  </w:rPr>
                </w:rPrChange>
              </w:rPr>
            </w:pPr>
          </w:p>
          <w:p w14:paraId="44BF0F3A" w14:textId="77777777" w:rsidR="003F3EDE" w:rsidRPr="00FB0B06" w:rsidRDefault="003F3EDE" w:rsidP="0025185C">
            <w:pPr>
              <w:jc w:val="center"/>
              <w:rPr>
                <w:rFonts w:ascii="Arial" w:eastAsia="Times New Roman" w:hAnsi="Arial" w:cs="Arial"/>
                <w:spacing w:val="-1"/>
                <w:sz w:val="20"/>
                <w:szCs w:val="20"/>
                <w:rPrChange w:id="810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03"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31D56316" w14:textId="77777777" w:rsidTr="0025185C">
        <w:trPr>
          <w:trHeight w:val="94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1376A5" w14:textId="77777777" w:rsidR="003F3EDE" w:rsidRPr="00FB0B06" w:rsidRDefault="003F3EDE" w:rsidP="0025185C">
            <w:pPr>
              <w:jc w:val="center"/>
              <w:rPr>
                <w:rFonts w:ascii="Arial" w:eastAsia="Times New Roman" w:hAnsi="Arial" w:cs="Arial"/>
                <w:spacing w:val="-1"/>
                <w:sz w:val="20"/>
                <w:szCs w:val="20"/>
                <w:rPrChange w:id="810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05" w:author="Adelino Naquarta Sepalanga Domingos" w:date="2025-03-05T09:23:00Z" w16du:dateUtc="2025-03-05T08:23:00Z">
                  <w:rPr>
                    <w:rFonts w:ascii="Times New Roman" w:eastAsia="Times New Roman" w:hAnsi="Times New Roman"/>
                    <w:spacing w:val="-1"/>
                  </w:rPr>
                </w:rPrChange>
              </w:rPr>
              <w:t>4.2.3.21.12.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BB8077" w14:textId="77777777" w:rsidR="003F3EDE" w:rsidRPr="00FB0B06" w:rsidRDefault="003F3EDE" w:rsidP="0025185C">
            <w:pPr>
              <w:jc w:val="center"/>
              <w:rPr>
                <w:rFonts w:ascii="Arial" w:eastAsia="Times New Roman" w:hAnsi="Arial" w:cs="Arial"/>
                <w:spacing w:val="-1"/>
                <w:sz w:val="20"/>
                <w:szCs w:val="20"/>
                <w:rPrChange w:id="810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3C3DFB" w14:textId="77777777" w:rsidR="003F3EDE" w:rsidRPr="00FB0B06" w:rsidRDefault="003F3EDE" w:rsidP="0025185C">
            <w:pPr>
              <w:rPr>
                <w:rFonts w:ascii="Arial" w:eastAsia="Times New Roman" w:hAnsi="Arial" w:cs="Arial"/>
                <w:spacing w:val="-1"/>
                <w:sz w:val="20"/>
                <w:szCs w:val="20"/>
                <w:rPrChange w:id="810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08" w:author="Adelino Naquarta Sepalanga Domingos" w:date="2025-03-05T09:23:00Z" w16du:dateUtc="2025-03-05T08:23:00Z">
                  <w:rPr>
                    <w:rFonts w:ascii="Times New Roman" w:eastAsia="Times New Roman" w:hAnsi="Times New Roman"/>
                    <w:spacing w:val="-1"/>
                  </w:rPr>
                </w:rPrChange>
              </w:rPr>
              <w:t>Taxa de imposto (Tax)</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229DA0" w14:textId="77777777" w:rsidR="003F3EDE" w:rsidRPr="00FB0B06" w:rsidRDefault="003F3EDE" w:rsidP="0025185C">
            <w:pPr>
              <w:rPr>
                <w:rFonts w:ascii="Arial" w:eastAsia="Times New Roman" w:hAnsi="Arial" w:cs="Arial"/>
                <w:spacing w:val="-1"/>
                <w:sz w:val="20"/>
                <w:szCs w:val="20"/>
                <w:rPrChange w:id="810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10" w:author="Adelino Naquarta Sepalanga Domingos" w:date="2025-03-05T09:23:00Z" w16du:dateUtc="2025-03-05T08:23:00Z">
                  <w:rPr>
                    <w:rFonts w:ascii="Times New Roman" w:eastAsia="Times New Roman" w:hAnsi="Times New Roman"/>
                    <w:spacing w:val="-1"/>
                  </w:rPr>
                </w:rPrChange>
              </w:rPr>
              <w:t>Esta estrutura só deve ser criada nos documentos valorizados na base de dados.</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05DBFE" w14:textId="77777777" w:rsidR="003F3EDE" w:rsidRPr="00FB0B06" w:rsidRDefault="003F3EDE" w:rsidP="0025185C">
            <w:pPr>
              <w:jc w:val="center"/>
              <w:rPr>
                <w:rFonts w:ascii="Arial" w:eastAsia="Times New Roman" w:hAnsi="Arial" w:cs="Arial"/>
                <w:spacing w:val="-1"/>
                <w:sz w:val="20"/>
                <w:szCs w:val="20"/>
                <w:rPrChange w:id="811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12"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42AB3FE1" w14:textId="77777777" w:rsidTr="0025185C">
        <w:trPr>
          <w:trHeight w:val="133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47053A" w14:textId="77777777" w:rsidR="003F3EDE" w:rsidRPr="00FB0B06" w:rsidRDefault="003F3EDE" w:rsidP="0025185C">
            <w:pPr>
              <w:jc w:val="center"/>
              <w:rPr>
                <w:rFonts w:ascii="Arial" w:eastAsia="Times New Roman" w:hAnsi="Arial" w:cs="Arial"/>
                <w:spacing w:val="-1"/>
                <w:sz w:val="20"/>
                <w:szCs w:val="20"/>
                <w:rPrChange w:id="8113" w:author="Adelino Naquarta Sepalanga Domingos" w:date="2025-03-05T09:23:00Z" w16du:dateUtc="2025-03-05T08:23:00Z">
                  <w:rPr>
                    <w:rFonts w:ascii="Times New Roman" w:eastAsia="Times New Roman" w:hAnsi="Times New Roman"/>
                    <w:spacing w:val="-1"/>
                  </w:rPr>
                </w:rPrChange>
              </w:rPr>
            </w:pPr>
          </w:p>
          <w:p w14:paraId="59A071CA" w14:textId="77777777" w:rsidR="003F3EDE" w:rsidRPr="00FB0B06" w:rsidRDefault="003F3EDE" w:rsidP="0025185C">
            <w:pPr>
              <w:jc w:val="center"/>
              <w:rPr>
                <w:rFonts w:ascii="Arial" w:eastAsia="Times New Roman" w:hAnsi="Arial" w:cs="Arial"/>
                <w:spacing w:val="-1"/>
                <w:sz w:val="20"/>
                <w:szCs w:val="20"/>
                <w:rPrChange w:id="811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15" w:author="Adelino Naquarta Sepalanga Domingos" w:date="2025-03-05T09:23:00Z" w16du:dateUtc="2025-03-05T08:23:00Z">
                  <w:rPr>
                    <w:rFonts w:ascii="Times New Roman" w:eastAsia="Times New Roman" w:hAnsi="Times New Roman"/>
                    <w:spacing w:val="-1"/>
                  </w:rPr>
                </w:rPrChange>
              </w:rPr>
              <w:t>4.2.3.21.12.1.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3A258D" w14:textId="77777777" w:rsidR="003F3EDE" w:rsidRPr="00FB0B06" w:rsidRDefault="003F3EDE" w:rsidP="0025185C">
            <w:pPr>
              <w:jc w:val="center"/>
              <w:rPr>
                <w:rFonts w:ascii="Arial" w:eastAsia="Times New Roman" w:hAnsi="Arial" w:cs="Arial"/>
                <w:spacing w:val="-1"/>
                <w:sz w:val="20"/>
                <w:szCs w:val="20"/>
                <w:rPrChange w:id="811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BF83E5" w14:textId="77777777" w:rsidR="003F3EDE" w:rsidRPr="00FB0B06" w:rsidRDefault="003F3EDE" w:rsidP="0025185C">
            <w:pPr>
              <w:rPr>
                <w:rFonts w:ascii="Arial" w:eastAsia="Times New Roman" w:hAnsi="Arial" w:cs="Arial"/>
                <w:spacing w:val="-1"/>
                <w:sz w:val="20"/>
                <w:szCs w:val="20"/>
                <w:rPrChange w:id="8117" w:author="Adelino Naquarta Sepalanga Domingos" w:date="2025-03-05T09:23:00Z" w16du:dateUtc="2025-03-05T08:23:00Z">
                  <w:rPr>
                    <w:rFonts w:ascii="Times New Roman" w:eastAsia="Times New Roman" w:hAnsi="Times New Roman"/>
                    <w:spacing w:val="-1"/>
                  </w:rPr>
                </w:rPrChange>
              </w:rPr>
            </w:pPr>
          </w:p>
          <w:p w14:paraId="4E338A6F" w14:textId="77777777" w:rsidR="003F3EDE" w:rsidRPr="00FB0B06" w:rsidRDefault="003F3EDE" w:rsidP="0025185C">
            <w:pPr>
              <w:rPr>
                <w:rFonts w:ascii="Arial" w:eastAsia="Times New Roman" w:hAnsi="Arial" w:cs="Arial"/>
                <w:spacing w:val="-1"/>
                <w:sz w:val="20"/>
                <w:szCs w:val="20"/>
                <w:rPrChange w:id="811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19" w:author="Adelino Naquarta Sepalanga Domingos" w:date="2025-03-05T09:23:00Z" w16du:dateUtc="2025-03-05T08:23:00Z">
                  <w:rPr>
                    <w:rFonts w:ascii="Times New Roman" w:eastAsia="Times New Roman" w:hAnsi="Times New Roman"/>
                    <w:spacing w:val="-1"/>
                  </w:rPr>
                </w:rPrChange>
              </w:rPr>
              <w:t>Código do tipo de imposto (</w:t>
            </w:r>
            <w:proofErr w:type="spellStart"/>
            <w:r w:rsidRPr="00FB0B06">
              <w:rPr>
                <w:rFonts w:ascii="Arial" w:eastAsia="Times New Roman" w:hAnsi="Arial" w:cs="Arial"/>
                <w:spacing w:val="-1"/>
                <w:sz w:val="20"/>
                <w:szCs w:val="20"/>
                <w:rPrChange w:id="8120" w:author="Adelino Naquarta Sepalanga Domingos" w:date="2025-03-05T09:23:00Z" w16du:dateUtc="2025-03-05T08:23:00Z">
                  <w:rPr>
                    <w:rFonts w:ascii="Times New Roman" w:eastAsia="Times New Roman" w:hAnsi="Times New Roman"/>
                    <w:spacing w:val="-1"/>
                  </w:rPr>
                </w:rPrChange>
              </w:rPr>
              <w:t>TaxType</w:t>
            </w:r>
            <w:proofErr w:type="spellEnd"/>
            <w:r w:rsidRPr="00FB0B06">
              <w:rPr>
                <w:rFonts w:ascii="Arial" w:eastAsia="Times New Roman" w:hAnsi="Arial" w:cs="Arial"/>
                <w:spacing w:val="-1"/>
                <w:sz w:val="20"/>
                <w:szCs w:val="20"/>
                <w:rPrChange w:id="8121"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A529E8A" w14:textId="77777777" w:rsidR="003F3EDE" w:rsidRPr="00FB0B06" w:rsidRDefault="003F3EDE" w:rsidP="0025185C">
            <w:pPr>
              <w:rPr>
                <w:rFonts w:ascii="Arial" w:eastAsia="Times New Roman" w:hAnsi="Arial" w:cs="Arial"/>
                <w:spacing w:val="-1"/>
                <w:sz w:val="20"/>
                <w:szCs w:val="20"/>
                <w:rPrChange w:id="812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23" w:author="Adelino Naquarta Sepalanga Domingos" w:date="2025-03-05T09:23:00Z" w16du:dateUtc="2025-03-05T08:23:00Z">
                  <w:rPr>
                    <w:rFonts w:ascii="Times New Roman" w:eastAsia="Times New Roman" w:hAnsi="Times New Roman"/>
                    <w:spacing w:val="-1"/>
                  </w:rPr>
                </w:rPrChange>
              </w:rPr>
              <w:t>Este campo deve ser preenchido com:</w:t>
            </w:r>
          </w:p>
          <w:p w14:paraId="3E98EDBF" w14:textId="77777777" w:rsidR="003F3EDE" w:rsidRPr="00FB0B06" w:rsidRDefault="003F3EDE" w:rsidP="0025185C">
            <w:pPr>
              <w:spacing w:after="0"/>
              <w:rPr>
                <w:rFonts w:ascii="Arial" w:eastAsia="Times New Roman" w:hAnsi="Arial" w:cs="Arial"/>
                <w:spacing w:val="-1"/>
                <w:sz w:val="20"/>
                <w:szCs w:val="20"/>
                <w:rPrChange w:id="812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25" w:author="Adelino Naquarta Sepalanga Domingos" w:date="2025-03-05T09:23:00Z" w16du:dateUtc="2025-03-05T08:23:00Z">
                  <w:rPr>
                    <w:rFonts w:ascii="Times New Roman" w:eastAsia="Times New Roman" w:hAnsi="Times New Roman"/>
                    <w:spacing w:val="-1"/>
                  </w:rPr>
                </w:rPrChange>
              </w:rPr>
              <w:t>“IVA” – Imposto sobre o valor acrescentado.</w:t>
            </w:r>
          </w:p>
          <w:p w14:paraId="0BE59B85" w14:textId="77777777" w:rsidR="003F3EDE" w:rsidRPr="00FB0B06" w:rsidRDefault="003F3EDE" w:rsidP="0025185C">
            <w:pPr>
              <w:spacing w:after="0"/>
              <w:rPr>
                <w:rFonts w:ascii="Arial" w:eastAsia="Times New Roman" w:hAnsi="Arial" w:cs="Arial"/>
                <w:spacing w:val="-1"/>
                <w:sz w:val="20"/>
                <w:szCs w:val="20"/>
                <w:rPrChange w:id="812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27" w:author="Adelino Naquarta Sepalanga Domingos" w:date="2025-03-05T09:23:00Z" w16du:dateUtc="2025-03-05T08:23:00Z">
                  <w:rPr>
                    <w:rFonts w:ascii="Times New Roman" w:eastAsia="Times New Roman" w:hAnsi="Times New Roman"/>
                    <w:spacing w:val="-1"/>
                  </w:rPr>
                </w:rPrChange>
              </w:rPr>
              <w:t>“NS” – Não sujeição a IVA.</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8BFCB6" w14:textId="77777777" w:rsidR="003F3EDE" w:rsidRPr="00FB0B06" w:rsidRDefault="003F3EDE" w:rsidP="0025185C">
            <w:pPr>
              <w:jc w:val="center"/>
              <w:rPr>
                <w:rFonts w:ascii="Arial" w:eastAsia="Times New Roman" w:hAnsi="Arial" w:cs="Arial"/>
                <w:spacing w:val="-1"/>
                <w:sz w:val="20"/>
                <w:szCs w:val="20"/>
                <w:rPrChange w:id="8128" w:author="Adelino Naquarta Sepalanga Domingos" w:date="2025-03-05T09:23:00Z" w16du:dateUtc="2025-03-05T08:23:00Z">
                  <w:rPr>
                    <w:rFonts w:ascii="Times New Roman" w:eastAsia="Times New Roman" w:hAnsi="Times New Roman"/>
                    <w:spacing w:val="-1"/>
                  </w:rPr>
                </w:rPrChange>
              </w:rPr>
            </w:pPr>
          </w:p>
          <w:p w14:paraId="4F6A78DB" w14:textId="77777777" w:rsidR="003F3EDE" w:rsidRPr="00FB0B06" w:rsidRDefault="003F3EDE" w:rsidP="0025185C">
            <w:pPr>
              <w:jc w:val="center"/>
              <w:rPr>
                <w:rFonts w:ascii="Arial" w:eastAsia="Times New Roman" w:hAnsi="Arial" w:cs="Arial"/>
                <w:spacing w:val="-1"/>
                <w:sz w:val="20"/>
                <w:szCs w:val="20"/>
                <w:rPrChange w:id="812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30" w:author="Adelino Naquarta Sepalanga Domingos" w:date="2025-03-05T09:23:00Z" w16du:dateUtc="2025-03-05T08:23:00Z">
                  <w:rPr>
                    <w:rFonts w:ascii="Times New Roman" w:eastAsia="Times New Roman" w:hAnsi="Times New Roman"/>
                    <w:spacing w:val="-1"/>
                  </w:rPr>
                </w:rPrChange>
              </w:rPr>
              <w:t>Texto 3</w:t>
            </w:r>
          </w:p>
        </w:tc>
      </w:tr>
      <w:tr w:rsidR="003F3EDE" w:rsidRPr="00FB0B06" w14:paraId="64A2B350" w14:textId="77777777" w:rsidTr="0025185C">
        <w:trPr>
          <w:trHeight w:val="66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BE6ECF" w14:textId="77777777" w:rsidR="003F3EDE" w:rsidRPr="00FB0B06" w:rsidRDefault="003F3EDE" w:rsidP="0025185C">
            <w:pPr>
              <w:jc w:val="center"/>
              <w:rPr>
                <w:rFonts w:ascii="Arial" w:eastAsia="Times New Roman" w:hAnsi="Arial" w:cs="Arial"/>
                <w:spacing w:val="-1"/>
                <w:sz w:val="20"/>
                <w:szCs w:val="20"/>
                <w:rPrChange w:id="813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32" w:author="Adelino Naquarta Sepalanga Domingos" w:date="2025-03-05T09:23:00Z" w16du:dateUtc="2025-03-05T08:23:00Z">
                  <w:rPr>
                    <w:rFonts w:ascii="Times New Roman" w:eastAsia="Times New Roman" w:hAnsi="Times New Roman"/>
                    <w:spacing w:val="-1"/>
                  </w:rPr>
                </w:rPrChange>
              </w:rPr>
              <w:t>4.2.3.21.12.2.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ADCD66" w14:textId="77777777" w:rsidR="003F3EDE" w:rsidRPr="00FB0B06" w:rsidRDefault="003F3EDE" w:rsidP="0025185C">
            <w:pPr>
              <w:jc w:val="center"/>
              <w:rPr>
                <w:rFonts w:ascii="Arial" w:eastAsia="Times New Roman" w:hAnsi="Arial" w:cs="Arial"/>
                <w:spacing w:val="-1"/>
                <w:sz w:val="20"/>
                <w:szCs w:val="20"/>
                <w:rPrChange w:id="8133"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8AD7F7E" w14:textId="77777777" w:rsidR="003F3EDE" w:rsidRPr="00FB0B06" w:rsidRDefault="003F3EDE" w:rsidP="0025185C">
            <w:pPr>
              <w:rPr>
                <w:rFonts w:ascii="Arial" w:eastAsia="Times New Roman" w:hAnsi="Arial" w:cs="Arial"/>
                <w:spacing w:val="-1"/>
                <w:sz w:val="20"/>
                <w:szCs w:val="20"/>
                <w:rPrChange w:id="813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35" w:author="Adelino Naquarta Sepalanga Domingos" w:date="2025-03-05T09:23:00Z" w16du:dateUtc="2025-03-05T08:23:00Z">
                  <w:rPr>
                    <w:rFonts w:ascii="Times New Roman" w:eastAsia="Times New Roman" w:hAnsi="Times New Roman"/>
                    <w:spacing w:val="-1"/>
                  </w:rPr>
                </w:rPrChange>
              </w:rPr>
              <w:t>País ou região do imposto (</w:t>
            </w:r>
            <w:proofErr w:type="spellStart"/>
            <w:r w:rsidRPr="00FB0B06">
              <w:rPr>
                <w:rFonts w:ascii="Arial" w:eastAsia="Times New Roman" w:hAnsi="Arial" w:cs="Arial"/>
                <w:spacing w:val="-1"/>
                <w:sz w:val="20"/>
                <w:szCs w:val="20"/>
                <w:rPrChange w:id="8136" w:author="Adelino Naquarta Sepalanga Domingos" w:date="2025-03-05T09:23:00Z" w16du:dateUtc="2025-03-05T08:23:00Z">
                  <w:rPr>
                    <w:rFonts w:ascii="Times New Roman" w:eastAsia="Times New Roman" w:hAnsi="Times New Roman"/>
                    <w:spacing w:val="-1"/>
                  </w:rPr>
                </w:rPrChange>
              </w:rPr>
              <w:t>TaxCountryRegion</w:t>
            </w:r>
            <w:proofErr w:type="spellEnd"/>
            <w:r w:rsidRPr="00FB0B06">
              <w:rPr>
                <w:rFonts w:ascii="Arial" w:eastAsia="Times New Roman" w:hAnsi="Arial" w:cs="Arial"/>
                <w:spacing w:val="-1"/>
                <w:sz w:val="20"/>
                <w:szCs w:val="20"/>
                <w:rPrChange w:id="8137"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0102E0" w14:textId="77777777" w:rsidR="003F3EDE" w:rsidRPr="00FB0B06" w:rsidRDefault="003F3EDE" w:rsidP="0025185C">
            <w:pPr>
              <w:widowControl w:val="0"/>
              <w:spacing w:after="0" w:line="240" w:lineRule="auto"/>
              <w:rPr>
                <w:rFonts w:ascii="Arial" w:eastAsia="Times New Roman" w:hAnsi="Arial" w:cs="Arial"/>
                <w:spacing w:val="-1"/>
                <w:sz w:val="20"/>
                <w:szCs w:val="20"/>
                <w:rPrChange w:id="813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39" w:author="Adelino Naquarta Sepalanga Domingos" w:date="2025-03-05T09:23:00Z" w16du:dateUtc="2025-03-05T08:23:00Z">
                  <w:rPr>
                    <w:rFonts w:ascii="Times New Roman" w:eastAsia="Times New Roman" w:hAnsi="Times New Roman"/>
                    <w:spacing w:val="-1"/>
                  </w:rPr>
                </w:rPrChange>
              </w:rPr>
              <w:t xml:space="preserve">Deve ser preenchido de acordo com a norma ISO 3166 - 1- alpha-2. </w:t>
            </w:r>
          </w:p>
          <w:p w14:paraId="38D8401D" w14:textId="77777777" w:rsidR="003F3EDE" w:rsidRPr="00FB0B06" w:rsidRDefault="003F3EDE" w:rsidP="0025185C">
            <w:pPr>
              <w:widowControl w:val="0"/>
              <w:spacing w:after="0" w:line="240" w:lineRule="auto"/>
              <w:rPr>
                <w:rFonts w:ascii="Arial" w:eastAsia="Times New Roman" w:hAnsi="Arial" w:cs="Arial"/>
                <w:spacing w:val="-1"/>
                <w:sz w:val="20"/>
                <w:szCs w:val="20"/>
                <w:rPrChange w:id="8140" w:author="Adelino Naquarta Sepalanga Domingos" w:date="2025-03-05T09:23:00Z" w16du:dateUtc="2025-03-05T08:23:00Z">
                  <w:rPr>
                    <w:rFonts w:ascii="Times New Roman" w:eastAsia="Times New Roman" w:hAnsi="Times New Roman"/>
                    <w:spacing w:val="-1"/>
                  </w:rPr>
                </w:rPrChange>
              </w:rPr>
            </w:pPr>
          </w:p>
          <w:p w14:paraId="5B207239" w14:textId="77777777" w:rsidR="003F3EDE" w:rsidRPr="00FB0B06" w:rsidRDefault="003F3EDE" w:rsidP="0025185C">
            <w:pPr>
              <w:widowControl w:val="0"/>
              <w:spacing w:after="0" w:line="240" w:lineRule="auto"/>
              <w:rPr>
                <w:rFonts w:ascii="Arial" w:eastAsia="Times New Roman" w:hAnsi="Arial" w:cs="Arial"/>
                <w:spacing w:val="-1"/>
                <w:sz w:val="20"/>
                <w:szCs w:val="20"/>
                <w:rPrChange w:id="814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42" w:author="Adelino Naquarta Sepalanga Domingos" w:date="2025-03-05T09:23:00Z" w16du:dateUtc="2025-03-05T08:23:00Z">
                  <w:rPr>
                    <w:rFonts w:ascii="Times New Roman" w:eastAsia="Times New Roman" w:hAnsi="Times New Roman"/>
                    <w:spacing w:val="-1"/>
                  </w:rPr>
                </w:rPrChange>
              </w:rPr>
              <w:t xml:space="preserve">No caso da província de Cabinda deve ser preencher com: </w:t>
            </w:r>
          </w:p>
          <w:p w14:paraId="06CADECF" w14:textId="77777777" w:rsidR="003F3EDE" w:rsidRPr="00FB0B06" w:rsidRDefault="003F3EDE" w:rsidP="0025185C">
            <w:pPr>
              <w:widowControl w:val="0"/>
              <w:spacing w:after="0" w:line="240" w:lineRule="auto"/>
              <w:rPr>
                <w:rFonts w:ascii="Arial" w:eastAsia="Times New Roman" w:hAnsi="Arial" w:cs="Arial"/>
                <w:spacing w:val="-1"/>
                <w:sz w:val="20"/>
                <w:szCs w:val="20"/>
                <w:rPrChange w:id="8143" w:author="Adelino Naquarta Sepalanga Domingos" w:date="2025-03-05T09:23:00Z" w16du:dateUtc="2025-03-05T08:23:00Z">
                  <w:rPr>
                    <w:rFonts w:ascii="Times New Roman" w:eastAsia="Times New Roman" w:hAnsi="Times New Roman"/>
                    <w:spacing w:val="-1"/>
                  </w:rPr>
                </w:rPrChange>
              </w:rPr>
            </w:pPr>
          </w:p>
          <w:p w14:paraId="2FD26678" w14:textId="77777777" w:rsidR="003F3EDE" w:rsidRPr="00FB0B06" w:rsidRDefault="003F3EDE" w:rsidP="0025185C">
            <w:pPr>
              <w:rPr>
                <w:rFonts w:ascii="Arial" w:eastAsia="Times New Roman" w:hAnsi="Arial" w:cs="Arial"/>
                <w:spacing w:val="-1"/>
                <w:sz w:val="20"/>
                <w:szCs w:val="20"/>
                <w:rPrChange w:id="814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45" w:author="Adelino Naquarta Sepalanga Domingos" w:date="2025-03-05T09:23:00Z" w16du:dateUtc="2025-03-05T08:23:00Z">
                  <w:rPr>
                    <w:rFonts w:ascii="Times New Roman" w:eastAsia="Times New Roman" w:hAnsi="Times New Roman"/>
                    <w:spacing w:val="-1"/>
                  </w:rPr>
                </w:rPrChange>
              </w:rPr>
              <w:t>“AO-CAB” – Espaço Fiscal da Região de Cabinda</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B1D712" w14:textId="77777777" w:rsidR="003F3EDE" w:rsidRPr="00FB0B06" w:rsidRDefault="003F3EDE" w:rsidP="0025185C">
            <w:pPr>
              <w:jc w:val="center"/>
              <w:rPr>
                <w:rFonts w:ascii="Arial" w:eastAsia="Times New Roman" w:hAnsi="Arial" w:cs="Arial"/>
                <w:spacing w:val="-1"/>
                <w:sz w:val="20"/>
                <w:szCs w:val="20"/>
                <w:rPrChange w:id="8146" w:author="Adelino Naquarta Sepalanga Domingos" w:date="2025-03-05T09:23:00Z" w16du:dateUtc="2025-03-05T08:23:00Z">
                  <w:rPr>
                    <w:rFonts w:ascii="Times New Roman" w:eastAsia="Times New Roman" w:hAnsi="Times New Roman"/>
                    <w:spacing w:val="-1"/>
                  </w:rPr>
                </w:rPrChange>
              </w:rPr>
            </w:pPr>
          </w:p>
          <w:p w14:paraId="0294A057" w14:textId="77777777" w:rsidR="003F3EDE" w:rsidRPr="00FB0B06" w:rsidRDefault="003F3EDE" w:rsidP="0025185C">
            <w:pPr>
              <w:jc w:val="center"/>
              <w:rPr>
                <w:rFonts w:ascii="Arial" w:eastAsia="Times New Roman" w:hAnsi="Arial" w:cs="Arial"/>
                <w:spacing w:val="-1"/>
                <w:sz w:val="20"/>
                <w:szCs w:val="20"/>
                <w:rPrChange w:id="8147" w:author="Adelino Naquarta Sepalanga Domingos" w:date="2025-03-05T09:23:00Z" w16du:dateUtc="2025-03-05T08:23:00Z">
                  <w:rPr>
                    <w:rFonts w:ascii="Times New Roman" w:eastAsia="Times New Roman" w:hAnsi="Times New Roman"/>
                    <w:spacing w:val="-1"/>
                  </w:rPr>
                </w:rPrChange>
              </w:rPr>
            </w:pPr>
          </w:p>
          <w:p w14:paraId="1AD7D212" w14:textId="77777777" w:rsidR="003F3EDE" w:rsidRPr="00FB0B06" w:rsidRDefault="003F3EDE" w:rsidP="0025185C">
            <w:pPr>
              <w:jc w:val="center"/>
              <w:rPr>
                <w:rFonts w:ascii="Arial" w:eastAsia="Times New Roman" w:hAnsi="Arial" w:cs="Arial"/>
                <w:spacing w:val="-1"/>
                <w:sz w:val="20"/>
                <w:szCs w:val="20"/>
                <w:rPrChange w:id="814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49" w:author="Adelino Naquarta Sepalanga Domingos" w:date="2025-03-05T09:23:00Z" w16du:dateUtc="2025-03-05T08:23:00Z">
                  <w:rPr>
                    <w:rFonts w:ascii="Times New Roman" w:eastAsia="Times New Roman" w:hAnsi="Times New Roman"/>
                    <w:spacing w:val="-1"/>
                  </w:rPr>
                </w:rPrChange>
              </w:rPr>
              <w:t>Texto 6</w:t>
            </w:r>
          </w:p>
        </w:tc>
      </w:tr>
      <w:tr w:rsidR="003F3EDE" w:rsidRPr="00FB0B06" w14:paraId="19C257ED" w14:textId="77777777" w:rsidTr="0025185C">
        <w:trPr>
          <w:trHeight w:val="76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C5EC70" w14:textId="77777777" w:rsidR="003F3EDE" w:rsidRPr="00FB0B06" w:rsidRDefault="003F3EDE" w:rsidP="0025185C">
            <w:pPr>
              <w:jc w:val="center"/>
              <w:rPr>
                <w:rFonts w:ascii="Arial" w:eastAsia="Times New Roman" w:hAnsi="Arial" w:cs="Arial"/>
                <w:spacing w:val="-1"/>
                <w:sz w:val="20"/>
                <w:szCs w:val="20"/>
                <w:rPrChange w:id="8150" w:author="Adelino Naquarta Sepalanga Domingos" w:date="2025-03-05T09:23:00Z" w16du:dateUtc="2025-03-05T08:23:00Z">
                  <w:rPr>
                    <w:rFonts w:ascii="Times New Roman" w:eastAsia="Times New Roman" w:hAnsi="Times New Roman"/>
                    <w:spacing w:val="-1"/>
                  </w:rPr>
                </w:rPrChange>
              </w:rPr>
            </w:pPr>
          </w:p>
          <w:p w14:paraId="540C5F80" w14:textId="77777777" w:rsidR="003F3EDE" w:rsidRPr="00FB0B06" w:rsidRDefault="003F3EDE" w:rsidP="0025185C">
            <w:pPr>
              <w:jc w:val="center"/>
              <w:rPr>
                <w:rFonts w:ascii="Arial" w:eastAsia="Times New Roman" w:hAnsi="Arial" w:cs="Arial"/>
                <w:spacing w:val="-1"/>
                <w:sz w:val="20"/>
                <w:szCs w:val="20"/>
                <w:rPrChange w:id="8151" w:author="Adelino Naquarta Sepalanga Domingos" w:date="2025-03-05T09:23:00Z" w16du:dateUtc="2025-03-05T08:23:00Z">
                  <w:rPr>
                    <w:rFonts w:ascii="Times New Roman" w:eastAsia="Times New Roman" w:hAnsi="Times New Roman"/>
                    <w:spacing w:val="-1"/>
                  </w:rPr>
                </w:rPrChange>
              </w:rPr>
            </w:pPr>
          </w:p>
          <w:p w14:paraId="79B89108" w14:textId="77777777" w:rsidR="003F3EDE" w:rsidRPr="00FB0B06" w:rsidRDefault="003F3EDE" w:rsidP="0025185C">
            <w:pPr>
              <w:jc w:val="center"/>
              <w:rPr>
                <w:rFonts w:ascii="Arial" w:eastAsia="Times New Roman" w:hAnsi="Arial" w:cs="Arial"/>
                <w:spacing w:val="-1"/>
                <w:sz w:val="20"/>
                <w:szCs w:val="20"/>
                <w:rPrChange w:id="8152" w:author="Adelino Naquarta Sepalanga Domingos" w:date="2025-03-05T09:23:00Z" w16du:dateUtc="2025-03-05T08:23:00Z">
                  <w:rPr>
                    <w:rFonts w:ascii="Times New Roman" w:eastAsia="Times New Roman" w:hAnsi="Times New Roman"/>
                    <w:spacing w:val="-1"/>
                  </w:rPr>
                </w:rPrChange>
              </w:rPr>
            </w:pPr>
          </w:p>
          <w:p w14:paraId="38A0D073" w14:textId="77777777" w:rsidR="003F3EDE" w:rsidRPr="00FB0B06" w:rsidRDefault="003F3EDE" w:rsidP="0025185C">
            <w:pPr>
              <w:jc w:val="center"/>
              <w:rPr>
                <w:rFonts w:ascii="Arial" w:eastAsia="Times New Roman" w:hAnsi="Arial" w:cs="Arial"/>
                <w:spacing w:val="-1"/>
                <w:sz w:val="20"/>
                <w:szCs w:val="20"/>
                <w:rPrChange w:id="815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54" w:author="Adelino Naquarta Sepalanga Domingos" w:date="2025-03-05T09:23:00Z" w16du:dateUtc="2025-03-05T08:23:00Z">
                  <w:rPr>
                    <w:rFonts w:ascii="Times New Roman" w:eastAsia="Times New Roman" w:hAnsi="Times New Roman"/>
                    <w:spacing w:val="-1"/>
                  </w:rPr>
                </w:rPrChange>
              </w:rPr>
              <w:lastRenderedPageBreak/>
              <w:t>4.2.3.21.12.3.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699F07" w14:textId="77777777" w:rsidR="003F3EDE" w:rsidRPr="00FB0B06" w:rsidRDefault="003F3EDE" w:rsidP="0025185C">
            <w:pPr>
              <w:jc w:val="center"/>
              <w:rPr>
                <w:rFonts w:ascii="Arial" w:eastAsia="Times New Roman" w:hAnsi="Arial" w:cs="Arial"/>
                <w:spacing w:val="-1"/>
                <w:sz w:val="20"/>
                <w:szCs w:val="20"/>
                <w:rPrChange w:id="815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067B73" w14:textId="77777777" w:rsidR="003F3EDE" w:rsidRPr="00FB0B06" w:rsidRDefault="003F3EDE" w:rsidP="0025185C">
            <w:pPr>
              <w:rPr>
                <w:rFonts w:ascii="Arial" w:eastAsia="Times New Roman" w:hAnsi="Arial" w:cs="Arial"/>
                <w:spacing w:val="-1"/>
                <w:sz w:val="20"/>
                <w:szCs w:val="20"/>
                <w:rPrChange w:id="8156" w:author="Adelino Naquarta Sepalanga Domingos" w:date="2025-03-05T09:23:00Z" w16du:dateUtc="2025-03-05T08:23:00Z">
                  <w:rPr>
                    <w:rFonts w:ascii="Times New Roman" w:eastAsia="Times New Roman" w:hAnsi="Times New Roman"/>
                    <w:spacing w:val="-1"/>
                  </w:rPr>
                </w:rPrChange>
              </w:rPr>
            </w:pPr>
          </w:p>
          <w:p w14:paraId="52BAD58D" w14:textId="77777777" w:rsidR="003F3EDE" w:rsidRPr="00FB0B06" w:rsidRDefault="003F3EDE" w:rsidP="0025185C">
            <w:pPr>
              <w:rPr>
                <w:rFonts w:ascii="Arial" w:eastAsia="Times New Roman" w:hAnsi="Arial" w:cs="Arial"/>
                <w:spacing w:val="-1"/>
                <w:sz w:val="20"/>
                <w:szCs w:val="20"/>
                <w:rPrChange w:id="8157" w:author="Adelino Naquarta Sepalanga Domingos" w:date="2025-03-05T09:23:00Z" w16du:dateUtc="2025-03-05T08:23:00Z">
                  <w:rPr>
                    <w:rFonts w:ascii="Times New Roman" w:eastAsia="Times New Roman" w:hAnsi="Times New Roman"/>
                    <w:spacing w:val="-1"/>
                  </w:rPr>
                </w:rPrChange>
              </w:rPr>
            </w:pPr>
          </w:p>
          <w:p w14:paraId="649F55D7" w14:textId="77777777" w:rsidR="003F3EDE" w:rsidRPr="00FB0B06" w:rsidRDefault="003F3EDE" w:rsidP="0025185C">
            <w:pPr>
              <w:rPr>
                <w:rFonts w:ascii="Arial" w:eastAsia="Times New Roman" w:hAnsi="Arial" w:cs="Arial"/>
                <w:spacing w:val="-1"/>
                <w:sz w:val="20"/>
                <w:szCs w:val="20"/>
                <w:rPrChange w:id="8158" w:author="Adelino Naquarta Sepalanga Domingos" w:date="2025-03-05T09:23:00Z" w16du:dateUtc="2025-03-05T08:23:00Z">
                  <w:rPr>
                    <w:rFonts w:ascii="Times New Roman" w:eastAsia="Times New Roman" w:hAnsi="Times New Roman"/>
                    <w:spacing w:val="-1"/>
                  </w:rPr>
                </w:rPrChange>
              </w:rPr>
            </w:pPr>
          </w:p>
          <w:p w14:paraId="4FAD0E38" w14:textId="77777777" w:rsidR="003F3EDE" w:rsidRPr="00FB0B06" w:rsidRDefault="003F3EDE" w:rsidP="0025185C">
            <w:pPr>
              <w:rPr>
                <w:rFonts w:ascii="Arial" w:eastAsia="Times New Roman" w:hAnsi="Arial" w:cs="Arial"/>
                <w:spacing w:val="-1"/>
                <w:sz w:val="20"/>
                <w:szCs w:val="20"/>
                <w:rPrChange w:id="815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60" w:author="Adelino Naquarta Sepalanga Domingos" w:date="2025-03-05T09:23:00Z" w16du:dateUtc="2025-03-05T08:23:00Z">
                  <w:rPr>
                    <w:rFonts w:ascii="Times New Roman" w:eastAsia="Times New Roman" w:hAnsi="Times New Roman"/>
                    <w:spacing w:val="-1"/>
                  </w:rPr>
                </w:rPrChange>
              </w:rPr>
              <w:lastRenderedPageBreak/>
              <w:t>Código da taxa (</w:t>
            </w:r>
            <w:proofErr w:type="spellStart"/>
            <w:r w:rsidRPr="00FB0B06">
              <w:rPr>
                <w:rFonts w:ascii="Arial" w:eastAsia="Times New Roman" w:hAnsi="Arial" w:cs="Arial"/>
                <w:spacing w:val="-1"/>
                <w:sz w:val="20"/>
                <w:szCs w:val="20"/>
                <w:rPrChange w:id="8161" w:author="Adelino Naquarta Sepalanga Domingos" w:date="2025-03-05T09:23:00Z" w16du:dateUtc="2025-03-05T08:23:00Z">
                  <w:rPr>
                    <w:rFonts w:ascii="Times New Roman" w:eastAsia="Times New Roman" w:hAnsi="Times New Roman"/>
                    <w:spacing w:val="-1"/>
                  </w:rPr>
                </w:rPrChange>
              </w:rPr>
              <w:t>TaxCode</w:t>
            </w:r>
            <w:proofErr w:type="spellEnd"/>
            <w:r w:rsidRPr="00FB0B06">
              <w:rPr>
                <w:rFonts w:ascii="Arial" w:eastAsia="Times New Roman" w:hAnsi="Arial" w:cs="Arial"/>
                <w:spacing w:val="-1"/>
                <w:sz w:val="20"/>
                <w:szCs w:val="20"/>
                <w:rPrChange w:id="8162"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075083" w14:textId="77777777" w:rsidR="003F3EDE" w:rsidRPr="00FB0B06" w:rsidRDefault="003F3EDE" w:rsidP="0025185C">
            <w:pPr>
              <w:rPr>
                <w:rFonts w:ascii="Arial" w:eastAsia="Times New Roman" w:hAnsi="Arial" w:cs="Arial"/>
                <w:spacing w:val="-1"/>
                <w:sz w:val="20"/>
                <w:szCs w:val="20"/>
                <w:rPrChange w:id="816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64" w:author="Adelino Naquarta Sepalanga Domingos" w:date="2025-03-05T09:23:00Z" w16du:dateUtc="2025-03-05T08:23:00Z">
                  <w:rPr>
                    <w:rFonts w:ascii="Times New Roman" w:eastAsia="Times New Roman" w:hAnsi="Times New Roman"/>
                    <w:spacing w:val="-1"/>
                  </w:rPr>
                </w:rPrChange>
              </w:rPr>
              <w:lastRenderedPageBreak/>
              <w:t>Código</w:t>
            </w:r>
            <w:r w:rsidRPr="00FB0B06">
              <w:rPr>
                <w:rFonts w:ascii="Arial" w:eastAsia="Times New Roman" w:hAnsi="Arial" w:cs="Arial"/>
                <w:spacing w:val="-1"/>
                <w:sz w:val="20"/>
                <w:szCs w:val="20"/>
                <w:rPrChange w:id="8165" w:author="Adelino Naquarta Sepalanga Domingos" w:date="2025-03-05T09:23:00Z" w16du:dateUtc="2025-03-05T08:23:00Z">
                  <w:rPr>
                    <w:rFonts w:ascii="Times New Roman" w:eastAsia="Times New Roman" w:hAnsi="Times New Roman"/>
                    <w:spacing w:val="-1"/>
                  </w:rPr>
                </w:rPrChange>
              </w:rPr>
              <w:tab/>
              <w:t>da taxa</w:t>
            </w:r>
            <w:r w:rsidRPr="00FB0B06">
              <w:rPr>
                <w:rFonts w:ascii="Arial" w:eastAsia="Times New Roman" w:hAnsi="Arial" w:cs="Arial"/>
                <w:spacing w:val="-1"/>
                <w:sz w:val="20"/>
                <w:szCs w:val="20"/>
                <w:rPrChange w:id="8166" w:author="Adelino Naquarta Sepalanga Domingos" w:date="2025-03-05T09:23:00Z" w16du:dateUtc="2025-03-05T08:23:00Z">
                  <w:rPr>
                    <w:rFonts w:ascii="Times New Roman" w:eastAsia="Times New Roman" w:hAnsi="Times New Roman"/>
                    <w:spacing w:val="-1"/>
                  </w:rPr>
                </w:rPrChange>
              </w:rPr>
              <w:tab/>
              <w:t>na tabela   de impostos.</w:t>
            </w:r>
          </w:p>
          <w:p w14:paraId="5CA88715" w14:textId="77777777" w:rsidR="003F3EDE" w:rsidRPr="00FB0B06" w:rsidRDefault="003F3EDE" w:rsidP="0025185C">
            <w:pPr>
              <w:rPr>
                <w:rFonts w:ascii="Arial" w:eastAsia="Times New Roman" w:hAnsi="Arial" w:cs="Arial"/>
                <w:spacing w:val="-1"/>
                <w:sz w:val="20"/>
                <w:szCs w:val="20"/>
                <w:rPrChange w:id="816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68" w:author="Adelino Naquarta Sepalanga Domingos" w:date="2025-03-05T09:23:00Z" w16du:dateUtc="2025-03-05T08:23:00Z">
                  <w:rPr>
                    <w:rFonts w:ascii="Times New Roman" w:eastAsia="Times New Roman" w:hAnsi="Times New Roman"/>
                    <w:spacing w:val="-1"/>
                  </w:rPr>
                </w:rPrChange>
              </w:rPr>
              <w:t>Deve ser preenchido com:</w:t>
            </w:r>
          </w:p>
          <w:p w14:paraId="48531422" w14:textId="77777777" w:rsidR="003F3EDE" w:rsidRPr="00FB0B06" w:rsidRDefault="003F3EDE" w:rsidP="0025185C">
            <w:pPr>
              <w:spacing w:after="0"/>
              <w:rPr>
                <w:rFonts w:ascii="Arial" w:eastAsia="Times New Roman" w:hAnsi="Arial" w:cs="Arial"/>
                <w:spacing w:val="-1"/>
                <w:sz w:val="20"/>
                <w:szCs w:val="20"/>
                <w:rPrChange w:id="816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70" w:author="Adelino Naquarta Sepalanga Domingos" w:date="2025-03-05T09:23:00Z" w16du:dateUtc="2025-03-05T08:23:00Z">
                  <w:rPr>
                    <w:rFonts w:ascii="Times New Roman" w:eastAsia="Times New Roman" w:hAnsi="Times New Roman"/>
                    <w:spacing w:val="-1"/>
                  </w:rPr>
                </w:rPrChange>
              </w:rPr>
              <w:t xml:space="preserve">“NOR” – Taxa normal; </w:t>
            </w:r>
          </w:p>
          <w:p w14:paraId="36383E95" w14:textId="77777777" w:rsidR="003F3EDE" w:rsidRPr="00FB0B06" w:rsidRDefault="003F3EDE" w:rsidP="0025185C">
            <w:pPr>
              <w:spacing w:after="0"/>
              <w:rPr>
                <w:rFonts w:ascii="Arial" w:eastAsia="Times New Roman" w:hAnsi="Arial" w:cs="Arial"/>
                <w:spacing w:val="-1"/>
                <w:sz w:val="20"/>
                <w:szCs w:val="20"/>
                <w:rPrChange w:id="817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72" w:author="Adelino Naquarta Sepalanga Domingos" w:date="2025-03-05T09:23:00Z" w16du:dateUtc="2025-03-05T08:23:00Z">
                  <w:rPr>
                    <w:rFonts w:ascii="Times New Roman" w:eastAsia="Times New Roman" w:hAnsi="Times New Roman"/>
                    <w:spacing w:val="-1"/>
                  </w:rPr>
                </w:rPrChange>
              </w:rPr>
              <w:t>“ISE” – Isenta;</w:t>
            </w:r>
          </w:p>
          <w:p w14:paraId="26C5B8FD" w14:textId="77777777" w:rsidR="003F3EDE" w:rsidRPr="00FB0B06" w:rsidRDefault="003F3EDE" w:rsidP="0025185C">
            <w:pPr>
              <w:spacing w:after="0"/>
              <w:rPr>
                <w:rFonts w:ascii="Arial" w:eastAsia="Times New Roman" w:hAnsi="Arial" w:cs="Arial"/>
                <w:spacing w:val="-1"/>
                <w:sz w:val="20"/>
                <w:szCs w:val="20"/>
                <w:rPrChange w:id="817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74" w:author="Adelino Naquarta Sepalanga Domingos" w:date="2025-03-05T09:23:00Z" w16du:dateUtc="2025-03-05T08:23:00Z">
                  <w:rPr>
                    <w:rFonts w:ascii="Times New Roman" w:eastAsia="Times New Roman" w:hAnsi="Times New Roman"/>
                    <w:spacing w:val="-1"/>
                  </w:rPr>
                </w:rPrChange>
              </w:rPr>
              <w:lastRenderedPageBreak/>
              <w:t>“RED” – Taxa reduzida;</w:t>
            </w:r>
          </w:p>
          <w:p w14:paraId="0A569A1B" w14:textId="77777777" w:rsidR="003F3EDE" w:rsidRPr="00FB0B06" w:rsidRDefault="003F3EDE" w:rsidP="0025185C">
            <w:pPr>
              <w:spacing w:after="0"/>
              <w:rPr>
                <w:rFonts w:ascii="Arial" w:eastAsia="Times New Roman" w:hAnsi="Arial" w:cs="Arial"/>
                <w:spacing w:val="-1"/>
                <w:sz w:val="20"/>
                <w:szCs w:val="20"/>
                <w:rPrChange w:id="817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76" w:author="Adelino Naquarta Sepalanga Domingos" w:date="2025-03-05T09:23:00Z" w16du:dateUtc="2025-03-05T08:23:00Z">
                  <w:rPr>
                    <w:rFonts w:ascii="Times New Roman" w:eastAsia="Times New Roman" w:hAnsi="Times New Roman"/>
                    <w:spacing w:val="-1"/>
                  </w:rPr>
                </w:rPrChange>
              </w:rPr>
              <w:t>“INT” – Taxa intermédia;</w:t>
            </w:r>
          </w:p>
          <w:p w14:paraId="3762A945" w14:textId="77777777" w:rsidR="003F3EDE" w:rsidRPr="00FB0B06" w:rsidRDefault="003F3EDE" w:rsidP="0025185C">
            <w:pPr>
              <w:spacing w:after="0"/>
              <w:rPr>
                <w:rFonts w:ascii="Arial" w:eastAsia="Times New Roman" w:hAnsi="Arial" w:cs="Arial"/>
                <w:spacing w:val="-1"/>
                <w:sz w:val="20"/>
                <w:szCs w:val="20"/>
                <w:rPrChange w:id="817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78" w:author="Adelino Naquarta Sepalanga Domingos" w:date="2025-03-05T09:23:00Z" w16du:dateUtc="2025-03-05T08:23:00Z">
                  <w:rPr>
                    <w:rFonts w:ascii="Times New Roman" w:eastAsia="Times New Roman" w:hAnsi="Times New Roman"/>
                    <w:spacing w:val="-1"/>
                  </w:rPr>
                </w:rPrChange>
              </w:rPr>
              <w:t>“OUT” – Outros, aplicável para os regimes especiais de IVA.</w:t>
            </w:r>
          </w:p>
          <w:p w14:paraId="5F047D07" w14:textId="77777777" w:rsidR="003F3EDE" w:rsidRPr="00FB0B06" w:rsidRDefault="003F3EDE" w:rsidP="0025185C">
            <w:pPr>
              <w:spacing w:after="0"/>
              <w:rPr>
                <w:rFonts w:ascii="Arial" w:eastAsia="Times New Roman" w:hAnsi="Arial" w:cs="Arial"/>
                <w:spacing w:val="-1"/>
                <w:sz w:val="20"/>
                <w:szCs w:val="20"/>
                <w:rPrChange w:id="817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80" w:author="Adelino Naquarta Sepalanga Domingos" w:date="2025-03-05T09:23:00Z" w16du:dateUtc="2025-03-05T08:23:00Z">
                  <w:rPr>
                    <w:rFonts w:ascii="Times New Roman" w:eastAsia="Times New Roman" w:hAnsi="Times New Roman"/>
                    <w:spacing w:val="-1"/>
                  </w:rPr>
                </w:rPrChange>
              </w:rPr>
              <w:t>No caso de não sujeição deve ser preenchido com “NS”.</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3D61E4" w14:textId="77777777" w:rsidR="003F3EDE" w:rsidRPr="00FB0B06" w:rsidRDefault="003F3EDE" w:rsidP="0025185C">
            <w:pPr>
              <w:jc w:val="center"/>
              <w:rPr>
                <w:rFonts w:ascii="Arial" w:eastAsia="Times New Roman" w:hAnsi="Arial" w:cs="Arial"/>
                <w:spacing w:val="-1"/>
                <w:sz w:val="20"/>
                <w:szCs w:val="20"/>
                <w:rPrChange w:id="8181" w:author="Adelino Naquarta Sepalanga Domingos" w:date="2025-03-05T09:23:00Z" w16du:dateUtc="2025-03-05T08:23:00Z">
                  <w:rPr>
                    <w:rFonts w:ascii="Times New Roman" w:eastAsia="Times New Roman" w:hAnsi="Times New Roman"/>
                    <w:spacing w:val="-1"/>
                  </w:rPr>
                </w:rPrChange>
              </w:rPr>
            </w:pPr>
          </w:p>
          <w:p w14:paraId="2FE13455" w14:textId="77777777" w:rsidR="003F3EDE" w:rsidRPr="00FB0B06" w:rsidRDefault="003F3EDE" w:rsidP="0025185C">
            <w:pPr>
              <w:jc w:val="center"/>
              <w:rPr>
                <w:rFonts w:ascii="Arial" w:eastAsia="Times New Roman" w:hAnsi="Arial" w:cs="Arial"/>
                <w:spacing w:val="-1"/>
                <w:sz w:val="20"/>
                <w:szCs w:val="20"/>
                <w:rPrChange w:id="8182" w:author="Adelino Naquarta Sepalanga Domingos" w:date="2025-03-05T09:23:00Z" w16du:dateUtc="2025-03-05T08:23:00Z">
                  <w:rPr>
                    <w:rFonts w:ascii="Times New Roman" w:eastAsia="Times New Roman" w:hAnsi="Times New Roman"/>
                    <w:spacing w:val="-1"/>
                  </w:rPr>
                </w:rPrChange>
              </w:rPr>
            </w:pPr>
          </w:p>
          <w:p w14:paraId="6DA165CF" w14:textId="77777777" w:rsidR="003F3EDE" w:rsidRPr="00FB0B06" w:rsidRDefault="003F3EDE" w:rsidP="0025185C">
            <w:pPr>
              <w:jc w:val="center"/>
              <w:rPr>
                <w:rFonts w:ascii="Arial" w:eastAsia="Times New Roman" w:hAnsi="Arial" w:cs="Arial"/>
                <w:spacing w:val="-1"/>
                <w:sz w:val="20"/>
                <w:szCs w:val="20"/>
                <w:rPrChange w:id="8183" w:author="Adelino Naquarta Sepalanga Domingos" w:date="2025-03-05T09:23:00Z" w16du:dateUtc="2025-03-05T08:23:00Z">
                  <w:rPr>
                    <w:rFonts w:ascii="Times New Roman" w:eastAsia="Times New Roman" w:hAnsi="Times New Roman"/>
                    <w:spacing w:val="-1"/>
                  </w:rPr>
                </w:rPrChange>
              </w:rPr>
            </w:pPr>
          </w:p>
          <w:p w14:paraId="63CBBA98" w14:textId="77777777" w:rsidR="003F3EDE" w:rsidRPr="00FB0B06" w:rsidRDefault="003F3EDE" w:rsidP="0025185C">
            <w:pPr>
              <w:jc w:val="center"/>
              <w:rPr>
                <w:rFonts w:ascii="Arial" w:eastAsia="Times New Roman" w:hAnsi="Arial" w:cs="Arial"/>
                <w:spacing w:val="-1"/>
                <w:sz w:val="20"/>
                <w:szCs w:val="20"/>
                <w:rPrChange w:id="818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85" w:author="Adelino Naquarta Sepalanga Domingos" w:date="2025-03-05T09:23:00Z" w16du:dateUtc="2025-03-05T08:23:00Z">
                  <w:rPr>
                    <w:rFonts w:ascii="Times New Roman" w:eastAsia="Times New Roman" w:hAnsi="Times New Roman"/>
                    <w:spacing w:val="-1"/>
                  </w:rPr>
                </w:rPrChange>
              </w:rPr>
              <w:lastRenderedPageBreak/>
              <w:t>Texto 10</w:t>
            </w:r>
          </w:p>
        </w:tc>
      </w:tr>
      <w:tr w:rsidR="003F3EDE" w:rsidRPr="00FB0B06" w14:paraId="1347C906"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B3D87E" w14:textId="77777777" w:rsidR="003F3EDE" w:rsidRPr="00FB0B06" w:rsidRDefault="003F3EDE" w:rsidP="0025185C">
            <w:pPr>
              <w:jc w:val="center"/>
              <w:rPr>
                <w:rFonts w:ascii="Arial" w:eastAsia="Times New Roman" w:hAnsi="Arial" w:cs="Arial"/>
                <w:spacing w:val="-1"/>
                <w:sz w:val="20"/>
                <w:szCs w:val="20"/>
                <w:rPrChange w:id="8186" w:author="Adelino Naquarta Sepalanga Domingos" w:date="2025-03-05T09:23:00Z" w16du:dateUtc="2025-03-05T08:23:00Z">
                  <w:rPr>
                    <w:rFonts w:ascii="Times New Roman" w:eastAsia="Times New Roman" w:hAnsi="Times New Roman"/>
                    <w:spacing w:val="-1"/>
                  </w:rPr>
                </w:rPrChange>
              </w:rPr>
            </w:pPr>
          </w:p>
          <w:p w14:paraId="418538DC" w14:textId="77777777" w:rsidR="003F3EDE" w:rsidRPr="00FB0B06" w:rsidRDefault="003F3EDE" w:rsidP="0025185C">
            <w:pPr>
              <w:jc w:val="center"/>
              <w:rPr>
                <w:rFonts w:ascii="Arial" w:eastAsia="Times New Roman" w:hAnsi="Arial" w:cs="Arial"/>
                <w:spacing w:val="-1"/>
                <w:sz w:val="20"/>
                <w:szCs w:val="20"/>
                <w:rPrChange w:id="8187" w:author="Adelino Naquarta Sepalanga Domingos" w:date="2025-03-05T09:23:00Z" w16du:dateUtc="2025-03-05T08:23:00Z">
                  <w:rPr>
                    <w:rFonts w:ascii="Times New Roman" w:eastAsia="Times New Roman" w:hAnsi="Times New Roman"/>
                    <w:spacing w:val="-1"/>
                  </w:rPr>
                </w:rPrChange>
              </w:rPr>
            </w:pPr>
          </w:p>
          <w:p w14:paraId="2EE316A8" w14:textId="77777777" w:rsidR="003F3EDE" w:rsidRPr="00FB0B06" w:rsidRDefault="003F3EDE" w:rsidP="0025185C">
            <w:pPr>
              <w:jc w:val="center"/>
              <w:rPr>
                <w:rFonts w:ascii="Arial" w:eastAsia="Times New Roman" w:hAnsi="Arial" w:cs="Arial"/>
                <w:spacing w:val="-1"/>
                <w:sz w:val="20"/>
                <w:szCs w:val="20"/>
                <w:rPrChange w:id="8188" w:author="Adelino Naquarta Sepalanga Domingos" w:date="2025-03-05T09:23:00Z" w16du:dateUtc="2025-03-05T08:23:00Z">
                  <w:rPr>
                    <w:rFonts w:ascii="Times New Roman" w:eastAsia="Times New Roman" w:hAnsi="Times New Roman"/>
                    <w:spacing w:val="-1"/>
                  </w:rPr>
                </w:rPrChange>
              </w:rPr>
            </w:pPr>
          </w:p>
          <w:p w14:paraId="58E8F07D" w14:textId="77777777" w:rsidR="003F3EDE" w:rsidRPr="00FB0B06" w:rsidRDefault="003F3EDE" w:rsidP="0025185C">
            <w:pPr>
              <w:jc w:val="center"/>
              <w:rPr>
                <w:rFonts w:ascii="Arial" w:eastAsia="Times New Roman" w:hAnsi="Arial" w:cs="Arial"/>
                <w:spacing w:val="-1"/>
                <w:sz w:val="20"/>
                <w:szCs w:val="20"/>
                <w:rPrChange w:id="818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90" w:author="Adelino Naquarta Sepalanga Domingos" w:date="2025-03-05T09:23:00Z" w16du:dateUtc="2025-03-05T08:23:00Z">
                  <w:rPr>
                    <w:rFonts w:ascii="Times New Roman" w:eastAsia="Times New Roman" w:hAnsi="Times New Roman"/>
                    <w:spacing w:val="-1"/>
                  </w:rPr>
                </w:rPrChange>
              </w:rPr>
              <w:t>4.2.3.21.12.4.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5ED3DB" w14:textId="77777777" w:rsidR="003F3EDE" w:rsidRPr="00FB0B06" w:rsidRDefault="003F3EDE" w:rsidP="0025185C">
            <w:pPr>
              <w:jc w:val="center"/>
              <w:rPr>
                <w:rFonts w:ascii="Arial" w:eastAsia="Times New Roman" w:hAnsi="Arial" w:cs="Arial"/>
                <w:spacing w:val="-1"/>
                <w:sz w:val="20"/>
                <w:szCs w:val="20"/>
                <w:rPrChange w:id="819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F280B3" w14:textId="77777777" w:rsidR="003F3EDE" w:rsidRPr="00FB0B06" w:rsidRDefault="003F3EDE" w:rsidP="0025185C">
            <w:pPr>
              <w:rPr>
                <w:rFonts w:ascii="Arial" w:eastAsia="Times New Roman" w:hAnsi="Arial" w:cs="Arial"/>
                <w:spacing w:val="-1"/>
                <w:sz w:val="20"/>
                <w:szCs w:val="20"/>
                <w:rPrChange w:id="8192" w:author="Adelino Naquarta Sepalanga Domingos" w:date="2025-03-05T09:23:00Z" w16du:dateUtc="2025-03-05T08:23:00Z">
                  <w:rPr>
                    <w:rFonts w:ascii="Times New Roman" w:eastAsia="Times New Roman" w:hAnsi="Times New Roman"/>
                    <w:spacing w:val="-1"/>
                  </w:rPr>
                </w:rPrChange>
              </w:rPr>
            </w:pPr>
          </w:p>
          <w:p w14:paraId="154054E2" w14:textId="77777777" w:rsidR="003F3EDE" w:rsidRPr="00FB0B06" w:rsidRDefault="003F3EDE" w:rsidP="0025185C">
            <w:pPr>
              <w:rPr>
                <w:rFonts w:ascii="Arial" w:eastAsia="Times New Roman" w:hAnsi="Arial" w:cs="Arial"/>
                <w:spacing w:val="-1"/>
                <w:sz w:val="20"/>
                <w:szCs w:val="20"/>
                <w:rPrChange w:id="8193" w:author="Adelino Naquarta Sepalanga Domingos" w:date="2025-03-05T09:23:00Z" w16du:dateUtc="2025-03-05T08:23:00Z">
                  <w:rPr>
                    <w:rFonts w:ascii="Times New Roman" w:eastAsia="Times New Roman" w:hAnsi="Times New Roman"/>
                    <w:spacing w:val="-1"/>
                  </w:rPr>
                </w:rPrChange>
              </w:rPr>
            </w:pPr>
          </w:p>
          <w:p w14:paraId="60050D55" w14:textId="77777777" w:rsidR="003F3EDE" w:rsidRPr="00FB0B06" w:rsidRDefault="003F3EDE" w:rsidP="0025185C">
            <w:pPr>
              <w:rPr>
                <w:rFonts w:ascii="Arial" w:eastAsia="Times New Roman" w:hAnsi="Arial" w:cs="Arial"/>
                <w:spacing w:val="-1"/>
                <w:sz w:val="20"/>
                <w:szCs w:val="20"/>
                <w:rPrChange w:id="8194" w:author="Adelino Naquarta Sepalanga Domingos" w:date="2025-03-05T09:23:00Z" w16du:dateUtc="2025-03-05T08:23:00Z">
                  <w:rPr>
                    <w:rFonts w:ascii="Times New Roman" w:eastAsia="Times New Roman" w:hAnsi="Times New Roman"/>
                    <w:spacing w:val="-1"/>
                  </w:rPr>
                </w:rPrChange>
              </w:rPr>
            </w:pPr>
          </w:p>
          <w:p w14:paraId="3CDD6EAA" w14:textId="77777777" w:rsidR="003F3EDE" w:rsidRPr="00FB0B06" w:rsidRDefault="003F3EDE" w:rsidP="0025185C">
            <w:pPr>
              <w:rPr>
                <w:rFonts w:ascii="Arial" w:eastAsia="Times New Roman" w:hAnsi="Arial" w:cs="Arial"/>
                <w:spacing w:val="-1"/>
                <w:sz w:val="20"/>
                <w:szCs w:val="20"/>
                <w:rPrChange w:id="819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196" w:author="Adelino Naquarta Sepalanga Domingos" w:date="2025-03-05T09:23:00Z" w16du:dateUtc="2025-03-05T08:23:00Z">
                  <w:rPr>
                    <w:rFonts w:ascii="Times New Roman" w:eastAsia="Times New Roman" w:hAnsi="Times New Roman"/>
                    <w:spacing w:val="-1"/>
                  </w:rPr>
                </w:rPrChange>
              </w:rPr>
              <w:t>Percentagem da taxa de imposto (</w:t>
            </w:r>
            <w:proofErr w:type="spellStart"/>
            <w:r w:rsidRPr="00FB0B06">
              <w:rPr>
                <w:rFonts w:ascii="Arial" w:eastAsia="Times New Roman" w:hAnsi="Arial" w:cs="Arial"/>
                <w:spacing w:val="-1"/>
                <w:sz w:val="20"/>
                <w:szCs w:val="20"/>
                <w:rPrChange w:id="8197" w:author="Adelino Naquarta Sepalanga Domingos" w:date="2025-03-05T09:23:00Z" w16du:dateUtc="2025-03-05T08:23:00Z">
                  <w:rPr>
                    <w:rFonts w:ascii="Times New Roman" w:eastAsia="Times New Roman" w:hAnsi="Times New Roman"/>
                    <w:spacing w:val="-1"/>
                  </w:rPr>
                </w:rPrChange>
              </w:rPr>
              <w:t>TaxPercentage</w:t>
            </w:r>
            <w:proofErr w:type="spellEnd"/>
            <w:r w:rsidRPr="00FB0B06">
              <w:rPr>
                <w:rFonts w:ascii="Arial" w:eastAsia="Times New Roman" w:hAnsi="Arial" w:cs="Arial"/>
                <w:spacing w:val="-1"/>
                <w:sz w:val="20"/>
                <w:szCs w:val="20"/>
                <w:rPrChange w:id="8198"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EB421B" w14:textId="77777777" w:rsidR="003F3EDE" w:rsidRPr="00FB0B06" w:rsidRDefault="003F3EDE" w:rsidP="0025185C">
            <w:pPr>
              <w:rPr>
                <w:rFonts w:ascii="Arial" w:eastAsia="Times New Roman" w:hAnsi="Arial" w:cs="Arial"/>
                <w:spacing w:val="-1"/>
                <w:sz w:val="20"/>
                <w:szCs w:val="20"/>
                <w:rPrChange w:id="819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00" w:author="Adelino Naquarta Sepalanga Domingos" w:date="2025-03-05T09:23:00Z" w16du:dateUtc="2025-03-05T08:23:00Z">
                  <w:rPr>
                    <w:rFonts w:ascii="Times New Roman" w:eastAsia="Times New Roman" w:hAnsi="Times New Roman"/>
                    <w:spacing w:val="-1"/>
                  </w:rPr>
                </w:rPrChange>
              </w:rPr>
              <w:t>Percentagem da taxa correspondente ao imposto aplicável ao campo 4.2.3.21.10. - Valor a débito (</w:t>
            </w:r>
            <w:proofErr w:type="spellStart"/>
            <w:r w:rsidRPr="00FB0B06">
              <w:rPr>
                <w:rFonts w:ascii="Arial" w:eastAsia="Times New Roman" w:hAnsi="Arial" w:cs="Arial"/>
                <w:spacing w:val="-1"/>
                <w:sz w:val="20"/>
                <w:szCs w:val="20"/>
                <w:rPrChange w:id="8201" w:author="Adelino Naquarta Sepalanga Domingos" w:date="2025-03-05T09:23:00Z" w16du:dateUtc="2025-03-05T08:23:00Z">
                  <w:rPr>
                    <w:rFonts w:ascii="Times New Roman" w:eastAsia="Times New Roman" w:hAnsi="Times New Roman"/>
                    <w:spacing w:val="-1"/>
                  </w:rPr>
                </w:rPrChange>
              </w:rPr>
              <w:t>DebitAmount</w:t>
            </w:r>
            <w:proofErr w:type="spellEnd"/>
            <w:r w:rsidRPr="00FB0B06">
              <w:rPr>
                <w:rFonts w:ascii="Arial" w:eastAsia="Times New Roman" w:hAnsi="Arial" w:cs="Arial"/>
                <w:spacing w:val="-1"/>
                <w:sz w:val="20"/>
                <w:szCs w:val="20"/>
                <w:rPrChange w:id="8202" w:author="Adelino Naquarta Sepalanga Domingos" w:date="2025-03-05T09:23:00Z" w16du:dateUtc="2025-03-05T08:23:00Z">
                  <w:rPr>
                    <w:rFonts w:ascii="Times New Roman" w:eastAsia="Times New Roman" w:hAnsi="Times New Roman"/>
                    <w:spacing w:val="-1"/>
                  </w:rPr>
                </w:rPrChange>
              </w:rPr>
              <w:t>) ou ao campo 4.2.3.21.11. - Valor a crédito (</w:t>
            </w:r>
            <w:proofErr w:type="spellStart"/>
            <w:r w:rsidRPr="00FB0B06">
              <w:rPr>
                <w:rFonts w:ascii="Arial" w:eastAsia="Times New Roman" w:hAnsi="Arial" w:cs="Arial"/>
                <w:spacing w:val="-1"/>
                <w:sz w:val="20"/>
                <w:szCs w:val="20"/>
                <w:rPrChange w:id="8203" w:author="Adelino Naquarta Sepalanga Domingos" w:date="2025-03-05T09:23:00Z" w16du:dateUtc="2025-03-05T08:23:00Z">
                  <w:rPr>
                    <w:rFonts w:ascii="Times New Roman" w:eastAsia="Times New Roman" w:hAnsi="Times New Roman"/>
                    <w:spacing w:val="-1"/>
                  </w:rPr>
                </w:rPrChange>
              </w:rPr>
              <w:t>CreditAmount</w:t>
            </w:r>
            <w:proofErr w:type="spellEnd"/>
            <w:r w:rsidRPr="00FB0B06">
              <w:rPr>
                <w:rFonts w:ascii="Arial" w:eastAsia="Times New Roman" w:hAnsi="Arial" w:cs="Arial"/>
                <w:spacing w:val="-1"/>
                <w:sz w:val="20"/>
                <w:szCs w:val="20"/>
                <w:rPrChange w:id="8204" w:author="Adelino Naquarta Sepalanga Domingos" w:date="2025-03-05T09:23:00Z" w16du:dateUtc="2025-03-05T08:23:00Z">
                  <w:rPr>
                    <w:rFonts w:ascii="Times New Roman" w:eastAsia="Times New Roman" w:hAnsi="Times New Roman"/>
                    <w:spacing w:val="-1"/>
                  </w:rPr>
                </w:rPrChange>
              </w:rPr>
              <w:t>).</w:t>
            </w:r>
          </w:p>
          <w:p w14:paraId="7D53D12F" w14:textId="77777777" w:rsidR="003F3EDE" w:rsidRPr="00FB0B06" w:rsidRDefault="003F3EDE" w:rsidP="0025185C">
            <w:pPr>
              <w:rPr>
                <w:rFonts w:ascii="Arial" w:eastAsia="Times New Roman" w:hAnsi="Arial" w:cs="Arial"/>
                <w:spacing w:val="-1"/>
                <w:sz w:val="20"/>
                <w:szCs w:val="20"/>
                <w:rPrChange w:id="820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06" w:author="Adelino Naquarta Sepalanga Domingos" w:date="2025-03-05T09:23:00Z" w16du:dateUtc="2025-03-05T08:23:00Z">
                  <w:rPr>
                    <w:rFonts w:ascii="Times New Roman" w:eastAsia="Times New Roman" w:hAnsi="Times New Roman"/>
                    <w:spacing w:val="-1"/>
                  </w:rPr>
                </w:rPrChange>
              </w:rPr>
              <w:t>No caso de isenção ou não sujeição a imposto, utilizar este campo com o valor “0” (zero).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8CEDF1" w14:textId="77777777" w:rsidR="003F3EDE" w:rsidRPr="00FB0B06" w:rsidRDefault="003F3EDE" w:rsidP="0025185C">
            <w:pPr>
              <w:jc w:val="center"/>
              <w:rPr>
                <w:rFonts w:ascii="Arial" w:eastAsia="Times New Roman" w:hAnsi="Arial" w:cs="Arial"/>
                <w:spacing w:val="-1"/>
                <w:sz w:val="20"/>
                <w:szCs w:val="20"/>
                <w:rPrChange w:id="8207" w:author="Adelino Naquarta Sepalanga Domingos" w:date="2025-03-05T09:23:00Z" w16du:dateUtc="2025-03-05T08:23:00Z">
                  <w:rPr>
                    <w:rFonts w:ascii="Times New Roman" w:eastAsia="Times New Roman" w:hAnsi="Times New Roman"/>
                    <w:spacing w:val="-1"/>
                  </w:rPr>
                </w:rPrChange>
              </w:rPr>
            </w:pPr>
          </w:p>
          <w:p w14:paraId="2090DF64" w14:textId="77777777" w:rsidR="003F3EDE" w:rsidRPr="00FB0B06" w:rsidRDefault="003F3EDE" w:rsidP="0025185C">
            <w:pPr>
              <w:jc w:val="center"/>
              <w:rPr>
                <w:rFonts w:ascii="Arial" w:eastAsia="Times New Roman" w:hAnsi="Arial" w:cs="Arial"/>
                <w:spacing w:val="-1"/>
                <w:sz w:val="20"/>
                <w:szCs w:val="20"/>
                <w:rPrChange w:id="8208" w:author="Adelino Naquarta Sepalanga Domingos" w:date="2025-03-05T09:23:00Z" w16du:dateUtc="2025-03-05T08:23:00Z">
                  <w:rPr>
                    <w:rFonts w:ascii="Times New Roman" w:eastAsia="Times New Roman" w:hAnsi="Times New Roman"/>
                    <w:spacing w:val="-1"/>
                  </w:rPr>
                </w:rPrChange>
              </w:rPr>
            </w:pPr>
          </w:p>
          <w:p w14:paraId="70D6B294" w14:textId="77777777" w:rsidR="003F3EDE" w:rsidRPr="00FB0B06" w:rsidRDefault="003F3EDE" w:rsidP="0025185C">
            <w:pPr>
              <w:jc w:val="center"/>
              <w:rPr>
                <w:rFonts w:ascii="Arial" w:eastAsia="Times New Roman" w:hAnsi="Arial" w:cs="Arial"/>
                <w:spacing w:val="-1"/>
                <w:sz w:val="20"/>
                <w:szCs w:val="20"/>
                <w:rPrChange w:id="8209" w:author="Adelino Naquarta Sepalanga Domingos" w:date="2025-03-05T09:23:00Z" w16du:dateUtc="2025-03-05T08:23:00Z">
                  <w:rPr>
                    <w:rFonts w:ascii="Times New Roman" w:eastAsia="Times New Roman" w:hAnsi="Times New Roman"/>
                    <w:spacing w:val="-1"/>
                  </w:rPr>
                </w:rPrChange>
              </w:rPr>
            </w:pPr>
          </w:p>
          <w:p w14:paraId="778DBAE5" w14:textId="77777777" w:rsidR="003F3EDE" w:rsidRPr="00FB0B06" w:rsidRDefault="003F3EDE" w:rsidP="0025185C">
            <w:pPr>
              <w:jc w:val="center"/>
              <w:rPr>
                <w:rFonts w:ascii="Arial" w:eastAsia="Times New Roman" w:hAnsi="Arial" w:cs="Arial"/>
                <w:spacing w:val="-1"/>
                <w:sz w:val="20"/>
                <w:szCs w:val="20"/>
                <w:rPrChange w:id="821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11" w:author="Adelino Naquarta Sepalanga Domingos" w:date="2025-03-05T09:23:00Z" w16du:dateUtc="2025-03-05T08:23:00Z">
                  <w:rPr>
                    <w:rFonts w:ascii="Times New Roman" w:eastAsia="Times New Roman" w:hAnsi="Times New Roman"/>
                    <w:spacing w:val="-1"/>
                  </w:rPr>
                </w:rPrChange>
              </w:rPr>
              <w:t>Decimal</w:t>
            </w:r>
          </w:p>
        </w:tc>
      </w:tr>
      <w:tr w:rsidR="003F3EDE" w:rsidRPr="00FB0B06" w14:paraId="689BBEF6" w14:textId="77777777" w:rsidTr="0025185C">
        <w:trPr>
          <w:trHeight w:val="197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F798F6" w14:textId="77777777" w:rsidR="003F3EDE" w:rsidRPr="00FB0B06" w:rsidRDefault="003F3EDE" w:rsidP="0025185C">
            <w:pPr>
              <w:jc w:val="center"/>
              <w:rPr>
                <w:rFonts w:ascii="Arial" w:eastAsia="Times New Roman" w:hAnsi="Arial" w:cs="Arial"/>
                <w:spacing w:val="-1"/>
                <w:sz w:val="20"/>
                <w:szCs w:val="20"/>
                <w:rPrChange w:id="8212" w:author="Adelino Naquarta Sepalanga Domingos" w:date="2025-03-05T09:23:00Z" w16du:dateUtc="2025-03-05T08:23:00Z">
                  <w:rPr>
                    <w:rFonts w:ascii="Times New Roman" w:eastAsia="Times New Roman" w:hAnsi="Times New Roman"/>
                    <w:spacing w:val="-1"/>
                  </w:rPr>
                </w:rPrChange>
              </w:rPr>
            </w:pPr>
          </w:p>
          <w:p w14:paraId="0CB3EE89" w14:textId="77777777" w:rsidR="003F3EDE" w:rsidRPr="00FB0B06" w:rsidRDefault="003F3EDE" w:rsidP="0025185C">
            <w:pPr>
              <w:jc w:val="center"/>
              <w:rPr>
                <w:rFonts w:ascii="Arial" w:eastAsia="Times New Roman" w:hAnsi="Arial" w:cs="Arial"/>
                <w:spacing w:val="-1"/>
                <w:sz w:val="20"/>
                <w:szCs w:val="20"/>
                <w:rPrChange w:id="8213" w:author="Adelino Naquarta Sepalanga Domingos" w:date="2025-03-05T09:23:00Z" w16du:dateUtc="2025-03-05T08:23:00Z">
                  <w:rPr>
                    <w:rFonts w:ascii="Times New Roman" w:eastAsia="Times New Roman" w:hAnsi="Times New Roman"/>
                    <w:spacing w:val="-1"/>
                  </w:rPr>
                </w:rPrChange>
              </w:rPr>
            </w:pPr>
          </w:p>
          <w:p w14:paraId="6DD2B716" w14:textId="77777777" w:rsidR="003F3EDE" w:rsidRPr="00FB0B06" w:rsidRDefault="003F3EDE" w:rsidP="0025185C">
            <w:pPr>
              <w:jc w:val="center"/>
              <w:rPr>
                <w:rFonts w:ascii="Arial" w:eastAsia="Times New Roman" w:hAnsi="Arial" w:cs="Arial"/>
                <w:spacing w:val="-1"/>
                <w:sz w:val="20"/>
                <w:szCs w:val="20"/>
                <w:rPrChange w:id="821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15" w:author="Adelino Naquarta Sepalanga Domingos" w:date="2025-03-05T09:23:00Z" w16du:dateUtc="2025-03-05T08:23:00Z">
                  <w:rPr>
                    <w:rFonts w:ascii="Times New Roman" w:eastAsia="Times New Roman" w:hAnsi="Times New Roman"/>
                    <w:spacing w:val="-1"/>
                  </w:rPr>
                </w:rPrChange>
              </w:rPr>
              <w:t>4.2.3.21.13.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7C6C579" w14:textId="77777777" w:rsidR="003F3EDE" w:rsidRPr="00FB0B06" w:rsidRDefault="003F3EDE" w:rsidP="0025185C">
            <w:pPr>
              <w:jc w:val="center"/>
              <w:rPr>
                <w:rFonts w:ascii="Arial" w:eastAsia="Times New Roman" w:hAnsi="Arial" w:cs="Arial"/>
                <w:spacing w:val="-1"/>
                <w:sz w:val="20"/>
                <w:szCs w:val="20"/>
                <w:rPrChange w:id="821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927DD0" w14:textId="77777777" w:rsidR="003F3EDE" w:rsidRPr="00FB0B06" w:rsidRDefault="003F3EDE" w:rsidP="0025185C">
            <w:pPr>
              <w:rPr>
                <w:rFonts w:ascii="Arial" w:eastAsia="Times New Roman" w:hAnsi="Arial" w:cs="Arial"/>
                <w:spacing w:val="-1"/>
                <w:sz w:val="20"/>
                <w:szCs w:val="20"/>
                <w:rPrChange w:id="8217" w:author="Adelino Naquarta Sepalanga Domingos" w:date="2025-03-05T09:23:00Z" w16du:dateUtc="2025-03-05T08:23:00Z">
                  <w:rPr>
                    <w:rFonts w:ascii="Times New Roman" w:eastAsia="Times New Roman" w:hAnsi="Times New Roman"/>
                    <w:spacing w:val="-1"/>
                  </w:rPr>
                </w:rPrChange>
              </w:rPr>
            </w:pPr>
          </w:p>
          <w:p w14:paraId="21F159A6" w14:textId="77777777" w:rsidR="003F3EDE" w:rsidRPr="00FB0B06" w:rsidRDefault="003F3EDE" w:rsidP="0025185C">
            <w:pPr>
              <w:rPr>
                <w:rFonts w:ascii="Arial" w:eastAsia="Times New Roman" w:hAnsi="Arial" w:cs="Arial"/>
                <w:spacing w:val="-1"/>
                <w:sz w:val="20"/>
                <w:szCs w:val="20"/>
                <w:rPrChange w:id="8218" w:author="Adelino Naquarta Sepalanga Domingos" w:date="2025-03-05T09:23:00Z" w16du:dateUtc="2025-03-05T08:23:00Z">
                  <w:rPr>
                    <w:rFonts w:ascii="Times New Roman" w:eastAsia="Times New Roman" w:hAnsi="Times New Roman"/>
                    <w:spacing w:val="-1"/>
                  </w:rPr>
                </w:rPrChange>
              </w:rPr>
            </w:pPr>
          </w:p>
          <w:p w14:paraId="4308FAEA" w14:textId="77777777" w:rsidR="003F3EDE" w:rsidRPr="00FB0B06" w:rsidRDefault="003F3EDE" w:rsidP="0025185C">
            <w:pPr>
              <w:rPr>
                <w:rFonts w:ascii="Arial" w:eastAsia="Times New Roman" w:hAnsi="Arial" w:cs="Arial"/>
                <w:spacing w:val="-1"/>
                <w:sz w:val="20"/>
                <w:szCs w:val="20"/>
                <w:rPrChange w:id="821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20" w:author="Adelino Naquarta Sepalanga Domingos" w:date="2025-03-05T09:23:00Z" w16du:dateUtc="2025-03-05T08:23:00Z">
                  <w:rPr>
                    <w:rFonts w:ascii="Times New Roman" w:eastAsia="Times New Roman" w:hAnsi="Times New Roman"/>
                    <w:spacing w:val="-1"/>
                  </w:rPr>
                </w:rPrChange>
              </w:rPr>
              <w:t>Motivo da isenção de imposto</w:t>
            </w:r>
          </w:p>
          <w:p w14:paraId="4A8EB308" w14:textId="77777777" w:rsidR="003F3EDE" w:rsidRPr="00FB0B06" w:rsidRDefault="003F3EDE" w:rsidP="0025185C">
            <w:pPr>
              <w:rPr>
                <w:rFonts w:ascii="Arial" w:eastAsia="Times New Roman" w:hAnsi="Arial" w:cs="Arial"/>
                <w:spacing w:val="-1"/>
                <w:sz w:val="20"/>
                <w:szCs w:val="20"/>
                <w:rPrChange w:id="822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22" w:author="Adelino Naquarta Sepalanga Domingos" w:date="2025-03-05T09:23:00Z" w16du:dateUtc="2025-03-05T08:23:00Z">
                  <w:rPr>
                    <w:rFonts w:ascii="Times New Roman" w:eastAsia="Times New Roman" w:hAnsi="Times New Roman"/>
                    <w:spacing w:val="-1"/>
                  </w:rPr>
                </w:rPrChange>
              </w:rPr>
              <w:t>(</w:t>
            </w:r>
            <w:proofErr w:type="spellStart"/>
            <w:r w:rsidRPr="00FB0B06">
              <w:rPr>
                <w:rFonts w:ascii="Arial" w:eastAsia="Times New Roman" w:hAnsi="Arial" w:cs="Arial"/>
                <w:spacing w:val="-1"/>
                <w:sz w:val="20"/>
                <w:szCs w:val="20"/>
                <w:rPrChange w:id="8223" w:author="Adelino Naquarta Sepalanga Domingos" w:date="2025-03-05T09:23:00Z" w16du:dateUtc="2025-03-05T08:23:00Z">
                  <w:rPr>
                    <w:rFonts w:ascii="Times New Roman" w:eastAsia="Times New Roman" w:hAnsi="Times New Roman"/>
                    <w:spacing w:val="-1"/>
                  </w:rPr>
                </w:rPrChange>
              </w:rPr>
              <w:t>TaxExemptionReason</w:t>
            </w:r>
            <w:proofErr w:type="spellEnd"/>
            <w:r w:rsidRPr="00FB0B06">
              <w:rPr>
                <w:rFonts w:ascii="Arial" w:eastAsia="Times New Roman" w:hAnsi="Arial" w:cs="Arial"/>
                <w:spacing w:val="-1"/>
                <w:sz w:val="20"/>
                <w:szCs w:val="20"/>
                <w:rPrChange w:id="8224"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771372" w14:textId="77777777" w:rsidR="003F3EDE" w:rsidRPr="00FB0B06" w:rsidRDefault="003F3EDE" w:rsidP="0025185C">
            <w:pPr>
              <w:rPr>
                <w:rFonts w:ascii="Arial" w:eastAsia="Times New Roman" w:hAnsi="Arial" w:cs="Arial"/>
                <w:spacing w:val="-1"/>
                <w:sz w:val="20"/>
                <w:szCs w:val="20"/>
                <w:rPrChange w:id="822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26" w:author="Adelino Naquarta Sepalanga Domingos" w:date="2025-03-05T09:23:00Z" w16du:dateUtc="2025-03-05T08:23:00Z">
                  <w:rPr>
                    <w:rFonts w:ascii="Times New Roman" w:eastAsia="Times New Roman" w:hAnsi="Times New Roman"/>
                    <w:spacing w:val="-1"/>
                  </w:rPr>
                </w:rPrChange>
              </w:rPr>
              <w:t xml:space="preserve">O seu preenchimento é obrigatório, quando o campo </w:t>
            </w:r>
            <w:proofErr w:type="gramStart"/>
            <w:r w:rsidRPr="00FB0B06">
              <w:rPr>
                <w:rFonts w:ascii="Arial" w:eastAsia="Times New Roman" w:hAnsi="Arial" w:cs="Arial"/>
                <w:spacing w:val="-1"/>
                <w:sz w:val="20"/>
                <w:szCs w:val="20"/>
                <w:rPrChange w:id="8227" w:author="Adelino Naquarta Sepalanga Domingos" w:date="2025-03-05T09:23:00Z" w16du:dateUtc="2025-03-05T08:23:00Z">
                  <w:rPr>
                    <w:rFonts w:ascii="Times New Roman" w:eastAsia="Times New Roman" w:hAnsi="Times New Roman"/>
                    <w:spacing w:val="-1"/>
                  </w:rPr>
                </w:rPrChange>
              </w:rPr>
              <w:t>4.2.3.21.12.4  -</w:t>
            </w:r>
            <w:proofErr w:type="gramEnd"/>
          </w:p>
          <w:p w14:paraId="7631D893" w14:textId="77777777" w:rsidR="003F3EDE" w:rsidRPr="00FB0B06" w:rsidRDefault="003F3EDE" w:rsidP="0025185C">
            <w:pPr>
              <w:rPr>
                <w:rFonts w:ascii="Arial" w:eastAsia="Times New Roman" w:hAnsi="Arial" w:cs="Arial"/>
                <w:spacing w:val="-1"/>
                <w:sz w:val="20"/>
                <w:szCs w:val="20"/>
                <w:rPrChange w:id="822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29" w:author="Adelino Naquarta Sepalanga Domingos" w:date="2025-03-05T09:23:00Z" w16du:dateUtc="2025-03-05T08:23:00Z">
                  <w:rPr>
                    <w:rFonts w:ascii="Times New Roman" w:eastAsia="Times New Roman" w:hAnsi="Times New Roman"/>
                    <w:spacing w:val="-1"/>
                  </w:rPr>
                </w:rPrChange>
              </w:rPr>
              <w:t>Percentagem da taxa de imposto (</w:t>
            </w:r>
            <w:proofErr w:type="spellStart"/>
            <w:r w:rsidRPr="00FB0B06">
              <w:rPr>
                <w:rFonts w:ascii="Arial" w:eastAsia="Times New Roman" w:hAnsi="Arial" w:cs="Arial"/>
                <w:spacing w:val="-1"/>
                <w:sz w:val="20"/>
                <w:szCs w:val="20"/>
                <w:rPrChange w:id="8230" w:author="Adelino Naquarta Sepalanga Domingos" w:date="2025-03-05T09:23:00Z" w16du:dateUtc="2025-03-05T08:23:00Z">
                  <w:rPr>
                    <w:rFonts w:ascii="Times New Roman" w:eastAsia="Times New Roman" w:hAnsi="Times New Roman"/>
                    <w:spacing w:val="-1"/>
                  </w:rPr>
                </w:rPrChange>
              </w:rPr>
              <w:t>TaxPercentage</w:t>
            </w:r>
            <w:proofErr w:type="spellEnd"/>
            <w:r w:rsidRPr="00FB0B06">
              <w:rPr>
                <w:rFonts w:ascii="Arial" w:eastAsia="Times New Roman" w:hAnsi="Arial" w:cs="Arial"/>
                <w:spacing w:val="-1"/>
                <w:sz w:val="20"/>
                <w:szCs w:val="20"/>
                <w:rPrChange w:id="8231" w:author="Adelino Naquarta Sepalanga Domingos" w:date="2025-03-05T09:23:00Z" w16du:dateUtc="2025-03-05T08:23:00Z">
                  <w:rPr>
                    <w:rFonts w:ascii="Times New Roman" w:eastAsia="Times New Roman" w:hAnsi="Times New Roman"/>
                    <w:spacing w:val="-1"/>
                  </w:rPr>
                </w:rPrChange>
              </w:rPr>
              <w:t>) é igual a “0” (zero), devendo ser referido o preceito legal aplicável.</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4E6946" w14:textId="77777777" w:rsidR="003F3EDE" w:rsidRPr="00FB0B06" w:rsidRDefault="003F3EDE" w:rsidP="0025185C">
            <w:pPr>
              <w:jc w:val="center"/>
              <w:rPr>
                <w:rFonts w:ascii="Arial" w:eastAsia="Times New Roman" w:hAnsi="Arial" w:cs="Arial"/>
                <w:spacing w:val="-1"/>
                <w:sz w:val="20"/>
                <w:szCs w:val="20"/>
                <w:rPrChange w:id="8232" w:author="Adelino Naquarta Sepalanga Domingos" w:date="2025-03-05T09:23:00Z" w16du:dateUtc="2025-03-05T08:23:00Z">
                  <w:rPr>
                    <w:rFonts w:ascii="Times New Roman" w:eastAsia="Times New Roman" w:hAnsi="Times New Roman"/>
                    <w:spacing w:val="-1"/>
                  </w:rPr>
                </w:rPrChange>
              </w:rPr>
            </w:pPr>
          </w:p>
          <w:p w14:paraId="68299598" w14:textId="77777777" w:rsidR="003F3EDE" w:rsidRPr="00FB0B06" w:rsidRDefault="003F3EDE" w:rsidP="0025185C">
            <w:pPr>
              <w:jc w:val="center"/>
              <w:rPr>
                <w:rFonts w:ascii="Arial" w:eastAsia="Times New Roman" w:hAnsi="Arial" w:cs="Arial"/>
                <w:spacing w:val="-1"/>
                <w:sz w:val="20"/>
                <w:szCs w:val="20"/>
                <w:rPrChange w:id="8233" w:author="Adelino Naquarta Sepalanga Domingos" w:date="2025-03-05T09:23:00Z" w16du:dateUtc="2025-03-05T08:23:00Z">
                  <w:rPr>
                    <w:rFonts w:ascii="Times New Roman" w:eastAsia="Times New Roman" w:hAnsi="Times New Roman"/>
                    <w:spacing w:val="-1"/>
                  </w:rPr>
                </w:rPrChange>
              </w:rPr>
            </w:pPr>
          </w:p>
          <w:p w14:paraId="1E5CC91A" w14:textId="77777777" w:rsidR="003F3EDE" w:rsidRPr="00FB0B06" w:rsidRDefault="003F3EDE" w:rsidP="0025185C">
            <w:pPr>
              <w:jc w:val="center"/>
              <w:rPr>
                <w:rFonts w:ascii="Arial" w:eastAsia="Times New Roman" w:hAnsi="Arial" w:cs="Arial"/>
                <w:spacing w:val="-1"/>
                <w:sz w:val="20"/>
                <w:szCs w:val="20"/>
                <w:rPrChange w:id="823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35" w:author="Adelino Naquarta Sepalanga Domingos" w:date="2025-03-05T09:23:00Z" w16du:dateUtc="2025-03-05T08:23:00Z">
                  <w:rPr>
                    <w:rFonts w:ascii="Times New Roman" w:eastAsia="Times New Roman" w:hAnsi="Times New Roman"/>
                    <w:spacing w:val="-1"/>
                  </w:rPr>
                </w:rPrChange>
              </w:rPr>
              <w:t>Texto 60</w:t>
            </w:r>
          </w:p>
        </w:tc>
      </w:tr>
      <w:tr w:rsidR="003F3EDE" w:rsidRPr="00FB0B06" w14:paraId="23F3ADCD" w14:textId="77777777" w:rsidTr="0025185C">
        <w:trPr>
          <w:trHeight w:val="90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F9DF60" w14:textId="77777777" w:rsidR="003F3EDE" w:rsidRPr="00FB0B06" w:rsidRDefault="003F3EDE" w:rsidP="0025185C">
            <w:pPr>
              <w:jc w:val="center"/>
              <w:rPr>
                <w:rFonts w:ascii="Arial" w:eastAsia="Times New Roman" w:hAnsi="Arial" w:cs="Arial"/>
                <w:spacing w:val="-1"/>
                <w:sz w:val="20"/>
                <w:szCs w:val="20"/>
                <w:rPrChange w:id="8236" w:author="Adelino Naquarta Sepalanga Domingos" w:date="2025-03-05T09:23:00Z" w16du:dateUtc="2025-03-05T08:23:00Z">
                  <w:rPr>
                    <w:rFonts w:ascii="Times New Roman" w:eastAsia="Times New Roman" w:hAnsi="Times New Roman"/>
                    <w:spacing w:val="-1"/>
                  </w:rPr>
                </w:rPrChange>
              </w:rPr>
            </w:pPr>
          </w:p>
          <w:p w14:paraId="41FB30F4" w14:textId="77777777" w:rsidR="003F3EDE" w:rsidRPr="00FB0B06" w:rsidRDefault="003F3EDE" w:rsidP="0025185C">
            <w:pPr>
              <w:jc w:val="center"/>
              <w:rPr>
                <w:rFonts w:ascii="Arial" w:eastAsia="Times New Roman" w:hAnsi="Arial" w:cs="Arial"/>
                <w:spacing w:val="-1"/>
                <w:sz w:val="20"/>
                <w:szCs w:val="20"/>
                <w:rPrChange w:id="8237" w:author="Adelino Naquarta Sepalanga Domingos" w:date="2025-03-05T09:23:00Z" w16du:dateUtc="2025-03-05T08:23:00Z">
                  <w:rPr>
                    <w:rFonts w:ascii="Times New Roman" w:eastAsia="Times New Roman" w:hAnsi="Times New Roman"/>
                    <w:spacing w:val="-1"/>
                  </w:rPr>
                </w:rPrChange>
              </w:rPr>
            </w:pPr>
          </w:p>
          <w:p w14:paraId="5C91DAA1" w14:textId="77777777" w:rsidR="003F3EDE" w:rsidRPr="00FB0B06" w:rsidRDefault="003F3EDE" w:rsidP="0025185C">
            <w:pPr>
              <w:jc w:val="center"/>
              <w:rPr>
                <w:rFonts w:ascii="Arial" w:eastAsia="Times New Roman" w:hAnsi="Arial" w:cs="Arial"/>
                <w:spacing w:val="-1"/>
                <w:sz w:val="20"/>
                <w:szCs w:val="20"/>
                <w:rPrChange w:id="8238" w:author="Adelino Naquarta Sepalanga Domingos" w:date="2025-03-05T09:23:00Z" w16du:dateUtc="2025-03-05T08:23:00Z">
                  <w:rPr>
                    <w:rFonts w:ascii="Times New Roman" w:eastAsia="Times New Roman" w:hAnsi="Times New Roman"/>
                    <w:spacing w:val="-1"/>
                  </w:rPr>
                </w:rPrChange>
              </w:rPr>
            </w:pPr>
          </w:p>
          <w:p w14:paraId="627D3218" w14:textId="77777777" w:rsidR="003F3EDE" w:rsidRPr="00FB0B06" w:rsidRDefault="003F3EDE" w:rsidP="0025185C">
            <w:pPr>
              <w:jc w:val="center"/>
              <w:rPr>
                <w:rFonts w:ascii="Arial" w:eastAsia="Times New Roman" w:hAnsi="Arial" w:cs="Arial"/>
                <w:spacing w:val="-1"/>
                <w:sz w:val="20"/>
                <w:szCs w:val="20"/>
                <w:rPrChange w:id="8239" w:author="Adelino Naquarta Sepalanga Domingos" w:date="2025-03-05T09:23:00Z" w16du:dateUtc="2025-03-05T08:23:00Z">
                  <w:rPr>
                    <w:rFonts w:ascii="Times New Roman" w:eastAsia="Times New Roman" w:hAnsi="Times New Roman"/>
                    <w:spacing w:val="-1"/>
                  </w:rPr>
                </w:rPrChange>
              </w:rPr>
            </w:pPr>
          </w:p>
          <w:p w14:paraId="77F7BA3A" w14:textId="77777777" w:rsidR="003F3EDE" w:rsidRPr="00FB0B06" w:rsidRDefault="003F3EDE" w:rsidP="0025185C">
            <w:pPr>
              <w:jc w:val="center"/>
              <w:rPr>
                <w:rFonts w:ascii="Arial" w:eastAsia="Times New Roman" w:hAnsi="Arial" w:cs="Arial"/>
                <w:spacing w:val="-1"/>
                <w:sz w:val="20"/>
                <w:szCs w:val="20"/>
                <w:rPrChange w:id="824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41" w:author="Adelino Naquarta Sepalanga Domingos" w:date="2025-03-05T09:23:00Z" w16du:dateUtc="2025-03-05T08:23:00Z">
                  <w:rPr>
                    <w:rFonts w:ascii="Times New Roman" w:eastAsia="Times New Roman" w:hAnsi="Times New Roman"/>
                    <w:spacing w:val="-1"/>
                  </w:rPr>
                </w:rPrChange>
              </w:rPr>
              <w:t>4.2.3.21.14.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5B03868" w14:textId="77777777" w:rsidR="003F3EDE" w:rsidRPr="00FB0B06" w:rsidRDefault="003F3EDE" w:rsidP="0025185C">
            <w:pPr>
              <w:jc w:val="center"/>
              <w:rPr>
                <w:rFonts w:ascii="Arial" w:eastAsia="Times New Roman" w:hAnsi="Arial" w:cs="Arial"/>
                <w:spacing w:val="-1"/>
                <w:sz w:val="20"/>
                <w:szCs w:val="20"/>
                <w:rPrChange w:id="8242"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70D902" w14:textId="77777777" w:rsidR="003F3EDE" w:rsidRPr="00FB0B06" w:rsidRDefault="003F3EDE" w:rsidP="0025185C">
            <w:pPr>
              <w:rPr>
                <w:rFonts w:ascii="Arial" w:eastAsia="Times New Roman" w:hAnsi="Arial" w:cs="Arial"/>
                <w:spacing w:val="-1"/>
                <w:sz w:val="20"/>
                <w:szCs w:val="20"/>
                <w:rPrChange w:id="8243" w:author="Adelino Naquarta Sepalanga Domingos" w:date="2025-03-05T09:23:00Z" w16du:dateUtc="2025-03-05T08:23:00Z">
                  <w:rPr>
                    <w:rFonts w:ascii="Times New Roman" w:eastAsia="Times New Roman" w:hAnsi="Times New Roman"/>
                    <w:spacing w:val="-1"/>
                  </w:rPr>
                </w:rPrChange>
              </w:rPr>
            </w:pPr>
          </w:p>
          <w:p w14:paraId="7841D280" w14:textId="77777777" w:rsidR="003F3EDE" w:rsidRPr="00FB0B06" w:rsidRDefault="003F3EDE" w:rsidP="0025185C">
            <w:pPr>
              <w:rPr>
                <w:rFonts w:ascii="Arial" w:eastAsia="Times New Roman" w:hAnsi="Arial" w:cs="Arial"/>
                <w:spacing w:val="-1"/>
                <w:sz w:val="20"/>
                <w:szCs w:val="20"/>
                <w:rPrChange w:id="8244" w:author="Adelino Naquarta Sepalanga Domingos" w:date="2025-03-05T09:23:00Z" w16du:dateUtc="2025-03-05T08:23:00Z">
                  <w:rPr>
                    <w:rFonts w:ascii="Times New Roman" w:eastAsia="Times New Roman" w:hAnsi="Times New Roman"/>
                    <w:spacing w:val="-1"/>
                  </w:rPr>
                </w:rPrChange>
              </w:rPr>
            </w:pPr>
          </w:p>
          <w:p w14:paraId="10358239" w14:textId="77777777" w:rsidR="003F3EDE" w:rsidRPr="00FB0B06" w:rsidRDefault="003F3EDE" w:rsidP="0025185C">
            <w:pPr>
              <w:rPr>
                <w:rFonts w:ascii="Arial" w:eastAsia="Times New Roman" w:hAnsi="Arial" w:cs="Arial"/>
                <w:spacing w:val="-1"/>
                <w:sz w:val="20"/>
                <w:szCs w:val="20"/>
                <w:rPrChange w:id="8245" w:author="Adelino Naquarta Sepalanga Domingos" w:date="2025-03-05T09:23:00Z" w16du:dateUtc="2025-03-05T08:23:00Z">
                  <w:rPr>
                    <w:rFonts w:ascii="Times New Roman" w:eastAsia="Times New Roman" w:hAnsi="Times New Roman"/>
                    <w:spacing w:val="-1"/>
                  </w:rPr>
                </w:rPrChange>
              </w:rPr>
            </w:pPr>
          </w:p>
          <w:p w14:paraId="6FD172C9" w14:textId="77777777" w:rsidR="003F3EDE" w:rsidRPr="00FB0B06" w:rsidRDefault="003F3EDE" w:rsidP="0025185C">
            <w:pPr>
              <w:rPr>
                <w:rFonts w:ascii="Arial" w:eastAsia="Times New Roman" w:hAnsi="Arial" w:cs="Arial"/>
                <w:spacing w:val="-1"/>
                <w:sz w:val="20"/>
                <w:szCs w:val="20"/>
                <w:rPrChange w:id="8246" w:author="Adelino Naquarta Sepalanga Domingos" w:date="2025-03-05T09:23:00Z" w16du:dateUtc="2025-03-05T08:23:00Z">
                  <w:rPr>
                    <w:rFonts w:ascii="Times New Roman" w:eastAsia="Times New Roman" w:hAnsi="Times New Roman"/>
                    <w:spacing w:val="-1"/>
                  </w:rPr>
                </w:rPrChange>
              </w:rPr>
            </w:pPr>
          </w:p>
          <w:p w14:paraId="512D7E0F" w14:textId="77777777" w:rsidR="003F3EDE" w:rsidRPr="00FB0B06" w:rsidRDefault="003F3EDE" w:rsidP="0025185C">
            <w:pPr>
              <w:rPr>
                <w:rFonts w:ascii="Arial" w:eastAsia="Times New Roman" w:hAnsi="Arial" w:cs="Arial"/>
                <w:spacing w:val="-1"/>
                <w:sz w:val="20"/>
                <w:szCs w:val="20"/>
                <w:rPrChange w:id="824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48" w:author="Adelino Naquarta Sepalanga Domingos" w:date="2025-03-05T09:23:00Z" w16du:dateUtc="2025-03-05T08:23:00Z">
                  <w:rPr>
                    <w:rFonts w:ascii="Times New Roman" w:eastAsia="Times New Roman" w:hAnsi="Times New Roman"/>
                    <w:spacing w:val="-1"/>
                  </w:rPr>
                </w:rPrChange>
              </w:rPr>
              <w:t>Código do motivo de isenção de imposto (</w:t>
            </w:r>
            <w:proofErr w:type="spellStart"/>
            <w:r w:rsidRPr="00FB0B06">
              <w:rPr>
                <w:rFonts w:ascii="Arial" w:eastAsia="Times New Roman" w:hAnsi="Arial" w:cs="Arial"/>
                <w:spacing w:val="-1"/>
                <w:sz w:val="20"/>
                <w:szCs w:val="20"/>
                <w:rPrChange w:id="8249" w:author="Adelino Naquarta Sepalanga Domingos" w:date="2025-03-05T09:23:00Z" w16du:dateUtc="2025-03-05T08:23:00Z">
                  <w:rPr>
                    <w:rFonts w:ascii="Times New Roman" w:eastAsia="Times New Roman" w:hAnsi="Times New Roman"/>
                    <w:spacing w:val="-1"/>
                  </w:rPr>
                </w:rPrChange>
              </w:rPr>
              <w:t>TaxExemptionCode</w:t>
            </w:r>
            <w:proofErr w:type="spellEnd"/>
            <w:r w:rsidRPr="00FB0B06">
              <w:rPr>
                <w:rFonts w:ascii="Arial" w:eastAsia="Times New Roman" w:hAnsi="Arial" w:cs="Arial"/>
                <w:spacing w:val="-1"/>
                <w:sz w:val="20"/>
                <w:szCs w:val="20"/>
                <w:rPrChange w:id="8250"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49D4CC" w14:textId="77777777" w:rsidR="003F3EDE" w:rsidRPr="00FB0B06" w:rsidRDefault="003F3EDE" w:rsidP="0025185C">
            <w:pPr>
              <w:rPr>
                <w:rFonts w:ascii="Arial" w:eastAsia="Times New Roman" w:hAnsi="Arial" w:cs="Arial"/>
                <w:spacing w:val="-1"/>
                <w:sz w:val="20"/>
                <w:szCs w:val="20"/>
                <w:rPrChange w:id="825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52" w:author="Adelino Naquarta Sepalanga Domingos" w:date="2025-03-05T09:23:00Z" w16du:dateUtc="2025-03-05T08:23:00Z">
                  <w:rPr>
                    <w:rFonts w:ascii="Times New Roman" w:eastAsia="Times New Roman" w:hAnsi="Times New Roman"/>
                    <w:spacing w:val="-1"/>
                  </w:rPr>
                </w:rPrChange>
              </w:rPr>
              <w:t>Deve ser preenchido com o código do motivo de isenção ou não liquidação.</w:t>
            </w:r>
          </w:p>
          <w:p w14:paraId="00757DAA" w14:textId="77777777" w:rsidR="003F3EDE" w:rsidRPr="00FB0B06" w:rsidRDefault="003F3EDE" w:rsidP="0025185C">
            <w:pPr>
              <w:rPr>
                <w:rFonts w:ascii="Arial" w:eastAsia="Times New Roman" w:hAnsi="Arial" w:cs="Arial"/>
                <w:spacing w:val="-1"/>
                <w:sz w:val="20"/>
                <w:szCs w:val="20"/>
                <w:rPrChange w:id="825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54" w:author="Adelino Naquarta Sepalanga Domingos" w:date="2025-03-05T09:23:00Z" w16du:dateUtc="2025-03-05T08:23:00Z">
                  <w:rPr>
                    <w:rFonts w:ascii="Times New Roman" w:eastAsia="Times New Roman" w:hAnsi="Times New Roman"/>
                    <w:spacing w:val="-1"/>
                  </w:rPr>
                </w:rPrChange>
              </w:rPr>
              <w:t>O preenchimento é obrigatório, quando o campo 4.2.3.21.12.4 - Percentagem da taxa de imposto (</w:t>
            </w:r>
            <w:proofErr w:type="spellStart"/>
            <w:r w:rsidRPr="00FB0B06">
              <w:rPr>
                <w:rFonts w:ascii="Arial" w:eastAsia="Times New Roman" w:hAnsi="Arial" w:cs="Arial"/>
                <w:spacing w:val="-1"/>
                <w:sz w:val="20"/>
                <w:szCs w:val="20"/>
                <w:rPrChange w:id="8255" w:author="Adelino Naquarta Sepalanga Domingos" w:date="2025-03-05T09:23:00Z" w16du:dateUtc="2025-03-05T08:23:00Z">
                  <w:rPr>
                    <w:rFonts w:ascii="Times New Roman" w:eastAsia="Times New Roman" w:hAnsi="Times New Roman"/>
                    <w:spacing w:val="-1"/>
                  </w:rPr>
                </w:rPrChange>
              </w:rPr>
              <w:t>TaxPercentage</w:t>
            </w:r>
            <w:proofErr w:type="spellEnd"/>
            <w:r w:rsidRPr="00FB0B06">
              <w:rPr>
                <w:rFonts w:ascii="Arial" w:eastAsia="Times New Roman" w:hAnsi="Arial" w:cs="Arial"/>
                <w:spacing w:val="-1"/>
                <w:sz w:val="20"/>
                <w:szCs w:val="20"/>
                <w:rPrChange w:id="8256" w:author="Adelino Naquarta Sepalanga Domingos" w:date="2025-03-05T09:23:00Z" w16du:dateUtc="2025-03-05T08:23:00Z">
                  <w:rPr>
                    <w:rFonts w:ascii="Times New Roman" w:eastAsia="Times New Roman" w:hAnsi="Times New Roman"/>
                    <w:spacing w:val="-1"/>
                  </w:rPr>
                </w:rPrChange>
              </w:rPr>
              <w:t>) é igual a zero.</w:t>
            </w:r>
          </w:p>
          <w:p w14:paraId="36629749" w14:textId="77777777" w:rsidR="003F3EDE" w:rsidRPr="00FB0B06" w:rsidRDefault="003F3EDE" w:rsidP="0025185C">
            <w:pPr>
              <w:rPr>
                <w:rFonts w:ascii="Arial" w:eastAsia="Times New Roman" w:hAnsi="Arial" w:cs="Arial"/>
                <w:spacing w:val="-1"/>
                <w:sz w:val="20"/>
                <w:szCs w:val="20"/>
                <w:rPrChange w:id="825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58" w:author="Adelino Naquarta Sepalanga Domingos" w:date="2025-03-05T09:23:00Z" w16du:dateUtc="2025-03-05T08:23:00Z">
                  <w:rPr>
                    <w:rFonts w:ascii="Times New Roman" w:eastAsia="Times New Roman" w:hAnsi="Times New Roman"/>
                    <w:spacing w:val="-1"/>
                  </w:rPr>
                </w:rPrChange>
              </w:rPr>
              <w:t>Este campo deve ser igualmente preenchido nos casos de não sujeição aos impostos referidos na tabela 2.5. – Tabela de impostos (</w:t>
            </w:r>
            <w:proofErr w:type="spellStart"/>
            <w:r w:rsidRPr="00FB0B06">
              <w:rPr>
                <w:rFonts w:ascii="Arial" w:eastAsia="Times New Roman" w:hAnsi="Arial" w:cs="Arial"/>
                <w:spacing w:val="-1"/>
                <w:sz w:val="20"/>
                <w:szCs w:val="20"/>
                <w:rPrChange w:id="8259" w:author="Adelino Naquarta Sepalanga Domingos" w:date="2025-03-05T09:23:00Z" w16du:dateUtc="2025-03-05T08:23:00Z">
                  <w:rPr>
                    <w:rFonts w:ascii="Times New Roman" w:eastAsia="Times New Roman" w:hAnsi="Times New Roman"/>
                    <w:spacing w:val="-1"/>
                  </w:rPr>
                </w:rPrChange>
              </w:rPr>
              <w:t>TaxTable</w:t>
            </w:r>
            <w:proofErr w:type="spellEnd"/>
            <w:r w:rsidRPr="00FB0B06">
              <w:rPr>
                <w:rFonts w:ascii="Arial" w:eastAsia="Times New Roman" w:hAnsi="Arial" w:cs="Arial"/>
                <w:spacing w:val="-1"/>
                <w:sz w:val="20"/>
                <w:szCs w:val="20"/>
                <w:rPrChange w:id="8260" w:author="Adelino Naquarta Sepalanga Domingos" w:date="2025-03-05T09:23:00Z" w16du:dateUtc="2025-03-05T08:23:00Z">
                  <w:rPr>
                    <w:rFonts w:ascii="Times New Roman" w:eastAsia="Times New Roman" w:hAnsi="Times New Roman"/>
                    <w:spacing w:val="-1"/>
                  </w:rPr>
                </w:rPrChange>
              </w:rPr>
              <w:t>).</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528BA8" w14:textId="77777777" w:rsidR="003F3EDE" w:rsidRPr="00FB0B06" w:rsidRDefault="003F3EDE" w:rsidP="0025185C">
            <w:pPr>
              <w:jc w:val="center"/>
              <w:rPr>
                <w:rFonts w:ascii="Arial" w:eastAsia="Times New Roman" w:hAnsi="Arial" w:cs="Arial"/>
                <w:spacing w:val="-1"/>
                <w:sz w:val="20"/>
                <w:szCs w:val="20"/>
                <w:rPrChange w:id="8261" w:author="Adelino Naquarta Sepalanga Domingos" w:date="2025-03-05T09:23:00Z" w16du:dateUtc="2025-03-05T08:23:00Z">
                  <w:rPr>
                    <w:rFonts w:ascii="Times New Roman" w:eastAsia="Times New Roman" w:hAnsi="Times New Roman"/>
                    <w:spacing w:val="-1"/>
                  </w:rPr>
                </w:rPrChange>
              </w:rPr>
            </w:pPr>
          </w:p>
          <w:p w14:paraId="1CC4A3EB" w14:textId="77777777" w:rsidR="003F3EDE" w:rsidRPr="00FB0B06" w:rsidRDefault="003F3EDE" w:rsidP="0025185C">
            <w:pPr>
              <w:jc w:val="center"/>
              <w:rPr>
                <w:rFonts w:ascii="Arial" w:eastAsia="Times New Roman" w:hAnsi="Arial" w:cs="Arial"/>
                <w:spacing w:val="-1"/>
                <w:sz w:val="20"/>
                <w:szCs w:val="20"/>
                <w:rPrChange w:id="8262" w:author="Adelino Naquarta Sepalanga Domingos" w:date="2025-03-05T09:23:00Z" w16du:dateUtc="2025-03-05T08:23:00Z">
                  <w:rPr>
                    <w:rFonts w:ascii="Times New Roman" w:eastAsia="Times New Roman" w:hAnsi="Times New Roman"/>
                    <w:spacing w:val="-1"/>
                  </w:rPr>
                </w:rPrChange>
              </w:rPr>
            </w:pPr>
          </w:p>
          <w:p w14:paraId="3ED139D3" w14:textId="77777777" w:rsidR="003F3EDE" w:rsidRPr="00FB0B06" w:rsidRDefault="003F3EDE" w:rsidP="0025185C">
            <w:pPr>
              <w:jc w:val="center"/>
              <w:rPr>
                <w:rFonts w:ascii="Arial" w:eastAsia="Times New Roman" w:hAnsi="Arial" w:cs="Arial"/>
                <w:spacing w:val="-1"/>
                <w:sz w:val="20"/>
                <w:szCs w:val="20"/>
                <w:rPrChange w:id="8263" w:author="Adelino Naquarta Sepalanga Domingos" w:date="2025-03-05T09:23:00Z" w16du:dateUtc="2025-03-05T08:23:00Z">
                  <w:rPr>
                    <w:rFonts w:ascii="Times New Roman" w:eastAsia="Times New Roman" w:hAnsi="Times New Roman"/>
                    <w:spacing w:val="-1"/>
                  </w:rPr>
                </w:rPrChange>
              </w:rPr>
            </w:pPr>
          </w:p>
          <w:p w14:paraId="7BA42A1E" w14:textId="77777777" w:rsidR="003F3EDE" w:rsidRPr="00FB0B06" w:rsidRDefault="003F3EDE" w:rsidP="0025185C">
            <w:pPr>
              <w:jc w:val="center"/>
              <w:rPr>
                <w:rFonts w:ascii="Arial" w:eastAsia="Times New Roman" w:hAnsi="Arial" w:cs="Arial"/>
                <w:spacing w:val="-1"/>
                <w:sz w:val="20"/>
                <w:szCs w:val="20"/>
                <w:rPrChange w:id="8264" w:author="Adelino Naquarta Sepalanga Domingos" w:date="2025-03-05T09:23:00Z" w16du:dateUtc="2025-03-05T08:23:00Z">
                  <w:rPr>
                    <w:rFonts w:ascii="Times New Roman" w:eastAsia="Times New Roman" w:hAnsi="Times New Roman"/>
                    <w:spacing w:val="-1"/>
                  </w:rPr>
                </w:rPrChange>
              </w:rPr>
            </w:pPr>
          </w:p>
          <w:p w14:paraId="63F0B243" w14:textId="77777777" w:rsidR="003F3EDE" w:rsidRPr="00FB0B06" w:rsidRDefault="003F3EDE" w:rsidP="0025185C">
            <w:pPr>
              <w:jc w:val="center"/>
              <w:rPr>
                <w:rFonts w:ascii="Arial" w:eastAsia="Times New Roman" w:hAnsi="Arial" w:cs="Arial"/>
                <w:spacing w:val="-1"/>
                <w:sz w:val="20"/>
                <w:szCs w:val="20"/>
                <w:rPrChange w:id="826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66" w:author="Adelino Naquarta Sepalanga Domingos" w:date="2025-03-05T09:23:00Z" w16du:dateUtc="2025-03-05T08:23:00Z">
                  <w:rPr>
                    <w:rFonts w:ascii="Times New Roman" w:eastAsia="Times New Roman" w:hAnsi="Times New Roman"/>
                    <w:spacing w:val="-1"/>
                  </w:rPr>
                </w:rPrChange>
              </w:rPr>
              <w:t>Texto 3</w:t>
            </w:r>
          </w:p>
        </w:tc>
      </w:tr>
      <w:tr w:rsidR="003F3EDE" w:rsidRPr="00FB0B06" w14:paraId="0805EA78" w14:textId="77777777" w:rsidTr="0025185C">
        <w:trPr>
          <w:trHeight w:val="143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5F55CE" w14:textId="77777777" w:rsidR="003F3EDE" w:rsidRPr="00FB0B06" w:rsidRDefault="003F3EDE" w:rsidP="0025185C">
            <w:pPr>
              <w:jc w:val="center"/>
              <w:rPr>
                <w:rFonts w:ascii="Arial" w:eastAsia="Times New Roman" w:hAnsi="Arial" w:cs="Arial"/>
                <w:spacing w:val="-1"/>
                <w:sz w:val="20"/>
                <w:szCs w:val="20"/>
                <w:rPrChange w:id="8267" w:author="Adelino Naquarta Sepalanga Domingos" w:date="2025-03-05T09:23:00Z" w16du:dateUtc="2025-03-05T08:23:00Z">
                  <w:rPr>
                    <w:rFonts w:ascii="Times New Roman" w:eastAsia="Times New Roman" w:hAnsi="Times New Roman"/>
                    <w:spacing w:val="-1"/>
                  </w:rPr>
                </w:rPrChange>
              </w:rPr>
            </w:pPr>
          </w:p>
          <w:p w14:paraId="226BB2DA" w14:textId="77777777" w:rsidR="003F3EDE" w:rsidRPr="00FB0B06" w:rsidRDefault="003F3EDE" w:rsidP="0025185C">
            <w:pPr>
              <w:jc w:val="center"/>
              <w:rPr>
                <w:rFonts w:ascii="Arial" w:eastAsia="Times New Roman" w:hAnsi="Arial" w:cs="Arial"/>
                <w:spacing w:val="-1"/>
                <w:sz w:val="20"/>
                <w:szCs w:val="20"/>
                <w:rPrChange w:id="8268" w:author="Adelino Naquarta Sepalanga Domingos" w:date="2025-03-05T09:23:00Z" w16du:dateUtc="2025-03-05T08:23:00Z">
                  <w:rPr>
                    <w:rFonts w:ascii="Times New Roman" w:eastAsia="Times New Roman" w:hAnsi="Times New Roman"/>
                    <w:spacing w:val="-1"/>
                  </w:rPr>
                </w:rPrChange>
              </w:rPr>
            </w:pPr>
          </w:p>
          <w:p w14:paraId="18B92812" w14:textId="77777777" w:rsidR="003F3EDE" w:rsidRPr="00FB0B06" w:rsidRDefault="003F3EDE" w:rsidP="0025185C">
            <w:pPr>
              <w:jc w:val="center"/>
              <w:rPr>
                <w:rFonts w:ascii="Arial" w:eastAsia="Times New Roman" w:hAnsi="Arial" w:cs="Arial"/>
                <w:spacing w:val="-1"/>
                <w:sz w:val="20"/>
                <w:szCs w:val="20"/>
                <w:rPrChange w:id="826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70" w:author="Adelino Naquarta Sepalanga Domingos" w:date="2025-03-05T09:23:00Z" w16du:dateUtc="2025-03-05T08:23:00Z">
                  <w:rPr>
                    <w:rFonts w:ascii="Times New Roman" w:eastAsia="Times New Roman" w:hAnsi="Times New Roman"/>
                    <w:spacing w:val="-1"/>
                  </w:rPr>
                </w:rPrChange>
              </w:rPr>
              <w:t>4.2.3.21.15.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42E9F9" w14:textId="77777777" w:rsidR="003F3EDE" w:rsidRPr="00FB0B06" w:rsidRDefault="003F3EDE" w:rsidP="0025185C">
            <w:pPr>
              <w:jc w:val="center"/>
              <w:rPr>
                <w:rFonts w:ascii="Arial" w:eastAsia="Times New Roman" w:hAnsi="Arial" w:cs="Arial"/>
                <w:spacing w:val="-1"/>
                <w:sz w:val="20"/>
                <w:szCs w:val="20"/>
                <w:rPrChange w:id="827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16A81C" w14:textId="77777777" w:rsidR="003F3EDE" w:rsidRPr="00FB0B06" w:rsidRDefault="003F3EDE" w:rsidP="0025185C">
            <w:pPr>
              <w:rPr>
                <w:rFonts w:ascii="Arial" w:eastAsia="Times New Roman" w:hAnsi="Arial" w:cs="Arial"/>
                <w:spacing w:val="-1"/>
                <w:sz w:val="20"/>
                <w:szCs w:val="20"/>
                <w:rPrChange w:id="8272" w:author="Adelino Naquarta Sepalanga Domingos" w:date="2025-03-05T09:23:00Z" w16du:dateUtc="2025-03-05T08:23:00Z">
                  <w:rPr>
                    <w:rFonts w:ascii="Times New Roman" w:eastAsia="Times New Roman" w:hAnsi="Times New Roman"/>
                    <w:spacing w:val="-1"/>
                  </w:rPr>
                </w:rPrChange>
              </w:rPr>
            </w:pPr>
          </w:p>
          <w:p w14:paraId="7C3C0BEA" w14:textId="77777777" w:rsidR="003F3EDE" w:rsidRPr="00FB0B06" w:rsidRDefault="003F3EDE" w:rsidP="0025185C">
            <w:pPr>
              <w:rPr>
                <w:rFonts w:ascii="Arial" w:eastAsia="Times New Roman" w:hAnsi="Arial" w:cs="Arial"/>
                <w:spacing w:val="-1"/>
                <w:sz w:val="20"/>
                <w:szCs w:val="20"/>
                <w:rPrChange w:id="8273" w:author="Adelino Naquarta Sepalanga Domingos" w:date="2025-03-05T09:23:00Z" w16du:dateUtc="2025-03-05T08:23:00Z">
                  <w:rPr>
                    <w:rFonts w:ascii="Times New Roman" w:eastAsia="Times New Roman" w:hAnsi="Times New Roman"/>
                    <w:spacing w:val="-1"/>
                  </w:rPr>
                </w:rPrChange>
              </w:rPr>
            </w:pPr>
          </w:p>
          <w:p w14:paraId="26A216BB" w14:textId="77777777" w:rsidR="003F3EDE" w:rsidRPr="00FB0B06" w:rsidRDefault="003F3EDE" w:rsidP="0025185C">
            <w:pPr>
              <w:rPr>
                <w:rFonts w:ascii="Arial" w:eastAsia="Times New Roman" w:hAnsi="Arial" w:cs="Arial"/>
                <w:spacing w:val="-1"/>
                <w:sz w:val="20"/>
                <w:szCs w:val="20"/>
                <w:rPrChange w:id="827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75" w:author="Adelino Naquarta Sepalanga Domingos" w:date="2025-03-05T09:23:00Z" w16du:dateUtc="2025-03-05T08:23:00Z">
                  <w:rPr>
                    <w:rFonts w:ascii="Times New Roman" w:eastAsia="Times New Roman" w:hAnsi="Times New Roman"/>
                    <w:spacing w:val="-1"/>
                  </w:rPr>
                </w:rPrChange>
              </w:rPr>
              <w:t>Montante do desconto da linha (</w:t>
            </w:r>
            <w:proofErr w:type="spellStart"/>
            <w:r w:rsidRPr="00FB0B06">
              <w:rPr>
                <w:rFonts w:ascii="Arial" w:eastAsia="Times New Roman" w:hAnsi="Arial" w:cs="Arial"/>
                <w:spacing w:val="-1"/>
                <w:sz w:val="20"/>
                <w:szCs w:val="20"/>
                <w:rPrChange w:id="8276" w:author="Adelino Naquarta Sepalanga Domingos" w:date="2025-03-05T09:23:00Z" w16du:dateUtc="2025-03-05T08:23:00Z">
                  <w:rPr>
                    <w:rFonts w:ascii="Times New Roman" w:eastAsia="Times New Roman" w:hAnsi="Times New Roman"/>
                    <w:spacing w:val="-1"/>
                  </w:rPr>
                </w:rPrChange>
              </w:rPr>
              <w:t>SettlementAmount</w:t>
            </w:r>
            <w:proofErr w:type="spellEnd"/>
            <w:r w:rsidRPr="00FB0B06">
              <w:rPr>
                <w:rFonts w:ascii="Arial" w:eastAsia="Times New Roman" w:hAnsi="Arial" w:cs="Arial"/>
                <w:spacing w:val="-1"/>
                <w:sz w:val="20"/>
                <w:szCs w:val="20"/>
                <w:rPrChange w:id="8277"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4ECE30" w14:textId="77777777" w:rsidR="003F3EDE" w:rsidRPr="00FB0B06" w:rsidRDefault="003F3EDE" w:rsidP="0025185C">
            <w:pPr>
              <w:rPr>
                <w:rFonts w:ascii="Arial" w:eastAsia="Times New Roman" w:hAnsi="Arial" w:cs="Arial"/>
                <w:spacing w:val="-1"/>
                <w:sz w:val="20"/>
                <w:szCs w:val="20"/>
                <w:rPrChange w:id="827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79" w:author="Adelino Naquarta Sepalanga Domingos" w:date="2025-03-05T09:23:00Z" w16du:dateUtc="2025-03-05T08:23:00Z">
                  <w:rPr>
                    <w:rFonts w:ascii="Times New Roman" w:eastAsia="Times New Roman" w:hAnsi="Times New Roman"/>
                    <w:spacing w:val="-1"/>
                  </w:rPr>
                </w:rPrChange>
              </w:rPr>
              <w:t>Deve reflectir todos os descontos concedidos (a proporção dos descontos globais para esta linha e os específicos da mesma linha) que afectam o valor do campo 4.2.3.22.3. – Total do documento com impostos (</w:t>
            </w:r>
            <w:proofErr w:type="spellStart"/>
            <w:r w:rsidRPr="00FB0B06">
              <w:rPr>
                <w:rFonts w:ascii="Arial" w:eastAsia="Times New Roman" w:hAnsi="Arial" w:cs="Arial"/>
                <w:spacing w:val="-1"/>
                <w:sz w:val="20"/>
                <w:szCs w:val="20"/>
                <w:rPrChange w:id="8280" w:author="Adelino Naquarta Sepalanga Domingos" w:date="2025-03-05T09:23:00Z" w16du:dateUtc="2025-03-05T08:23:00Z">
                  <w:rPr>
                    <w:rFonts w:ascii="Times New Roman" w:eastAsia="Times New Roman" w:hAnsi="Times New Roman"/>
                    <w:spacing w:val="-1"/>
                  </w:rPr>
                </w:rPrChange>
              </w:rPr>
              <w:t>GrossTotal</w:t>
            </w:r>
            <w:proofErr w:type="spellEnd"/>
            <w:r w:rsidRPr="00FB0B06">
              <w:rPr>
                <w:rFonts w:ascii="Arial" w:eastAsia="Times New Roman" w:hAnsi="Arial" w:cs="Arial"/>
                <w:spacing w:val="-1"/>
                <w:sz w:val="20"/>
                <w:szCs w:val="20"/>
                <w:rPrChange w:id="8281" w:author="Adelino Naquarta Sepalanga Domingos" w:date="2025-03-05T09:23:00Z" w16du:dateUtc="2025-03-05T08:23:00Z">
                  <w:rPr>
                    <w:rFonts w:ascii="Times New Roman" w:eastAsia="Times New Roman" w:hAnsi="Times New Roman"/>
                    <w:spacing w:val="-1"/>
                  </w:rPr>
                </w:rPrChange>
              </w:rPr>
              <w:t>).</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48E180" w14:textId="77777777" w:rsidR="003F3EDE" w:rsidRPr="00FB0B06" w:rsidRDefault="003F3EDE" w:rsidP="0025185C">
            <w:pPr>
              <w:jc w:val="center"/>
              <w:rPr>
                <w:rFonts w:ascii="Arial" w:eastAsia="Times New Roman" w:hAnsi="Arial" w:cs="Arial"/>
                <w:spacing w:val="-1"/>
                <w:sz w:val="20"/>
                <w:szCs w:val="20"/>
                <w:rPrChange w:id="8282" w:author="Adelino Naquarta Sepalanga Domingos" w:date="2025-03-05T09:23:00Z" w16du:dateUtc="2025-03-05T08:23:00Z">
                  <w:rPr>
                    <w:rFonts w:ascii="Times New Roman" w:eastAsia="Times New Roman" w:hAnsi="Times New Roman"/>
                    <w:spacing w:val="-1"/>
                  </w:rPr>
                </w:rPrChange>
              </w:rPr>
            </w:pPr>
          </w:p>
          <w:p w14:paraId="13FFD214" w14:textId="77777777" w:rsidR="003F3EDE" w:rsidRPr="00FB0B06" w:rsidRDefault="003F3EDE" w:rsidP="0025185C">
            <w:pPr>
              <w:jc w:val="center"/>
              <w:rPr>
                <w:rFonts w:ascii="Arial" w:eastAsia="Times New Roman" w:hAnsi="Arial" w:cs="Arial"/>
                <w:spacing w:val="-1"/>
                <w:sz w:val="20"/>
                <w:szCs w:val="20"/>
                <w:rPrChange w:id="8283" w:author="Adelino Naquarta Sepalanga Domingos" w:date="2025-03-05T09:23:00Z" w16du:dateUtc="2025-03-05T08:23:00Z">
                  <w:rPr>
                    <w:rFonts w:ascii="Times New Roman" w:eastAsia="Times New Roman" w:hAnsi="Times New Roman"/>
                    <w:spacing w:val="-1"/>
                  </w:rPr>
                </w:rPrChange>
              </w:rPr>
            </w:pPr>
          </w:p>
          <w:p w14:paraId="582B165E" w14:textId="77777777" w:rsidR="003F3EDE" w:rsidRPr="00FB0B06" w:rsidRDefault="003F3EDE" w:rsidP="0025185C">
            <w:pPr>
              <w:jc w:val="center"/>
              <w:rPr>
                <w:rFonts w:ascii="Arial" w:eastAsia="Times New Roman" w:hAnsi="Arial" w:cs="Arial"/>
                <w:spacing w:val="-1"/>
                <w:sz w:val="20"/>
                <w:szCs w:val="20"/>
                <w:rPrChange w:id="828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85"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6D668EB1" w14:textId="77777777" w:rsidTr="0025185C">
        <w:trPr>
          <w:trHeight w:val="80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00BAA9" w14:textId="77777777" w:rsidR="003F3EDE" w:rsidRPr="00FB0B06" w:rsidRDefault="003F3EDE" w:rsidP="0025185C">
            <w:pPr>
              <w:jc w:val="center"/>
              <w:rPr>
                <w:rFonts w:ascii="Arial" w:eastAsia="Times New Roman" w:hAnsi="Arial" w:cs="Arial"/>
                <w:spacing w:val="-1"/>
                <w:sz w:val="20"/>
                <w:szCs w:val="20"/>
                <w:rPrChange w:id="828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87" w:author="Adelino Naquarta Sepalanga Domingos" w:date="2025-03-05T09:23:00Z" w16du:dateUtc="2025-03-05T08:23:00Z">
                  <w:rPr>
                    <w:rFonts w:ascii="Times New Roman" w:eastAsia="Times New Roman" w:hAnsi="Times New Roman"/>
                    <w:spacing w:val="-1"/>
                  </w:rPr>
                </w:rPrChange>
              </w:rPr>
              <w:t>4.2.3.21.16.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05C0A8" w14:textId="77777777" w:rsidR="003F3EDE" w:rsidRPr="00FB0B06" w:rsidRDefault="003F3EDE" w:rsidP="0025185C">
            <w:pPr>
              <w:jc w:val="center"/>
              <w:rPr>
                <w:rFonts w:ascii="Arial" w:eastAsia="Times New Roman" w:hAnsi="Arial" w:cs="Arial"/>
                <w:spacing w:val="-1"/>
                <w:sz w:val="20"/>
                <w:szCs w:val="20"/>
                <w:rPrChange w:id="828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BCD004" w14:textId="77777777" w:rsidR="003F3EDE" w:rsidRPr="00FB0B06" w:rsidRDefault="003F3EDE" w:rsidP="0025185C">
            <w:pPr>
              <w:rPr>
                <w:rFonts w:ascii="Arial" w:eastAsia="Times New Roman" w:hAnsi="Arial" w:cs="Arial"/>
                <w:spacing w:val="-1"/>
                <w:sz w:val="20"/>
                <w:szCs w:val="20"/>
                <w:rPrChange w:id="828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90" w:author="Adelino Naquarta Sepalanga Domingos" w:date="2025-03-05T09:23:00Z" w16du:dateUtc="2025-03-05T08:23:00Z">
                  <w:rPr>
                    <w:rFonts w:ascii="Times New Roman" w:eastAsia="Times New Roman" w:hAnsi="Times New Roman"/>
                    <w:spacing w:val="-1"/>
                  </w:rPr>
                </w:rPrChange>
              </w:rPr>
              <w:t>Informação aduaneira (</w:t>
            </w:r>
            <w:proofErr w:type="spellStart"/>
            <w:r w:rsidRPr="00FB0B06">
              <w:rPr>
                <w:rFonts w:ascii="Arial" w:eastAsia="Times New Roman" w:hAnsi="Arial" w:cs="Arial"/>
                <w:spacing w:val="-1"/>
                <w:sz w:val="20"/>
                <w:szCs w:val="20"/>
                <w:rPrChange w:id="8291" w:author="Adelino Naquarta Sepalanga Domingos" w:date="2025-03-05T09:23:00Z" w16du:dateUtc="2025-03-05T08:23:00Z">
                  <w:rPr>
                    <w:rFonts w:ascii="Times New Roman" w:eastAsia="Times New Roman" w:hAnsi="Times New Roman"/>
                    <w:spacing w:val="-1"/>
                  </w:rPr>
                </w:rPrChange>
              </w:rPr>
              <w:t>CustomsInformation</w:t>
            </w:r>
            <w:proofErr w:type="spellEnd"/>
            <w:r w:rsidRPr="00FB0B06">
              <w:rPr>
                <w:rFonts w:ascii="Arial" w:eastAsia="Times New Roman" w:hAnsi="Arial" w:cs="Arial"/>
                <w:spacing w:val="-1"/>
                <w:sz w:val="20"/>
                <w:szCs w:val="20"/>
                <w:rPrChange w:id="8292"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84DAE8" w14:textId="77777777" w:rsidR="003F3EDE" w:rsidRPr="00FB0B06" w:rsidRDefault="003F3EDE" w:rsidP="0025185C">
            <w:pPr>
              <w:rPr>
                <w:rFonts w:ascii="Arial" w:eastAsia="Times New Roman" w:hAnsi="Arial" w:cs="Arial"/>
                <w:spacing w:val="-1"/>
                <w:sz w:val="20"/>
                <w:szCs w:val="20"/>
                <w:rPrChange w:id="8293"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CECBA0" w14:textId="77777777" w:rsidR="003F3EDE" w:rsidRPr="00FB0B06" w:rsidRDefault="003F3EDE" w:rsidP="0025185C">
            <w:pPr>
              <w:jc w:val="center"/>
              <w:rPr>
                <w:rFonts w:ascii="Arial" w:eastAsia="Times New Roman" w:hAnsi="Arial" w:cs="Arial"/>
                <w:spacing w:val="-1"/>
                <w:sz w:val="20"/>
                <w:szCs w:val="20"/>
                <w:rPrChange w:id="829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295"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158CA73C"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7D06C7" w14:textId="77777777" w:rsidR="003F3EDE" w:rsidRPr="00FB0B06" w:rsidRDefault="003F3EDE" w:rsidP="0025185C">
            <w:pPr>
              <w:jc w:val="center"/>
              <w:rPr>
                <w:rFonts w:ascii="Arial" w:eastAsia="Times New Roman" w:hAnsi="Arial" w:cs="Arial"/>
                <w:spacing w:val="-1"/>
                <w:sz w:val="20"/>
                <w:szCs w:val="20"/>
                <w:rPrChange w:id="8296" w:author="Adelino Naquarta Sepalanga Domingos" w:date="2025-03-05T09:23:00Z" w16du:dateUtc="2025-03-05T08:23:00Z">
                  <w:rPr>
                    <w:rFonts w:ascii="Times New Roman" w:eastAsia="Times New Roman" w:hAnsi="Times New Roman"/>
                    <w:spacing w:val="-1"/>
                  </w:rPr>
                </w:rPrChange>
              </w:rPr>
            </w:pPr>
          </w:p>
          <w:p w14:paraId="6179B81D" w14:textId="77777777" w:rsidR="003F3EDE" w:rsidRPr="00FB0B06" w:rsidRDefault="003F3EDE" w:rsidP="0025185C">
            <w:pPr>
              <w:jc w:val="center"/>
              <w:rPr>
                <w:rFonts w:ascii="Arial" w:eastAsia="Times New Roman" w:hAnsi="Arial" w:cs="Arial"/>
                <w:spacing w:val="-1"/>
                <w:sz w:val="20"/>
                <w:szCs w:val="20"/>
                <w:rPrChange w:id="8297" w:author="Adelino Naquarta Sepalanga Domingos" w:date="2025-03-05T09:23:00Z" w16du:dateUtc="2025-03-05T08:23:00Z">
                  <w:rPr>
                    <w:rFonts w:ascii="Times New Roman" w:eastAsia="Times New Roman" w:hAnsi="Times New Roman"/>
                    <w:spacing w:val="-1"/>
                  </w:rPr>
                </w:rPrChange>
              </w:rPr>
            </w:pPr>
          </w:p>
          <w:p w14:paraId="159916BE" w14:textId="77777777" w:rsidR="003F3EDE" w:rsidRPr="00FB0B06" w:rsidRDefault="003F3EDE" w:rsidP="0025185C">
            <w:pPr>
              <w:jc w:val="center"/>
              <w:rPr>
                <w:rFonts w:ascii="Arial" w:eastAsia="Times New Roman" w:hAnsi="Arial" w:cs="Arial"/>
                <w:spacing w:val="-1"/>
                <w:sz w:val="20"/>
                <w:szCs w:val="20"/>
                <w:rPrChange w:id="8298" w:author="Adelino Naquarta Sepalanga Domingos" w:date="2025-03-05T09:23:00Z" w16du:dateUtc="2025-03-05T08:23:00Z">
                  <w:rPr>
                    <w:rFonts w:ascii="Times New Roman" w:eastAsia="Times New Roman" w:hAnsi="Times New Roman"/>
                    <w:spacing w:val="-1"/>
                  </w:rPr>
                </w:rPrChange>
              </w:rPr>
            </w:pPr>
          </w:p>
          <w:p w14:paraId="2D0A2136" w14:textId="77777777" w:rsidR="003F3EDE" w:rsidRPr="00FB0B06" w:rsidRDefault="003F3EDE" w:rsidP="0025185C">
            <w:pPr>
              <w:jc w:val="center"/>
              <w:rPr>
                <w:rFonts w:ascii="Arial" w:eastAsia="Times New Roman" w:hAnsi="Arial" w:cs="Arial"/>
                <w:spacing w:val="-1"/>
                <w:sz w:val="20"/>
                <w:szCs w:val="20"/>
                <w:rPrChange w:id="829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00" w:author="Adelino Naquarta Sepalanga Domingos" w:date="2025-03-05T09:23:00Z" w16du:dateUtc="2025-03-05T08:23:00Z">
                  <w:rPr>
                    <w:rFonts w:ascii="Times New Roman" w:eastAsia="Times New Roman" w:hAnsi="Times New Roman"/>
                    <w:spacing w:val="-1"/>
                  </w:rPr>
                </w:rPrChange>
              </w:rPr>
              <w:t>4.2.3.21.16.1.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A8D235" w14:textId="77777777" w:rsidR="003F3EDE" w:rsidRPr="00FB0B06" w:rsidRDefault="003F3EDE" w:rsidP="0025185C">
            <w:pPr>
              <w:jc w:val="center"/>
              <w:rPr>
                <w:rFonts w:ascii="Arial" w:eastAsia="Times New Roman" w:hAnsi="Arial" w:cs="Arial"/>
                <w:spacing w:val="-1"/>
                <w:sz w:val="20"/>
                <w:szCs w:val="20"/>
                <w:rPrChange w:id="830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9520EE" w14:textId="77777777" w:rsidR="003F3EDE" w:rsidRPr="00FB0B06" w:rsidRDefault="003F3EDE" w:rsidP="0025185C">
            <w:pPr>
              <w:rPr>
                <w:rFonts w:ascii="Arial" w:eastAsia="Times New Roman" w:hAnsi="Arial" w:cs="Arial"/>
                <w:spacing w:val="-1"/>
                <w:sz w:val="20"/>
                <w:szCs w:val="20"/>
                <w:rPrChange w:id="8302" w:author="Adelino Naquarta Sepalanga Domingos" w:date="2025-03-05T09:23:00Z" w16du:dateUtc="2025-03-05T08:23:00Z">
                  <w:rPr>
                    <w:rFonts w:ascii="Times New Roman" w:eastAsia="Times New Roman" w:hAnsi="Times New Roman"/>
                    <w:spacing w:val="-1"/>
                  </w:rPr>
                </w:rPrChange>
              </w:rPr>
            </w:pPr>
          </w:p>
          <w:p w14:paraId="171D3709" w14:textId="77777777" w:rsidR="003F3EDE" w:rsidRPr="00FB0B06" w:rsidRDefault="003F3EDE" w:rsidP="0025185C">
            <w:pPr>
              <w:rPr>
                <w:rFonts w:ascii="Arial" w:eastAsia="Times New Roman" w:hAnsi="Arial" w:cs="Arial"/>
                <w:spacing w:val="-1"/>
                <w:sz w:val="20"/>
                <w:szCs w:val="20"/>
                <w:rPrChange w:id="8303" w:author="Adelino Naquarta Sepalanga Domingos" w:date="2025-03-05T09:23:00Z" w16du:dateUtc="2025-03-05T08:23:00Z">
                  <w:rPr>
                    <w:rFonts w:ascii="Times New Roman" w:eastAsia="Times New Roman" w:hAnsi="Times New Roman"/>
                    <w:spacing w:val="-1"/>
                  </w:rPr>
                </w:rPrChange>
              </w:rPr>
            </w:pPr>
          </w:p>
          <w:p w14:paraId="56D50F63" w14:textId="77777777" w:rsidR="003F3EDE" w:rsidRPr="00FB0B06" w:rsidRDefault="003F3EDE" w:rsidP="0025185C">
            <w:pPr>
              <w:rPr>
                <w:rFonts w:ascii="Arial" w:eastAsia="Times New Roman" w:hAnsi="Arial" w:cs="Arial"/>
                <w:spacing w:val="-1"/>
                <w:sz w:val="20"/>
                <w:szCs w:val="20"/>
                <w:rPrChange w:id="830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05" w:author="Adelino Naquarta Sepalanga Domingos" w:date="2025-03-05T09:23:00Z" w16du:dateUtc="2025-03-05T08:23:00Z">
                  <w:rPr>
                    <w:rFonts w:ascii="Times New Roman" w:eastAsia="Times New Roman" w:hAnsi="Times New Roman"/>
                    <w:spacing w:val="-1"/>
                  </w:rPr>
                </w:rPrChange>
              </w:rPr>
              <w:t>Código de referência administrativo ou D.U (</w:t>
            </w:r>
            <w:proofErr w:type="spellStart"/>
            <w:r w:rsidRPr="00FB0B06">
              <w:rPr>
                <w:rFonts w:ascii="Arial" w:eastAsia="Times New Roman" w:hAnsi="Arial" w:cs="Arial"/>
                <w:spacing w:val="-1"/>
                <w:sz w:val="20"/>
                <w:szCs w:val="20"/>
                <w:rPrChange w:id="8306" w:author="Adelino Naquarta Sepalanga Domingos" w:date="2025-03-05T09:23:00Z" w16du:dateUtc="2025-03-05T08:23:00Z">
                  <w:rPr>
                    <w:rFonts w:ascii="Times New Roman" w:eastAsia="Times New Roman" w:hAnsi="Times New Roman"/>
                    <w:spacing w:val="-1"/>
                  </w:rPr>
                </w:rPrChange>
              </w:rPr>
              <w:t>ARCNo</w:t>
            </w:r>
            <w:proofErr w:type="spellEnd"/>
            <w:r w:rsidRPr="00FB0B06">
              <w:rPr>
                <w:rFonts w:ascii="Arial" w:eastAsia="Times New Roman" w:hAnsi="Arial" w:cs="Arial"/>
                <w:spacing w:val="-1"/>
                <w:sz w:val="20"/>
                <w:szCs w:val="20"/>
                <w:rPrChange w:id="8307"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6BC2EDE" w14:textId="77777777" w:rsidR="003F3EDE" w:rsidRPr="00FB0B06" w:rsidRDefault="003F3EDE" w:rsidP="0025185C">
            <w:pPr>
              <w:rPr>
                <w:rFonts w:ascii="Arial" w:eastAsia="Times New Roman" w:hAnsi="Arial" w:cs="Arial"/>
                <w:spacing w:val="-1"/>
                <w:sz w:val="20"/>
                <w:szCs w:val="20"/>
                <w:rPrChange w:id="830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09" w:author="Adelino Naquarta Sepalanga Domingos" w:date="2025-03-05T09:23:00Z" w16du:dateUtc="2025-03-05T08:23:00Z">
                  <w:rPr>
                    <w:rFonts w:ascii="Times New Roman" w:eastAsia="Times New Roman" w:hAnsi="Times New Roman"/>
                    <w:spacing w:val="-1"/>
                  </w:rPr>
                </w:rPrChange>
              </w:rPr>
              <w:t>Preencher com o código atribuído</w:t>
            </w:r>
          </w:p>
          <w:p w14:paraId="3C5ED5B0" w14:textId="77777777" w:rsidR="003F3EDE" w:rsidRPr="00FB0B06" w:rsidRDefault="003F3EDE" w:rsidP="0025185C">
            <w:pPr>
              <w:rPr>
                <w:rFonts w:ascii="Arial" w:eastAsia="Times New Roman" w:hAnsi="Arial" w:cs="Arial"/>
                <w:spacing w:val="-1"/>
                <w:sz w:val="20"/>
                <w:szCs w:val="20"/>
                <w:rPrChange w:id="831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11" w:author="Adelino Naquarta Sepalanga Domingos" w:date="2025-03-05T09:23:00Z" w16du:dateUtc="2025-03-05T08:23:00Z">
                  <w:rPr>
                    <w:rFonts w:ascii="Times New Roman" w:eastAsia="Times New Roman" w:hAnsi="Times New Roman"/>
                    <w:spacing w:val="-1"/>
                  </w:rPr>
                </w:rPrChange>
              </w:rPr>
              <w:t xml:space="preserve">após a validação do documento administrativo. </w:t>
            </w:r>
          </w:p>
          <w:p w14:paraId="1D388F04" w14:textId="48AAD2ED" w:rsidR="003F3EDE" w:rsidRPr="00FB0B06" w:rsidRDefault="003F3EDE" w:rsidP="0025185C">
            <w:pPr>
              <w:rPr>
                <w:rFonts w:ascii="Arial" w:eastAsia="Times New Roman" w:hAnsi="Arial" w:cs="Arial"/>
                <w:spacing w:val="-1"/>
                <w:sz w:val="20"/>
                <w:szCs w:val="20"/>
                <w:rPrChange w:id="831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13" w:author="Adelino Naquarta Sepalanga Domingos" w:date="2025-03-05T09:23:00Z" w16du:dateUtc="2025-03-05T08:23:00Z">
                  <w:rPr>
                    <w:rFonts w:ascii="Times New Roman" w:eastAsia="Times New Roman" w:hAnsi="Times New Roman"/>
                    <w:spacing w:val="-1"/>
                  </w:rPr>
                </w:rPrChange>
              </w:rPr>
              <w:t>Existindo a necessidade de efectuar mais do que uma referência, este campo pode</w:t>
            </w:r>
            <w:del w:id="8314" w:author="Adelino Naquarta Sepalanga Domingos" w:date="2025-03-05T09:35:00Z" w16du:dateUtc="2025-03-05T08:35:00Z">
              <w:r w:rsidRPr="00FB0B06" w:rsidDel="00B45277">
                <w:rPr>
                  <w:rFonts w:ascii="Arial" w:eastAsia="Times New Roman" w:hAnsi="Arial" w:cs="Arial"/>
                  <w:spacing w:val="-1"/>
                  <w:sz w:val="20"/>
                  <w:szCs w:val="20"/>
                  <w:rPrChange w:id="8315" w:author="Adelino Naquarta Sepalanga Domingos" w:date="2025-03-05T09:23:00Z" w16du:dateUtc="2025-03-05T08:23: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8316" w:author="Adelino Naquarta Sepalanga Domingos" w:date="2025-03-05T09:23:00Z" w16du:dateUtc="2025-03-05T08:23:00Z">
                  <w:rPr>
                    <w:rFonts w:ascii="Times New Roman" w:eastAsia="Times New Roman" w:hAnsi="Times New Roman"/>
                    <w:spacing w:val="-1"/>
                  </w:rPr>
                </w:rPrChange>
              </w:rPr>
              <w:t xml:space="preserve"> ser gerado tantas vezes quantas as necessárias.</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D34A45" w14:textId="77777777" w:rsidR="003F3EDE" w:rsidRPr="00FB0B06" w:rsidRDefault="003F3EDE" w:rsidP="0025185C">
            <w:pPr>
              <w:jc w:val="center"/>
              <w:rPr>
                <w:rFonts w:ascii="Arial" w:eastAsia="Times New Roman" w:hAnsi="Arial" w:cs="Arial"/>
                <w:spacing w:val="-1"/>
                <w:sz w:val="20"/>
                <w:szCs w:val="20"/>
                <w:rPrChange w:id="8317" w:author="Adelino Naquarta Sepalanga Domingos" w:date="2025-03-05T09:23:00Z" w16du:dateUtc="2025-03-05T08:23:00Z">
                  <w:rPr>
                    <w:rFonts w:ascii="Times New Roman" w:eastAsia="Times New Roman" w:hAnsi="Times New Roman"/>
                    <w:spacing w:val="-1"/>
                  </w:rPr>
                </w:rPrChange>
              </w:rPr>
            </w:pPr>
          </w:p>
          <w:p w14:paraId="4DD50D49" w14:textId="77777777" w:rsidR="003F3EDE" w:rsidRPr="00FB0B06" w:rsidRDefault="003F3EDE" w:rsidP="0025185C">
            <w:pPr>
              <w:jc w:val="center"/>
              <w:rPr>
                <w:rFonts w:ascii="Arial" w:eastAsia="Times New Roman" w:hAnsi="Arial" w:cs="Arial"/>
                <w:spacing w:val="-1"/>
                <w:sz w:val="20"/>
                <w:szCs w:val="20"/>
                <w:rPrChange w:id="8318" w:author="Adelino Naquarta Sepalanga Domingos" w:date="2025-03-05T09:23:00Z" w16du:dateUtc="2025-03-05T08:23:00Z">
                  <w:rPr>
                    <w:rFonts w:ascii="Times New Roman" w:eastAsia="Times New Roman" w:hAnsi="Times New Roman"/>
                    <w:spacing w:val="-1"/>
                  </w:rPr>
                </w:rPrChange>
              </w:rPr>
            </w:pPr>
          </w:p>
          <w:p w14:paraId="016B89A8" w14:textId="77777777" w:rsidR="003F3EDE" w:rsidRPr="00FB0B06" w:rsidRDefault="003F3EDE" w:rsidP="0025185C">
            <w:pPr>
              <w:jc w:val="center"/>
              <w:rPr>
                <w:rFonts w:ascii="Arial" w:eastAsia="Times New Roman" w:hAnsi="Arial" w:cs="Arial"/>
                <w:spacing w:val="-1"/>
                <w:sz w:val="20"/>
                <w:szCs w:val="20"/>
                <w:rPrChange w:id="831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20" w:author="Adelino Naquarta Sepalanga Domingos" w:date="2025-03-05T09:23:00Z" w16du:dateUtc="2025-03-05T08:23:00Z">
                  <w:rPr>
                    <w:rFonts w:ascii="Times New Roman" w:eastAsia="Times New Roman" w:hAnsi="Times New Roman"/>
                    <w:spacing w:val="-1"/>
                  </w:rPr>
                </w:rPrChange>
              </w:rPr>
              <w:t>Texto 21</w:t>
            </w:r>
          </w:p>
        </w:tc>
      </w:tr>
      <w:tr w:rsidR="003F3EDE" w:rsidRPr="00FB0B06" w14:paraId="32DF770A" w14:textId="77777777" w:rsidTr="0025185C">
        <w:trPr>
          <w:trHeight w:val="202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F85AED" w14:textId="77777777" w:rsidR="003F3EDE" w:rsidRPr="00FB0B06" w:rsidRDefault="003F3EDE" w:rsidP="0025185C">
            <w:pPr>
              <w:jc w:val="center"/>
              <w:rPr>
                <w:rFonts w:ascii="Arial" w:eastAsia="Times New Roman" w:hAnsi="Arial" w:cs="Arial"/>
                <w:spacing w:val="-1"/>
                <w:sz w:val="20"/>
                <w:szCs w:val="20"/>
                <w:rPrChange w:id="8321" w:author="Adelino Naquarta Sepalanga Domingos" w:date="2025-03-05T09:23:00Z" w16du:dateUtc="2025-03-05T08:23:00Z">
                  <w:rPr>
                    <w:rFonts w:ascii="Times New Roman" w:eastAsia="Times New Roman" w:hAnsi="Times New Roman"/>
                    <w:spacing w:val="-1"/>
                  </w:rPr>
                </w:rPrChange>
              </w:rPr>
            </w:pPr>
          </w:p>
          <w:p w14:paraId="05C508EF" w14:textId="77777777" w:rsidR="003F3EDE" w:rsidRPr="00FB0B06" w:rsidRDefault="003F3EDE" w:rsidP="0025185C">
            <w:pPr>
              <w:jc w:val="center"/>
              <w:rPr>
                <w:rFonts w:ascii="Arial" w:eastAsia="Times New Roman" w:hAnsi="Arial" w:cs="Arial"/>
                <w:spacing w:val="-1"/>
                <w:sz w:val="20"/>
                <w:szCs w:val="20"/>
                <w:rPrChange w:id="8322" w:author="Adelino Naquarta Sepalanga Domingos" w:date="2025-03-05T09:23:00Z" w16du:dateUtc="2025-03-05T08:23:00Z">
                  <w:rPr>
                    <w:rFonts w:ascii="Times New Roman" w:eastAsia="Times New Roman" w:hAnsi="Times New Roman"/>
                    <w:spacing w:val="-1"/>
                  </w:rPr>
                </w:rPrChange>
              </w:rPr>
            </w:pPr>
          </w:p>
          <w:p w14:paraId="72F477E9" w14:textId="77777777" w:rsidR="003F3EDE" w:rsidRPr="00FB0B06" w:rsidRDefault="003F3EDE" w:rsidP="0025185C">
            <w:pPr>
              <w:jc w:val="center"/>
              <w:rPr>
                <w:rFonts w:ascii="Arial" w:eastAsia="Times New Roman" w:hAnsi="Arial" w:cs="Arial"/>
                <w:spacing w:val="-1"/>
                <w:sz w:val="20"/>
                <w:szCs w:val="20"/>
                <w:rPrChange w:id="832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24" w:author="Adelino Naquarta Sepalanga Domingos" w:date="2025-03-05T09:23:00Z" w16du:dateUtc="2025-03-05T08:23:00Z">
                  <w:rPr>
                    <w:rFonts w:ascii="Times New Roman" w:eastAsia="Times New Roman" w:hAnsi="Times New Roman"/>
                    <w:spacing w:val="-1"/>
                  </w:rPr>
                </w:rPrChange>
              </w:rPr>
              <w:t>4.2.3.21.16.2.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7A9239A" w14:textId="77777777" w:rsidR="003F3EDE" w:rsidRPr="00FB0B06" w:rsidRDefault="003F3EDE" w:rsidP="0025185C">
            <w:pPr>
              <w:jc w:val="center"/>
              <w:rPr>
                <w:rFonts w:ascii="Arial" w:eastAsia="Times New Roman" w:hAnsi="Arial" w:cs="Arial"/>
                <w:spacing w:val="-1"/>
                <w:sz w:val="20"/>
                <w:szCs w:val="20"/>
                <w:rPrChange w:id="832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EC78B76" w14:textId="77777777" w:rsidR="003F3EDE" w:rsidRPr="00FB0B06" w:rsidRDefault="003F3EDE" w:rsidP="0025185C">
            <w:pPr>
              <w:rPr>
                <w:rFonts w:ascii="Arial" w:eastAsia="Times New Roman" w:hAnsi="Arial" w:cs="Arial"/>
                <w:spacing w:val="-1"/>
                <w:sz w:val="20"/>
                <w:szCs w:val="20"/>
                <w:rPrChange w:id="8326" w:author="Adelino Naquarta Sepalanga Domingos" w:date="2025-03-05T09:23:00Z" w16du:dateUtc="2025-03-05T08:23:00Z">
                  <w:rPr>
                    <w:rFonts w:ascii="Times New Roman" w:eastAsia="Times New Roman" w:hAnsi="Times New Roman"/>
                    <w:spacing w:val="-1"/>
                  </w:rPr>
                </w:rPrChange>
              </w:rPr>
            </w:pPr>
          </w:p>
          <w:p w14:paraId="683DF067" w14:textId="77777777" w:rsidR="003F3EDE" w:rsidRPr="00FB0B06" w:rsidRDefault="003F3EDE" w:rsidP="0025185C">
            <w:pPr>
              <w:rPr>
                <w:rFonts w:ascii="Arial" w:eastAsia="Times New Roman" w:hAnsi="Arial" w:cs="Arial"/>
                <w:spacing w:val="-1"/>
                <w:sz w:val="20"/>
                <w:szCs w:val="20"/>
                <w:rPrChange w:id="8327" w:author="Adelino Naquarta Sepalanga Domingos" w:date="2025-03-05T09:23:00Z" w16du:dateUtc="2025-03-05T08:23:00Z">
                  <w:rPr>
                    <w:rFonts w:ascii="Times New Roman" w:eastAsia="Times New Roman" w:hAnsi="Times New Roman"/>
                    <w:spacing w:val="-1"/>
                  </w:rPr>
                </w:rPrChange>
              </w:rPr>
            </w:pPr>
          </w:p>
          <w:p w14:paraId="2B3C84A6" w14:textId="77777777" w:rsidR="003F3EDE" w:rsidRPr="00FB0B06" w:rsidRDefault="003F3EDE" w:rsidP="0025185C">
            <w:pPr>
              <w:rPr>
                <w:rFonts w:ascii="Arial" w:eastAsia="Times New Roman" w:hAnsi="Arial" w:cs="Arial"/>
                <w:spacing w:val="-1"/>
                <w:sz w:val="20"/>
                <w:szCs w:val="20"/>
                <w:rPrChange w:id="832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29" w:author="Adelino Naquarta Sepalanga Domingos" w:date="2025-03-05T09:23:00Z" w16du:dateUtc="2025-03-05T08:23:00Z">
                  <w:rPr>
                    <w:rFonts w:ascii="Times New Roman" w:eastAsia="Times New Roman" w:hAnsi="Times New Roman"/>
                    <w:spacing w:val="-1"/>
                  </w:rPr>
                </w:rPrChange>
              </w:rPr>
              <w:t>Montante do imposto especial de consumo da linha (</w:t>
            </w:r>
            <w:proofErr w:type="spellStart"/>
            <w:r w:rsidRPr="00FB0B06">
              <w:rPr>
                <w:rFonts w:ascii="Arial" w:eastAsia="Times New Roman" w:hAnsi="Arial" w:cs="Arial"/>
                <w:spacing w:val="-1"/>
                <w:sz w:val="20"/>
                <w:szCs w:val="20"/>
                <w:rPrChange w:id="8330" w:author="Adelino Naquarta Sepalanga Domingos" w:date="2025-03-05T09:23:00Z" w16du:dateUtc="2025-03-05T08:23:00Z">
                  <w:rPr>
                    <w:rFonts w:ascii="Times New Roman" w:eastAsia="Times New Roman" w:hAnsi="Times New Roman"/>
                    <w:spacing w:val="-1"/>
                  </w:rPr>
                </w:rPrChange>
              </w:rPr>
              <w:t>IECAmount</w:t>
            </w:r>
            <w:proofErr w:type="spellEnd"/>
            <w:r w:rsidRPr="00FB0B06">
              <w:rPr>
                <w:rFonts w:ascii="Arial" w:eastAsia="Times New Roman" w:hAnsi="Arial" w:cs="Arial"/>
                <w:spacing w:val="-1"/>
                <w:sz w:val="20"/>
                <w:szCs w:val="20"/>
                <w:rPrChange w:id="8331"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B996FE" w14:textId="77777777" w:rsidR="003F3EDE" w:rsidRPr="00FB0B06" w:rsidRDefault="003F3EDE" w:rsidP="0025185C">
            <w:pPr>
              <w:rPr>
                <w:rFonts w:ascii="Arial" w:eastAsia="Times New Roman" w:hAnsi="Arial" w:cs="Arial"/>
                <w:spacing w:val="-1"/>
                <w:sz w:val="20"/>
                <w:szCs w:val="20"/>
                <w:rPrChange w:id="833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33" w:author="Adelino Naquarta Sepalanga Domingos" w:date="2025-03-05T09:23:00Z" w16du:dateUtc="2025-03-05T08:23:00Z">
                  <w:rPr>
                    <w:rFonts w:ascii="Times New Roman" w:eastAsia="Times New Roman" w:hAnsi="Times New Roman"/>
                    <w:spacing w:val="-1"/>
                  </w:rPr>
                </w:rPrChange>
              </w:rPr>
              <w:t>Montante do imposto especial de</w:t>
            </w:r>
          </w:p>
          <w:p w14:paraId="29E25B14" w14:textId="77777777" w:rsidR="003F3EDE" w:rsidRPr="00FB0B06" w:rsidRDefault="003F3EDE" w:rsidP="0025185C">
            <w:pPr>
              <w:rPr>
                <w:rFonts w:ascii="Arial" w:eastAsia="Times New Roman" w:hAnsi="Arial" w:cs="Arial"/>
                <w:spacing w:val="-1"/>
                <w:sz w:val="20"/>
                <w:szCs w:val="20"/>
                <w:rPrChange w:id="833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35" w:author="Adelino Naquarta Sepalanga Domingos" w:date="2025-03-05T09:23:00Z" w16du:dateUtc="2025-03-05T08:23:00Z">
                  <w:rPr>
                    <w:rFonts w:ascii="Times New Roman" w:eastAsia="Times New Roman" w:hAnsi="Times New Roman"/>
                    <w:spacing w:val="-1"/>
                  </w:rPr>
                </w:rPrChange>
              </w:rPr>
              <w:t>consumo contido na base tributável da linha do documento caso este não esteja discriminado em linha independente no documento, com o “Indicador de produto ou serviço (</w:t>
            </w:r>
            <w:proofErr w:type="spellStart"/>
            <w:r w:rsidRPr="00FB0B06">
              <w:rPr>
                <w:rFonts w:ascii="Arial" w:eastAsia="Times New Roman" w:hAnsi="Arial" w:cs="Arial"/>
                <w:spacing w:val="-1"/>
                <w:sz w:val="20"/>
                <w:szCs w:val="20"/>
                <w:rPrChange w:id="8336" w:author="Adelino Naquarta Sepalanga Domingos" w:date="2025-03-05T09:23:00Z" w16du:dateUtc="2025-03-05T08:23:00Z">
                  <w:rPr>
                    <w:rFonts w:ascii="Times New Roman" w:eastAsia="Times New Roman" w:hAnsi="Times New Roman"/>
                    <w:spacing w:val="-1"/>
                  </w:rPr>
                </w:rPrChange>
              </w:rPr>
              <w:t>ProductType</w:t>
            </w:r>
            <w:proofErr w:type="spellEnd"/>
            <w:r w:rsidRPr="00FB0B06">
              <w:rPr>
                <w:rFonts w:ascii="Arial" w:eastAsia="Times New Roman" w:hAnsi="Arial" w:cs="Arial"/>
                <w:spacing w:val="-1"/>
                <w:sz w:val="20"/>
                <w:szCs w:val="20"/>
                <w:rPrChange w:id="8337" w:author="Adelino Naquarta Sepalanga Domingos" w:date="2025-03-05T09:23:00Z" w16du:dateUtc="2025-03-05T08:23:00Z">
                  <w:rPr>
                    <w:rFonts w:ascii="Times New Roman" w:eastAsia="Times New Roman" w:hAnsi="Times New Roman"/>
                    <w:spacing w:val="-1"/>
                  </w:rPr>
                </w:rPrChange>
              </w:rPr>
              <w:t>)” = E.</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CCC8B5" w14:textId="77777777" w:rsidR="003F3EDE" w:rsidRPr="00FB0B06" w:rsidRDefault="003F3EDE" w:rsidP="0025185C">
            <w:pPr>
              <w:jc w:val="center"/>
              <w:rPr>
                <w:rFonts w:ascii="Arial" w:eastAsia="Times New Roman" w:hAnsi="Arial" w:cs="Arial"/>
                <w:spacing w:val="-1"/>
                <w:sz w:val="20"/>
                <w:szCs w:val="20"/>
                <w:rPrChange w:id="8338" w:author="Adelino Naquarta Sepalanga Domingos" w:date="2025-03-05T09:23:00Z" w16du:dateUtc="2025-03-05T08:23:00Z">
                  <w:rPr>
                    <w:rFonts w:ascii="Times New Roman" w:eastAsia="Times New Roman" w:hAnsi="Times New Roman"/>
                    <w:spacing w:val="-1"/>
                  </w:rPr>
                </w:rPrChange>
              </w:rPr>
            </w:pPr>
          </w:p>
          <w:p w14:paraId="2A3CBBAB" w14:textId="77777777" w:rsidR="003F3EDE" w:rsidRPr="00FB0B06" w:rsidRDefault="003F3EDE" w:rsidP="0025185C">
            <w:pPr>
              <w:jc w:val="center"/>
              <w:rPr>
                <w:rFonts w:ascii="Arial" w:eastAsia="Times New Roman" w:hAnsi="Arial" w:cs="Arial"/>
                <w:spacing w:val="-1"/>
                <w:sz w:val="20"/>
                <w:szCs w:val="20"/>
                <w:rPrChange w:id="8339" w:author="Adelino Naquarta Sepalanga Domingos" w:date="2025-03-05T09:23:00Z" w16du:dateUtc="2025-03-05T08:23:00Z">
                  <w:rPr>
                    <w:rFonts w:ascii="Times New Roman" w:eastAsia="Times New Roman" w:hAnsi="Times New Roman"/>
                    <w:spacing w:val="-1"/>
                  </w:rPr>
                </w:rPrChange>
              </w:rPr>
            </w:pPr>
          </w:p>
          <w:p w14:paraId="76F868F5" w14:textId="77777777" w:rsidR="003F3EDE" w:rsidRPr="00FB0B06" w:rsidRDefault="003F3EDE" w:rsidP="0025185C">
            <w:pPr>
              <w:jc w:val="center"/>
              <w:rPr>
                <w:rFonts w:ascii="Arial" w:eastAsia="Times New Roman" w:hAnsi="Arial" w:cs="Arial"/>
                <w:spacing w:val="-1"/>
                <w:sz w:val="20"/>
                <w:szCs w:val="20"/>
                <w:rPrChange w:id="834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41"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36813966" w14:textId="77777777" w:rsidTr="0025185C">
        <w:trPr>
          <w:trHeight w:val="16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E6942C" w14:textId="77777777" w:rsidR="003F3EDE" w:rsidRPr="00FB0B06" w:rsidRDefault="003F3EDE" w:rsidP="0025185C">
            <w:pPr>
              <w:jc w:val="center"/>
              <w:rPr>
                <w:rFonts w:ascii="Arial" w:eastAsia="Times New Roman" w:hAnsi="Arial" w:cs="Arial"/>
                <w:spacing w:val="-1"/>
                <w:sz w:val="20"/>
                <w:szCs w:val="20"/>
                <w:rPrChange w:id="834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43" w:author="Adelino Naquarta Sepalanga Domingos" w:date="2025-03-05T09:23:00Z" w16du:dateUtc="2025-03-05T08:23:00Z">
                  <w:rPr>
                    <w:rFonts w:ascii="Times New Roman" w:eastAsia="Times New Roman" w:hAnsi="Times New Roman"/>
                    <w:spacing w:val="-1"/>
                  </w:rPr>
                </w:rPrChange>
              </w:rPr>
              <w:t>4.2.3.22.</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CF3825" w14:textId="77777777" w:rsidR="003F3EDE" w:rsidRPr="00FB0B06" w:rsidRDefault="003F3EDE" w:rsidP="0025185C">
            <w:pPr>
              <w:jc w:val="center"/>
              <w:rPr>
                <w:rFonts w:ascii="Arial" w:eastAsia="Times New Roman" w:hAnsi="Arial" w:cs="Arial"/>
                <w:spacing w:val="-1"/>
                <w:sz w:val="20"/>
                <w:szCs w:val="20"/>
                <w:rPrChange w:id="8344"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A9CD51" w14:textId="77777777" w:rsidR="003F3EDE" w:rsidRPr="00FB0B06" w:rsidRDefault="003F3EDE" w:rsidP="0025185C">
            <w:pPr>
              <w:rPr>
                <w:rFonts w:ascii="Arial" w:eastAsia="Times New Roman" w:hAnsi="Arial" w:cs="Arial"/>
                <w:spacing w:val="-1"/>
                <w:sz w:val="20"/>
                <w:szCs w:val="20"/>
                <w:rPrChange w:id="834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46" w:author="Adelino Naquarta Sepalanga Domingos" w:date="2025-03-05T09:23:00Z" w16du:dateUtc="2025-03-05T08:23:00Z">
                  <w:rPr>
                    <w:rFonts w:ascii="Times New Roman" w:eastAsia="Times New Roman" w:hAnsi="Times New Roman"/>
                    <w:spacing w:val="-1"/>
                  </w:rPr>
                </w:rPrChange>
              </w:rPr>
              <w:t>Totais do documento (</w:t>
            </w:r>
            <w:proofErr w:type="spellStart"/>
            <w:r w:rsidRPr="00FB0B06">
              <w:rPr>
                <w:rFonts w:ascii="Arial" w:eastAsia="Times New Roman" w:hAnsi="Arial" w:cs="Arial"/>
                <w:spacing w:val="-1"/>
                <w:sz w:val="20"/>
                <w:szCs w:val="20"/>
                <w:rPrChange w:id="8347" w:author="Adelino Naquarta Sepalanga Domingos" w:date="2025-03-05T09:23:00Z" w16du:dateUtc="2025-03-05T08:23:00Z">
                  <w:rPr>
                    <w:rFonts w:ascii="Times New Roman" w:eastAsia="Times New Roman" w:hAnsi="Times New Roman"/>
                    <w:spacing w:val="-1"/>
                  </w:rPr>
                </w:rPrChange>
              </w:rPr>
              <w:t>DocumentTotals</w:t>
            </w:r>
            <w:proofErr w:type="spellEnd"/>
            <w:r w:rsidRPr="00FB0B06">
              <w:rPr>
                <w:rFonts w:ascii="Arial" w:eastAsia="Times New Roman" w:hAnsi="Arial" w:cs="Arial"/>
                <w:spacing w:val="-1"/>
                <w:sz w:val="20"/>
                <w:szCs w:val="20"/>
                <w:rPrChange w:id="8348"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366927" w14:textId="77777777" w:rsidR="003F3EDE" w:rsidRPr="00FB0B06" w:rsidRDefault="003F3EDE" w:rsidP="0025185C">
            <w:pPr>
              <w:rPr>
                <w:rFonts w:ascii="Arial" w:eastAsia="Times New Roman" w:hAnsi="Arial" w:cs="Arial"/>
                <w:spacing w:val="-1"/>
                <w:sz w:val="20"/>
                <w:szCs w:val="20"/>
                <w:rPrChange w:id="8349"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6CD702" w14:textId="77777777" w:rsidR="003F3EDE" w:rsidRPr="00FB0B06" w:rsidRDefault="003F3EDE" w:rsidP="0025185C">
            <w:pPr>
              <w:jc w:val="center"/>
              <w:rPr>
                <w:rFonts w:ascii="Arial" w:eastAsia="Times New Roman" w:hAnsi="Arial" w:cs="Arial"/>
                <w:spacing w:val="-1"/>
                <w:sz w:val="20"/>
                <w:szCs w:val="20"/>
                <w:rPrChange w:id="835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51"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4199ACAF" w14:textId="77777777" w:rsidTr="0025185C">
        <w:trPr>
          <w:trHeight w:val="24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83D772" w14:textId="77777777" w:rsidR="003F3EDE" w:rsidRPr="00FB0B06" w:rsidRDefault="003F3EDE" w:rsidP="0025185C">
            <w:pPr>
              <w:jc w:val="center"/>
              <w:rPr>
                <w:rFonts w:ascii="Arial" w:eastAsia="Times New Roman" w:hAnsi="Arial" w:cs="Arial"/>
                <w:spacing w:val="-1"/>
                <w:sz w:val="20"/>
                <w:szCs w:val="20"/>
                <w:rPrChange w:id="835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53" w:author="Adelino Naquarta Sepalanga Domingos" w:date="2025-03-05T09:23:00Z" w16du:dateUtc="2025-03-05T08:23:00Z">
                  <w:rPr>
                    <w:rFonts w:ascii="Times New Roman" w:eastAsia="Times New Roman" w:hAnsi="Times New Roman"/>
                    <w:spacing w:val="-1"/>
                  </w:rPr>
                </w:rPrChange>
              </w:rPr>
              <w:t>4.2.3.22.1.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ECFEA3" w14:textId="77777777" w:rsidR="003F3EDE" w:rsidRPr="00FB0B06" w:rsidRDefault="003F3EDE" w:rsidP="0025185C">
            <w:pPr>
              <w:jc w:val="center"/>
              <w:rPr>
                <w:rFonts w:ascii="Arial" w:eastAsia="Times New Roman" w:hAnsi="Arial" w:cs="Arial"/>
                <w:spacing w:val="-1"/>
                <w:sz w:val="20"/>
                <w:szCs w:val="20"/>
                <w:rPrChange w:id="8354"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F1A554" w14:textId="77777777" w:rsidR="003F3EDE" w:rsidRPr="00FB0B06" w:rsidRDefault="003F3EDE" w:rsidP="0025185C">
            <w:pPr>
              <w:rPr>
                <w:rFonts w:ascii="Arial" w:eastAsia="Times New Roman" w:hAnsi="Arial" w:cs="Arial"/>
                <w:spacing w:val="-1"/>
                <w:sz w:val="20"/>
                <w:szCs w:val="20"/>
                <w:rPrChange w:id="835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56" w:author="Adelino Naquarta Sepalanga Domingos" w:date="2025-03-05T09:23:00Z" w16du:dateUtc="2025-03-05T08:23:00Z">
                  <w:rPr>
                    <w:rFonts w:ascii="Times New Roman" w:eastAsia="Times New Roman" w:hAnsi="Times New Roman"/>
                    <w:spacing w:val="-1"/>
                  </w:rPr>
                </w:rPrChange>
              </w:rPr>
              <w:t>Valor do imposto a pagar (</w:t>
            </w:r>
            <w:proofErr w:type="spellStart"/>
            <w:r w:rsidRPr="00FB0B06">
              <w:rPr>
                <w:rFonts w:ascii="Arial" w:eastAsia="Times New Roman" w:hAnsi="Arial" w:cs="Arial"/>
                <w:spacing w:val="-1"/>
                <w:sz w:val="20"/>
                <w:szCs w:val="20"/>
                <w:rPrChange w:id="8357" w:author="Adelino Naquarta Sepalanga Domingos" w:date="2025-03-05T09:23:00Z" w16du:dateUtc="2025-03-05T08:23:00Z">
                  <w:rPr>
                    <w:rFonts w:ascii="Times New Roman" w:eastAsia="Times New Roman" w:hAnsi="Times New Roman"/>
                    <w:spacing w:val="-1"/>
                  </w:rPr>
                </w:rPrChange>
              </w:rPr>
              <w:t>TaxPayable</w:t>
            </w:r>
            <w:proofErr w:type="spellEnd"/>
            <w:r w:rsidRPr="00FB0B06">
              <w:rPr>
                <w:rFonts w:ascii="Arial" w:eastAsia="Times New Roman" w:hAnsi="Arial" w:cs="Arial"/>
                <w:spacing w:val="-1"/>
                <w:sz w:val="20"/>
                <w:szCs w:val="20"/>
                <w:rPrChange w:id="8358"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16079DB" w14:textId="77777777" w:rsidR="003F3EDE" w:rsidRPr="00FB0B06" w:rsidRDefault="003F3EDE" w:rsidP="0025185C">
            <w:pPr>
              <w:rPr>
                <w:rFonts w:ascii="Arial" w:eastAsia="Times New Roman" w:hAnsi="Arial" w:cs="Arial"/>
                <w:spacing w:val="-1"/>
                <w:sz w:val="20"/>
                <w:szCs w:val="20"/>
                <w:rPrChange w:id="835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60" w:author="Adelino Naquarta Sepalanga Domingos" w:date="2025-03-05T09:23:00Z" w16du:dateUtc="2025-03-05T08:23:00Z">
                  <w:rPr>
                    <w:rFonts w:ascii="Times New Roman" w:eastAsia="Times New Roman" w:hAnsi="Times New Roman"/>
                    <w:spacing w:val="-1"/>
                  </w:rPr>
                </w:rPrChange>
              </w:rPr>
              <w:t>Quando não valorizado na base de dados, deve ser preenchido com “0.00”.</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D2FA771" w14:textId="77777777" w:rsidR="003F3EDE" w:rsidRPr="00FB0B06" w:rsidRDefault="003F3EDE" w:rsidP="0025185C">
            <w:pPr>
              <w:jc w:val="center"/>
              <w:rPr>
                <w:rFonts w:ascii="Arial" w:eastAsia="Times New Roman" w:hAnsi="Arial" w:cs="Arial"/>
                <w:spacing w:val="-1"/>
                <w:sz w:val="20"/>
                <w:szCs w:val="20"/>
                <w:rPrChange w:id="8361" w:author="Adelino Naquarta Sepalanga Domingos" w:date="2025-03-05T09:23:00Z" w16du:dateUtc="2025-03-05T08:23:00Z">
                  <w:rPr>
                    <w:rFonts w:ascii="Times New Roman" w:eastAsia="Times New Roman" w:hAnsi="Times New Roman"/>
                    <w:spacing w:val="-1"/>
                  </w:rPr>
                </w:rPrChange>
              </w:rPr>
            </w:pPr>
          </w:p>
          <w:p w14:paraId="38376E92" w14:textId="77777777" w:rsidR="003F3EDE" w:rsidRPr="00FB0B06" w:rsidRDefault="003F3EDE" w:rsidP="0025185C">
            <w:pPr>
              <w:jc w:val="center"/>
              <w:rPr>
                <w:rFonts w:ascii="Arial" w:eastAsia="Times New Roman" w:hAnsi="Arial" w:cs="Arial"/>
                <w:spacing w:val="-1"/>
                <w:sz w:val="20"/>
                <w:szCs w:val="20"/>
                <w:rPrChange w:id="836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63"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0AAF9AD4"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8280A7" w14:textId="77777777" w:rsidR="003F3EDE" w:rsidRPr="00FB0B06" w:rsidRDefault="003F3EDE" w:rsidP="0025185C">
            <w:pPr>
              <w:jc w:val="center"/>
              <w:rPr>
                <w:rFonts w:ascii="Arial" w:eastAsia="Times New Roman" w:hAnsi="Arial" w:cs="Arial"/>
                <w:spacing w:val="-1"/>
                <w:sz w:val="20"/>
                <w:szCs w:val="20"/>
                <w:rPrChange w:id="8364" w:author="Adelino Naquarta Sepalanga Domingos" w:date="2025-03-05T09:23:00Z" w16du:dateUtc="2025-03-05T08:23:00Z">
                  <w:rPr>
                    <w:rFonts w:ascii="Times New Roman" w:eastAsia="Times New Roman" w:hAnsi="Times New Roman"/>
                    <w:spacing w:val="-1"/>
                  </w:rPr>
                </w:rPrChange>
              </w:rPr>
            </w:pPr>
          </w:p>
          <w:p w14:paraId="0C8E60A9" w14:textId="77777777" w:rsidR="003F3EDE" w:rsidRPr="00FB0B06" w:rsidRDefault="003F3EDE" w:rsidP="0025185C">
            <w:pPr>
              <w:jc w:val="center"/>
              <w:rPr>
                <w:rFonts w:ascii="Arial" w:eastAsia="Times New Roman" w:hAnsi="Arial" w:cs="Arial"/>
                <w:spacing w:val="-1"/>
                <w:sz w:val="20"/>
                <w:szCs w:val="20"/>
                <w:rPrChange w:id="8365" w:author="Adelino Naquarta Sepalanga Domingos" w:date="2025-03-05T09:23:00Z" w16du:dateUtc="2025-03-05T08:23:00Z">
                  <w:rPr>
                    <w:rFonts w:ascii="Times New Roman" w:eastAsia="Times New Roman" w:hAnsi="Times New Roman"/>
                    <w:spacing w:val="-1"/>
                  </w:rPr>
                </w:rPrChange>
              </w:rPr>
            </w:pPr>
          </w:p>
          <w:p w14:paraId="4D1EECA4" w14:textId="77777777" w:rsidR="003F3EDE" w:rsidRPr="00FB0B06" w:rsidRDefault="003F3EDE" w:rsidP="0025185C">
            <w:pPr>
              <w:jc w:val="center"/>
              <w:rPr>
                <w:rFonts w:ascii="Arial" w:eastAsia="Times New Roman" w:hAnsi="Arial" w:cs="Arial"/>
                <w:spacing w:val="-1"/>
                <w:sz w:val="20"/>
                <w:szCs w:val="20"/>
                <w:rPrChange w:id="836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67" w:author="Adelino Naquarta Sepalanga Domingos" w:date="2025-03-05T09:23:00Z" w16du:dateUtc="2025-03-05T08:23:00Z">
                  <w:rPr>
                    <w:rFonts w:ascii="Times New Roman" w:eastAsia="Times New Roman" w:hAnsi="Times New Roman"/>
                    <w:spacing w:val="-1"/>
                  </w:rPr>
                </w:rPrChange>
              </w:rPr>
              <w:t>4.2.3.22.2.</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6920BA" w14:textId="77777777" w:rsidR="003F3EDE" w:rsidRPr="00FB0B06" w:rsidRDefault="003F3EDE" w:rsidP="0025185C">
            <w:pPr>
              <w:jc w:val="center"/>
              <w:rPr>
                <w:rFonts w:ascii="Arial" w:eastAsia="Times New Roman" w:hAnsi="Arial" w:cs="Arial"/>
                <w:spacing w:val="-1"/>
                <w:sz w:val="20"/>
                <w:szCs w:val="20"/>
                <w:rPrChange w:id="836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194E8B" w14:textId="77777777" w:rsidR="003F3EDE" w:rsidRPr="00FB0B06" w:rsidRDefault="003F3EDE" w:rsidP="0025185C">
            <w:pPr>
              <w:rPr>
                <w:rFonts w:ascii="Arial" w:eastAsia="Times New Roman" w:hAnsi="Arial" w:cs="Arial"/>
                <w:spacing w:val="-1"/>
                <w:sz w:val="20"/>
                <w:szCs w:val="20"/>
                <w:rPrChange w:id="8369" w:author="Adelino Naquarta Sepalanga Domingos" w:date="2025-03-05T09:23:00Z" w16du:dateUtc="2025-03-05T08:23:00Z">
                  <w:rPr>
                    <w:rFonts w:ascii="Times New Roman" w:eastAsia="Times New Roman" w:hAnsi="Times New Roman"/>
                    <w:spacing w:val="-1"/>
                  </w:rPr>
                </w:rPrChange>
              </w:rPr>
            </w:pPr>
          </w:p>
          <w:p w14:paraId="37E71592" w14:textId="77777777" w:rsidR="003F3EDE" w:rsidRPr="00FB0B06" w:rsidRDefault="003F3EDE" w:rsidP="0025185C">
            <w:pPr>
              <w:rPr>
                <w:rFonts w:ascii="Arial" w:eastAsia="Times New Roman" w:hAnsi="Arial" w:cs="Arial"/>
                <w:spacing w:val="-1"/>
                <w:sz w:val="20"/>
                <w:szCs w:val="20"/>
                <w:rPrChange w:id="8370" w:author="Adelino Naquarta Sepalanga Domingos" w:date="2025-03-05T09:23:00Z" w16du:dateUtc="2025-03-05T08:23:00Z">
                  <w:rPr>
                    <w:rFonts w:ascii="Times New Roman" w:eastAsia="Times New Roman" w:hAnsi="Times New Roman"/>
                    <w:spacing w:val="-1"/>
                  </w:rPr>
                </w:rPrChange>
              </w:rPr>
            </w:pPr>
          </w:p>
          <w:p w14:paraId="37334B3F" w14:textId="77777777" w:rsidR="003F3EDE" w:rsidRPr="00FB0B06" w:rsidRDefault="003F3EDE" w:rsidP="0025185C">
            <w:pPr>
              <w:rPr>
                <w:rFonts w:ascii="Arial" w:eastAsia="Times New Roman" w:hAnsi="Arial" w:cs="Arial"/>
                <w:spacing w:val="-1"/>
                <w:sz w:val="20"/>
                <w:szCs w:val="20"/>
                <w:rPrChange w:id="837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72" w:author="Adelino Naquarta Sepalanga Domingos" w:date="2025-03-05T09:23:00Z" w16du:dateUtc="2025-03-05T08:23:00Z">
                  <w:rPr>
                    <w:rFonts w:ascii="Times New Roman" w:eastAsia="Times New Roman" w:hAnsi="Times New Roman"/>
                    <w:spacing w:val="-1"/>
                  </w:rPr>
                </w:rPrChange>
              </w:rPr>
              <w:t>Total do documento sem impostos (</w:t>
            </w:r>
            <w:proofErr w:type="spellStart"/>
            <w:r w:rsidRPr="00FB0B06">
              <w:rPr>
                <w:rFonts w:ascii="Arial" w:eastAsia="Times New Roman" w:hAnsi="Arial" w:cs="Arial"/>
                <w:spacing w:val="-1"/>
                <w:sz w:val="20"/>
                <w:szCs w:val="20"/>
                <w:rPrChange w:id="8373" w:author="Adelino Naquarta Sepalanga Domingos" w:date="2025-03-05T09:23:00Z" w16du:dateUtc="2025-03-05T08:23:00Z">
                  <w:rPr>
                    <w:rFonts w:ascii="Times New Roman" w:eastAsia="Times New Roman" w:hAnsi="Times New Roman"/>
                    <w:spacing w:val="-1"/>
                  </w:rPr>
                </w:rPrChange>
              </w:rPr>
              <w:t>NetTotal</w:t>
            </w:r>
            <w:proofErr w:type="spellEnd"/>
            <w:r w:rsidRPr="00FB0B06">
              <w:rPr>
                <w:rFonts w:ascii="Arial" w:eastAsia="Times New Roman" w:hAnsi="Arial" w:cs="Arial"/>
                <w:spacing w:val="-1"/>
                <w:sz w:val="20"/>
                <w:szCs w:val="20"/>
                <w:rPrChange w:id="8374"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DA751F" w14:textId="77777777" w:rsidR="003F3EDE" w:rsidRPr="00FB0B06" w:rsidRDefault="003F3EDE" w:rsidP="0025185C">
            <w:pPr>
              <w:rPr>
                <w:rFonts w:ascii="Arial" w:eastAsia="Times New Roman" w:hAnsi="Arial" w:cs="Arial"/>
                <w:spacing w:val="-1"/>
                <w:sz w:val="20"/>
                <w:szCs w:val="20"/>
                <w:rPrChange w:id="837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76" w:author="Adelino Naquarta Sepalanga Domingos" w:date="2025-03-05T09:23:00Z" w16du:dateUtc="2025-03-05T08:23:00Z">
                  <w:rPr>
                    <w:rFonts w:ascii="Times New Roman" w:eastAsia="Times New Roman" w:hAnsi="Times New Roman"/>
                    <w:spacing w:val="-1"/>
                  </w:rPr>
                </w:rPrChange>
              </w:rPr>
              <w:t>Este campo não deve incluir as parcelas referentes aos impostos constantes da tabela 2.5 – Tabela de impostos (</w:t>
            </w:r>
            <w:proofErr w:type="spellStart"/>
            <w:r w:rsidRPr="00FB0B06">
              <w:rPr>
                <w:rFonts w:ascii="Arial" w:eastAsia="Times New Roman" w:hAnsi="Arial" w:cs="Arial"/>
                <w:spacing w:val="-1"/>
                <w:sz w:val="20"/>
                <w:szCs w:val="20"/>
                <w:rPrChange w:id="8377" w:author="Adelino Naquarta Sepalanga Domingos" w:date="2025-03-05T09:23:00Z" w16du:dateUtc="2025-03-05T08:23:00Z">
                  <w:rPr>
                    <w:rFonts w:ascii="Times New Roman" w:eastAsia="Times New Roman" w:hAnsi="Times New Roman"/>
                    <w:spacing w:val="-1"/>
                  </w:rPr>
                </w:rPrChange>
              </w:rPr>
              <w:t>TaxTable</w:t>
            </w:r>
            <w:proofErr w:type="spellEnd"/>
            <w:r w:rsidRPr="00FB0B06">
              <w:rPr>
                <w:rFonts w:ascii="Arial" w:eastAsia="Times New Roman" w:hAnsi="Arial" w:cs="Arial"/>
                <w:spacing w:val="-1"/>
                <w:sz w:val="20"/>
                <w:szCs w:val="20"/>
                <w:rPrChange w:id="8378" w:author="Adelino Naquarta Sepalanga Domingos" w:date="2025-03-05T09:23:00Z" w16du:dateUtc="2025-03-05T08:23:00Z">
                  <w:rPr>
                    <w:rFonts w:ascii="Times New Roman" w:eastAsia="Times New Roman" w:hAnsi="Times New Roman"/>
                    <w:spacing w:val="-1"/>
                  </w:rPr>
                </w:rPrChange>
              </w:rPr>
              <w:t>).</w:t>
            </w:r>
          </w:p>
          <w:p w14:paraId="68CBF9CE" w14:textId="77777777" w:rsidR="003F3EDE" w:rsidRPr="00FB0B06" w:rsidRDefault="003F3EDE" w:rsidP="0025185C">
            <w:pPr>
              <w:rPr>
                <w:rFonts w:ascii="Arial" w:eastAsia="Times New Roman" w:hAnsi="Arial" w:cs="Arial"/>
                <w:spacing w:val="-1"/>
                <w:sz w:val="20"/>
                <w:szCs w:val="20"/>
                <w:rPrChange w:id="837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80" w:author="Adelino Naquarta Sepalanga Domingos" w:date="2025-03-05T09:23:00Z" w16du:dateUtc="2025-03-05T08:23:00Z">
                  <w:rPr>
                    <w:rFonts w:ascii="Times New Roman" w:eastAsia="Times New Roman" w:hAnsi="Times New Roman"/>
                    <w:spacing w:val="-1"/>
                  </w:rPr>
                </w:rPrChange>
              </w:rPr>
              <w:t>Quando não valorizado na base de dados, deve ser preenchido com “0.00”.</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43B41FA" w14:textId="77777777" w:rsidR="003F3EDE" w:rsidRPr="00FB0B06" w:rsidRDefault="003F3EDE" w:rsidP="0025185C">
            <w:pPr>
              <w:jc w:val="center"/>
              <w:rPr>
                <w:rFonts w:ascii="Arial" w:eastAsia="Times New Roman" w:hAnsi="Arial" w:cs="Arial"/>
                <w:spacing w:val="-1"/>
                <w:sz w:val="20"/>
                <w:szCs w:val="20"/>
                <w:rPrChange w:id="8381" w:author="Adelino Naquarta Sepalanga Domingos" w:date="2025-03-05T09:23:00Z" w16du:dateUtc="2025-03-05T08:23:00Z">
                  <w:rPr>
                    <w:rFonts w:ascii="Times New Roman" w:eastAsia="Times New Roman" w:hAnsi="Times New Roman"/>
                    <w:spacing w:val="-1"/>
                  </w:rPr>
                </w:rPrChange>
              </w:rPr>
            </w:pPr>
          </w:p>
          <w:p w14:paraId="205F1479" w14:textId="77777777" w:rsidR="003F3EDE" w:rsidRPr="00FB0B06" w:rsidRDefault="003F3EDE" w:rsidP="0025185C">
            <w:pPr>
              <w:jc w:val="center"/>
              <w:rPr>
                <w:rFonts w:ascii="Arial" w:eastAsia="Times New Roman" w:hAnsi="Arial" w:cs="Arial"/>
                <w:spacing w:val="-1"/>
                <w:sz w:val="20"/>
                <w:szCs w:val="20"/>
                <w:rPrChange w:id="8382" w:author="Adelino Naquarta Sepalanga Domingos" w:date="2025-03-05T09:23:00Z" w16du:dateUtc="2025-03-05T08:23:00Z">
                  <w:rPr>
                    <w:rFonts w:ascii="Times New Roman" w:eastAsia="Times New Roman" w:hAnsi="Times New Roman"/>
                    <w:spacing w:val="-1"/>
                  </w:rPr>
                </w:rPrChange>
              </w:rPr>
            </w:pPr>
          </w:p>
          <w:p w14:paraId="7AA13B26" w14:textId="77777777" w:rsidR="003F3EDE" w:rsidRPr="00FB0B06" w:rsidRDefault="003F3EDE" w:rsidP="0025185C">
            <w:pPr>
              <w:jc w:val="center"/>
              <w:rPr>
                <w:rFonts w:ascii="Arial" w:eastAsia="Times New Roman" w:hAnsi="Arial" w:cs="Arial"/>
                <w:spacing w:val="-1"/>
                <w:sz w:val="20"/>
                <w:szCs w:val="20"/>
                <w:rPrChange w:id="8383" w:author="Adelino Naquarta Sepalanga Domingos" w:date="2025-03-05T09:23:00Z" w16du:dateUtc="2025-03-05T08:23:00Z">
                  <w:rPr>
                    <w:rFonts w:ascii="Times New Roman" w:eastAsia="Times New Roman" w:hAnsi="Times New Roman"/>
                    <w:spacing w:val="-1"/>
                  </w:rPr>
                </w:rPrChange>
              </w:rPr>
            </w:pPr>
          </w:p>
          <w:p w14:paraId="16670ECD" w14:textId="77777777" w:rsidR="003F3EDE" w:rsidRPr="00FB0B06" w:rsidRDefault="003F3EDE" w:rsidP="0025185C">
            <w:pPr>
              <w:jc w:val="center"/>
              <w:rPr>
                <w:rFonts w:ascii="Arial" w:eastAsia="Times New Roman" w:hAnsi="Arial" w:cs="Arial"/>
                <w:spacing w:val="-1"/>
                <w:sz w:val="20"/>
                <w:szCs w:val="20"/>
                <w:rPrChange w:id="838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85"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5EB5123E" w14:textId="77777777" w:rsidTr="0025185C">
        <w:trPr>
          <w:trHeight w:val="103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D36E04" w14:textId="77777777" w:rsidR="003F3EDE" w:rsidRPr="00FB0B06" w:rsidRDefault="003F3EDE" w:rsidP="0025185C">
            <w:pPr>
              <w:jc w:val="center"/>
              <w:rPr>
                <w:rFonts w:ascii="Arial" w:eastAsia="Times New Roman" w:hAnsi="Arial" w:cs="Arial"/>
                <w:spacing w:val="-1"/>
                <w:sz w:val="20"/>
                <w:szCs w:val="20"/>
                <w:rPrChange w:id="838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87" w:author="Adelino Naquarta Sepalanga Domingos" w:date="2025-03-05T09:23:00Z" w16du:dateUtc="2025-03-05T08:23:00Z">
                  <w:rPr>
                    <w:rFonts w:ascii="Times New Roman" w:eastAsia="Times New Roman" w:hAnsi="Times New Roman"/>
                    <w:spacing w:val="-1"/>
                  </w:rPr>
                </w:rPrChange>
              </w:rPr>
              <w:t>4.2.3.22.3.</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3304F5F" w14:textId="77777777" w:rsidR="003F3EDE" w:rsidRPr="00FB0B06" w:rsidRDefault="003F3EDE" w:rsidP="0025185C">
            <w:pPr>
              <w:jc w:val="center"/>
              <w:rPr>
                <w:rFonts w:ascii="Arial" w:eastAsia="Times New Roman" w:hAnsi="Arial" w:cs="Arial"/>
                <w:spacing w:val="-1"/>
                <w:sz w:val="20"/>
                <w:szCs w:val="20"/>
                <w:rPrChange w:id="838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61A0AA" w14:textId="77777777" w:rsidR="003F3EDE" w:rsidRPr="00FB0B06" w:rsidRDefault="003F3EDE" w:rsidP="0025185C">
            <w:pPr>
              <w:rPr>
                <w:rFonts w:ascii="Arial" w:eastAsia="Times New Roman" w:hAnsi="Arial" w:cs="Arial"/>
                <w:spacing w:val="-1"/>
                <w:sz w:val="20"/>
                <w:szCs w:val="20"/>
                <w:rPrChange w:id="838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90" w:author="Adelino Naquarta Sepalanga Domingos" w:date="2025-03-05T09:23:00Z" w16du:dateUtc="2025-03-05T08:23:00Z">
                  <w:rPr>
                    <w:rFonts w:ascii="Times New Roman" w:eastAsia="Times New Roman" w:hAnsi="Times New Roman"/>
                    <w:spacing w:val="-1"/>
                  </w:rPr>
                </w:rPrChange>
              </w:rPr>
              <w:t>Total do documento com impostos (</w:t>
            </w:r>
            <w:proofErr w:type="spellStart"/>
            <w:r w:rsidRPr="00FB0B06">
              <w:rPr>
                <w:rFonts w:ascii="Arial" w:eastAsia="Times New Roman" w:hAnsi="Arial" w:cs="Arial"/>
                <w:spacing w:val="-1"/>
                <w:sz w:val="20"/>
                <w:szCs w:val="20"/>
                <w:rPrChange w:id="8391" w:author="Adelino Naquarta Sepalanga Domingos" w:date="2025-03-05T09:23:00Z" w16du:dateUtc="2025-03-05T08:23:00Z">
                  <w:rPr>
                    <w:rFonts w:ascii="Times New Roman" w:eastAsia="Times New Roman" w:hAnsi="Times New Roman"/>
                    <w:spacing w:val="-1"/>
                  </w:rPr>
                </w:rPrChange>
              </w:rPr>
              <w:t>GrossTotal</w:t>
            </w:r>
            <w:proofErr w:type="spellEnd"/>
            <w:r w:rsidRPr="00FB0B06">
              <w:rPr>
                <w:rFonts w:ascii="Arial" w:eastAsia="Times New Roman" w:hAnsi="Arial" w:cs="Arial"/>
                <w:spacing w:val="-1"/>
                <w:sz w:val="20"/>
                <w:szCs w:val="20"/>
                <w:rPrChange w:id="8392"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5D7999" w14:textId="77777777" w:rsidR="003F3EDE" w:rsidRPr="00FB0B06" w:rsidRDefault="003F3EDE" w:rsidP="0025185C">
            <w:pPr>
              <w:rPr>
                <w:rFonts w:ascii="Arial" w:eastAsia="Times New Roman" w:hAnsi="Arial" w:cs="Arial"/>
                <w:spacing w:val="-1"/>
                <w:sz w:val="20"/>
                <w:szCs w:val="20"/>
                <w:rPrChange w:id="839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94" w:author="Adelino Naquarta Sepalanga Domingos" w:date="2025-03-05T09:23:00Z" w16du:dateUtc="2025-03-05T08:23:00Z">
                  <w:rPr>
                    <w:rFonts w:ascii="Times New Roman" w:eastAsia="Times New Roman" w:hAnsi="Times New Roman"/>
                    <w:spacing w:val="-1"/>
                  </w:rPr>
                </w:rPrChange>
              </w:rPr>
              <w:t>Quando não valorizado na base de dados, deve ser preenchido com “0.00”.</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0E92EA" w14:textId="77777777" w:rsidR="003F3EDE" w:rsidRPr="00FB0B06" w:rsidRDefault="003F3EDE" w:rsidP="0025185C">
            <w:pPr>
              <w:jc w:val="center"/>
              <w:rPr>
                <w:rFonts w:ascii="Arial" w:eastAsia="Times New Roman" w:hAnsi="Arial" w:cs="Arial"/>
                <w:spacing w:val="-1"/>
                <w:sz w:val="20"/>
                <w:szCs w:val="20"/>
                <w:rPrChange w:id="8395" w:author="Adelino Naquarta Sepalanga Domingos" w:date="2025-03-05T09:23:00Z" w16du:dateUtc="2025-03-05T08:23:00Z">
                  <w:rPr>
                    <w:rFonts w:ascii="Times New Roman" w:eastAsia="Times New Roman" w:hAnsi="Times New Roman"/>
                    <w:spacing w:val="-1"/>
                  </w:rPr>
                </w:rPrChange>
              </w:rPr>
            </w:pPr>
          </w:p>
          <w:p w14:paraId="1A26D48E" w14:textId="77777777" w:rsidR="003F3EDE" w:rsidRPr="00FB0B06" w:rsidRDefault="003F3EDE" w:rsidP="0025185C">
            <w:pPr>
              <w:jc w:val="center"/>
              <w:rPr>
                <w:rFonts w:ascii="Arial" w:eastAsia="Times New Roman" w:hAnsi="Arial" w:cs="Arial"/>
                <w:spacing w:val="-1"/>
                <w:sz w:val="20"/>
                <w:szCs w:val="20"/>
                <w:rPrChange w:id="839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97"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52CD1859" w14:textId="77777777" w:rsidTr="0025185C">
        <w:trPr>
          <w:trHeight w:val="79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89B960" w14:textId="77777777" w:rsidR="003F3EDE" w:rsidRPr="00FB0B06" w:rsidRDefault="003F3EDE" w:rsidP="0025185C">
            <w:pPr>
              <w:jc w:val="center"/>
              <w:rPr>
                <w:rFonts w:ascii="Arial" w:eastAsia="Times New Roman" w:hAnsi="Arial" w:cs="Arial"/>
                <w:spacing w:val="-1"/>
                <w:sz w:val="20"/>
                <w:szCs w:val="20"/>
                <w:rPrChange w:id="839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399" w:author="Adelino Naquarta Sepalanga Domingos" w:date="2025-03-05T09:23:00Z" w16du:dateUtc="2025-03-05T08:23:00Z">
                  <w:rPr>
                    <w:rFonts w:ascii="Times New Roman" w:eastAsia="Times New Roman" w:hAnsi="Times New Roman"/>
                    <w:spacing w:val="-1"/>
                  </w:rPr>
                </w:rPrChange>
              </w:rPr>
              <w:t>4.2.3.22.4.</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998472" w14:textId="77777777" w:rsidR="003F3EDE" w:rsidRPr="00FB0B06" w:rsidRDefault="003F3EDE" w:rsidP="0025185C">
            <w:pPr>
              <w:jc w:val="center"/>
              <w:rPr>
                <w:rFonts w:ascii="Arial" w:eastAsia="Times New Roman" w:hAnsi="Arial" w:cs="Arial"/>
                <w:spacing w:val="-1"/>
                <w:sz w:val="20"/>
                <w:szCs w:val="20"/>
                <w:rPrChange w:id="840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D7AEAD2" w14:textId="77777777" w:rsidR="003F3EDE" w:rsidRPr="00FB0B06" w:rsidRDefault="003F3EDE" w:rsidP="0025185C">
            <w:pPr>
              <w:rPr>
                <w:rFonts w:ascii="Arial" w:eastAsia="Times New Roman" w:hAnsi="Arial" w:cs="Arial"/>
                <w:spacing w:val="-1"/>
                <w:sz w:val="20"/>
                <w:szCs w:val="20"/>
                <w:rPrChange w:id="840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02" w:author="Adelino Naquarta Sepalanga Domingos" w:date="2025-03-05T09:23:00Z" w16du:dateUtc="2025-03-05T08:23:00Z">
                  <w:rPr>
                    <w:rFonts w:ascii="Times New Roman" w:eastAsia="Times New Roman" w:hAnsi="Times New Roman"/>
                    <w:spacing w:val="-1"/>
                  </w:rPr>
                </w:rPrChange>
              </w:rPr>
              <w:t>Moeda (</w:t>
            </w:r>
            <w:proofErr w:type="spellStart"/>
            <w:r w:rsidRPr="00FB0B06">
              <w:rPr>
                <w:rFonts w:ascii="Arial" w:eastAsia="Times New Roman" w:hAnsi="Arial" w:cs="Arial"/>
                <w:spacing w:val="-1"/>
                <w:sz w:val="20"/>
                <w:szCs w:val="20"/>
                <w:rPrChange w:id="8403" w:author="Adelino Naquarta Sepalanga Domingos" w:date="2025-03-05T09:23:00Z" w16du:dateUtc="2025-03-05T08:23:00Z">
                  <w:rPr>
                    <w:rFonts w:ascii="Times New Roman" w:eastAsia="Times New Roman" w:hAnsi="Times New Roman"/>
                    <w:spacing w:val="-1"/>
                  </w:rPr>
                </w:rPrChange>
              </w:rPr>
              <w:t>Currency</w:t>
            </w:r>
            <w:proofErr w:type="spellEnd"/>
            <w:r w:rsidRPr="00FB0B06">
              <w:rPr>
                <w:rFonts w:ascii="Arial" w:eastAsia="Times New Roman" w:hAnsi="Arial" w:cs="Arial"/>
                <w:spacing w:val="-1"/>
                <w:sz w:val="20"/>
                <w:szCs w:val="20"/>
                <w:rPrChange w:id="8404"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F8F5939" w14:textId="77777777" w:rsidR="003F3EDE" w:rsidRPr="00FB0B06" w:rsidRDefault="003F3EDE" w:rsidP="0025185C">
            <w:pPr>
              <w:rPr>
                <w:rFonts w:ascii="Arial" w:eastAsia="Times New Roman" w:hAnsi="Arial" w:cs="Arial"/>
                <w:spacing w:val="-1"/>
                <w:sz w:val="20"/>
                <w:szCs w:val="20"/>
                <w:rPrChange w:id="840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06" w:author="Adelino Naquarta Sepalanga Domingos" w:date="2025-03-05T09:23:00Z" w16du:dateUtc="2025-03-05T08:23:00Z">
                  <w:rPr>
                    <w:rFonts w:ascii="Times New Roman" w:eastAsia="Times New Roman" w:hAnsi="Times New Roman"/>
                    <w:spacing w:val="-1"/>
                  </w:rPr>
                </w:rPrChange>
              </w:rPr>
              <w:t xml:space="preserve">Não deve ser gerada no caso </w:t>
            </w:r>
            <w:proofErr w:type="gramStart"/>
            <w:r w:rsidRPr="00FB0B06">
              <w:rPr>
                <w:rFonts w:ascii="Arial" w:eastAsia="Times New Roman" w:hAnsi="Arial" w:cs="Arial"/>
                <w:spacing w:val="-1"/>
                <w:sz w:val="20"/>
                <w:szCs w:val="20"/>
                <w:rPrChange w:id="8407" w:author="Adelino Naquarta Sepalanga Domingos" w:date="2025-03-05T09:23:00Z" w16du:dateUtc="2025-03-05T08:23:00Z">
                  <w:rPr>
                    <w:rFonts w:ascii="Times New Roman" w:eastAsia="Times New Roman" w:hAnsi="Times New Roman"/>
                    <w:spacing w:val="-1"/>
                  </w:rPr>
                </w:rPrChange>
              </w:rPr>
              <w:t>da</w:t>
            </w:r>
            <w:proofErr w:type="gramEnd"/>
            <w:r w:rsidRPr="00FB0B06">
              <w:rPr>
                <w:rFonts w:ascii="Arial" w:eastAsia="Times New Roman" w:hAnsi="Arial" w:cs="Arial"/>
                <w:spacing w:val="-1"/>
                <w:sz w:val="20"/>
                <w:szCs w:val="20"/>
                <w:rPrChange w:id="8408" w:author="Adelino Naquarta Sepalanga Domingos" w:date="2025-03-05T09:23:00Z" w16du:dateUtc="2025-03-05T08:23:00Z">
                  <w:rPr>
                    <w:rFonts w:ascii="Times New Roman" w:eastAsia="Times New Roman" w:hAnsi="Times New Roman"/>
                    <w:spacing w:val="-1"/>
                  </w:rPr>
                </w:rPrChange>
              </w:rPr>
              <w:t xml:space="preserve"> emissão do documento ser em AOA.</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5EBEDE" w14:textId="77777777" w:rsidR="003F3EDE" w:rsidRPr="00FB0B06" w:rsidRDefault="003F3EDE" w:rsidP="0025185C">
            <w:pPr>
              <w:jc w:val="center"/>
              <w:rPr>
                <w:rFonts w:ascii="Arial" w:eastAsia="Times New Roman" w:hAnsi="Arial" w:cs="Arial"/>
                <w:spacing w:val="-1"/>
                <w:sz w:val="20"/>
                <w:szCs w:val="20"/>
                <w:rPrChange w:id="840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10"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369B511E" w14:textId="77777777" w:rsidTr="0025185C">
        <w:trPr>
          <w:trHeight w:val="108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2BF609" w14:textId="77777777" w:rsidR="003F3EDE" w:rsidRPr="00FB0B06" w:rsidRDefault="003F3EDE" w:rsidP="0025185C">
            <w:pPr>
              <w:jc w:val="center"/>
              <w:rPr>
                <w:rFonts w:ascii="Arial" w:eastAsia="Times New Roman" w:hAnsi="Arial" w:cs="Arial"/>
                <w:spacing w:val="-1"/>
                <w:sz w:val="20"/>
                <w:szCs w:val="20"/>
                <w:rPrChange w:id="841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12" w:author="Adelino Naquarta Sepalanga Domingos" w:date="2025-03-05T09:23:00Z" w16du:dateUtc="2025-03-05T08:23:00Z">
                  <w:rPr>
                    <w:rFonts w:ascii="Times New Roman" w:eastAsia="Times New Roman" w:hAnsi="Times New Roman"/>
                    <w:spacing w:val="-1"/>
                  </w:rPr>
                </w:rPrChange>
              </w:rPr>
              <w:t>4.2.3.22.4.1.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8A79BB" w14:textId="77777777" w:rsidR="003F3EDE" w:rsidRPr="00FB0B06" w:rsidRDefault="003F3EDE" w:rsidP="0025185C">
            <w:pPr>
              <w:jc w:val="center"/>
              <w:rPr>
                <w:rFonts w:ascii="Arial" w:eastAsia="Times New Roman" w:hAnsi="Arial" w:cs="Arial"/>
                <w:spacing w:val="-1"/>
                <w:sz w:val="20"/>
                <w:szCs w:val="20"/>
                <w:rPrChange w:id="8413"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6CD932" w14:textId="77777777" w:rsidR="003F3EDE" w:rsidRPr="00FB0B06" w:rsidRDefault="003F3EDE" w:rsidP="0025185C">
            <w:pPr>
              <w:rPr>
                <w:rFonts w:ascii="Arial" w:eastAsia="Times New Roman" w:hAnsi="Arial" w:cs="Arial"/>
                <w:spacing w:val="-1"/>
                <w:sz w:val="20"/>
                <w:szCs w:val="20"/>
                <w:rPrChange w:id="841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15" w:author="Adelino Naquarta Sepalanga Domingos" w:date="2025-03-05T09:23:00Z" w16du:dateUtc="2025-03-05T08:23:00Z">
                  <w:rPr>
                    <w:rFonts w:ascii="Times New Roman" w:eastAsia="Times New Roman" w:hAnsi="Times New Roman"/>
                    <w:spacing w:val="-1"/>
                  </w:rPr>
                </w:rPrChange>
              </w:rPr>
              <w:t>Código de moeda (</w:t>
            </w:r>
            <w:proofErr w:type="spellStart"/>
            <w:r w:rsidRPr="00FB0B06">
              <w:rPr>
                <w:rFonts w:ascii="Arial" w:eastAsia="Times New Roman" w:hAnsi="Arial" w:cs="Arial"/>
                <w:spacing w:val="-1"/>
                <w:sz w:val="20"/>
                <w:szCs w:val="20"/>
                <w:rPrChange w:id="8416" w:author="Adelino Naquarta Sepalanga Domingos" w:date="2025-03-05T09:23:00Z" w16du:dateUtc="2025-03-05T08:23:00Z">
                  <w:rPr>
                    <w:rFonts w:ascii="Times New Roman" w:eastAsia="Times New Roman" w:hAnsi="Times New Roman"/>
                    <w:spacing w:val="-1"/>
                  </w:rPr>
                </w:rPrChange>
              </w:rPr>
              <w:t>CurrencyCode</w:t>
            </w:r>
            <w:proofErr w:type="spellEnd"/>
            <w:r w:rsidRPr="00FB0B06">
              <w:rPr>
                <w:rFonts w:ascii="Arial" w:eastAsia="Times New Roman" w:hAnsi="Arial" w:cs="Arial"/>
                <w:spacing w:val="-1"/>
                <w:sz w:val="20"/>
                <w:szCs w:val="20"/>
                <w:rPrChange w:id="8417"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D519F9" w14:textId="77777777" w:rsidR="003F3EDE" w:rsidRPr="00FB0B06" w:rsidRDefault="003F3EDE" w:rsidP="0025185C">
            <w:pPr>
              <w:rPr>
                <w:rFonts w:ascii="Arial" w:eastAsia="Times New Roman" w:hAnsi="Arial" w:cs="Arial"/>
                <w:spacing w:val="-1"/>
                <w:sz w:val="20"/>
                <w:szCs w:val="20"/>
                <w:rPrChange w:id="841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19" w:author="Adelino Naquarta Sepalanga Domingos" w:date="2025-03-05T09:23:00Z" w16du:dateUtc="2025-03-05T08:23:00Z">
                  <w:rPr>
                    <w:rFonts w:ascii="Times New Roman" w:eastAsia="Times New Roman" w:hAnsi="Times New Roman"/>
                    <w:spacing w:val="-1"/>
                  </w:rPr>
                </w:rPrChange>
              </w:rPr>
              <w:t>No caso de moeda estrangeira deve ser preenchido de acordo com a norma ISO 4217.</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55231E2" w14:textId="77777777" w:rsidR="003F3EDE" w:rsidRPr="00FB0B06" w:rsidRDefault="003F3EDE" w:rsidP="0025185C">
            <w:pPr>
              <w:jc w:val="center"/>
              <w:rPr>
                <w:rFonts w:ascii="Arial" w:eastAsia="Times New Roman" w:hAnsi="Arial" w:cs="Arial"/>
                <w:spacing w:val="-1"/>
                <w:sz w:val="20"/>
                <w:szCs w:val="20"/>
                <w:rPrChange w:id="8420" w:author="Adelino Naquarta Sepalanga Domingos" w:date="2025-03-05T09:23:00Z" w16du:dateUtc="2025-03-05T08:23:00Z">
                  <w:rPr>
                    <w:rFonts w:ascii="Times New Roman" w:eastAsia="Times New Roman" w:hAnsi="Times New Roman"/>
                    <w:spacing w:val="-1"/>
                  </w:rPr>
                </w:rPrChange>
              </w:rPr>
            </w:pPr>
          </w:p>
          <w:p w14:paraId="1D508F6F" w14:textId="77777777" w:rsidR="003F3EDE" w:rsidRPr="00FB0B06" w:rsidRDefault="003F3EDE" w:rsidP="0025185C">
            <w:pPr>
              <w:jc w:val="center"/>
              <w:rPr>
                <w:rFonts w:ascii="Arial" w:eastAsia="Times New Roman" w:hAnsi="Arial" w:cs="Arial"/>
                <w:spacing w:val="-1"/>
                <w:sz w:val="20"/>
                <w:szCs w:val="20"/>
                <w:rPrChange w:id="842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22" w:author="Adelino Naquarta Sepalanga Domingos" w:date="2025-03-05T09:23:00Z" w16du:dateUtc="2025-03-05T08:23:00Z">
                  <w:rPr>
                    <w:rFonts w:ascii="Times New Roman" w:eastAsia="Times New Roman" w:hAnsi="Times New Roman"/>
                    <w:spacing w:val="-1"/>
                  </w:rPr>
                </w:rPrChange>
              </w:rPr>
              <w:t>Texto 3</w:t>
            </w:r>
          </w:p>
        </w:tc>
      </w:tr>
      <w:tr w:rsidR="003F3EDE" w:rsidRPr="00FB0B06" w14:paraId="0ABCB3E5" w14:textId="77777777" w:rsidTr="0025185C">
        <w:trPr>
          <w:trHeight w:val="117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83C3C9" w14:textId="77777777" w:rsidR="003F3EDE" w:rsidRPr="00FB0B06" w:rsidRDefault="003F3EDE" w:rsidP="0025185C">
            <w:pPr>
              <w:jc w:val="center"/>
              <w:rPr>
                <w:rFonts w:ascii="Arial" w:eastAsia="Times New Roman" w:hAnsi="Arial" w:cs="Arial"/>
                <w:spacing w:val="-1"/>
                <w:sz w:val="20"/>
                <w:szCs w:val="20"/>
                <w:rPrChange w:id="842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24" w:author="Adelino Naquarta Sepalanga Domingos" w:date="2025-03-05T09:23:00Z" w16du:dateUtc="2025-03-05T08:23:00Z">
                  <w:rPr>
                    <w:rFonts w:ascii="Times New Roman" w:eastAsia="Times New Roman" w:hAnsi="Times New Roman"/>
                    <w:spacing w:val="-1"/>
                  </w:rPr>
                </w:rPrChange>
              </w:rPr>
              <w:t>4.2.3.22.4.2.</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FAF8B1" w14:textId="77777777" w:rsidR="003F3EDE" w:rsidRPr="00FB0B06" w:rsidRDefault="003F3EDE" w:rsidP="0025185C">
            <w:pPr>
              <w:jc w:val="center"/>
              <w:rPr>
                <w:rFonts w:ascii="Arial" w:eastAsia="Times New Roman" w:hAnsi="Arial" w:cs="Arial"/>
                <w:spacing w:val="-1"/>
                <w:sz w:val="20"/>
                <w:szCs w:val="20"/>
                <w:rPrChange w:id="842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23961C" w14:textId="77777777" w:rsidR="003F3EDE" w:rsidRPr="00FB0B06" w:rsidRDefault="003F3EDE" w:rsidP="0025185C">
            <w:pPr>
              <w:rPr>
                <w:rFonts w:ascii="Arial" w:eastAsia="Times New Roman" w:hAnsi="Arial" w:cs="Arial"/>
                <w:spacing w:val="-1"/>
                <w:sz w:val="20"/>
                <w:szCs w:val="20"/>
                <w:rPrChange w:id="842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27" w:author="Adelino Naquarta Sepalanga Domingos" w:date="2025-03-05T09:23:00Z" w16du:dateUtc="2025-03-05T08:23:00Z">
                  <w:rPr>
                    <w:rFonts w:ascii="Times New Roman" w:eastAsia="Times New Roman" w:hAnsi="Times New Roman"/>
                    <w:spacing w:val="-1"/>
                  </w:rPr>
                </w:rPrChange>
              </w:rPr>
              <w:t>Valor total em moeda estrangeira (</w:t>
            </w:r>
            <w:proofErr w:type="spellStart"/>
            <w:r w:rsidRPr="00FB0B06">
              <w:rPr>
                <w:rFonts w:ascii="Arial" w:eastAsia="Times New Roman" w:hAnsi="Arial" w:cs="Arial"/>
                <w:spacing w:val="-1"/>
                <w:sz w:val="20"/>
                <w:szCs w:val="20"/>
                <w:rPrChange w:id="8428" w:author="Adelino Naquarta Sepalanga Domingos" w:date="2025-03-05T09:23:00Z" w16du:dateUtc="2025-03-05T08:23:00Z">
                  <w:rPr>
                    <w:rFonts w:ascii="Times New Roman" w:eastAsia="Times New Roman" w:hAnsi="Times New Roman"/>
                    <w:spacing w:val="-1"/>
                  </w:rPr>
                </w:rPrChange>
              </w:rPr>
              <w:t>CurrencyAmount</w:t>
            </w:r>
            <w:proofErr w:type="spellEnd"/>
            <w:r w:rsidRPr="00FB0B06">
              <w:rPr>
                <w:rFonts w:ascii="Arial" w:eastAsia="Times New Roman" w:hAnsi="Arial" w:cs="Arial"/>
                <w:spacing w:val="-1"/>
                <w:sz w:val="20"/>
                <w:szCs w:val="20"/>
                <w:rPrChange w:id="8429"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7429B18" w14:textId="77777777" w:rsidR="003F3EDE" w:rsidRPr="00FB0B06" w:rsidRDefault="003F3EDE" w:rsidP="0025185C">
            <w:pPr>
              <w:rPr>
                <w:rFonts w:ascii="Arial" w:eastAsia="Times New Roman" w:hAnsi="Arial" w:cs="Arial"/>
                <w:spacing w:val="-1"/>
                <w:sz w:val="20"/>
                <w:szCs w:val="20"/>
                <w:rPrChange w:id="843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31" w:author="Adelino Naquarta Sepalanga Domingos" w:date="2025-03-05T09:23:00Z" w16du:dateUtc="2025-03-05T08:23:00Z">
                  <w:rPr>
                    <w:rFonts w:ascii="Times New Roman" w:eastAsia="Times New Roman" w:hAnsi="Times New Roman"/>
                    <w:spacing w:val="-1"/>
                  </w:rPr>
                </w:rPrChange>
              </w:rPr>
              <w:t>Valor do campo 4.2.3.22.3. – Total do documento com impostos (</w:t>
            </w:r>
            <w:proofErr w:type="spellStart"/>
            <w:r w:rsidRPr="00FB0B06">
              <w:rPr>
                <w:rFonts w:ascii="Arial" w:eastAsia="Times New Roman" w:hAnsi="Arial" w:cs="Arial"/>
                <w:spacing w:val="-1"/>
                <w:sz w:val="20"/>
                <w:szCs w:val="20"/>
                <w:rPrChange w:id="8432" w:author="Adelino Naquarta Sepalanga Domingos" w:date="2025-03-05T09:23:00Z" w16du:dateUtc="2025-03-05T08:23:00Z">
                  <w:rPr>
                    <w:rFonts w:ascii="Times New Roman" w:eastAsia="Times New Roman" w:hAnsi="Times New Roman"/>
                    <w:spacing w:val="-1"/>
                  </w:rPr>
                </w:rPrChange>
              </w:rPr>
              <w:t>GrossTotal</w:t>
            </w:r>
            <w:proofErr w:type="spellEnd"/>
            <w:r w:rsidRPr="00FB0B06">
              <w:rPr>
                <w:rFonts w:ascii="Arial" w:eastAsia="Times New Roman" w:hAnsi="Arial" w:cs="Arial"/>
                <w:spacing w:val="-1"/>
                <w:sz w:val="20"/>
                <w:szCs w:val="20"/>
                <w:rPrChange w:id="8433" w:author="Adelino Naquarta Sepalanga Domingos" w:date="2025-03-05T09:23:00Z" w16du:dateUtc="2025-03-05T08:23:00Z">
                  <w:rPr>
                    <w:rFonts w:ascii="Times New Roman" w:eastAsia="Times New Roman" w:hAnsi="Times New Roman"/>
                    <w:spacing w:val="-1"/>
                  </w:rPr>
                </w:rPrChange>
              </w:rPr>
              <w:t>) na moeda original do documento.</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44C946" w14:textId="77777777" w:rsidR="003F3EDE" w:rsidRPr="00FB0B06" w:rsidRDefault="003F3EDE" w:rsidP="0025185C">
            <w:pPr>
              <w:jc w:val="center"/>
              <w:rPr>
                <w:rFonts w:ascii="Arial" w:eastAsia="Times New Roman" w:hAnsi="Arial" w:cs="Arial"/>
                <w:spacing w:val="-1"/>
                <w:sz w:val="20"/>
                <w:szCs w:val="20"/>
                <w:rPrChange w:id="8434" w:author="Adelino Naquarta Sepalanga Domingos" w:date="2025-03-05T09:23:00Z" w16du:dateUtc="2025-03-05T08:23:00Z">
                  <w:rPr>
                    <w:rFonts w:ascii="Times New Roman" w:eastAsia="Times New Roman" w:hAnsi="Times New Roman"/>
                    <w:spacing w:val="-1"/>
                  </w:rPr>
                </w:rPrChange>
              </w:rPr>
            </w:pPr>
          </w:p>
          <w:p w14:paraId="26EA6F4D" w14:textId="77777777" w:rsidR="003F3EDE" w:rsidRPr="00FB0B06" w:rsidRDefault="003F3EDE" w:rsidP="0025185C">
            <w:pPr>
              <w:jc w:val="center"/>
              <w:rPr>
                <w:rFonts w:ascii="Arial" w:eastAsia="Times New Roman" w:hAnsi="Arial" w:cs="Arial"/>
                <w:spacing w:val="-1"/>
                <w:sz w:val="20"/>
                <w:szCs w:val="20"/>
                <w:rPrChange w:id="843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36"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4072049E" w14:textId="77777777" w:rsidTr="0025185C">
        <w:trPr>
          <w:trHeight w:val="64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4E0048" w14:textId="77777777" w:rsidR="003F3EDE" w:rsidRPr="00FB0B06" w:rsidRDefault="003F3EDE" w:rsidP="0025185C">
            <w:pPr>
              <w:jc w:val="center"/>
              <w:rPr>
                <w:rFonts w:ascii="Arial" w:eastAsia="Times New Roman" w:hAnsi="Arial" w:cs="Arial"/>
                <w:spacing w:val="-1"/>
                <w:sz w:val="20"/>
                <w:szCs w:val="20"/>
                <w:rPrChange w:id="843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38" w:author="Adelino Naquarta Sepalanga Domingos" w:date="2025-03-05T09:23:00Z" w16du:dateUtc="2025-03-05T08:23:00Z">
                  <w:rPr>
                    <w:rFonts w:ascii="Times New Roman" w:eastAsia="Times New Roman" w:hAnsi="Times New Roman"/>
                    <w:spacing w:val="-1"/>
                  </w:rPr>
                </w:rPrChange>
              </w:rPr>
              <w:lastRenderedPageBreak/>
              <w:t>4.2.3.22.4.3.</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6D8473" w14:textId="77777777" w:rsidR="003F3EDE" w:rsidRPr="00FB0B06" w:rsidRDefault="003F3EDE" w:rsidP="0025185C">
            <w:pPr>
              <w:jc w:val="center"/>
              <w:rPr>
                <w:rFonts w:ascii="Arial" w:eastAsia="Times New Roman" w:hAnsi="Arial" w:cs="Arial"/>
                <w:spacing w:val="-1"/>
                <w:sz w:val="20"/>
                <w:szCs w:val="20"/>
                <w:rPrChange w:id="843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7F15C1" w14:textId="77777777" w:rsidR="003F3EDE" w:rsidRPr="00FB0B06" w:rsidRDefault="003F3EDE" w:rsidP="0025185C">
            <w:pPr>
              <w:rPr>
                <w:rFonts w:ascii="Arial" w:eastAsia="Times New Roman" w:hAnsi="Arial" w:cs="Arial"/>
                <w:spacing w:val="-1"/>
                <w:sz w:val="20"/>
                <w:szCs w:val="20"/>
                <w:rPrChange w:id="844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41" w:author="Adelino Naquarta Sepalanga Domingos" w:date="2025-03-05T09:23:00Z" w16du:dateUtc="2025-03-05T08:23:00Z">
                  <w:rPr>
                    <w:rFonts w:ascii="Times New Roman" w:eastAsia="Times New Roman" w:hAnsi="Times New Roman"/>
                    <w:spacing w:val="-1"/>
                  </w:rPr>
                </w:rPrChange>
              </w:rPr>
              <w:t>Taxa de câmbio (</w:t>
            </w:r>
            <w:proofErr w:type="spellStart"/>
            <w:r w:rsidRPr="00FB0B06">
              <w:rPr>
                <w:rFonts w:ascii="Arial" w:eastAsia="Times New Roman" w:hAnsi="Arial" w:cs="Arial"/>
                <w:spacing w:val="-1"/>
                <w:sz w:val="20"/>
                <w:szCs w:val="20"/>
                <w:rPrChange w:id="8442" w:author="Adelino Naquarta Sepalanga Domingos" w:date="2025-03-05T09:23:00Z" w16du:dateUtc="2025-03-05T08:23:00Z">
                  <w:rPr>
                    <w:rFonts w:ascii="Times New Roman" w:eastAsia="Times New Roman" w:hAnsi="Times New Roman"/>
                    <w:spacing w:val="-1"/>
                  </w:rPr>
                </w:rPrChange>
              </w:rPr>
              <w:t>ExchangeRate</w:t>
            </w:r>
            <w:proofErr w:type="spellEnd"/>
            <w:r w:rsidRPr="00FB0B06">
              <w:rPr>
                <w:rFonts w:ascii="Arial" w:eastAsia="Times New Roman" w:hAnsi="Arial" w:cs="Arial"/>
                <w:spacing w:val="-1"/>
                <w:sz w:val="20"/>
                <w:szCs w:val="20"/>
                <w:rPrChange w:id="8443" w:author="Adelino Naquarta Sepalanga Domingos" w:date="2025-03-05T09:23:00Z" w16du:dateUtc="2025-03-05T08:23:00Z">
                  <w:rPr>
                    <w:rFonts w:ascii="Times New Roman" w:eastAsia="Times New Roman" w:hAnsi="Times New Roman"/>
                    <w:spacing w:val="-1"/>
                  </w:rPr>
                </w:rPrChange>
              </w:rPr>
              <w: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726F1F" w14:textId="77777777" w:rsidR="003F3EDE" w:rsidRPr="00FB0B06" w:rsidRDefault="003F3EDE" w:rsidP="0025185C">
            <w:pPr>
              <w:rPr>
                <w:rFonts w:ascii="Arial" w:eastAsia="Times New Roman" w:hAnsi="Arial" w:cs="Arial"/>
                <w:spacing w:val="-1"/>
                <w:sz w:val="20"/>
                <w:szCs w:val="20"/>
                <w:rPrChange w:id="844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45" w:author="Adelino Naquarta Sepalanga Domingos" w:date="2025-03-05T09:23:00Z" w16du:dateUtc="2025-03-05T08:23:00Z">
                  <w:rPr>
                    <w:rFonts w:ascii="Times New Roman" w:eastAsia="Times New Roman" w:hAnsi="Times New Roman"/>
                    <w:spacing w:val="-1"/>
                  </w:rPr>
                </w:rPrChange>
              </w:rPr>
              <w:t>Deve ser indicada a taxa de câmbio utilizada na conversão para AOA.</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E1DC237" w14:textId="77777777" w:rsidR="003F3EDE" w:rsidRPr="00FB0B06" w:rsidRDefault="003F3EDE" w:rsidP="0025185C">
            <w:pPr>
              <w:jc w:val="center"/>
              <w:rPr>
                <w:rFonts w:ascii="Arial" w:eastAsia="Times New Roman" w:hAnsi="Arial" w:cs="Arial"/>
                <w:spacing w:val="-1"/>
                <w:sz w:val="20"/>
                <w:szCs w:val="20"/>
                <w:rPrChange w:id="8446" w:author="Adelino Naquarta Sepalanga Domingos" w:date="2025-03-05T09:23:00Z" w16du:dateUtc="2025-03-05T08:23:00Z">
                  <w:rPr>
                    <w:rFonts w:ascii="Times New Roman" w:eastAsia="Times New Roman" w:hAnsi="Times New Roman"/>
                    <w:spacing w:val="-1"/>
                  </w:rPr>
                </w:rPrChange>
              </w:rPr>
            </w:pPr>
          </w:p>
          <w:p w14:paraId="06B09C8A" w14:textId="77777777" w:rsidR="003F3EDE" w:rsidRPr="00FB0B06" w:rsidRDefault="003F3EDE" w:rsidP="0025185C">
            <w:pPr>
              <w:jc w:val="center"/>
              <w:rPr>
                <w:rFonts w:ascii="Arial" w:eastAsia="Times New Roman" w:hAnsi="Arial" w:cs="Arial"/>
                <w:spacing w:val="-1"/>
                <w:sz w:val="20"/>
                <w:szCs w:val="20"/>
                <w:rPrChange w:id="844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8448" w:author="Adelino Naquarta Sepalanga Domingos" w:date="2025-03-05T09:23:00Z" w16du:dateUtc="2025-03-05T08:23:00Z">
                  <w:rPr>
                    <w:rFonts w:ascii="Times New Roman" w:eastAsia="Times New Roman" w:hAnsi="Times New Roman"/>
                    <w:spacing w:val="-1"/>
                  </w:rPr>
                </w:rPrChange>
              </w:rPr>
              <w:t>Decimal</w:t>
            </w:r>
          </w:p>
        </w:tc>
      </w:tr>
    </w:tbl>
    <w:p w14:paraId="7127FADC" w14:textId="77777777" w:rsidR="003F3EDE" w:rsidRPr="00691778" w:rsidRDefault="003F3EDE" w:rsidP="003F3EDE">
      <w:pPr>
        <w:jc w:val="center"/>
        <w:rPr>
          <w:rFonts w:ascii="Arial" w:eastAsia="Times New Roman" w:hAnsi="Arial" w:cs="Arial"/>
          <w:spacing w:val="-1"/>
          <w:rPrChange w:id="8449" w:author="Adelino Naquarta Sepalanga Domingos" w:date="2025-03-05T08:49:00Z" w16du:dateUtc="2025-03-05T07:49:00Z">
            <w:rPr>
              <w:rFonts w:ascii="Times New Roman" w:eastAsia="Times New Roman" w:hAnsi="Times New Roman"/>
              <w:spacing w:val="-1"/>
            </w:rPr>
          </w:rPrChange>
        </w:rPr>
      </w:pPr>
    </w:p>
    <w:p w14:paraId="25CFC57B" w14:textId="77777777" w:rsidR="003F3EDE" w:rsidRPr="00691778" w:rsidRDefault="003F3EDE" w:rsidP="003F3EDE">
      <w:pPr>
        <w:spacing w:after="240" w:line="276" w:lineRule="auto"/>
        <w:rPr>
          <w:rFonts w:ascii="Arial" w:eastAsia="Microsoft JhengHei" w:hAnsi="Arial" w:cs="Arial"/>
          <w:sz w:val="24"/>
          <w:szCs w:val="24"/>
          <w:rPrChange w:id="8450" w:author="Adelino Naquarta Sepalanga Domingos" w:date="2025-03-05T08:49:00Z" w16du:dateUtc="2025-03-05T07:49:00Z">
            <w:rPr>
              <w:rFonts w:ascii="Times New Roman" w:eastAsia="Microsoft JhengHei" w:hAnsi="Times New Roman" w:cs="Times New Roman"/>
              <w:sz w:val="24"/>
              <w:szCs w:val="24"/>
            </w:rPr>
          </w:rPrChange>
        </w:rPr>
      </w:pPr>
      <w:r w:rsidRPr="00691778">
        <w:rPr>
          <w:rFonts w:ascii="Arial" w:eastAsia="Microsoft JhengHei" w:hAnsi="Arial" w:cs="Arial"/>
          <w:b/>
          <w:sz w:val="24"/>
          <w:szCs w:val="24"/>
          <w:rPrChange w:id="8451" w:author="Adelino Naquarta Sepalanga Domingos" w:date="2025-03-05T08:49:00Z" w16du:dateUtc="2025-03-05T07:49:00Z">
            <w:rPr>
              <w:rFonts w:ascii="Times New Roman" w:eastAsia="Microsoft JhengHei" w:hAnsi="Times New Roman" w:cs="Times New Roman"/>
              <w:b/>
              <w:sz w:val="24"/>
              <w:szCs w:val="24"/>
            </w:rPr>
          </w:rPrChange>
        </w:rPr>
        <w:t>4.3– Documentos de conferência de mercadorias ou de prestação de serviços (</w:t>
      </w:r>
      <w:proofErr w:type="spellStart"/>
      <w:r w:rsidRPr="00691778">
        <w:rPr>
          <w:rFonts w:ascii="Arial" w:eastAsia="Microsoft JhengHei" w:hAnsi="Arial" w:cs="Arial"/>
          <w:b/>
          <w:sz w:val="24"/>
          <w:szCs w:val="24"/>
          <w:rPrChange w:id="8452" w:author="Adelino Naquarta Sepalanga Domingos" w:date="2025-03-05T08:49:00Z" w16du:dateUtc="2025-03-05T07:49:00Z">
            <w:rPr>
              <w:rFonts w:ascii="Times New Roman" w:eastAsia="Microsoft JhengHei" w:hAnsi="Times New Roman" w:cs="Times New Roman"/>
              <w:b/>
              <w:sz w:val="24"/>
              <w:szCs w:val="24"/>
            </w:rPr>
          </w:rPrChange>
        </w:rPr>
        <w:t>WorkingDocuments</w:t>
      </w:r>
      <w:proofErr w:type="spellEnd"/>
      <w:r w:rsidRPr="00691778">
        <w:rPr>
          <w:rFonts w:ascii="Arial" w:eastAsia="Microsoft JhengHei" w:hAnsi="Arial" w:cs="Arial"/>
          <w:b/>
          <w:sz w:val="24"/>
          <w:szCs w:val="24"/>
          <w:rPrChange w:id="8453" w:author="Adelino Naquarta Sepalanga Domingos" w:date="2025-03-05T08:49:00Z" w16du:dateUtc="2025-03-05T07:49:00Z">
            <w:rPr>
              <w:rFonts w:ascii="Times New Roman" w:eastAsia="Microsoft JhengHei" w:hAnsi="Times New Roman" w:cs="Times New Roman"/>
              <w:b/>
              <w:sz w:val="24"/>
              <w:szCs w:val="24"/>
            </w:rPr>
          </w:rPrChange>
        </w:rPr>
        <w:t>).</w:t>
      </w:r>
    </w:p>
    <w:p w14:paraId="2ED7C764" w14:textId="77777777" w:rsidR="003F3EDE" w:rsidRPr="00691778" w:rsidRDefault="003F3EDE" w:rsidP="003F3EDE">
      <w:pPr>
        <w:spacing w:after="240" w:line="276" w:lineRule="auto"/>
        <w:jc w:val="both"/>
        <w:rPr>
          <w:rFonts w:ascii="Arial" w:eastAsia="Times New Roman" w:hAnsi="Arial" w:cs="Arial"/>
          <w:spacing w:val="-1"/>
          <w:sz w:val="24"/>
          <w:szCs w:val="24"/>
          <w:rPrChange w:id="8454"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8455" w:author="Adelino Naquarta Sepalanga Domingos" w:date="2025-03-05T08:49:00Z" w16du:dateUtc="2025-03-05T07:49:00Z">
            <w:rPr>
              <w:rFonts w:ascii="Times New Roman" w:eastAsia="Times New Roman" w:hAnsi="Times New Roman" w:cs="Times New Roman"/>
              <w:spacing w:val="-1"/>
              <w:sz w:val="24"/>
              <w:szCs w:val="24"/>
            </w:rPr>
          </w:rPrChange>
        </w:rPr>
        <w:t>Nesta tabela devem ser exportados quaisquer outros documentos emitidos, independentemente da sua designação, susceptíveis de apresentação ao cliente para conferência de mercadorias ou de prestação de serviços, mesmo que objecto de facturação posterior.</w:t>
      </w:r>
    </w:p>
    <w:p w14:paraId="27091AA6" w14:textId="77777777" w:rsidR="003F3EDE" w:rsidRPr="00691778" w:rsidRDefault="003F3EDE" w:rsidP="003F3EDE">
      <w:pPr>
        <w:spacing w:after="240" w:line="276" w:lineRule="auto"/>
        <w:jc w:val="both"/>
        <w:rPr>
          <w:rFonts w:ascii="Arial" w:eastAsia="Times New Roman" w:hAnsi="Arial" w:cs="Arial"/>
          <w:spacing w:val="-1"/>
          <w:sz w:val="24"/>
          <w:szCs w:val="24"/>
          <w:rPrChange w:id="8456"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8457" w:author="Adelino Naquarta Sepalanga Domingos" w:date="2025-03-05T08:49:00Z" w16du:dateUtc="2025-03-05T07:49:00Z">
            <w:rPr>
              <w:rFonts w:ascii="Times New Roman" w:eastAsia="Times New Roman" w:hAnsi="Times New Roman" w:cs="Times New Roman"/>
              <w:spacing w:val="-1"/>
              <w:sz w:val="24"/>
              <w:szCs w:val="24"/>
            </w:rPr>
          </w:rPrChange>
        </w:rPr>
        <w:t>Não devem ser exportados nesta tabela aqueles documentos que devam constar nas tabelas.</w:t>
      </w:r>
    </w:p>
    <w:p w14:paraId="23502B8C" w14:textId="77777777" w:rsidR="003F3EDE" w:rsidRPr="00691778" w:rsidRDefault="003F3EDE" w:rsidP="003F3EDE">
      <w:pPr>
        <w:spacing w:after="240" w:line="276" w:lineRule="auto"/>
        <w:jc w:val="both"/>
        <w:rPr>
          <w:rFonts w:ascii="Arial" w:eastAsia="Microsoft JhengHei" w:hAnsi="Arial" w:cs="Arial"/>
          <w:rPrChange w:id="8458" w:author="Adelino Naquarta Sepalanga Domingos" w:date="2025-03-05T08:49:00Z" w16du:dateUtc="2025-03-05T07:49:00Z">
            <w:rPr>
              <w:rFonts w:ascii="Microsoft JhengHei" w:eastAsia="Microsoft JhengHei" w:hAnsi="Microsoft JhengHei" w:cstheme="minorHAnsi"/>
            </w:rPr>
          </w:rPrChange>
        </w:rPr>
      </w:pPr>
      <w:r w:rsidRPr="00691778">
        <w:rPr>
          <w:rFonts w:ascii="Arial" w:eastAsia="Times New Roman" w:hAnsi="Arial" w:cs="Arial"/>
          <w:spacing w:val="-1"/>
          <w:sz w:val="24"/>
          <w:szCs w:val="24"/>
          <w:rPrChange w:id="8459" w:author="Adelino Naquarta Sepalanga Domingos" w:date="2025-03-05T08:49:00Z" w16du:dateUtc="2025-03-05T07:49:00Z">
            <w:rPr>
              <w:rFonts w:ascii="Times New Roman" w:eastAsia="Times New Roman" w:hAnsi="Times New Roman" w:cs="Times New Roman"/>
              <w:spacing w:val="-1"/>
              <w:sz w:val="24"/>
              <w:szCs w:val="24"/>
            </w:rPr>
          </w:rPrChange>
        </w:rPr>
        <w:t xml:space="preserve"> 4.1 – Documentos comerciais a clientes (</w:t>
      </w:r>
      <w:proofErr w:type="spellStart"/>
      <w:r w:rsidRPr="00691778">
        <w:rPr>
          <w:rFonts w:ascii="Arial" w:eastAsia="Times New Roman" w:hAnsi="Arial" w:cs="Arial"/>
          <w:spacing w:val="-1"/>
          <w:sz w:val="24"/>
          <w:szCs w:val="24"/>
          <w:rPrChange w:id="8460" w:author="Adelino Naquarta Sepalanga Domingos" w:date="2025-03-05T08:49:00Z" w16du:dateUtc="2025-03-05T07:49:00Z">
            <w:rPr>
              <w:rFonts w:ascii="Times New Roman" w:eastAsia="Times New Roman" w:hAnsi="Times New Roman" w:cs="Times New Roman"/>
              <w:spacing w:val="-1"/>
              <w:sz w:val="24"/>
              <w:szCs w:val="24"/>
            </w:rPr>
          </w:rPrChange>
        </w:rPr>
        <w:t>SalesInvoices</w:t>
      </w:r>
      <w:proofErr w:type="spellEnd"/>
      <w:r w:rsidRPr="00691778">
        <w:rPr>
          <w:rFonts w:ascii="Arial" w:eastAsia="Times New Roman" w:hAnsi="Arial" w:cs="Arial"/>
          <w:spacing w:val="-1"/>
          <w:sz w:val="24"/>
          <w:szCs w:val="24"/>
          <w:rPrChange w:id="8461" w:author="Adelino Naquarta Sepalanga Domingos" w:date="2025-03-05T08:49:00Z" w16du:dateUtc="2025-03-05T07:49:00Z">
            <w:rPr>
              <w:rFonts w:ascii="Times New Roman" w:eastAsia="Times New Roman" w:hAnsi="Times New Roman" w:cs="Times New Roman"/>
              <w:spacing w:val="-1"/>
              <w:sz w:val="24"/>
              <w:szCs w:val="24"/>
            </w:rPr>
          </w:rPrChange>
        </w:rPr>
        <w:t>) ou 4.2 – Documentos de movimentação de mercadorias (</w:t>
      </w:r>
      <w:proofErr w:type="spellStart"/>
      <w:r w:rsidRPr="00691778">
        <w:rPr>
          <w:rFonts w:ascii="Arial" w:eastAsia="Times New Roman" w:hAnsi="Arial" w:cs="Arial"/>
          <w:spacing w:val="-1"/>
          <w:sz w:val="24"/>
          <w:szCs w:val="24"/>
          <w:rPrChange w:id="8462" w:author="Adelino Naquarta Sepalanga Domingos" w:date="2025-03-05T08:49:00Z" w16du:dateUtc="2025-03-05T07:49:00Z">
            <w:rPr>
              <w:rFonts w:ascii="Times New Roman" w:eastAsia="Times New Roman" w:hAnsi="Times New Roman" w:cs="Times New Roman"/>
              <w:spacing w:val="-1"/>
              <w:sz w:val="24"/>
              <w:szCs w:val="24"/>
            </w:rPr>
          </w:rPrChange>
        </w:rPr>
        <w:t>MovementOfGoods</w:t>
      </w:r>
      <w:proofErr w:type="spellEnd"/>
      <w:r w:rsidRPr="00691778">
        <w:rPr>
          <w:rFonts w:ascii="Arial" w:eastAsia="Times New Roman" w:hAnsi="Arial" w:cs="Arial"/>
          <w:spacing w:val="-1"/>
          <w:sz w:val="24"/>
          <w:szCs w:val="24"/>
          <w:rPrChange w:id="8463" w:author="Adelino Naquarta Sepalanga Domingos" w:date="2025-03-05T08:49:00Z" w16du:dateUtc="2025-03-05T07:49:00Z">
            <w:rPr>
              <w:rFonts w:ascii="Times New Roman" w:eastAsia="Times New Roman" w:hAnsi="Times New Roman" w:cs="Times New Roman"/>
              <w:spacing w:val="-1"/>
              <w:sz w:val="24"/>
              <w:szCs w:val="24"/>
            </w:rPr>
          </w:rPrChange>
        </w:rPr>
        <w:t>).</w:t>
      </w:r>
    </w:p>
    <w:p w14:paraId="55A35A26" w14:textId="77777777" w:rsidR="003F3EDE" w:rsidRPr="00691778" w:rsidRDefault="003F3EDE" w:rsidP="003F3EDE">
      <w:pPr>
        <w:spacing w:after="240" w:line="276" w:lineRule="auto"/>
        <w:jc w:val="both"/>
        <w:rPr>
          <w:rFonts w:ascii="Arial" w:eastAsia="Microsoft JhengHei" w:hAnsi="Arial" w:cs="Arial"/>
          <w:rPrChange w:id="8464" w:author="Adelino Naquarta Sepalanga Domingos" w:date="2025-03-05T08:49:00Z" w16du:dateUtc="2025-03-05T07:49:00Z">
            <w:rPr>
              <w:rFonts w:ascii="Microsoft JhengHei" w:eastAsia="Microsoft JhengHei" w:hAnsi="Microsoft JhengHei" w:cstheme="minorHAnsi"/>
            </w:rPr>
          </w:rPrChange>
        </w:rPr>
      </w:pPr>
    </w:p>
    <w:tbl>
      <w:tblPr>
        <w:tblW w:w="11199" w:type="dxa"/>
        <w:tblInd w:w="-100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60"/>
        <w:gridCol w:w="1448"/>
        <w:gridCol w:w="3000"/>
        <w:gridCol w:w="3774"/>
        <w:gridCol w:w="1417"/>
      </w:tblGrid>
      <w:tr w:rsidR="003F3EDE" w:rsidRPr="00FB0B06" w14:paraId="2425D00F" w14:textId="77777777" w:rsidTr="0025185C">
        <w:trPr>
          <w:trHeight w:val="463"/>
          <w:tblHeader/>
        </w:trPr>
        <w:tc>
          <w:tcPr>
            <w:tcW w:w="156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6C637CC"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8465" w:author="Adelino Naquarta Sepalanga Domingos" w:date="2025-03-05T09:26:00Z" w16du:dateUtc="2025-03-05T08:26: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8466" w:author="Adelino Naquarta Sepalanga Domingos" w:date="2025-03-05T09:26:00Z" w16du:dateUtc="2025-03-05T08:26:00Z">
                  <w:rPr>
                    <w:rFonts w:ascii="Times New Roman" w:eastAsia="Times New Roman" w:hAnsi="Times New Roman"/>
                    <w:b/>
                    <w:bCs/>
                    <w:spacing w:val="-1"/>
                  </w:rPr>
                </w:rPrChange>
              </w:rPr>
              <w:t>Índice do campo</w:t>
            </w:r>
          </w:p>
        </w:tc>
        <w:tc>
          <w:tcPr>
            <w:tcW w:w="144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D577EB4"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8467" w:author="Adelino Naquarta Sepalanga Domingos" w:date="2025-03-05T09:26:00Z" w16du:dateUtc="2025-03-05T08:26: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8468" w:author="Adelino Naquarta Sepalanga Domingos" w:date="2025-03-05T09:26:00Z" w16du:dateUtc="2025-03-05T08:26:00Z">
                  <w:rPr>
                    <w:rFonts w:ascii="Times New Roman" w:eastAsia="Times New Roman" w:hAnsi="Times New Roman"/>
                    <w:b/>
                    <w:bCs/>
                    <w:spacing w:val="-1"/>
                  </w:rPr>
                </w:rPrChange>
              </w:rPr>
              <w:t>Obrigatório</w:t>
            </w:r>
          </w:p>
        </w:tc>
        <w:tc>
          <w:tcPr>
            <w:tcW w:w="300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0A480F5"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8469" w:author="Adelino Naquarta Sepalanga Domingos" w:date="2025-03-05T09:26:00Z" w16du:dateUtc="2025-03-05T08:26: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8470" w:author="Adelino Naquarta Sepalanga Domingos" w:date="2025-03-05T09:26:00Z" w16du:dateUtc="2025-03-05T08:26:00Z">
                  <w:rPr>
                    <w:rFonts w:ascii="Times New Roman" w:eastAsia="Times New Roman" w:hAnsi="Times New Roman"/>
                    <w:b/>
                    <w:bCs/>
                    <w:spacing w:val="-1"/>
                  </w:rPr>
                </w:rPrChange>
              </w:rPr>
              <w:t>Nome do campo</w:t>
            </w:r>
          </w:p>
        </w:tc>
        <w:tc>
          <w:tcPr>
            <w:tcW w:w="377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1F3E803"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8471" w:author="Adelino Naquarta Sepalanga Domingos" w:date="2025-03-05T09:26:00Z" w16du:dateUtc="2025-03-05T08:26: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8472" w:author="Adelino Naquarta Sepalanga Domingos" w:date="2025-03-05T09:26:00Z" w16du:dateUtc="2025-03-05T08:26:00Z">
                  <w:rPr>
                    <w:rFonts w:ascii="Times New Roman" w:eastAsia="Times New Roman" w:hAnsi="Times New Roman"/>
                    <w:b/>
                    <w:bCs/>
                    <w:spacing w:val="-1"/>
                  </w:rPr>
                </w:rPrChange>
              </w:rPr>
              <w:t>Notas técnicas</w:t>
            </w:r>
          </w:p>
        </w:tc>
        <w:tc>
          <w:tcPr>
            <w:tcW w:w="1417"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5518669F"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8473" w:author="Adelino Naquarta Sepalanga Domingos" w:date="2025-03-05T09:26:00Z" w16du:dateUtc="2025-03-05T08:26: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8474" w:author="Adelino Naquarta Sepalanga Domingos" w:date="2025-03-05T09:26:00Z" w16du:dateUtc="2025-03-05T08:26:00Z">
                  <w:rPr>
                    <w:rFonts w:ascii="Times New Roman" w:eastAsia="Times New Roman" w:hAnsi="Times New Roman"/>
                    <w:b/>
                    <w:bCs/>
                    <w:spacing w:val="-1"/>
                  </w:rPr>
                </w:rPrChange>
              </w:rPr>
              <w:t>Formato</w:t>
            </w:r>
          </w:p>
        </w:tc>
      </w:tr>
      <w:tr w:rsidR="003F3EDE" w:rsidRPr="00FB0B06" w14:paraId="4C126473" w14:textId="77777777" w:rsidTr="0025185C">
        <w:trPr>
          <w:trHeight w:val="60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AB914F" w14:textId="77777777" w:rsidR="003F3EDE" w:rsidRPr="00FB0B06" w:rsidRDefault="003F3EDE" w:rsidP="0025185C">
            <w:pPr>
              <w:jc w:val="center"/>
              <w:rPr>
                <w:rFonts w:ascii="Arial" w:eastAsia="Times New Roman" w:hAnsi="Arial" w:cs="Arial"/>
                <w:spacing w:val="-1"/>
                <w:sz w:val="20"/>
                <w:szCs w:val="20"/>
                <w:rPrChange w:id="847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76" w:author="Adelino Naquarta Sepalanga Domingos" w:date="2025-03-05T09:26:00Z" w16du:dateUtc="2025-03-05T08:26:00Z">
                  <w:rPr>
                    <w:rFonts w:ascii="Times New Roman" w:eastAsia="Times New Roman" w:hAnsi="Times New Roman"/>
                    <w:spacing w:val="-1"/>
                  </w:rPr>
                </w:rPrChange>
              </w:rPr>
              <w:t>4.3.</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5F276F1" w14:textId="77777777" w:rsidR="003F3EDE" w:rsidRPr="00FB0B06" w:rsidRDefault="003F3EDE" w:rsidP="0025185C">
            <w:pPr>
              <w:jc w:val="center"/>
              <w:rPr>
                <w:rFonts w:ascii="Arial" w:eastAsia="Times New Roman" w:hAnsi="Arial" w:cs="Arial"/>
                <w:spacing w:val="-1"/>
                <w:sz w:val="20"/>
                <w:szCs w:val="20"/>
                <w:rPrChange w:id="8477"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1C9BCF6" w14:textId="77777777" w:rsidR="003F3EDE" w:rsidRPr="00FB0B06" w:rsidRDefault="003F3EDE" w:rsidP="0025185C">
            <w:pPr>
              <w:rPr>
                <w:rFonts w:ascii="Arial" w:eastAsia="Times New Roman" w:hAnsi="Arial" w:cs="Arial"/>
                <w:spacing w:val="-1"/>
                <w:sz w:val="20"/>
                <w:szCs w:val="20"/>
                <w:rPrChange w:id="847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79" w:author="Adelino Naquarta Sepalanga Domingos" w:date="2025-03-05T09:26:00Z" w16du:dateUtc="2025-03-05T08:26:00Z">
                  <w:rPr>
                    <w:rFonts w:ascii="Times New Roman" w:eastAsia="Times New Roman" w:hAnsi="Times New Roman"/>
                    <w:spacing w:val="-1"/>
                  </w:rPr>
                </w:rPrChange>
              </w:rPr>
              <w:t>Documentos de conferência (</w:t>
            </w:r>
            <w:proofErr w:type="spellStart"/>
            <w:r w:rsidRPr="00FB0B06">
              <w:rPr>
                <w:rFonts w:ascii="Arial" w:eastAsia="Times New Roman" w:hAnsi="Arial" w:cs="Arial"/>
                <w:spacing w:val="-1"/>
                <w:sz w:val="20"/>
                <w:szCs w:val="20"/>
                <w:rPrChange w:id="8480" w:author="Adelino Naquarta Sepalanga Domingos" w:date="2025-03-05T09:26:00Z" w16du:dateUtc="2025-03-05T08:26:00Z">
                  <w:rPr>
                    <w:rFonts w:ascii="Times New Roman" w:eastAsia="Times New Roman" w:hAnsi="Times New Roman"/>
                    <w:spacing w:val="-1"/>
                  </w:rPr>
                </w:rPrChange>
              </w:rPr>
              <w:t>WorkingDocuments</w:t>
            </w:r>
            <w:proofErr w:type="spellEnd"/>
            <w:r w:rsidRPr="00FB0B06">
              <w:rPr>
                <w:rFonts w:ascii="Arial" w:eastAsia="Times New Roman" w:hAnsi="Arial" w:cs="Arial"/>
                <w:spacing w:val="-1"/>
                <w:sz w:val="20"/>
                <w:szCs w:val="20"/>
                <w:rPrChange w:id="8481"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63192A" w14:textId="77777777" w:rsidR="003F3EDE" w:rsidRPr="00FB0B06" w:rsidRDefault="003F3EDE" w:rsidP="0025185C">
            <w:pPr>
              <w:rPr>
                <w:rFonts w:ascii="Arial" w:eastAsia="Times New Roman" w:hAnsi="Arial" w:cs="Arial"/>
                <w:spacing w:val="-1"/>
                <w:sz w:val="20"/>
                <w:szCs w:val="20"/>
                <w:rPrChange w:id="8482"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BC91408" w14:textId="77777777" w:rsidR="003F3EDE" w:rsidRPr="00FB0B06" w:rsidRDefault="003F3EDE" w:rsidP="0025185C">
            <w:pPr>
              <w:jc w:val="center"/>
              <w:rPr>
                <w:rFonts w:ascii="Arial" w:eastAsia="Times New Roman" w:hAnsi="Arial" w:cs="Arial"/>
                <w:spacing w:val="-1"/>
                <w:sz w:val="20"/>
                <w:szCs w:val="20"/>
                <w:rPrChange w:id="848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84"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5584D346" w14:textId="77777777" w:rsidTr="0025185C">
        <w:trPr>
          <w:trHeight w:val="187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A47F0B" w14:textId="77777777" w:rsidR="003F3EDE" w:rsidRPr="00FB0B06" w:rsidRDefault="003F3EDE" w:rsidP="0025185C">
            <w:pPr>
              <w:jc w:val="center"/>
              <w:rPr>
                <w:rFonts w:ascii="Arial" w:eastAsia="Times New Roman" w:hAnsi="Arial" w:cs="Arial"/>
                <w:spacing w:val="-1"/>
                <w:sz w:val="20"/>
                <w:szCs w:val="20"/>
                <w:rPrChange w:id="8485" w:author="Adelino Naquarta Sepalanga Domingos" w:date="2025-03-05T09:26:00Z" w16du:dateUtc="2025-03-05T08:26:00Z">
                  <w:rPr>
                    <w:rFonts w:ascii="Times New Roman" w:eastAsia="Times New Roman" w:hAnsi="Times New Roman"/>
                    <w:spacing w:val="-1"/>
                  </w:rPr>
                </w:rPrChange>
              </w:rPr>
            </w:pPr>
          </w:p>
          <w:p w14:paraId="59AABF15" w14:textId="77777777" w:rsidR="003F3EDE" w:rsidRPr="00FB0B06" w:rsidRDefault="003F3EDE" w:rsidP="0025185C">
            <w:pPr>
              <w:jc w:val="center"/>
              <w:rPr>
                <w:rFonts w:ascii="Arial" w:eastAsia="Times New Roman" w:hAnsi="Arial" w:cs="Arial"/>
                <w:spacing w:val="-1"/>
                <w:sz w:val="20"/>
                <w:szCs w:val="20"/>
                <w:rPrChange w:id="8486" w:author="Adelino Naquarta Sepalanga Domingos" w:date="2025-03-05T09:26:00Z" w16du:dateUtc="2025-03-05T08:26:00Z">
                  <w:rPr>
                    <w:rFonts w:ascii="Times New Roman" w:eastAsia="Times New Roman" w:hAnsi="Times New Roman"/>
                    <w:spacing w:val="-1"/>
                  </w:rPr>
                </w:rPrChange>
              </w:rPr>
            </w:pPr>
          </w:p>
          <w:p w14:paraId="06716CA9" w14:textId="77777777" w:rsidR="003F3EDE" w:rsidRPr="00FB0B06" w:rsidRDefault="003F3EDE" w:rsidP="0025185C">
            <w:pPr>
              <w:jc w:val="center"/>
              <w:rPr>
                <w:rFonts w:ascii="Arial" w:eastAsia="Times New Roman" w:hAnsi="Arial" w:cs="Arial"/>
                <w:spacing w:val="-1"/>
                <w:sz w:val="20"/>
                <w:szCs w:val="20"/>
                <w:rPrChange w:id="848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88" w:author="Adelino Naquarta Sepalanga Domingos" w:date="2025-03-05T09:26:00Z" w16du:dateUtc="2025-03-05T08:26:00Z">
                  <w:rPr>
                    <w:rFonts w:ascii="Times New Roman" w:eastAsia="Times New Roman" w:hAnsi="Times New Roman"/>
                    <w:spacing w:val="-1"/>
                  </w:rPr>
                </w:rPrChange>
              </w:rPr>
              <w:t>4.3.1.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86255AD" w14:textId="77777777" w:rsidR="003F3EDE" w:rsidRPr="00FB0B06" w:rsidRDefault="003F3EDE" w:rsidP="0025185C">
            <w:pPr>
              <w:jc w:val="center"/>
              <w:rPr>
                <w:rFonts w:ascii="Arial" w:eastAsia="Times New Roman" w:hAnsi="Arial" w:cs="Arial"/>
                <w:spacing w:val="-1"/>
                <w:sz w:val="20"/>
                <w:szCs w:val="20"/>
                <w:rPrChange w:id="8489" w:author="Adelino Naquarta Sepalanga Domingos" w:date="2025-03-05T09:26:00Z" w16du:dateUtc="2025-03-05T08:26:00Z">
                  <w:rPr>
                    <w:rFonts w:ascii="Times New Roman" w:eastAsia="Times New Roman" w:hAnsi="Times New Roman"/>
                    <w:spacing w:val="-1"/>
                  </w:rPr>
                </w:rPrChange>
              </w:rPr>
            </w:pPr>
          </w:p>
          <w:p w14:paraId="7F7DB638" w14:textId="77777777" w:rsidR="003F3EDE" w:rsidRPr="00FB0B06" w:rsidRDefault="003F3EDE" w:rsidP="0025185C">
            <w:pPr>
              <w:jc w:val="center"/>
              <w:rPr>
                <w:rFonts w:ascii="Arial" w:eastAsia="Times New Roman" w:hAnsi="Arial" w:cs="Arial"/>
                <w:spacing w:val="-1"/>
                <w:sz w:val="20"/>
                <w:szCs w:val="20"/>
                <w:rPrChange w:id="8490" w:author="Adelino Naquarta Sepalanga Domingos" w:date="2025-03-05T09:26:00Z" w16du:dateUtc="2025-03-05T08:26:00Z">
                  <w:rPr>
                    <w:rFonts w:ascii="Times New Roman" w:eastAsia="Times New Roman" w:hAnsi="Times New Roman"/>
                    <w:spacing w:val="-1"/>
                  </w:rPr>
                </w:rPrChange>
              </w:rPr>
            </w:pPr>
          </w:p>
          <w:p w14:paraId="14C48386" w14:textId="77777777" w:rsidR="003F3EDE" w:rsidRPr="00FB0B06" w:rsidRDefault="003F3EDE" w:rsidP="0025185C">
            <w:pPr>
              <w:jc w:val="center"/>
              <w:rPr>
                <w:rFonts w:ascii="Arial" w:eastAsia="Times New Roman" w:hAnsi="Arial" w:cs="Arial"/>
                <w:spacing w:val="-1"/>
                <w:sz w:val="20"/>
                <w:szCs w:val="20"/>
                <w:rPrChange w:id="849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92"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F664D9" w14:textId="77777777" w:rsidR="003F3EDE" w:rsidRPr="00FB0B06" w:rsidRDefault="003F3EDE" w:rsidP="0025185C">
            <w:pPr>
              <w:rPr>
                <w:rFonts w:ascii="Arial" w:eastAsia="Times New Roman" w:hAnsi="Arial" w:cs="Arial"/>
                <w:spacing w:val="-1"/>
                <w:sz w:val="20"/>
                <w:szCs w:val="20"/>
                <w:rPrChange w:id="8493" w:author="Adelino Naquarta Sepalanga Domingos" w:date="2025-03-05T09:26:00Z" w16du:dateUtc="2025-03-05T08:26:00Z">
                  <w:rPr>
                    <w:rFonts w:ascii="Times New Roman" w:eastAsia="Times New Roman" w:hAnsi="Times New Roman"/>
                    <w:spacing w:val="-1"/>
                  </w:rPr>
                </w:rPrChange>
              </w:rPr>
            </w:pPr>
          </w:p>
          <w:p w14:paraId="7487C95F" w14:textId="77777777" w:rsidR="003F3EDE" w:rsidRPr="00FB0B06" w:rsidRDefault="003F3EDE" w:rsidP="0025185C">
            <w:pPr>
              <w:rPr>
                <w:rFonts w:ascii="Arial" w:eastAsia="Times New Roman" w:hAnsi="Arial" w:cs="Arial"/>
                <w:spacing w:val="-1"/>
                <w:sz w:val="20"/>
                <w:szCs w:val="20"/>
                <w:rPrChange w:id="8494" w:author="Adelino Naquarta Sepalanga Domingos" w:date="2025-03-05T09:26:00Z" w16du:dateUtc="2025-03-05T08:26:00Z">
                  <w:rPr>
                    <w:rFonts w:ascii="Times New Roman" w:eastAsia="Times New Roman" w:hAnsi="Times New Roman"/>
                    <w:spacing w:val="-1"/>
                  </w:rPr>
                </w:rPrChange>
              </w:rPr>
            </w:pPr>
          </w:p>
          <w:p w14:paraId="18453AF9" w14:textId="77777777" w:rsidR="003F3EDE" w:rsidRPr="00FB0B06" w:rsidRDefault="003F3EDE" w:rsidP="0025185C">
            <w:pPr>
              <w:rPr>
                <w:rFonts w:ascii="Arial" w:eastAsia="Times New Roman" w:hAnsi="Arial" w:cs="Arial"/>
                <w:spacing w:val="-1"/>
                <w:sz w:val="20"/>
                <w:szCs w:val="20"/>
                <w:rPrChange w:id="849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96" w:author="Adelino Naquarta Sepalanga Domingos" w:date="2025-03-05T09:26:00Z" w16du:dateUtc="2025-03-05T08:26:00Z">
                  <w:rPr>
                    <w:rFonts w:ascii="Times New Roman" w:eastAsia="Times New Roman" w:hAnsi="Times New Roman"/>
                    <w:spacing w:val="-1"/>
                  </w:rPr>
                </w:rPrChange>
              </w:rPr>
              <w:t>Número de registos de documentos de conferência (</w:t>
            </w:r>
            <w:proofErr w:type="spellStart"/>
            <w:r w:rsidRPr="00FB0B06">
              <w:rPr>
                <w:rFonts w:ascii="Arial" w:eastAsia="Times New Roman" w:hAnsi="Arial" w:cs="Arial"/>
                <w:spacing w:val="-1"/>
                <w:sz w:val="20"/>
                <w:szCs w:val="20"/>
                <w:rPrChange w:id="8497" w:author="Adelino Naquarta Sepalanga Domingos" w:date="2025-03-05T09:26:00Z" w16du:dateUtc="2025-03-05T08:26:00Z">
                  <w:rPr>
                    <w:rFonts w:ascii="Times New Roman" w:eastAsia="Times New Roman" w:hAnsi="Times New Roman"/>
                    <w:spacing w:val="-1"/>
                  </w:rPr>
                </w:rPrChange>
              </w:rPr>
              <w:t>NumberOfEntries</w:t>
            </w:r>
            <w:proofErr w:type="spellEnd"/>
            <w:r w:rsidRPr="00FB0B06">
              <w:rPr>
                <w:rFonts w:ascii="Arial" w:eastAsia="Times New Roman" w:hAnsi="Arial" w:cs="Arial"/>
                <w:spacing w:val="-1"/>
                <w:sz w:val="20"/>
                <w:szCs w:val="20"/>
                <w:rPrChange w:id="8498"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2F426DE" w14:textId="77777777" w:rsidR="003F3EDE" w:rsidRPr="00FB0B06" w:rsidRDefault="003F3EDE" w:rsidP="0025185C">
            <w:pPr>
              <w:rPr>
                <w:rFonts w:ascii="Arial" w:eastAsia="Times New Roman" w:hAnsi="Arial" w:cs="Arial"/>
                <w:spacing w:val="-1"/>
                <w:sz w:val="20"/>
                <w:szCs w:val="20"/>
                <w:rPrChange w:id="849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00" w:author="Adelino Naquarta Sepalanga Domingos" w:date="2025-03-05T09:26:00Z" w16du:dateUtc="2025-03-05T08:26:00Z">
                  <w:rPr>
                    <w:rFonts w:ascii="Times New Roman" w:eastAsia="Times New Roman" w:hAnsi="Times New Roman"/>
                    <w:spacing w:val="-1"/>
                  </w:rPr>
                </w:rPrChange>
              </w:rPr>
              <w:t>Deve conter o número total de documentos, incluindo os documentos cujo valor do campo</w:t>
            </w:r>
          </w:p>
          <w:p w14:paraId="5B83E644" w14:textId="77777777" w:rsidR="003F3EDE" w:rsidRPr="00FB0B06" w:rsidRDefault="003F3EDE" w:rsidP="0025185C">
            <w:pPr>
              <w:rPr>
                <w:rFonts w:ascii="Arial" w:eastAsia="Times New Roman" w:hAnsi="Arial" w:cs="Arial"/>
                <w:spacing w:val="-1"/>
                <w:sz w:val="20"/>
                <w:szCs w:val="20"/>
                <w:rPrChange w:id="850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02" w:author="Adelino Naquarta Sepalanga Domingos" w:date="2025-03-05T09:26:00Z" w16du:dateUtc="2025-03-05T08:26:00Z">
                  <w:rPr>
                    <w:rFonts w:ascii="Times New Roman" w:eastAsia="Times New Roman" w:hAnsi="Times New Roman"/>
                    <w:spacing w:val="-1"/>
                  </w:rPr>
                </w:rPrChange>
              </w:rPr>
              <w:t>4.3.4.3.1. - Estado actual (</w:t>
            </w:r>
            <w:proofErr w:type="spellStart"/>
            <w:r w:rsidRPr="00FB0B06">
              <w:rPr>
                <w:rFonts w:ascii="Arial" w:eastAsia="Times New Roman" w:hAnsi="Arial" w:cs="Arial"/>
                <w:spacing w:val="-1"/>
                <w:sz w:val="20"/>
                <w:szCs w:val="20"/>
                <w:rPrChange w:id="8503" w:author="Adelino Naquarta Sepalanga Domingos" w:date="2025-03-05T09:26:00Z" w16du:dateUtc="2025-03-05T08:26:00Z">
                  <w:rPr>
                    <w:rFonts w:ascii="Times New Roman" w:eastAsia="Times New Roman" w:hAnsi="Times New Roman"/>
                    <w:spacing w:val="-1"/>
                  </w:rPr>
                </w:rPrChange>
              </w:rPr>
              <w:t>WorkStatus</w:t>
            </w:r>
            <w:proofErr w:type="spellEnd"/>
            <w:r w:rsidRPr="00FB0B06">
              <w:rPr>
                <w:rFonts w:ascii="Arial" w:eastAsia="Times New Roman" w:hAnsi="Arial" w:cs="Arial"/>
                <w:spacing w:val="-1"/>
                <w:sz w:val="20"/>
                <w:szCs w:val="20"/>
                <w:rPrChange w:id="8504" w:author="Adelino Naquarta Sepalanga Domingos" w:date="2025-03-05T09:26:00Z" w16du:dateUtc="2025-03-05T08:26:00Z">
                  <w:rPr>
                    <w:rFonts w:ascii="Times New Roman" w:eastAsia="Times New Roman" w:hAnsi="Times New Roman"/>
                    <w:spacing w:val="-1"/>
                  </w:rPr>
                </w:rPrChange>
              </w:rPr>
              <w:t>) seja do tipo “A”.</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25B3D0" w14:textId="77777777" w:rsidR="003F3EDE" w:rsidRPr="00FB0B06" w:rsidRDefault="003F3EDE" w:rsidP="0025185C">
            <w:pPr>
              <w:jc w:val="center"/>
              <w:rPr>
                <w:rFonts w:ascii="Arial" w:eastAsia="Times New Roman" w:hAnsi="Arial" w:cs="Arial"/>
                <w:spacing w:val="-1"/>
                <w:sz w:val="20"/>
                <w:szCs w:val="20"/>
                <w:rPrChange w:id="8505" w:author="Adelino Naquarta Sepalanga Domingos" w:date="2025-03-05T09:26:00Z" w16du:dateUtc="2025-03-05T08:26:00Z">
                  <w:rPr>
                    <w:rFonts w:ascii="Times New Roman" w:eastAsia="Times New Roman" w:hAnsi="Times New Roman"/>
                    <w:spacing w:val="-1"/>
                  </w:rPr>
                </w:rPrChange>
              </w:rPr>
            </w:pPr>
          </w:p>
          <w:p w14:paraId="37702F18" w14:textId="77777777" w:rsidR="003F3EDE" w:rsidRPr="00FB0B06" w:rsidRDefault="003F3EDE" w:rsidP="0025185C">
            <w:pPr>
              <w:jc w:val="center"/>
              <w:rPr>
                <w:rFonts w:ascii="Arial" w:eastAsia="Times New Roman" w:hAnsi="Arial" w:cs="Arial"/>
                <w:spacing w:val="-1"/>
                <w:sz w:val="20"/>
                <w:szCs w:val="20"/>
                <w:rPrChange w:id="8506" w:author="Adelino Naquarta Sepalanga Domingos" w:date="2025-03-05T09:26:00Z" w16du:dateUtc="2025-03-05T08:26:00Z">
                  <w:rPr>
                    <w:rFonts w:ascii="Times New Roman" w:eastAsia="Times New Roman" w:hAnsi="Times New Roman"/>
                    <w:spacing w:val="-1"/>
                  </w:rPr>
                </w:rPrChange>
              </w:rPr>
            </w:pPr>
          </w:p>
          <w:p w14:paraId="65CB815C" w14:textId="77777777" w:rsidR="003F3EDE" w:rsidRPr="00FB0B06" w:rsidRDefault="003F3EDE" w:rsidP="0025185C">
            <w:pPr>
              <w:jc w:val="center"/>
              <w:rPr>
                <w:rFonts w:ascii="Arial" w:eastAsia="Times New Roman" w:hAnsi="Arial" w:cs="Arial"/>
                <w:spacing w:val="-1"/>
                <w:sz w:val="20"/>
                <w:szCs w:val="20"/>
                <w:rPrChange w:id="8507" w:author="Adelino Naquarta Sepalanga Domingos" w:date="2025-03-05T09:26:00Z" w16du:dateUtc="2025-03-05T08:26:00Z">
                  <w:rPr>
                    <w:rFonts w:ascii="Times New Roman" w:eastAsia="Times New Roman" w:hAnsi="Times New Roman"/>
                    <w:spacing w:val="-1"/>
                  </w:rPr>
                </w:rPrChange>
              </w:rPr>
            </w:pPr>
          </w:p>
          <w:p w14:paraId="4B2E97DD" w14:textId="77777777" w:rsidR="003F3EDE" w:rsidRPr="00FB0B06" w:rsidRDefault="003F3EDE" w:rsidP="0025185C">
            <w:pPr>
              <w:jc w:val="center"/>
              <w:rPr>
                <w:rFonts w:ascii="Arial" w:eastAsia="Times New Roman" w:hAnsi="Arial" w:cs="Arial"/>
                <w:spacing w:val="-1"/>
                <w:sz w:val="20"/>
                <w:szCs w:val="20"/>
                <w:rPrChange w:id="850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09" w:author="Adelino Naquarta Sepalanga Domingos" w:date="2025-03-05T09:26:00Z" w16du:dateUtc="2025-03-05T08:26:00Z">
                  <w:rPr>
                    <w:rFonts w:ascii="Times New Roman" w:eastAsia="Times New Roman" w:hAnsi="Times New Roman"/>
                    <w:spacing w:val="-1"/>
                  </w:rPr>
                </w:rPrChange>
              </w:rPr>
              <w:t>Inteiro</w:t>
            </w:r>
          </w:p>
        </w:tc>
      </w:tr>
      <w:tr w:rsidR="003F3EDE" w:rsidRPr="00FB0B06" w14:paraId="7E4D5776"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AA0409" w14:textId="77777777" w:rsidR="003F3EDE" w:rsidRPr="00FB0B06" w:rsidRDefault="003F3EDE" w:rsidP="0025185C">
            <w:pPr>
              <w:jc w:val="center"/>
              <w:rPr>
                <w:rFonts w:ascii="Arial" w:eastAsia="Times New Roman" w:hAnsi="Arial" w:cs="Arial"/>
                <w:spacing w:val="-1"/>
                <w:sz w:val="20"/>
                <w:szCs w:val="20"/>
                <w:rPrChange w:id="8510" w:author="Adelino Naquarta Sepalanga Domingos" w:date="2025-03-05T09:26:00Z" w16du:dateUtc="2025-03-05T08:26:00Z">
                  <w:rPr>
                    <w:rFonts w:ascii="Times New Roman" w:eastAsia="Times New Roman" w:hAnsi="Times New Roman"/>
                    <w:spacing w:val="-1"/>
                  </w:rPr>
                </w:rPrChange>
              </w:rPr>
            </w:pPr>
          </w:p>
          <w:p w14:paraId="0C69C4C9" w14:textId="77777777" w:rsidR="003F3EDE" w:rsidRPr="00FB0B06" w:rsidRDefault="003F3EDE" w:rsidP="0025185C">
            <w:pPr>
              <w:jc w:val="center"/>
              <w:rPr>
                <w:rFonts w:ascii="Arial" w:eastAsia="Times New Roman" w:hAnsi="Arial" w:cs="Arial"/>
                <w:spacing w:val="-1"/>
                <w:sz w:val="20"/>
                <w:szCs w:val="20"/>
                <w:rPrChange w:id="8511" w:author="Adelino Naquarta Sepalanga Domingos" w:date="2025-03-05T09:26:00Z" w16du:dateUtc="2025-03-05T08:26:00Z">
                  <w:rPr>
                    <w:rFonts w:ascii="Times New Roman" w:eastAsia="Times New Roman" w:hAnsi="Times New Roman"/>
                    <w:spacing w:val="-1"/>
                  </w:rPr>
                </w:rPrChange>
              </w:rPr>
            </w:pPr>
          </w:p>
          <w:p w14:paraId="50AEFBA1" w14:textId="77777777" w:rsidR="003F3EDE" w:rsidRPr="00FB0B06" w:rsidRDefault="003F3EDE" w:rsidP="0025185C">
            <w:pPr>
              <w:jc w:val="center"/>
              <w:rPr>
                <w:rFonts w:ascii="Arial" w:eastAsia="Times New Roman" w:hAnsi="Arial" w:cs="Arial"/>
                <w:spacing w:val="-1"/>
                <w:sz w:val="20"/>
                <w:szCs w:val="20"/>
                <w:rPrChange w:id="851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13" w:author="Adelino Naquarta Sepalanga Domingos" w:date="2025-03-05T09:26:00Z" w16du:dateUtc="2025-03-05T08:26:00Z">
                  <w:rPr>
                    <w:rFonts w:ascii="Times New Roman" w:eastAsia="Times New Roman" w:hAnsi="Times New Roman"/>
                    <w:spacing w:val="-1"/>
                  </w:rPr>
                </w:rPrChange>
              </w:rPr>
              <w:t>4.3.2.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F83A8F" w14:textId="77777777" w:rsidR="003F3EDE" w:rsidRPr="00FB0B06" w:rsidRDefault="003F3EDE" w:rsidP="0025185C">
            <w:pPr>
              <w:jc w:val="center"/>
              <w:rPr>
                <w:rFonts w:ascii="Arial" w:eastAsia="Times New Roman" w:hAnsi="Arial" w:cs="Arial"/>
                <w:spacing w:val="-1"/>
                <w:sz w:val="20"/>
                <w:szCs w:val="20"/>
                <w:rPrChange w:id="8514" w:author="Adelino Naquarta Sepalanga Domingos" w:date="2025-03-05T09:26:00Z" w16du:dateUtc="2025-03-05T08:26:00Z">
                  <w:rPr>
                    <w:rFonts w:ascii="Times New Roman" w:eastAsia="Times New Roman" w:hAnsi="Times New Roman"/>
                    <w:spacing w:val="-1"/>
                  </w:rPr>
                </w:rPrChange>
              </w:rPr>
            </w:pPr>
          </w:p>
          <w:p w14:paraId="44EB6F71" w14:textId="77777777" w:rsidR="003F3EDE" w:rsidRPr="00FB0B06" w:rsidRDefault="003F3EDE" w:rsidP="0025185C">
            <w:pPr>
              <w:jc w:val="center"/>
              <w:rPr>
                <w:rFonts w:ascii="Arial" w:eastAsia="Times New Roman" w:hAnsi="Arial" w:cs="Arial"/>
                <w:spacing w:val="-1"/>
                <w:sz w:val="20"/>
                <w:szCs w:val="20"/>
                <w:rPrChange w:id="8515" w:author="Adelino Naquarta Sepalanga Domingos" w:date="2025-03-05T09:26:00Z" w16du:dateUtc="2025-03-05T08:26:00Z">
                  <w:rPr>
                    <w:rFonts w:ascii="Times New Roman" w:eastAsia="Times New Roman" w:hAnsi="Times New Roman"/>
                    <w:spacing w:val="-1"/>
                  </w:rPr>
                </w:rPrChange>
              </w:rPr>
            </w:pPr>
          </w:p>
          <w:p w14:paraId="171F26AF" w14:textId="77777777" w:rsidR="003F3EDE" w:rsidRPr="00FB0B06" w:rsidRDefault="003F3EDE" w:rsidP="0025185C">
            <w:pPr>
              <w:jc w:val="center"/>
              <w:rPr>
                <w:rFonts w:ascii="Arial" w:eastAsia="Times New Roman" w:hAnsi="Arial" w:cs="Arial"/>
                <w:spacing w:val="-1"/>
                <w:sz w:val="20"/>
                <w:szCs w:val="20"/>
                <w:rPrChange w:id="851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17"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1BB8E1" w14:textId="77777777" w:rsidR="003F3EDE" w:rsidRPr="00FB0B06" w:rsidRDefault="003F3EDE" w:rsidP="0025185C">
            <w:pPr>
              <w:rPr>
                <w:rFonts w:ascii="Arial" w:eastAsia="Times New Roman" w:hAnsi="Arial" w:cs="Arial"/>
                <w:spacing w:val="-1"/>
                <w:sz w:val="20"/>
                <w:szCs w:val="20"/>
                <w:rPrChange w:id="8518" w:author="Adelino Naquarta Sepalanga Domingos" w:date="2025-03-05T09:26:00Z" w16du:dateUtc="2025-03-05T08:26:00Z">
                  <w:rPr>
                    <w:rFonts w:ascii="Times New Roman" w:eastAsia="Times New Roman" w:hAnsi="Times New Roman"/>
                    <w:spacing w:val="-1"/>
                  </w:rPr>
                </w:rPrChange>
              </w:rPr>
            </w:pPr>
          </w:p>
          <w:p w14:paraId="3F905725" w14:textId="77777777" w:rsidR="003F3EDE" w:rsidRPr="00FB0B06" w:rsidRDefault="003F3EDE" w:rsidP="0025185C">
            <w:pPr>
              <w:rPr>
                <w:rFonts w:ascii="Arial" w:eastAsia="Times New Roman" w:hAnsi="Arial" w:cs="Arial"/>
                <w:spacing w:val="-1"/>
                <w:sz w:val="20"/>
                <w:szCs w:val="20"/>
                <w:rPrChange w:id="8519" w:author="Adelino Naquarta Sepalanga Domingos" w:date="2025-03-05T09:26:00Z" w16du:dateUtc="2025-03-05T08:26:00Z">
                  <w:rPr>
                    <w:rFonts w:ascii="Times New Roman" w:eastAsia="Times New Roman" w:hAnsi="Times New Roman"/>
                    <w:spacing w:val="-1"/>
                  </w:rPr>
                </w:rPrChange>
              </w:rPr>
            </w:pPr>
          </w:p>
          <w:p w14:paraId="1F6C0441" w14:textId="77777777" w:rsidR="003F3EDE" w:rsidRPr="00FB0B06" w:rsidRDefault="003F3EDE" w:rsidP="0025185C">
            <w:pPr>
              <w:rPr>
                <w:rFonts w:ascii="Arial" w:eastAsia="Times New Roman" w:hAnsi="Arial" w:cs="Arial"/>
                <w:spacing w:val="-1"/>
                <w:sz w:val="20"/>
                <w:szCs w:val="20"/>
                <w:rPrChange w:id="852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21" w:author="Adelino Naquarta Sepalanga Domingos" w:date="2025-03-05T09:26:00Z" w16du:dateUtc="2025-03-05T08:26:00Z">
                  <w:rPr>
                    <w:rFonts w:ascii="Times New Roman" w:eastAsia="Times New Roman" w:hAnsi="Times New Roman"/>
                    <w:spacing w:val="-1"/>
                  </w:rPr>
                </w:rPrChange>
              </w:rPr>
              <w:t>Total dos débitos (</w:t>
            </w:r>
            <w:proofErr w:type="spellStart"/>
            <w:r w:rsidRPr="00FB0B06">
              <w:rPr>
                <w:rFonts w:ascii="Arial" w:eastAsia="Times New Roman" w:hAnsi="Arial" w:cs="Arial"/>
                <w:spacing w:val="-1"/>
                <w:sz w:val="20"/>
                <w:szCs w:val="20"/>
                <w:rPrChange w:id="8522" w:author="Adelino Naquarta Sepalanga Domingos" w:date="2025-03-05T09:26:00Z" w16du:dateUtc="2025-03-05T08:26:00Z">
                  <w:rPr>
                    <w:rFonts w:ascii="Times New Roman" w:eastAsia="Times New Roman" w:hAnsi="Times New Roman"/>
                    <w:spacing w:val="-1"/>
                  </w:rPr>
                </w:rPrChange>
              </w:rPr>
              <w:t>TotalDebit</w:t>
            </w:r>
            <w:proofErr w:type="spellEnd"/>
            <w:r w:rsidRPr="00FB0B06">
              <w:rPr>
                <w:rFonts w:ascii="Arial" w:eastAsia="Times New Roman" w:hAnsi="Arial" w:cs="Arial"/>
                <w:spacing w:val="-1"/>
                <w:sz w:val="20"/>
                <w:szCs w:val="20"/>
                <w:rPrChange w:id="8523"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EBF4FA" w14:textId="77777777" w:rsidR="003F3EDE" w:rsidRPr="00FB0B06" w:rsidRDefault="003F3EDE" w:rsidP="0025185C">
            <w:pPr>
              <w:rPr>
                <w:rFonts w:ascii="Arial" w:eastAsia="Times New Roman" w:hAnsi="Arial" w:cs="Arial"/>
                <w:spacing w:val="-1"/>
                <w:sz w:val="20"/>
                <w:szCs w:val="20"/>
                <w:rPrChange w:id="852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25" w:author="Adelino Naquarta Sepalanga Domingos" w:date="2025-03-05T09:26:00Z" w16du:dateUtc="2025-03-05T08:26:00Z">
                  <w:rPr>
                    <w:rFonts w:ascii="Times New Roman" w:eastAsia="Times New Roman" w:hAnsi="Times New Roman"/>
                    <w:spacing w:val="-1"/>
                  </w:rPr>
                </w:rPrChange>
              </w:rPr>
              <w:t>Deve conter a soma de controlo do campo 4.3.4.14.13. – Valor a débito (</w:t>
            </w:r>
            <w:proofErr w:type="spellStart"/>
            <w:r w:rsidRPr="00FB0B06">
              <w:rPr>
                <w:rFonts w:ascii="Arial" w:eastAsia="Times New Roman" w:hAnsi="Arial" w:cs="Arial"/>
                <w:spacing w:val="-1"/>
                <w:sz w:val="20"/>
                <w:szCs w:val="20"/>
                <w:rPrChange w:id="8526" w:author="Adelino Naquarta Sepalanga Domingos" w:date="2025-03-05T09:26:00Z" w16du:dateUtc="2025-03-05T08:26:00Z">
                  <w:rPr>
                    <w:rFonts w:ascii="Times New Roman" w:eastAsia="Times New Roman" w:hAnsi="Times New Roman"/>
                    <w:spacing w:val="-1"/>
                  </w:rPr>
                </w:rPrChange>
              </w:rPr>
              <w:t>DebitAmount</w:t>
            </w:r>
            <w:proofErr w:type="spellEnd"/>
            <w:r w:rsidRPr="00FB0B06">
              <w:rPr>
                <w:rFonts w:ascii="Arial" w:eastAsia="Times New Roman" w:hAnsi="Arial" w:cs="Arial"/>
                <w:spacing w:val="-1"/>
                <w:sz w:val="20"/>
                <w:szCs w:val="20"/>
                <w:rPrChange w:id="8527" w:author="Adelino Naquarta Sepalanga Domingos" w:date="2025-03-05T09:26:00Z" w16du:dateUtc="2025-03-05T08:26:00Z">
                  <w:rPr>
                    <w:rFonts w:ascii="Times New Roman" w:eastAsia="Times New Roman" w:hAnsi="Times New Roman"/>
                    <w:spacing w:val="-1"/>
                  </w:rPr>
                </w:rPrChange>
              </w:rPr>
              <w:t>), dela excluindo os documentos em que o campo 4.3.4.3.1. – Estado actual do documento (</w:t>
            </w:r>
            <w:proofErr w:type="spellStart"/>
            <w:r w:rsidRPr="00FB0B06">
              <w:rPr>
                <w:rFonts w:ascii="Arial" w:eastAsia="Times New Roman" w:hAnsi="Arial" w:cs="Arial"/>
                <w:spacing w:val="-1"/>
                <w:sz w:val="20"/>
                <w:szCs w:val="20"/>
                <w:rPrChange w:id="8528" w:author="Adelino Naquarta Sepalanga Domingos" w:date="2025-03-05T09:26:00Z" w16du:dateUtc="2025-03-05T08:26:00Z">
                  <w:rPr>
                    <w:rFonts w:ascii="Times New Roman" w:eastAsia="Times New Roman" w:hAnsi="Times New Roman"/>
                    <w:spacing w:val="-1"/>
                  </w:rPr>
                </w:rPrChange>
              </w:rPr>
              <w:t>WorkStatus</w:t>
            </w:r>
            <w:proofErr w:type="spellEnd"/>
            <w:r w:rsidRPr="00FB0B06">
              <w:rPr>
                <w:rFonts w:ascii="Arial" w:eastAsia="Times New Roman" w:hAnsi="Arial" w:cs="Arial"/>
                <w:spacing w:val="-1"/>
                <w:sz w:val="20"/>
                <w:szCs w:val="20"/>
                <w:rPrChange w:id="8529" w:author="Adelino Naquarta Sepalanga Domingos" w:date="2025-03-05T09:26:00Z" w16du:dateUtc="2025-03-05T08:26:00Z">
                  <w:rPr>
                    <w:rFonts w:ascii="Times New Roman" w:eastAsia="Times New Roman" w:hAnsi="Times New Roman"/>
                    <w:spacing w:val="-1"/>
                  </w:rPr>
                </w:rPrChange>
              </w:rPr>
              <w:t>) seja do tipo “A”.</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21D99D" w14:textId="77777777" w:rsidR="003F3EDE" w:rsidRPr="00FB0B06" w:rsidRDefault="003F3EDE" w:rsidP="0025185C">
            <w:pPr>
              <w:jc w:val="center"/>
              <w:rPr>
                <w:rFonts w:ascii="Arial" w:eastAsia="Times New Roman" w:hAnsi="Arial" w:cs="Arial"/>
                <w:spacing w:val="-1"/>
                <w:sz w:val="20"/>
                <w:szCs w:val="20"/>
                <w:rPrChange w:id="8530" w:author="Adelino Naquarta Sepalanga Domingos" w:date="2025-03-05T09:26:00Z" w16du:dateUtc="2025-03-05T08:26:00Z">
                  <w:rPr>
                    <w:rFonts w:ascii="Times New Roman" w:eastAsia="Times New Roman" w:hAnsi="Times New Roman"/>
                    <w:spacing w:val="-1"/>
                  </w:rPr>
                </w:rPrChange>
              </w:rPr>
            </w:pPr>
          </w:p>
          <w:p w14:paraId="1DA617C1" w14:textId="77777777" w:rsidR="003F3EDE" w:rsidRPr="00FB0B06" w:rsidRDefault="003F3EDE" w:rsidP="0025185C">
            <w:pPr>
              <w:jc w:val="center"/>
              <w:rPr>
                <w:rFonts w:ascii="Arial" w:eastAsia="Times New Roman" w:hAnsi="Arial" w:cs="Arial"/>
                <w:spacing w:val="-1"/>
                <w:sz w:val="20"/>
                <w:szCs w:val="20"/>
                <w:rPrChange w:id="8531" w:author="Adelino Naquarta Sepalanga Domingos" w:date="2025-03-05T09:26:00Z" w16du:dateUtc="2025-03-05T08:26:00Z">
                  <w:rPr>
                    <w:rFonts w:ascii="Times New Roman" w:eastAsia="Times New Roman" w:hAnsi="Times New Roman"/>
                    <w:spacing w:val="-1"/>
                  </w:rPr>
                </w:rPrChange>
              </w:rPr>
            </w:pPr>
          </w:p>
          <w:p w14:paraId="07EA180A" w14:textId="77777777" w:rsidR="003F3EDE" w:rsidRPr="00FB0B06" w:rsidRDefault="003F3EDE" w:rsidP="0025185C">
            <w:pPr>
              <w:jc w:val="center"/>
              <w:rPr>
                <w:rFonts w:ascii="Arial" w:eastAsia="Times New Roman" w:hAnsi="Arial" w:cs="Arial"/>
                <w:spacing w:val="-1"/>
                <w:sz w:val="20"/>
                <w:szCs w:val="20"/>
                <w:rPrChange w:id="8532" w:author="Adelino Naquarta Sepalanga Domingos" w:date="2025-03-05T09:26:00Z" w16du:dateUtc="2025-03-05T08:26:00Z">
                  <w:rPr>
                    <w:rFonts w:ascii="Times New Roman" w:eastAsia="Times New Roman" w:hAnsi="Times New Roman"/>
                    <w:spacing w:val="-1"/>
                  </w:rPr>
                </w:rPrChange>
              </w:rPr>
            </w:pPr>
          </w:p>
          <w:p w14:paraId="3AA8F1B4" w14:textId="77777777" w:rsidR="003F3EDE" w:rsidRPr="00FB0B06" w:rsidRDefault="003F3EDE" w:rsidP="0025185C">
            <w:pPr>
              <w:jc w:val="center"/>
              <w:rPr>
                <w:rFonts w:ascii="Arial" w:eastAsia="Times New Roman" w:hAnsi="Arial" w:cs="Arial"/>
                <w:spacing w:val="-1"/>
                <w:sz w:val="20"/>
                <w:szCs w:val="20"/>
                <w:rPrChange w:id="853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34"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5A51EADF"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21383C" w14:textId="77777777" w:rsidR="003F3EDE" w:rsidRPr="00FB0B06" w:rsidRDefault="003F3EDE" w:rsidP="0025185C">
            <w:pPr>
              <w:jc w:val="center"/>
              <w:rPr>
                <w:rFonts w:ascii="Arial" w:eastAsia="Times New Roman" w:hAnsi="Arial" w:cs="Arial"/>
                <w:spacing w:val="-1"/>
                <w:sz w:val="20"/>
                <w:szCs w:val="20"/>
                <w:rPrChange w:id="8535" w:author="Adelino Naquarta Sepalanga Domingos" w:date="2025-03-05T09:26:00Z" w16du:dateUtc="2025-03-05T08:26:00Z">
                  <w:rPr>
                    <w:rFonts w:ascii="Times New Roman" w:eastAsia="Times New Roman" w:hAnsi="Times New Roman"/>
                    <w:spacing w:val="-1"/>
                  </w:rPr>
                </w:rPrChange>
              </w:rPr>
            </w:pPr>
          </w:p>
          <w:p w14:paraId="2D774511" w14:textId="77777777" w:rsidR="003F3EDE" w:rsidRPr="00FB0B06" w:rsidRDefault="003F3EDE" w:rsidP="0025185C">
            <w:pPr>
              <w:jc w:val="center"/>
              <w:rPr>
                <w:rFonts w:ascii="Arial" w:eastAsia="Times New Roman" w:hAnsi="Arial" w:cs="Arial"/>
                <w:spacing w:val="-1"/>
                <w:sz w:val="20"/>
                <w:szCs w:val="20"/>
                <w:rPrChange w:id="8536" w:author="Adelino Naquarta Sepalanga Domingos" w:date="2025-03-05T09:26:00Z" w16du:dateUtc="2025-03-05T08:26:00Z">
                  <w:rPr>
                    <w:rFonts w:ascii="Times New Roman" w:eastAsia="Times New Roman" w:hAnsi="Times New Roman"/>
                    <w:spacing w:val="-1"/>
                  </w:rPr>
                </w:rPrChange>
              </w:rPr>
            </w:pPr>
          </w:p>
          <w:p w14:paraId="53A16CF9" w14:textId="77777777" w:rsidR="003F3EDE" w:rsidRPr="00FB0B06" w:rsidRDefault="003F3EDE" w:rsidP="0025185C">
            <w:pPr>
              <w:jc w:val="center"/>
              <w:rPr>
                <w:rFonts w:ascii="Arial" w:eastAsia="Times New Roman" w:hAnsi="Arial" w:cs="Arial"/>
                <w:spacing w:val="-1"/>
                <w:sz w:val="20"/>
                <w:szCs w:val="20"/>
                <w:rPrChange w:id="853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38" w:author="Adelino Naquarta Sepalanga Domingos" w:date="2025-03-05T09:26:00Z" w16du:dateUtc="2025-03-05T08:26:00Z">
                  <w:rPr>
                    <w:rFonts w:ascii="Times New Roman" w:eastAsia="Times New Roman" w:hAnsi="Times New Roman"/>
                    <w:spacing w:val="-1"/>
                  </w:rPr>
                </w:rPrChange>
              </w:rPr>
              <w:t>4.3.3.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DE7774" w14:textId="77777777" w:rsidR="003F3EDE" w:rsidRPr="00FB0B06" w:rsidRDefault="003F3EDE" w:rsidP="0025185C">
            <w:pPr>
              <w:jc w:val="center"/>
              <w:rPr>
                <w:rFonts w:ascii="Arial" w:eastAsia="Times New Roman" w:hAnsi="Arial" w:cs="Arial"/>
                <w:spacing w:val="-1"/>
                <w:sz w:val="20"/>
                <w:szCs w:val="20"/>
                <w:rPrChange w:id="8539" w:author="Adelino Naquarta Sepalanga Domingos" w:date="2025-03-05T09:26:00Z" w16du:dateUtc="2025-03-05T08:26:00Z">
                  <w:rPr>
                    <w:rFonts w:ascii="Times New Roman" w:eastAsia="Times New Roman" w:hAnsi="Times New Roman"/>
                    <w:spacing w:val="-1"/>
                  </w:rPr>
                </w:rPrChange>
              </w:rPr>
            </w:pPr>
          </w:p>
          <w:p w14:paraId="5B9985AA" w14:textId="77777777" w:rsidR="003F3EDE" w:rsidRPr="00FB0B06" w:rsidRDefault="003F3EDE" w:rsidP="0025185C">
            <w:pPr>
              <w:jc w:val="center"/>
              <w:rPr>
                <w:rFonts w:ascii="Arial" w:eastAsia="Times New Roman" w:hAnsi="Arial" w:cs="Arial"/>
                <w:spacing w:val="-1"/>
                <w:sz w:val="20"/>
                <w:szCs w:val="20"/>
                <w:rPrChange w:id="8540" w:author="Adelino Naquarta Sepalanga Domingos" w:date="2025-03-05T09:26:00Z" w16du:dateUtc="2025-03-05T08:26:00Z">
                  <w:rPr>
                    <w:rFonts w:ascii="Times New Roman" w:eastAsia="Times New Roman" w:hAnsi="Times New Roman"/>
                    <w:spacing w:val="-1"/>
                  </w:rPr>
                </w:rPrChange>
              </w:rPr>
            </w:pPr>
          </w:p>
          <w:p w14:paraId="2BA9B396" w14:textId="77777777" w:rsidR="003F3EDE" w:rsidRPr="00FB0B06" w:rsidRDefault="003F3EDE" w:rsidP="0025185C">
            <w:pPr>
              <w:jc w:val="center"/>
              <w:rPr>
                <w:rFonts w:ascii="Arial" w:eastAsia="Times New Roman" w:hAnsi="Arial" w:cs="Arial"/>
                <w:spacing w:val="-1"/>
                <w:sz w:val="20"/>
                <w:szCs w:val="20"/>
                <w:rPrChange w:id="854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42"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5B3964" w14:textId="77777777" w:rsidR="003F3EDE" w:rsidRPr="00FB0B06" w:rsidRDefault="003F3EDE" w:rsidP="0025185C">
            <w:pPr>
              <w:rPr>
                <w:rFonts w:ascii="Arial" w:eastAsia="Times New Roman" w:hAnsi="Arial" w:cs="Arial"/>
                <w:spacing w:val="-1"/>
                <w:sz w:val="20"/>
                <w:szCs w:val="20"/>
                <w:rPrChange w:id="8543" w:author="Adelino Naquarta Sepalanga Domingos" w:date="2025-03-05T09:26:00Z" w16du:dateUtc="2025-03-05T08:26:00Z">
                  <w:rPr>
                    <w:rFonts w:ascii="Times New Roman" w:eastAsia="Times New Roman" w:hAnsi="Times New Roman"/>
                    <w:spacing w:val="-1"/>
                  </w:rPr>
                </w:rPrChange>
              </w:rPr>
            </w:pPr>
          </w:p>
          <w:p w14:paraId="4EB57823" w14:textId="77777777" w:rsidR="003F3EDE" w:rsidRPr="00FB0B06" w:rsidRDefault="003F3EDE" w:rsidP="0025185C">
            <w:pPr>
              <w:rPr>
                <w:rFonts w:ascii="Arial" w:eastAsia="Times New Roman" w:hAnsi="Arial" w:cs="Arial"/>
                <w:spacing w:val="-1"/>
                <w:sz w:val="20"/>
                <w:szCs w:val="20"/>
                <w:rPrChange w:id="8544" w:author="Adelino Naquarta Sepalanga Domingos" w:date="2025-03-05T09:26:00Z" w16du:dateUtc="2025-03-05T08:26:00Z">
                  <w:rPr>
                    <w:rFonts w:ascii="Times New Roman" w:eastAsia="Times New Roman" w:hAnsi="Times New Roman"/>
                    <w:spacing w:val="-1"/>
                  </w:rPr>
                </w:rPrChange>
              </w:rPr>
            </w:pPr>
          </w:p>
          <w:p w14:paraId="22CEA325" w14:textId="77777777" w:rsidR="003F3EDE" w:rsidRPr="00FB0B06" w:rsidRDefault="003F3EDE" w:rsidP="0025185C">
            <w:pPr>
              <w:rPr>
                <w:rFonts w:ascii="Arial" w:eastAsia="Times New Roman" w:hAnsi="Arial" w:cs="Arial"/>
                <w:spacing w:val="-1"/>
                <w:sz w:val="20"/>
                <w:szCs w:val="20"/>
                <w:rPrChange w:id="854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46" w:author="Adelino Naquarta Sepalanga Domingos" w:date="2025-03-05T09:26:00Z" w16du:dateUtc="2025-03-05T08:26:00Z">
                  <w:rPr>
                    <w:rFonts w:ascii="Times New Roman" w:eastAsia="Times New Roman" w:hAnsi="Times New Roman"/>
                    <w:spacing w:val="-1"/>
                  </w:rPr>
                </w:rPrChange>
              </w:rPr>
              <w:t>Total dos créditos (</w:t>
            </w:r>
            <w:proofErr w:type="spellStart"/>
            <w:r w:rsidRPr="00FB0B06">
              <w:rPr>
                <w:rFonts w:ascii="Arial" w:eastAsia="Times New Roman" w:hAnsi="Arial" w:cs="Arial"/>
                <w:spacing w:val="-1"/>
                <w:sz w:val="20"/>
                <w:szCs w:val="20"/>
                <w:rPrChange w:id="8547" w:author="Adelino Naquarta Sepalanga Domingos" w:date="2025-03-05T09:26:00Z" w16du:dateUtc="2025-03-05T08:26:00Z">
                  <w:rPr>
                    <w:rFonts w:ascii="Times New Roman" w:eastAsia="Times New Roman" w:hAnsi="Times New Roman"/>
                    <w:spacing w:val="-1"/>
                  </w:rPr>
                </w:rPrChange>
              </w:rPr>
              <w:t>TotalCredit</w:t>
            </w:r>
            <w:proofErr w:type="spellEnd"/>
            <w:r w:rsidRPr="00FB0B06">
              <w:rPr>
                <w:rFonts w:ascii="Arial" w:eastAsia="Times New Roman" w:hAnsi="Arial" w:cs="Arial"/>
                <w:spacing w:val="-1"/>
                <w:sz w:val="20"/>
                <w:szCs w:val="20"/>
                <w:rPrChange w:id="8548"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558068" w14:textId="77777777" w:rsidR="003F3EDE" w:rsidRPr="00FB0B06" w:rsidRDefault="003F3EDE" w:rsidP="0025185C">
            <w:pPr>
              <w:rPr>
                <w:rFonts w:ascii="Arial" w:eastAsia="Times New Roman" w:hAnsi="Arial" w:cs="Arial"/>
                <w:spacing w:val="-1"/>
                <w:sz w:val="20"/>
                <w:szCs w:val="20"/>
                <w:rPrChange w:id="854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50" w:author="Adelino Naquarta Sepalanga Domingos" w:date="2025-03-05T09:26:00Z" w16du:dateUtc="2025-03-05T08:26:00Z">
                  <w:rPr>
                    <w:rFonts w:ascii="Times New Roman" w:eastAsia="Times New Roman" w:hAnsi="Times New Roman"/>
                    <w:spacing w:val="-1"/>
                  </w:rPr>
                </w:rPrChange>
              </w:rPr>
              <w:t>Deve conter a soma de controlo do campo 4.3.4.14.14. – Valor a crédito (</w:t>
            </w:r>
            <w:proofErr w:type="spellStart"/>
            <w:r w:rsidRPr="00FB0B06">
              <w:rPr>
                <w:rFonts w:ascii="Arial" w:eastAsia="Times New Roman" w:hAnsi="Arial" w:cs="Arial"/>
                <w:spacing w:val="-1"/>
                <w:sz w:val="20"/>
                <w:szCs w:val="20"/>
                <w:rPrChange w:id="8551" w:author="Adelino Naquarta Sepalanga Domingos" w:date="2025-03-05T09:26:00Z" w16du:dateUtc="2025-03-05T08:26:00Z">
                  <w:rPr>
                    <w:rFonts w:ascii="Times New Roman" w:eastAsia="Times New Roman" w:hAnsi="Times New Roman"/>
                    <w:spacing w:val="-1"/>
                  </w:rPr>
                </w:rPrChange>
              </w:rPr>
              <w:t>CreditAmount</w:t>
            </w:r>
            <w:proofErr w:type="spellEnd"/>
            <w:r w:rsidRPr="00FB0B06">
              <w:rPr>
                <w:rFonts w:ascii="Arial" w:eastAsia="Times New Roman" w:hAnsi="Arial" w:cs="Arial"/>
                <w:spacing w:val="-1"/>
                <w:sz w:val="20"/>
                <w:szCs w:val="20"/>
                <w:rPrChange w:id="8552" w:author="Adelino Naquarta Sepalanga Domingos" w:date="2025-03-05T09:26:00Z" w16du:dateUtc="2025-03-05T08:26:00Z">
                  <w:rPr>
                    <w:rFonts w:ascii="Times New Roman" w:eastAsia="Times New Roman" w:hAnsi="Times New Roman"/>
                    <w:spacing w:val="-1"/>
                  </w:rPr>
                </w:rPrChange>
              </w:rPr>
              <w:t>), dela excluindo os documentos em que o campo 4.3.4.3.1. – Estado actual do documento (</w:t>
            </w:r>
            <w:proofErr w:type="spellStart"/>
            <w:r w:rsidRPr="00FB0B06">
              <w:rPr>
                <w:rFonts w:ascii="Arial" w:eastAsia="Times New Roman" w:hAnsi="Arial" w:cs="Arial"/>
                <w:spacing w:val="-1"/>
                <w:sz w:val="20"/>
                <w:szCs w:val="20"/>
                <w:rPrChange w:id="8553" w:author="Adelino Naquarta Sepalanga Domingos" w:date="2025-03-05T09:26:00Z" w16du:dateUtc="2025-03-05T08:26:00Z">
                  <w:rPr>
                    <w:rFonts w:ascii="Times New Roman" w:eastAsia="Times New Roman" w:hAnsi="Times New Roman"/>
                    <w:spacing w:val="-1"/>
                  </w:rPr>
                </w:rPrChange>
              </w:rPr>
              <w:t>WorkStatus</w:t>
            </w:r>
            <w:proofErr w:type="spellEnd"/>
            <w:r w:rsidRPr="00FB0B06">
              <w:rPr>
                <w:rFonts w:ascii="Arial" w:eastAsia="Times New Roman" w:hAnsi="Arial" w:cs="Arial"/>
                <w:spacing w:val="-1"/>
                <w:sz w:val="20"/>
                <w:szCs w:val="20"/>
                <w:rPrChange w:id="8554" w:author="Adelino Naquarta Sepalanga Domingos" w:date="2025-03-05T09:26:00Z" w16du:dateUtc="2025-03-05T08:26:00Z">
                  <w:rPr>
                    <w:rFonts w:ascii="Times New Roman" w:eastAsia="Times New Roman" w:hAnsi="Times New Roman"/>
                    <w:spacing w:val="-1"/>
                  </w:rPr>
                </w:rPrChange>
              </w:rPr>
              <w:t>) seja do tipo “A”.</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2BF7F0" w14:textId="77777777" w:rsidR="003F3EDE" w:rsidRPr="00FB0B06" w:rsidRDefault="003F3EDE" w:rsidP="0025185C">
            <w:pPr>
              <w:jc w:val="center"/>
              <w:rPr>
                <w:rFonts w:ascii="Arial" w:eastAsia="Times New Roman" w:hAnsi="Arial" w:cs="Arial"/>
                <w:spacing w:val="-1"/>
                <w:sz w:val="20"/>
                <w:szCs w:val="20"/>
                <w:rPrChange w:id="8555" w:author="Adelino Naquarta Sepalanga Domingos" w:date="2025-03-05T09:26:00Z" w16du:dateUtc="2025-03-05T08:26:00Z">
                  <w:rPr>
                    <w:rFonts w:ascii="Times New Roman" w:eastAsia="Times New Roman" w:hAnsi="Times New Roman"/>
                    <w:spacing w:val="-1"/>
                  </w:rPr>
                </w:rPrChange>
              </w:rPr>
            </w:pPr>
          </w:p>
          <w:p w14:paraId="5CD38A3A" w14:textId="77777777" w:rsidR="003F3EDE" w:rsidRPr="00FB0B06" w:rsidRDefault="003F3EDE" w:rsidP="0025185C">
            <w:pPr>
              <w:jc w:val="center"/>
              <w:rPr>
                <w:rFonts w:ascii="Arial" w:eastAsia="Times New Roman" w:hAnsi="Arial" w:cs="Arial"/>
                <w:spacing w:val="-1"/>
                <w:sz w:val="20"/>
                <w:szCs w:val="20"/>
                <w:rPrChange w:id="8556" w:author="Adelino Naquarta Sepalanga Domingos" w:date="2025-03-05T09:26:00Z" w16du:dateUtc="2025-03-05T08:26:00Z">
                  <w:rPr>
                    <w:rFonts w:ascii="Times New Roman" w:eastAsia="Times New Roman" w:hAnsi="Times New Roman"/>
                    <w:spacing w:val="-1"/>
                  </w:rPr>
                </w:rPrChange>
              </w:rPr>
            </w:pPr>
          </w:p>
          <w:p w14:paraId="3A6ABD52" w14:textId="77777777" w:rsidR="003F3EDE" w:rsidRPr="00FB0B06" w:rsidRDefault="003F3EDE" w:rsidP="0025185C">
            <w:pPr>
              <w:jc w:val="center"/>
              <w:rPr>
                <w:rFonts w:ascii="Arial" w:eastAsia="Times New Roman" w:hAnsi="Arial" w:cs="Arial"/>
                <w:spacing w:val="-1"/>
                <w:sz w:val="20"/>
                <w:szCs w:val="20"/>
                <w:rPrChange w:id="8557" w:author="Adelino Naquarta Sepalanga Domingos" w:date="2025-03-05T09:26:00Z" w16du:dateUtc="2025-03-05T08:26:00Z">
                  <w:rPr>
                    <w:rFonts w:ascii="Times New Roman" w:eastAsia="Times New Roman" w:hAnsi="Times New Roman"/>
                    <w:spacing w:val="-1"/>
                  </w:rPr>
                </w:rPrChange>
              </w:rPr>
            </w:pPr>
          </w:p>
          <w:p w14:paraId="2BEDBBFF" w14:textId="77777777" w:rsidR="003F3EDE" w:rsidRPr="00FB0B06" w:rsidRDefault="003F3EDE" w:rsidP="0025185C">
            <w:pPr>
              <w:jc w:val="center"/>
              <w:rPr>
                <w:rFonts w:ascii="Arial" w:eastAsia="Times New Roman" w:hAnsi="Arial" w:cs="Arial"/>
                <w:spacing w:val="-1"/>
                <w:sz w:val="20"/>
                <w:szCs w:val="20"/>
                <w:rPrChange w:id="855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59"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587FB0AF" w14:textId="77777777" w:rsidTr="0025185C">
        <w:trPr>
          <w:trHeight w:val="70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AC408F" w14:textId="77777777" w:rsidR="003F3EDE" w:rsidRPr="00FB0B06" w:rsidRDefault="003F3EDE" w:rsidP="0025185C">
            <w:pPr>
              <w:jc w:val="center"/>
              <w:rPr>
                <w:rFonts w:ascii="Arial" w:eastAsia="Times New Roman" w:hAnsi="Arial" w:cs="Arial"/>
                <w:spacing w:val="-1"/>
                <w:sz w:val="20"/>
                <w:szCs w:val="20"/>
                <w:rPrChange w:id="856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61" w:author="Adelino Naquarta Sepalanga Domingos" w:date="2025-03-05T09:26:00Z" w16du:dateUtc="2025-03-05T08:26:00Z">
                  <w:rPr>
                    <w:rFonts w:ascii="Times New Roman" w:eastAsia="Times New Roman" w:hAnsi="Times New Roman"/>
                    <w:spacing w:val="-1"/>
                  </w:rPr>
                </w:rPrChange>
              </w:rPr>
              <w:lastRenderedPageBreak/>
              <w:t>4.3.4.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3575BB" w14:textId="77777777" w:rsidR="003F3EDE" w:rsidRPr="00FB0B06" w:rsidRDefault="003F3EDE" w:rsidP="0025185C">
            <w:pPr>
              <w:jc w:val="center"/>
              <w:rPr>
                <w:rFonts w:ascii="Arial" w:eastAsia="Times New Roman" w:hAnsi="Arial" w:cs="Arial"/>
                <w:spacing w:val="-1"/>
                <w:sz w:val="20"/>
                <w:szCs w:val="20"/>
                <w:rPrChange w:id="8562"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F26138" w14:textId="77777777" w:rsidR="003F3EDE" w:rsidRPr="00FB0B06" w:rsidRDefault="003F3EDE" w:rsidP="0025185C">
            <w:pPr>
              <w:rPr>
                <w:rFonts w:ascii="Arial" w:eastAsia="Times New Roman" w:hAnsi="Arial" w:cs="Arial"/>
                <w:spacing w:val="-1"/>
                <w:sz w:val="20"/>
                <w:szCs w:val="20"/>
                <w:rPrChange w:id="856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64" w:author="Adelino Naquarta Sepalanga Domingos" w:date="2025-03-05T09:26:00Z" w16du:dateUtc="2025-03-05T08:26:00Z">
                  <w:rPr>
                    <w:rFonts w:ascii="Times New Roman" w:eastAsia="Times New Roman" w:hAnsi="Times New Roman"/>
                    <w:spacing w:val="-1"/>
                  </w:rPr>
                </w:rPrChange>
              </w:rPr>
              <w:t>Documento de conferência (</w:t>
            </w:r>
            <w:proofErr w:type="spellStart"/>
            <w:r w:rsidRPr="00FB0B06">
              <w:rPr>
                <w:rFonts w:ascii="Arial" w:eastAsia="Times New Roman" w:hAnsi="Arial" w:cs="Arial"/>
                <w:spacing w:val="-1"/>
                <w:sz w:val="20"/>
                <w:szCs w:val="20"/>
                <w:rPrChange w:id="8565" w:author="Adelino Naquarta Sepalanga Domingos" w:date="2025-03-05T09:26:00Z" w16du:dateUtc="2025-03-05T08:26:00Z">
                  <w:rPr>
                    <w:rFonts w:ascii="Times New Roman" w:eastAsia="Times New Roman" w:hAnsi="Times New Roman"/>
                    <w:spacing w:val="-1"/>
                  </w:rPr>
                </w:rPrChange>
              </w:rPr>
              <w:t>WorkDocument</w:t>
            </w:r>
            <w:proofErr w:type="spellEnd"/>
            <w:r w:rsidRPr="00FB0B06">
              <w:rPr>
                <w:rFonts w:ascii="Arial" w:eastAsia="Times New Roman" w:hAnsi="Arial" w:cs="Arial"/>
                <w:spacing w:val="-1"/>
                <w:sz w:val="20"/>
                <w:szCs w:val="20"/>
                <w:rPrChange w:id="8566"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8889CD3" w14:textId="77777777" w:rsidR="003F3EDE" w:rsidRPr="00FB0B06" w:rsidRDefault="003F3EDE" w:rsidP="0025185C">
            <w:pPr>
              <w:rPr>
                <w:rFonts w:ascii="Arial" w:eastAsia="Times New Roman" w:hAnsi="Arial" w:cs="Arial"/>
                <w:spacing w:val="-1"/>
                <w:sz w:val="20"/>
                <w:szCs w:val="20"/>
                <w:rPrChange w:id="8567"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F531AF" w14:textId="77777777" w:rsidR="003F3EDE" w:rsidRPr="00FB0B06" w:rsidRDefault="003F3EDE" w:rsidP="0025185C">
            <w:pPr>
              <w:jc w:val="center"/>
              <w:rPr>
                <w:rFonts w:ascii="Arial" w:eastAsia="Times New Roman" w:hAnsi="Arial" w:cs="Arial"/>
                <w:spacing w:val="-1"/>
                <w:sz w:val="20"/>
                <w:szCs w:val="20"/>
                <w:rPrChange w:id="856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69"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3649772A"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AA0690" w14:textId="77777777" w:rsidR="003F3EDE" w:rsidRPr="00FB0B06" w:rsidRDefault="003F3EDE" w:rsidP="0025185C">
            <w:pPr>
              <w:jc w:val="center"/>
              <w:rPr>
                <w:rFonts w:ascii="Arial" w:eastAsia="Times New Roman" w:hAnsi="Arial" w:cs="Arial"/>
                <w:spacing w:val="-1"/>
                <w:sz w:val="20"/>
                <w:szCs w:val="20"/>
                <w:rPrChange w:id="8570" w:author="Adelino Naquarta Sepalanga Domingos" w:date="2025-03-05T09:26:00Z" w16du:dateUtc="2025-03-05T08:26:00Z">
                  <w:rPr>
                    <w:rFonts w:ascii="Times New Roman" w:eastAsia="Times New Roman" w:hAnsi="Times New Roman"/>
                    <w:spacing w:val="-1"/>
                  </w:rPr>
                </w:rPrChange>
              </w:rPr>
            </w:pPr>
          </w:p>
          <w:p w14:paraId="56CA85BF" w14:textId="77777777" w:rsidR="003F3EDE" w:rsidRPr="00FB0B06" w:rsidRDefault="003F3EDE" w:rsidP="0025185C">
            <w:pPr>
              <w:jc w:val="center"/>
              <w:rPr>
                <w:rFonts w:ascii="Arial" w:eastAsia="Times New Roman" w:hAnsi="Arial" w:cs="Arial"/>
                <w:spacing w:val="-1"/>
                <w:sz w:val="20"/>
                <w:szCs w:val="20"/>
                <w:rPrChange w:id="8571" w:author="Adelino Naquarta Sepalanga Domingos" w:date="2025-03-05T09:26:00Z" w16du:dateUtc="2025-03-05T08:26:00Z">
                  <w:rPr>
                    <w:rFonts w:ascii="Times New Roman" w:eastAsia="Times New Roman" w:hAnsi="Times New Roman"/>
                    <w:spacing w:val="-1"/>
                  </w:rPr>
                </w:rPrChange>
              </w:rPr>
            </w:pPr>
          </w:p>
          <w:p w14:paraId="3279DC82" w14:textId="77777777" w:rsidR="003F3EDE" w:rsidRPr="00FB0B06" w:rsidRDefault="003F3EDE" w:rsidP="0025185C">
            <w:pPr>
              <w:jc w:val="center"/>
              <w:rPr>
                <w:rFonts w:ascii="Arial" w:eastAsia="Times New Roman" w:hAnsi="Arial" w:cs="Arial"/>
                <w:spacing w:val="-1"/>
                <w:sz w:val="20"/>
                <w:szCs w:val="20"/>
                <w:rPrChange w:id="8572" w:author="Adelino Naquarta Sepalanga Domingos" w:date="2025-03-05T09:26:00Z" w16du:dateUtc="2025-03-05T08:26:00Z">
                  <w:rPr>
                    <w:rFonts w:ascii="Times New Roman" w:eastAsia="Times New Roman" w:hAnsi="Times New Roman"/>
                    <w:spacing w:val="-1"/>
                  </w:rPr>
                </w:rPrChange>
              </w:rPr>
            </w:pPr>
          </w:p>
          <w:p w14:paraId="080D4531" w14:textId="77777777" w:rsidR="003F3EDE" w:rsidRPr="00FB0B06" w:rsidRDefault="003F3EDE" w:rsidP="0025185C">
            <w:pPr>
              <w:jc w:val="center"/>
              <w:rPr>
                <w:rFonts w:ascii="Arial" w:eastAsia="Times New Roman" w:hAnsi="Arial" w:cs="Arial"/>
                <w:spacing w:val="-1"/>
                <w:sz w:val="20"/>
                <w:szCs w:val="20"/>
                <w:rPrChange w:id="8573" w:author="Adelino Naquarta Sepalanga Domingos" w:date="2025-03-05T09:26:00Z" w16du:dateUtc="2025-03-05T08:26:00Z">
                  <w:rPr>
                    <w:rFonts w:ascii="Times New Roman" w:eastAsia="Times New Roman" w:hAnsi="Times New Roman"/>
                    <w:spacing w:val="-1"/>
                  </w:rPr>
                </w:rPrChange>
              </w:rPr>
            </w:pPr>
          </w:p>
          <w:p w14:paraId="002413BD" w14:textId="77777777" w:rsidR="003F3EDE" w:rsidRPr="00FB0B06" w:rsidRDefault="003F3EDE" w:rsidP="0025185C">
            <w:pPr>
              <w:jc w:val="center"/>
              <w:rPr>
                <w:rFonts w:ascii="Arial" w:eastAsia="Times New Roman" w:hAnsi="Arial" w:cs="Arial"/>
                <w:spacing w:val="-1"/>
                <w:sz w:val="20"/>
                <w:szCs w:val="20"/>
                <w:rPrChange w:id="8574" w:author="Adelino Naquarta Sepalanga Domingos" w:date="2025-03-05T09:26:00Z" w16du:dateUtc="2025-03-05T08:26:00Z">
                  <w:rPr>
                    <w:rFonts w:ascii="Times New Roman" w:eastAsia="Times New Roman" w:hAnsi="Times New Roman"/>
                    <w:spacing w:val="-1"/>
                  </w:rPr>
                </w:rPrChange>
              </w:rPr>
            </w:pPr>
          </w:p>
          <w:p w14:paraId="0315F036" w14:textId="77777777" w:rsidR="003F3EDE" w:rsidRPr="00FB0B06" w:rsidRDefault="003F3EDE" w:rsidP="0025185C">
            <w:pPr>
              <w:jc w:val="center"/>
              <w:rPr>
                <w:rFonts w:ascii="Arial" w:eastAsia="Times New Roman" w:hAnsi="Arial" w:cs="Arial"/>
                <w:spacing w:val="-1"/>
                <w:sz w:val="20"/>
                <w:szCs w:val="20"/>
                <w:rPrChange w:id="8575" w:author="Adelino Naquarta Sepalanga Domingos" w:date="2025-03-05T09:26:00Z" w16du:dateUtc="2025-03-05T08:26:00Z">
                  <w:rPr>
                    <w:rFonts w:ascii="Times New Roman" w:eastAsia="Times New Roman" w:hAnsi="Times New Roman"/>
                    <w:spacing w:val="-1"/>
                  </w:rPr>
                </w:rPrChange>
              </w:rPr>
            </w:pPr>
          </w:p>
          <w:p w14:paraId="7BAD0415" w14:textId="77777777" w:rsidR="003F3EDE" w:rsidRPr="00FB0B06" w:rsidRDefault="003F3EDE" w:rsidP="0025185C">
            <w:pPr>
              <w:jc w:val="center"/>
              <w:rPr>
                <w:rFonts w:ascii="Arial" w:eastAsia="Times New Roman" w:hAnsi="Arial" w:cs="Arial"/>
                <w:spacing w:val="-1"/>
                <w:sz w:val="20"/>
                <w:szCs w:val="20"/>
                <w:rPrChange w:id="857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77" w:author="Adelino Naquarta Sepalanga Domingos" w:date="2025-03-05T09:26:00Z" w16du:dateUtc="2025-03-05T08:26:00Z">
                  <w:rPr>
                    <w:rFonts w:ascii="Times New Roman" w:eastAsia="Times New Roman" w:hAnsi="Times New Roman"/>
                    <w:spacing w:val="-1"/>
                  </w:rPr>
                </w:rPrChange>
              </w:rPr>
              <w:t>4.3.4.1.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82983F" w14:textId="77777777" w:rsidR="003F3EDE" w:rsidRPr="00FB0B06" w:rsidRDefault="003F3EDE" w:rsidP="0025185C">
            <w:pPr>
              <w:jc w:val="center"/>
              <w:rPr>
                <w:rFonts w:ascii="Arial" w:eastAsia="Times New Roman" w:hAnsi="Arial" w:cs="Arial"/>
                <w:spacing w:val="-1"/>
                <w:sz w:val="20"/>
                <w:szCs w:val="20"/>
                <w:rPrChange w:id="8578" w:author="Adelino Naquarta Sepalanga Domingos" w:date="2025-03-05T09:26:00Z" w16du:dateUtc="2025-03-05T08:26:00Z">
                  <w:rPr>
                    <w:rFonts w:ascii="Times New Roman" w:eastAsia="Times New Roman" w:hAnsi="Times New Roman"/>
                    <w:spacing w:val="-1"/>
                  </w:rPr>
                </w:rPrChange>
              </w:rPr>
            </w:pPr>
          </w:p>
          <w:p w14:paraId="281781D4" w14:textId="77777777" w:rsidR="003F3EDE" w:rsidRPr="00FB0B06" w:rsidRDefault="003F3EDE" w:rsidP="0025185C">
            <w:pPr>
              <w:jc w:val="center"/>
              <w:rPr>
                <w:rFonts w:ascii="Arial" w:eastAsia="Times New Roman" w:hAnsi="Arial" w:cs="Arial"/>
                <w:spacing w:val="-1"/>
                <w:sz w:val="20"/>
                <w:szCs w:val="20"/>
                <w:rPrChange w:id="8579" w:author="Adelino Naquarta Sepalanga Domingos" w:date="2025-03-05T09:26:00Z" w16du:dateUtc="2025-03-05T08:26:00Z">
                  <w:rPr>
                    <w:rFonts w:ascii="Times New Roman" w:eastAsia="Times New Roman" w:hAnsi="Times New Roman"/>
                    <w:spacing w:val="-1"/>
                  </w:rPr>
                </w:rPrChange>
              </w:rPr>
            </w:pPr>
          </w:p>
          <w:p w14:paraId="28DC6CCC" w14:textId="77777777" w:rsidR="003F3EDE" w:rsidRPr="00FB0B06" w:rsidRDefault="003F3EDE" w:rsidP="0025185C">
            <w:pPr>
              <w:jc w:val="center"/>
              <w:rPr>
                <w:rFonts w:ascii="Arial" w:eastAsia="Times New Roman" w:hAnsi="Arial" w:cs="Arial"/>
                <w:spacing w:val="-1"/>
                <w:sz w:val="20"/>
                <w:szCs w:val="20"/>
                <w:rPrChange w:id="8580" w:author="Adelino Naquarta Sepalanga Domingos" w:date="2025-03-05T09:26:00Z" w16du:dateUtc="2025-03-05T08:26:00Z">
                  <w:rPr>
                    <w:rFonts w:ascii="Times New Roman" w:eastAsia="Times New Roman" w:hAnsi="Times New Roman"/>
                    <w:spacing w:val="-1"/>
                  </w:rPr>
                </w:rPrChange>
              </w:rPr>
            </w:pPr>
          </w:p>
          <w:p w14:paraId="2B468C3A" w14:textId="77777777" w:rsidR="003F3EDE" w:rsidRPr="00FB0B06" w:rsidRDefault="003F3EDE" w:rsidP="0025185C">
            <w:pPr>
              <w:jc w:val="center"/>
              <w:rPr>
                <w:rFonts w:ascii="Arial" w:eastAsia="Times New Roman" w:hAnsi="Arial" w:cs="Arial"/>
                <w:spacing w:val="-1"/>
                <w:sz w:val="20"/>
                <w:szCs w:val="20"/>
                <w:rPrChange w:id="8581" w:author="Adelino Naquarta Sepalanga Domingos" w:date="2025-03-05T09:26:00Z" w16du:dateUtc="2025-03-05T08:26:00Z">
                  <w:rPr>
                    <w:rFonts w:ascii="Times New Roman" w:eastAsia="Times New Roman" w:hAnsi="Times New Roman"/>
                    <w:spacing w:val="-1"/>
                  </w:rPr>
                </w:rPrChange>
              </w:rPr>
            </w:pPr>
          </w:p>
          <w:p w14:paraId="4C7E56CD" w14:textId="77777777" w:rsidR="003F3EDE" w:rsidRPr="00FB0B06" w:rsidRDefault="003F3EDE" w:rsidP="0025185C">
            <w:pPr>
              <w:jc w:val="center"/>
              <w:rPr>
                <w:rFonts w:ascii="Arial" w:eastAsia="Times New Roman" w:hAnsi="Arial" w:cs="Arial"/>
                <w:spacing w:val="-1"/>
                <w:sz w:val="20"/>
                <w:szCs w:val="20"/>
                <w:rPrChange w:id="8582" w:author="Adelino Naquarta Sepalanga Domingos" w:date="2025-03-05T09:26:00Z" w16du:dateUtc="2025-03-05T08:26:00Z">
                  <w:rPr>
                    <w:rFonts w:ascii="Times New Roman" w:eastAsia="Times New Roman" w:hAnsi="Times New Roman"/>
                    <w:spacing w:val="-1"/>
                  </w:rPr>
                </w:rPrChange>
              </w:rPr>
            </w:pPr>
          </w:p>
          <w:p w14:paraId="25D4C620" w14:textId="77777777" w:rsidR="003F3EDE" w:rsidRPr="00FB0B06" w:rsidRDefault="003F3EDE" w:rsidP="0025185C">
            <w:pPr>
              <w:jc w:val="center"/>
              <w:rPr>
                <w:rFonts w:ascii="Arial" w:eastAsia="Times New Roman" w:hAnsi="Arial" w:cs="Arial"/>
                <w:spacing w:val="-1"/>
                <w:sz w:val="20"/>
                <w:szCs w:val="20"/>
                <w:rPrChange w:id="8583" w:author="Adelino Naquarta Sepalanga Domingos" w:date="2025-03-05T09:26:00Z" w16du:dateUtc="2025-03-05T08:26:00Z">
                  <w:rPr>
                    <w:rFonts w:ascii="Times New Roman" w:eastAsia="Times New Roman" w:hAnsi="Times New Roman"/>
                    <w:spacing w:val="-1"/>
                  </w:rPr>
                </w:rPrChange>
              </w:rPr>
            </w:pPr>
          </w:p>
          <w:p w14:paraId="6EC17052" w14:textId="77777777" w:rsidR="003F3EDE" w:rsidRPr="00FB0B06" w:rsidRDefault="003F3EDE" w:rsidP="0025185C">
            <w:pPr>
              <w:jc w:val="center"/>
              <w:rPr>
                <w:rFonts w:ascii="Arial" w:eastAsia="Times New Roman" w:hAnsi="Arial" w:cs="Arial"/>
                <w:spacing w:val="-1"/>
                <w:sz w:val="20"/>
                <w:szCs w:val="20"/>
                <w:rPrChange w:id="858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85"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DFEEA8F" w14:textId="77777777" w:rsidR="003F3EDE" w:rsidRPr="00FB0B06" w:rsidRDefault="003F3EDE" w:rsidP="0025185C">
            <w:pPr>
              <w:rPr>
                <w:rFonts w:ascii="Arial" w:eastAsia="Times New Roman" w:hAnsi="Arial" w:cs="Arial"/>
                <w:spacing w:val="-1"/>
                <w:sz w:val="20"/>
                <w:szCs w:val="20"/>
                <w:rPrChange w:id="8586" w:author="Adelino Naquarta Sepalanga Domingos" w:date="2025-03-05T09:26:00Z" w16du:dateUtc="2025-03-05T08:26:00Z">
                  <w:rPr>
                    <w:rFonts w:ascii="Times New Roman" w:eastAsia="Times New Roman" w:hAnsi="Times New Roman"/>
                    <w:spacing w:val="-1"/>
                  </w:rPr>
                </w:rPrChange>
              </w:rPr>
            </w:pPr>
          </w:p>
          <w:p w14:paraId="077931AA" w14:textId="77777777" w:rsidR="003F3EDE" w:rsidRPr="00FB0B06" w:rsidRDefault="003F3EDE" w:rsidP="0025185C">
            <w:pPr>
              <w:rPr>
                <w:rFonts w:ascii="Arial" w:eastAsia="Times New Roman" w:hAnsi="Arial" w:cs="Arial"/>
                <w:spacing w:val="-1"/>
                <w:sz w:val="20"/>
                <w:szCs w:val="20"/>
                <w:rPrChange w:id="8587" w:author="Adelino Naquarta Sepalanga Domingos" w:date="2025-03-05T09:26:00Z" w16du:dateUtc="2025-03-05T08:26:00Z">
                  <w:rPr>
                    <w:rFonts w:ascii="Times New Roman" w:eastAsia="Times New Roman" w:hAnsi="Times New Roman"/>
                    <w:spacing w:val="-1"/>
                  </w:rPr>
                </w:rPrChange>
              </w:rPr>
            </w:pPr>
          </w:p>
          <w:p w14:paraId="4F7305B2" w14:textId="77777777" w:rsidR="003F3EDE" w:rsidRPr="00FB0B06" w:rsidRDefault="003F3EDE" w:rsidP="0025185C">
            <w:pPr>
              <w:rPr>
                <w:rFonts w:ascii="Arial" w:eastAsia="Times New Roman" w:hAnsi="Arial" w:cs="Arial"/>
                <w:spacing w:val="-1"/>
                <w:sz w:val="20"/>
                <w:szCs w:val="20"/>
                <w:rPrChange w:id="8588" w:author="Adelino Naquarta Sepalanga Domingos" w:date="2025-03-05T09:26:00Z" w16du:dateUtc="2025-03-05T08:26:00Z">
                  <w:rPr>
                    <w:rFonts w:ascii="Times New Roman" w:eastAsia="Times New Roman" w:hAnsi="Times New Roman"/>
                    <w:spacing w:val="-1"/>
                  </w:rPr>
                </w:rPrChange>
              </w:rPr>
            </w:pPr>
          </w:p>
          <w:p w14:paraId="0AAE6DAF" w14:textId="77777777" w:rsidR="003F3EDE" w:rsidRPr="00FB0B06" w:rsidRDefault="003F3EDE" w:rsidP="0025185C">
            <w:pPr>
              <w:rPr>
                <w:rFonts w:ascii="Arial" w:eastAsia="Times New Roman" w:hAnsi="Arial" w:cs="Arial"/>
                <w:spacing w:val="-1"/>
                <w:sz w:val="20"/>
                <w:szCs w:val="20"/>
                <w:rPrChange w:id="8589" w:author="Adelino Naquarta Sepalanga Domingos" w:date="2025-03-05T09:26:00Z" w16du:dateUtc="2025-03-05T08:26:00Z">
                  <w:rPr>
                    <w:rFonts w:ascii="Times New Roman" w:eastAsia="Times New Roman" w:hAnsi="Times New Roman"/>
                    <w:spacing w:val="-1"/>
                  </w:rPr>
                </w:rPrChange>
              </w:rPr>
            </w:pPr>
          </w:p>
          <w:p w14:paraId="60B29B41" w14:textId="77777777" w:rsidR="003F3EDE" w:rsidRPr="00FB0B06" w:rsidRDefault="003F3EDE" w:rsidP="0025185C">
            <w:pPr>
              <w:rPr>
                <w:rFonts w:ascii="Arial" w:eastAsia="Times New Roman" w:hAnsi="Arial" w:cs="Arial"/>
                <w:spacing w:val="-1"/>
                <w:sz w:val="20"/>
                <w:szCs w:val="20"/>
                <w:rPrChange w:id="8590" w:author="Adelino Naquarta Sepalanga Domingos" w:date="2025-03-05T09:26:00Z" w16du:dateUtc="2025-03-05T08:26:00Z">
                  <w:rPr>
                    <w:rFonts w:ascii="Times New Roman" w:eastAsia="Times New Roman" w:hAnsi="Times New Roman"/>
                    <w:spacing w:val="-1"/>
                  </w:rPr>
                </w:rPrChange>
              </w:rPr>
            </w:pPr>
          </w:p>
          <w:p w14:paraId="3EFAEDCC" w14:textId="77777777" w:rsidR="003F3EDE" w:rsidRPr="00FB0B06" w:rsidRDefault="003F3EDE" w:rsidP="0025185C">
            <w:pPr>
              <w:rPr>
                <w:rFonts w:ascii="Arial" w:eastAsia="Times New Roman" w:hAnsi="Arial" w:cs="Arial"/>
                <w:spacing w:val="-1"/>
                <w:sz w:val="20"/>
                <w:szCs w:val="20"/>
                <w:rPrChange w:id="859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92" w:author="Adelino Naquarta Sepalanga Domingos" w:date="2025-03-05T09:26:00Z" w16du:dateUtc="2025-03-05T08:26:00Z">
                  <w:rPr>
                    <w:rFonts w:ascii="Times New Roman" w:eastAsia="Times New Roman" w:hAnsi="Times New Roman"/>
                    <w:spacing w:val="-1"/>
                  </w:rPr>
                </w:rPrChange>
              </w:rPr>
              <w:t>Identificação única do documento (</w:t>
            </w:r>
            <w:proofErr w:type="spellStart"/>
            <w:r w:rsidRPr="00FB0B06">
              <w:rPr>
                <w:rFonts w:ascii="Arial" w:eastAsia="Times New Roman" w:hAnsi="Arial" w:cs="Arial"/>
                <w:spacing w:val="-1"/>
                <w:sz w:val="20"/>
                <w:szCs w:val="20"/>
                <w:rPrChange w:id="8593" w:author="Adelino Naquarta Sepalanga Domingos" w:date="2025-03-05T09:26:00Z" w16du:dateUtc="2025-03-05T08:26:00Z">
                  <w:rPr>
                    <w:rFonts w:ascii="Times New Roman" w:eastAsia="Times New Roman" w:hAnsi="Times New Roman"/>
                    <w:spacing w:val="-1"/>
                  </w:rPr>
                </w:rPrChange>
              </w:rPr>
              <w:t>DocumentNumber</w:t>
            </w:r>
            <w:proofErr w:type="spellEnd"/>
            <w:r w:rsidRPr="00FB0B06">
              <w:rPr>
                <w:rFonts w:ascii="Arial" w:eastAsia="Times New Roman" w:hAnsi="Arial" w:cs="Arial"/>
                <w:spacing w:val="-1"/>
                <w:sz w:val="20"/>
                <w:szCs w:val="20"/>
                <w:rPrChange w:id="8594"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817524" w14:textId="77777777" w:rsidR="003F3EDE" w:rsidRPr="00FB0B06" w:rsidRDefault="003F3EDE" w:rsidP="0025185C">
            <w:pPr>
              <w:rPr>
                <w:rFonts w:ascii="Arial" w:eastAsia="Times New Roman" w:hAnsi="Arial" w:cs="Arial"/>
                <w:spacing w:val="-1"/>
                <w:sz w:val="20"/>
                <w:szCs w:val="20"/>
                <w:rPrChange w:id="859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96" w:author="Adelino Naquarta Sepalanga Domingos" w:date="2025-03-05T09:26:00Z" w16du:dateUtc="2025-03-05T08:26:00Z">
                  <w:rPr>
                    <w:rFonts w:ascii="Times New Roman" w:eastAsia="Times New Roman" w:hAnsi="Times New Roman"/>
                    <w:spacing w:val="-1"/>
                  </w:rPr>
                </w:rPrChange>
              </w:rPr>
              <w:t>Esta identificação é composta sequencialmente pelos seguintes elementos: Tipo de documento (</w:t>
            </w:r>
            <w:proofErr w:type="spellStart"/>
            <w:r w:rsidRPr="00FB0B06">
              <w:rPr>
                <w:rFonts w:ascii="Arial" w:eastAsia="Times New Roman" w:hAnsi="Arial" w:cs="Arial"/>
                <w:spacing w:val="-1"/>
                <w:sz w:val="20"/>
                <w:szCs w:val="20"/>
                <w:rPrChange w:id="8597" w:author="Adelino Naquarta Sepalanga Domingos" w:date="2025-03-05T09:26:00Z" w16du:dateUtc="2025-03-05T08:26:00Z">
                  <w:rPr>
                    <w:rFonts w:ascii="Times New Roman" w:eastAsia="Times New Roman" w:hAnsi="Times New Roman"/>
                    <w:spacing w:val="-1"/>
                  </w:rPr>
                </w:rPrChange>
              </w:rPr>
              <w:t>WorkType</w:t>
            </w:r>
            <w:proofErr w:type="spellEnd"/>
            <w:r w:rsidRPr="00FB0B06">
              <w:rPr>
                <w:rFonts w:ascii="Arial" w:eastAsia="Times New Roman" w:hAnsi="Arial" w:cs="Arial"/>
                <w:spacing w:val="-1"/>
                <w:sz w:val="20"/>
                <w:szCs w:val="20"/>
                <w:rPrChange w:id="8598" w:author="Adelino Naquarta Sepalanga Domingos" w:date="2025-03-05T09:26:00Z" w16du:dateUtc="2025-03-05T08:26:00Z">
                  <w:rPr>
                    <w:rFonts w:ascii="Times New Roman" w:eastAsia="Times New Roman" w:hAnsi="Times New Roman"/>
                    <w:spacing w:val="-1"/>
                  </w:rPr>
                </w:rPrChange>
              </w:rPr>
              <w:t>), um espaço, o código interno do tipo de documento atribuído pela aplicação o identificador e a série do documento, uma barra (/) e o número sequencial desse documento dentro dessa série.</w:t>
            </w:r>
          </w:p>
          <w:p w14:paraId="7077AB3C" w14:textId="77777777" w:rsidR="003F3EDE" w:rsidRPr="00FB0B06" w:rsidRDefault="003F3EDE" w:rsidP="0025185C">
            <w:pPr>
              <w:rPr>
                <w:rFonts w:ascii="Arial" w:eastAsia="Times New Roman" w:hAnsi="Arial" w:cs="Arial"/>
                <w:spacing w:val="-1"/>
                <w:sz w:val="20"/>
                <w:szCs w:val="20"/>
                <w:rPrChange w:id="859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00" w:author="Adelino Naquarta Sepalanga Domingos" w:date="2025-03-05T09:26:00Z" w16du:dateUtc="2025-03-05T08:26:00Z">
                  <w:rPr>
                    <w:rFonts w:ascii="Times New Roman" w:eastAsia="Times New Roman" w:hAnsi="Times New Roman"/>
                    <w:spacing w:val="-1"/>
                  </w:rPr>
                </w:rPrChange>
              </w:rPr>
              <w:t>Não podem existir registos com a mesma identificação.</w:t>
            </w:r>
          </w:p>
          <w:p w14:paraId="39F10FBD" w14:textId="77777777" w:rsidR="003F3EDE" w:rsidRPr="00FB0B06" w:rsidRDefault="003F3EDE" w:rsidP="0025185C">
            <w:pPr>
              <w:rPr>
                <w:rFonts w:ascii="Arial" w:eastAsia="Times New Roman" w:hAnsi="Arial" w:cs="Arial"/>
                <w:spacing w:val="-1"/>
                <w:sz w:val="20"/>
                <w:szCs w:val="20"/>
                <w:rPrChange w:id="860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02" w:author="Adelino Naquarta Sepalanga Domingos" w:date="2025-03-05T09:26:00Z" w16du:dateUtc="2025-03-05T08:26:00Z">
                  <w:rPr>
                    <w:rFonts w:ascii="Times New Roman" w:eastAsia="Times New Roman" w:hAnsi="Times New Roman"/>
                    <w:spacing w:val="-1"/>
                  </w:rPr>
                </w:rPrChange>
              </w:rPr>
              <w:t>Não pode ser utilizado o mesmo código interno de tipo de documento em diferentes tipos de documentos.</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F591B6" w14:textId="77777777" w:rsidR="003F3EDE" w:rsidRPr="00FB0B06" w:rsidRDefault="003F3EDE" w:rsidP="0025185C">
            <w:pPr>
              <w:jc w:val="center"/>
              <w:rPr>
                <w:rFonts w:ascii="Arial" w:eastAsia="Times New Roman" w:hAnsi="Arial" w:cs="Arial"/>
                <w:spacing w:val="-1"/>
                <w:sz w:val="20"/>
                <w:szCs w:val="20"/>
                <w:rPrChange w:id="8603" w:author="Adelino Naquarta Sepalanga Domingos" w:date="2025-03-05T09:26:00Z" w16du:dateUtc="2025-03-05T08:26:00Z">
                  <w:rPr>
                    <w:rFonts w:ascii="Times New Roman" w:eastAsia="Times New Roman" w:hAnsi="Times New Roman"/>
                    <w:spacing w:val="-1"/>
                  </w:rPr>
                </w:rPrChange>
              </w:rPr>
            </w:pPr>
          </w:p>
          <w:p w14:paraId="3AE3DAF8" w14:textId="77777777" w:rsidR="003F3EDE" w:rsidRPr="00FB0B06" w:rsidRDefault="003F3EDE" w:rsidP="0025185C">
            <w:pPr>
              <w:jc w:val="center"/>
              <w:rPr>
                <w:rFonts w:ascii="Arial" w:eastAsia="Times New Roman" w:hAnsi="Arial" w:cs="Arial"/>
                <w:spacing w:val="-1"/>
                <w:sz w:val="20"/>
                <w:szCs w:val="20"/>
                <w:rPrChange w:id="8604" w:author="Adelino Naquarta Sepalanga Domingos" w:date="2025-03-05T09:26:00Z" w16du:dateUtc="2025-03-05T08:26:00Z">
                  <w:rPr>
                    <w:rFonts w:ascii="Times New Roman" w:eastAsia="Times New Roman" w:hAnsi="Times New Roman"/>
                    <w:spacing w:val="-1"/>
                  </w:rPr>
                </w:rPrChange>
              </w:rPr>
            </w:pPr>
          </w:p>
          <w:p w14:paraId="52542CA4" w14:textId="77777777" w:rsidR="003F3EDE" w:rsidRPr="00FB0B06" w:rsidRDefault="003F3EDE" w:rsidP="0025185C">
            <w:pPr>
              <w:jc w:val="center"/>
              <w:rPr>
                <w:rFonts w:ascii="Arial" w:eastAsia="Times New Roman" w:hAnsi="Arial" w:cs="Arial"/>
                <w:spacing w:val="-1"/>
                <w:sz w:val="20"/>
                <w:szCs w:val="20"/>
                <w:rPrChange w:id="8605" w:author="Adelino Naquarta Sepalanga Domingos" w:date="2025-03-05T09:26:00Z" w16du:dateUtc="2025-03-05T08:26:00Z">
                  <w:rPr>
                    <w:rFonts w:ascii="Times New Roman" w:eastAsia="Times New Roman" w:hAnsi="Times New Roman"/>
                    <w:spacing w:val="-1"/>
                  </w:rPr>
                </w:rPrChange>
              </w:rPr>
            </w:pPr>
          </w:p>
          <w:p w14:paraId="02417389" w14:textId="77777777" w:rsidR="003F3EDE" w:rsidRPr="00FB0B06" w:rsidRDefault="003F3EDE" w:rsidP="0025185C">
            <w:pPr>
              <w:jc w:val="center"/>
              <w:rPr>
                <w:rFonts w:ascii="Arial" w:eastAsia="Times New Roman" w:hAnsi="Arial" w:cs="Arial"/>
                <w:spacing w:val="-1"/>
                <w:sz w:val="20"/>
                <w:szCs w:val="20"/>
                <w:rPrChange w:id="8606" w:author="Adelino Naquarta Sepalanga Domingos" w:date="2025-03-05T09:26:00Z" w16du:dateUtc="2025-03-05T08:26:00Z">
                  <w:rPr>
                    <w:rFonts w:ascii="Times New Roman" w:eastAsia="Times New Roman" w:hAnsi="Times New Roman"/>
                    <w:spacing w:val="-1"/>
                  </w:rPr>
                </w:rPrChange>
              </w:rPr>
            </w:pPr>
          </w:p>
          <w:p w14:paraId="23FA0E16" w14:textId="77777777" w:rsidR="003F3EDE" w:rsidRPr="00FB0B06" w:rsidRDefault="003F3EDE" w:rsidP="0025185C">
            <w:pPr>
              <w:jc w:val="center"/>
              <w:rPr>
                <w:rFonts w:ascii="Arial" w:eastAsia="Times New Roman" w:hAnsi="Arial" w:cs="Arial"/>
                <w:spacing w:val="-1"/>
                <w:sz w:val="20"/>
                <w:szCs w:val="20"/>
                <w:rPrChange w:id="8607" w:author="Adelino Naquarta Sepalanga Domingos" w:date="2025-03-05T09:26:00Z" w16du:dateUtc="2025-03-05T08:26:00Z">
                  <w:rPr>
                    <w:rFonts w:ascii="Times New Roman" w:eastAsia="Times New Roman" w:hAnsi="Times New Roman"/>
                    <w:spacing w:val="-1"/>
                  </w:rPr>
                </w:rPrChange>
              </w:rPr>
            </w:pPr>
          </w:p>
          <w:p w14:paraId="4AFB2821" w14:textId="77777777" w:rsidR="003F3EDE" w:rsidRPr="00FB0B06" w:rsidRDefault="003F3EDE" w:rsidP="0025185C">
            <w:pPr>
              <w:jc w:val="center"/>
              <w:rPr>
                <w:rFonts w:ascii="Arial" w:eastAsia="Times New Roman" w:hAnsi="Arial" w:cs="Arial"/>
                <w:spacing w:val="-1"/>
                <w:sz w:val="20"/>
                <w:szCs w:val="20"/>
                <w:rPrChange w:id="8608" w:author="Adelino Naquarta Sepalanga Domingos" w:date="2025-03-05T09:26:00Z" w16du:dateUtc="2025-03-05T08:26:00Z">
                  <w:rPr>
                    <w:rFonts w:ascii="Times New Roman" w:eastAsia="Times New Roman" w:hAnsi="Times New Roman"/>
                    <w:spacing w:val="-1"/>
                  </w:rPr>
                </w:rPrChange>
              </w:rPr>
            </w:pPr>
          </w:p>
          <w:p w14:paraId="203F4512" w14:textId="77777777" w:rsidR="003F3EDE" w:rsidRPr="00FB0B06" w:rsidRDefault="003F3EDE" w:rsidP="0025185C">
            <w:pPr>
              <w:jc w:val="center"/>
              <w:rPr>
                <w:rFonts w:ascii="Arial" w:eastAsia="Times New Roman" w:hAnsi="Arial" w:cs="Arial"/>
                <w:spacing w:val="-1"/>
                <w:sz w:val="20"/>
                <w:szCs w:val="20"/>
                <w:rPrChange w:id="860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10" w:author="Adelino Naquarta Sepalanga Domingos" w:date="2025-03-05T09:26:00Z" w16du:dateUtc="2025-03-05T08:26:00Z">
                  <w:rPr>
                    <w:rFonts w:ascii="Times New Roman" w:eastAsia="Times New Roman" w:hAnsi="Times New Roman"/>
                    <w:spacing w:val="-1"/>
                  </w:rPr>
                </w:rPrChange>
              </w:rPr>
              <w:t>Texto 60</w:t>
            </w:r>
          </w:p>
        </w:tc>
      </w:tr>
      <w:tr w:rsidR="003F3EDE" w:rsidRPr="00FB0B06" w14:paraId="017D3BBB" w14:textId="77777777" w:rsidTr="0025185C">
        <w:trPr>
          <w:trHeight w:val="75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B6D65DE" w14:textId="77777777" w:rsidR="003F3EDE" w:rsidRPr="00FB0B06" w:rsidRDefault="003F3EDE" w:rsidP="0025185C">
            <w:pPr>
              <w:jc w:val="center"/>
              <w:rPr>
                <w:rFonts w:ascii="Arial" w:eastAsia="Times New Roman" w:hAnsi="Arial" w:cs="Arial"/>
                <w:spacing w:val="-1"/>
                <w:sz w:val="20"/>
                <w:szCs w:val="20"/>
                <w:rPrChange w:id="861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12" w:author="Adelino Naquarta Sepalanga Domingos" w:date="2025-03-05T09:26:00Z" w16du:dateUtc="2025-03-05T08:26:00Z">
                  <w:rPr>
                    <w:rFonts w:ascii="Times New Roman" w:eastAsia="Times New Roman" w:hAnsi="Times New Roman"/>
                    <w:spacing w:val="-1"/>
                  </w:rPr>
                </w:rPrChange>
              </w:rPr>
              <w:t>4.3.4.3.</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EE9C6CB" w14:textId="77777777" w:rsidR="003F3EDE" w:rsidRPr="00FB0B06" w:rsidRDefault="003F3EDE" w:rsidP="0025185C">
            <w:pPr>
              <w:jc w:val="center"/>
              <w:rPr>
                <w:rFonts w:ascii="Arial" w:eastAsia="Times New Roman" w:hAnsi="Arial" w:cs="Arial"/>
                <w:spacing w:val="-1"/>
                <w:sz w:val="20"/>
                <w:szCs w:val="20"/>
                <w:rPrChange w:id="861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14"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7C4F16" w14:textId="77777777" w:rsidR="003F3EDE" w:rsidRPr="00FB0B06" w:rsidRDefault="003F3EDE" w:rsidP="0025185C">
            <w:pPr>
              <w:rPr>
                <w:rFonts w:ascii="Arial" w:eastAsia="Times New Roman" w:hAnsi="Arial" w:cs="Arial"/>
                <w:spacing w:val="-1"/>
                <w:sz w:val="20"/>
                <w:szCs w:val="20"/>
                <w:rPrChange w:id="861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16" w:author="Adelino Naquarta Sepalanga Domingos" w:date="2025-03-05T09:26:00Z" w16du:dateUtc="2025-03-05T08:26:00Z">
                  <w:rPr>
                    <w:rFonts w:ascii="Times New Roman" w:eastAsia="Times New Roman" w:hAnsi="Times New Roman"/>
                    <w:spacing w:val="-1"/>
                  </w:rPr>
                </w:rPrChange>
              </w:rPr>
              <w:t>Situação do documento (</w:t>
            </w:r>
            <w:proofErr w:type="spellStart"/>
            <w:r w:rsidRPr="00FB0B06">
              <w:rPr>
                <w:rFonts w:ascii="Arial" w:eastAsia="Times New Roman" w:hAnsi="Arial" w:cs="Arial"/>
                <w:spacing w:val="-1"/>
                <w:sz w:val="20"/>
                <w:szCs w:val="20"/>
                <w:rPrChange w:id="8617" w:author="Adelino Naquarta Sepalanga Domingos" w:date="2025-03-05T09:26:00Z" w16du:dateUtc="2025-03-05T08:26:00Z">
                  <w:rPr>
                    <w:rFonts w:ascii="Times New Roman" w:eastAsia="Times New Roman" w:hAnsi="Times New Roman"/>
                    <w:spacing w:val="-1"/>
                  </w:rPr>
                </w:rPrChange>
              </w:rPr>
              <w:t>DocumentStatus</w:t>
            </w:r>
            <w:proofErr w:type="spellEnd"/>
            <w:r w:rsidRPr="00FB0B06">
              <w:rPr>
                <w:rFonts w:ascii="Arial" w:eastAsia="Times New Roman" w:hAnsi="Arial" w:cs="Arial"/>
                <w:spacing w:val="-1"/>
                <w:sz w:val="20"/>
                <w:szCs w:val="20"/>
                <w:rPrChange w:id="8618"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F2C3DA" w14:textId="77777777" w:rsidR="003F3EDE" w:rsidRPr="00FB0B06" w:rsidRDefault="003F3EDE" w:rsidP="0025185C">
            <w:pPr>
              <w:rPr>
                <w:rFonts w:ascii="Arial" w:eastAsia="Times New Roman" w:hAnsi="Arial" w:cs="Arial"/>
                <w:spacing w:val="-1"/>
                <w:sz w:val="20"/>
                <w:szCs w:val="20"/>
                <w:rPrChange w:id="8619"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C505944" w14:textId="77777777" w:rsidR="003F3EDE" w:rsidRPr="00FB0B06" w:rsidRDefault="003F3EDE" w:rsidP="0025185C">
            <w:pPr>
              <w:jc w:val="center"/>
              <w:rPr>
                <w:rFonts w:ascii="Arial" w:eastAsia="Times New Roman" w:hAnsi="Arial" w:cs="Arial"/>
                <w:spacing w:val="-1"/>
                <w:sz w:val="20"/>
                <w:szCs w:val="20"/>
                <w:rPrChange w:id="862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21"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33363DD1" w14:textId="77777777" w:rsidTr="0025185C">
        <w:trPr>
          <w:trHeight w:val="90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6926FC" w14:textId="77777777" w:rsidR="003F3EDE" w:rsidRPr="00FB0B06" w:rsidRDefault="003F3EDE" w:rsidP="0025185C">
            <w:pPr>
              <w:jc w:val="center"/>
              <w:rPr>
                <w:rFonts w:ascii="Arial" w:eastAsia="Times New Roman" w:hAnsi="Arial" w:cs="Arial"/>
                <w:spacing w:val="-1"/>
                <w:sz w:val="20"/>
                <w:szCs w:val="20"/>
                <w:rPrChange w:id="8622" w:author="Adelino Naquarta Sepalanga Domingos" w:date="2025-03-05T09:26:00Z" w16du:dateUtc="2025-03-05T08:26:00Z">
                  <w:rPr>
                    <w:rFonts w:ascii="Times New Roman" w:eastAsia="Times New Roman" w:hAnsi="Times New Roman"/>
                    <w:spacing w:val="-1"/>
                  </w:rPr>
                </w:rPrChange>
              </w:rPr>
            </w:pPr>
          </w:p>
          <w:p w14:paraId="29097847" w14:textId="77777777" w:rsidR="003F3EDE" w:rsidRPr="00FB0B06" w:rsidRDefault="003F3EDE" w:rsidP="0025185C">
            <w:pPr>
              <w:jc w:val="center"/>
              <w:rPr>
                <w:rFonts w:ascii="Arial" w:eastAsia="Times New Roman" w:hAnsi="Arial" w:cs="Arial"/>
                <w:spacing w:val="-1"/>
                <w:sz w:val="20"/>
                <w:szCs w:val="20"/>
                <w:rPrChange w:id="8623" w:author="Adelino Naquarta Sepalanga Domingos" w:date="2025-03-05T09:26:00Z" w16du:dateUtc="2025-03-05T08:26:00Z">
                  <w:rPr>
                    <w:rFonts w:ascii="Times New Roman" w:eastAsia="Times New Roman" w:hAnsi="Times New Roman"/>
                    <w:spacing w:val="-1"/>
                  </w:rPr>
                </w:rPrChange>
              </w:rPr>
            </w:pPr>
          </w:p>
          <w:p w14:paraId="6B57FBDB" w14:textId="77777777" w:rsidR="003F3EDE" w:rsidRPr="00FB0B06" w:rsidRDefault="003F3EDE" w:rsidP="0025185C">
            <w:pPr>
              <w:jc w:val="center"/>
              <w:rPr>
                <w:rFonts w:ascii="Arial" w:eastAsia="Times New Roman" w:hAnsi="Arial" w:cs="Arial"/>
                <w:spacing w:val="-1"/>
                <w:sz w:val="20"/>
                <w:szCs w:val="20"/>
                <w:rPrChange w:id="8624" w:author="Adelino Naquarta Sepalanga Domingos" w:date="2025-03-05T09:26:00Z" w16du:dateUtc="2025-03-05T08:26:00Z">
                  <w:rPr>
                    <w:rFonts w:ascii="Times New Roman" w:eastAsia="Times New Roman" w:hAnsi="Times New Roman"/>
                    <w:spacing w:val="-1"/>
                  </w:rPr>
                </w:rPrChange>
              </w:rPr>
            </w:pPr>
          </w:p>
          <w:p w14:paraId="2965E603" w14:textId="77777777" w:rsidR="003F3EDE" w:rsidRPr="00FB0B06" w:rsidRDefault="003F3EDE" w:rsidP="0025185C">
            <w:pPr>
              <w:jc w:val="center"/>
              <w:rPr>
                <w:rFonts w:ascii="Arial" w:eastAsia="Times New Roman" w:hAnsi="Arial" w:cs="Arial"/>
                <w:spacing w:val="-1"/>
                <w:sz w:val="20"/>
                <w:szCs w:val="20"/>
                <w:rPrChange w:id="8625" w:author="Adelino Naquarta Sepalanga Domingos" w:date="2025-03-05T09:26:00Z" w16du:dateUtc="2025-03-05T08:26:00Z">
                  <w:rPr>
                    <w:rFonts w:ascii="Times New Roman" w:eastAsia="Times New Roman" w:hAnsi="Times New Roman"/>
                    <w:spacing w:val="-1"/>
                  </w:rPr>
                </w:rPrChange>
              </w:rPr>
            </w:pPr>
          </w:p>
          <w:p w14:paraId="4535D8D5" w14:textId="77777777" w:rsidR="003F3EDE" w:rsidRPr="00FB0B06" w:rsidRDefault="003F3EDE" w:rsidP="0025185C">
            <w:pPr>
              <w:jc w:val="center"/>
              <w:rPr>
                <w:rFonts w:ascii="Arial" w:eastAsia="Times New Roman" w:hAnsi="Arial" w:cs="Arial"/>
                <w:spacing w:val="-1"/>
                <w:sz w:val="20"/>
                <w:szCs w:val="20"/>
                <w:rPrChange w:id="862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27" w:author="Adelino Naquarta Sepalanga Domingos" w:date="2025-03-05T09:26:00Z" w16du:dateUtc="2025-03-05T08:26:00Z">
                  <w:rPr>
                    <w:rFonts w:ascii="Times New Roman" w:eastAsia="Times New Roman" w:hAnsi="Times New Roman"/>
                    <w:spacing w:val="-1"/>
                  </w:rPr>
                </w:rPrChange>
              </w:rPr>
              <w:t>4.3.4.3.1.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CC31C1" w14:textId="77777777" w:rsidR="003F3EDE" w:rsidRPr="00FB0B06" w:rsidRDefault="003F3EDE" w:rsidP="0025185C">
            <w:pPr>
              <w:jc w:val="center"/>
              <w:rPr>
                <w:rFonts w:ascii="Arial" w:eastAsia="Times New Roman" w:hAnsi="Arial" w:cs="Arial"/>
                <w:spacing w:val="-1"/>
                <w:sz w:val="20"/>
                <w:szCs w:val="20"/>
                <w:rPrChange w:id="8628" w:author="Adelino Naquarta Sepalanga Domingos" w:date="2025-03-05T09:26:00Z" w16du:dateUtc="2025-03-05T08:26:00Z">
                  <w:rPr>
                    <w:rFonts w:ascii="Times New Roman" w:eastAsia="Times New Roman" w:hAnsi="Times New Roman"/>
                    <w:spacing w:val="-1"/>
                  </w:rPr>
                </w:rPrChange>
              </w:rPr>
            </w:pPr>
          </w:p>
          <w:p w14:paraId="5D9D92CD" w14:textId="77777777" w:rsidR="003F3EDE" w:rsidRPr="00FB0B06" w:rsidRDefault="003F3EDE" w:rsidP="0025185C">
            <w:pPr>
              <w:jc w:val="center"/>
              <w:rPr>
                <w:rFonts w:ascii="Arial" w:eastAsia="Times New Roman" w:hAnsi="Arial" w:cs="Arial"/>
                <w:spacing w:val="-1"/>
                <w:sz w:val="20"/>
                <w:szCs w:val="20"/>
                <w:rPrChange w:id="8629" w:author="Adelino Naquarta Sepalanga Domingos" w:date="2025-03-05T09:26:00Z" w16du:dateUtc="2025-03-05T08:26:00Z">
                  <w:rPr>
                    <w:rFonts w:ascii="Times New Roman" w:eastAsia="Times New Roman" w:hAnsi="Times New Roman"/>
                    <w:spacing w:val="-1"/>
                  </w:rPr>
                </w:rPrChange>
              </w:rPr>
            </w:pPr>
          </w:p>
          <w:p w14:paraId="0115AC93" w14:textId="77777777" w:rsidR="003F3EDE" w:rsidRPr="00FB0B06" w:rsidRDefault="003F3EDE" w:rsidP="0025185C">
            <w:pPr>
              <w:jc w:val="center"/>
              <w:rPr>
                <w:rFonts w:ascii="Arial" w:eastAsia="Times New Roman" w:hAnsi="Arial" w:cs="Arial"/>
                <w:spacing w:val="-1"/>
                <w:sz w:val="20"/>
                <w:szCs w:val="20"/>
                <w:rPrChange w:id="8630" w:author="Adelino Naquarta Sepalanga Domingos" w:date="2025-03-05T09:26:00Z" w16du:dateUtc="2025-03-05T08:26:00Z">
                  <w:rPr>
                    <w:rFonts w:ascii="Times New Roman" w:eastAsia="Times New Roman" w:hAnsi="Times New Roman"/>
                    <w:spacing w:val="-1"/>
                  </w:rPr>
                </w:rPrChange>
              </w:rPr>
            </w:pPr>
          </w:p>
          <w:p w14:paraId="378A3EAC" w14:textId="77777777" w:rsidR="003F3EDE" w:rsidRPr="00FB0B06" w:rsidRDefault="003F3EDE" w:rsidP="0025185C">
            <w:pPr>
              <w:jc w:val="center"/>
              <w:rPr>
                <w:rFonts w:ascii="Arial" w:eastAsia="Times New Roman" w:hAnsi="Arial" w:cs="Arial"/>
                <w:spacing w:val="-1"/>
                <w:sz w:val="20"/>
                <w:szCs w:val="20"/>
                <w:rPrChange w:id="8631" w:author="Adelino Naquarta Sepalanga Domingos" w:date="2025-03-05T09:26:00Z" w16du:dateUtc="2025-03-05T08:26:00Z">
                  <w:rPr>
                    <w:rFonts w:ascii="Times New Roman" w:eastAsia="Times New Roman" w:hAnsi="Times New Roman"/>
                    <w:spacing w:val="-1"/>
                  </w:rPr>
                </w:rPrChange>
              </w:rPr>
            </w:pPr>
          </w:p>
          <w:p w14:paraId="4D9319F6" w14:textId="77777777" w:rsidR="003F3EDE" w:rsidRPr="00FB0B06" w:rsidRDefault="003F3EDE" w:rsidP="0025185C">
            <w:pPr>
              <w:jc w:val="center"/>
              <w:rPr>
                <w:rFonts w:ascii="Arial" w:eastAsia="Times New Roman" w:hAnsi="Arial" w:cs="Arial"/>
                <w:spacing w:val="-1"/>
                <w:sz w:val="20"/>
                <w:szCs w:val="20"/>
                <w:rPrChange w:id="863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33"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57D0A1" w14:textId="77777777" w:rsidR="003F3EDE" w:rsidRPr="00FB0B06" w:rsidRDefault="003F3EDE" w:rsidP="0025185C">
            <w:pPr>
              <w:rPr>
                <w:rFonts w:ascii="Arial" w:eastAsia="Times New Roman" w:hAnsi="Arial" w:cs="Arial"/>
                <w:spacing w:val="-1"/>
                <w:sz w:val="20"/>
                <w:szCs w:val="20"/>
                <w:rPrChange w:id="8634" w:author="Adelino Naquarta Sepalanga Domingos" w:date="2025-03-05T09:26:00Z" w16du:dateUtc="2025-03-05T08:26:00Z">
                  <w:rPr>
                    <w:rFonts w:ascii="Times New Roman" w:eastAsia="Times New Roman" w:hAnsi="Times New Roman"/>
                    <w:spacing w:val="-1"/>
                  </w:rPr>
                </w:rPrChange>
              </w:rPr>
            </w:pPr>
          </w:p>
          <w:p w14:paraId="06EB774D" w14:textId="77777777" w:rsidR="003F3EDE" w:rsidRPr="00FB0B06" w:rsidRDefault="003F3EDE" w:rsidP="0025185C">
            <w:pPr>
              <w:rPr>
                <w:rFonts w:ascii="Arial" w:eastAsia="Times New Roman" w:hAnsi="Arial" w:cs="Arial"/>
                <w:spacing w:val="-1"/>
                <w:sz w:val="20"/>
                <w:szCs w:val="20"/>
                <w:rPrChange w:id="8635" w:author="Adelino Naquarta Sepalanga Domingos" w:date="2025-03-05T09:26:00Z" w16du:dateUtc="2025-03-05T08:26:00Z">
                  <w:rPr>
                    <w:rFonts w:ascii="Times New Roman" w:eastAsia="Times New Roman" w:hAnsi="Times New Roman"/>
                    <w:spacing w:val="-1"/>
                  </w:rPr>
                </w:rPrChange>
              </w:rPr>
            </w:pPr>
          </w:p>
          <w:p w14:paraId="124C6B0A" w14:textId="77777777" w:rsidR="003F3EDE" w:rsidRPr="00FB0B06" w:rsidRDefault="003F3EDE" w:rsidP="0025185C">
            <w:pPr>
              <w:rPr>
                <w:rFonts w:ascii="Arial" w:eastAsia="Times New Roman" w:hAnsi="Arial" w:cs="Arial"/>
                <w:spacing w:val="-1"/>
                <w:sz w:val="20"/>
                <w:szCs w:val="20"/>
                <w:rPrChange w:id="8636" w:author="Adelino Naquarta Sepalanga Domingos" w:date="2025-03-05T09:26:00Z" w16du:dateUtc="2025-03-05T08:26:00Z">
                  <w:rPr>
                    <w:rFonts w:ascii="Times New Roman" w:eastAsia="Times New Roman" w:hAnsi="Times New Roman"/>
                    <w:spacing w:val="-1"/>
                  </w:rPr>
                </w:rPrChange>
              </w:rPr>
            </w:pPr>
          </w:p>
          <w:p w14:paraId="18B31C9A" w14:textId="77777777" w:rsidR="003F3EDE" w:rsidRPr="00FB0B06" w:rsidRDefault="003F3EDE" w:rsidP="0025185C">
            <w:pPr>
              <w:rPr>
                <w:rFonts w:ascii="Arial" w:eastAsia="Times New Roman" w:hAnsi="Arial" w:cs="Arial"/>
                <w:spacing w:val="-1"/>
                <w:sz w:val="20"/>
                <w:szCs w:val="20"/>
                <w:rPrChange w:id="863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38" w:author="Adelino Naquarta Sepalanga Domingos" w:date="2025-03-05T09:26:00Z" w16du:dateUtc="2025-03-05T08:26:00Z">
                  <w:rPr>
                    <w:rFonts w:ascii="Times New Roman" w:eastAsia="Times New Roman" w:hAnsi="Times New Roman"/>
                    <w:spacing w:val="-1"/>
                  </w:rPr>
                </w:rPrChange>
              </w:rPr>
              <w:t xml:space="preserve">Estado actual do documento </w:t>
            </w:r>
          </w:p>
          <w:p w14:paraId="2A5CFBBD" w14:textId="77777777" w:rsidR="003F3EDE" w:rsidRPr="00FB0B06" w:rsidRDefault="003F3EDE" w:rsidP="0025185C">
            <w:pPr>
              <w:rPr>
                <w:rFonts w:ascii="Arial" w:eastAsia="Times New Roman" w:hAnsi="Arial" w:cs="Arial"/>
                <w:spacing w:val="-1"/>
                <w:sz w:val="20"/>
                <w:szCs w:val="20"/>
                <w:rPrChange w:id="863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40" w:author="Adelino Naquarta Sepalanga Domingos" w:date="2025-03-05T09:26:00Z" w16du:dateUtc="2025-03-05T08:26:00Z">
                  <w:rPr>
                    <w:rFonts w:ascii="Times New Roman" w:eastAsia="Times New Roman" w:hAnsi="Times New Roman"/>
                    <w:spacing w:val="-1"/>
                  </w:rPr>
                </w:rPrChange>
              </w:rPr>
              <w:t>(</w:t>
            </w:r>
            <w:proofErr w:type="spellStart"/>
            <w:r w:rsidRPr="00FB0B06">
              <w:rPr>
                <w:rFonts w:ascii="Arial" w:eastAsia="Times New Roman" w:hAnsi="Arial" w:cs="Arial"/>
                <w:spacing w:val="-1"/>
                <w:sz w:val="20"/>
                <w:szCs w:val="20"/>
                <w:rPrChange w:id="8641" w:author="Adelino Naquarta Sepalanga Domingos" w:date="2025-03-05T09:26:00Z" w16du:dateUtc="2025-03-05T08:26:00Z">
                  <w:rPr>
                    <w:rFonts w:ascii="Times New Roman" w:eastAsia="Times New Roman" w:hAnsi="Times New Roman"/>
                    <w:spacing w:val="-1"/>
                  </w:rPr>
                </w:rPrChange>
              </w:rPr>
              <w:t>WorkStatus</w:t>
            </w:r>
            <w:proofErr w:type="spellEnd"/>
            <w:r w:rsidRPr="00FB0B06">
              <w:rPr>
                <w:rFonts w:ascii="Arial" w:eastAsia="Times New Roman" w:hAnsi="Arial" w:cs="Arial"/>
                <w:spacing w:val="-1"/>
                <w:sz w:val="20"/>
                <w:szCs w:val="20"/>
                <w:rPrChange w:id="8642"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C32598D" w14:textId="77777777" w:rsidR="003F3EDE" w:rsidRPr="00FB0B06" w:rsidRDefault="003F3EDE" w:rsidP="0025185C">
            <w:pPr>
              <w:rPr>
                <w:rFonts w:ascii="Arial" w:eastAsia="Times New Roman" w:hAnsi="Arial" w:cs="Arial"/>
                <w:spacing w:val="-1"/>
                <w:sz w:val="20"/>
                <w:szCs w:val="20"/>
                <w:rPrChange w:id="864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44" w:author="Adelino Naquarta Sepalanga Domingos" w:date="2025-03-05T09:26:00Z" w16du:dateUtc="2025-03-05T08:26:00Z">
                  <w:rPr>
                    <w:rFonts w:ascii="Times New Roman" w:eastAsia="Times New Roman" w:hAnsi="Times New Roman"/>
                    <w:spacing w:val="-1"/>
                  </w:rPr>
                </w:rPrChange>
              </w:rPr>
              <w:t>Deve ser preenchido com:</w:t>
            </w:r>
          </w:p>
          <w:p w14:paraId="42A25289" w14:textId="77777777" w:rsidR="003F3EDE" w:rsidRPr="00FB0B06" w:rsidRDefault="003F3EDE" w:rsidP="0025185C">
            <w:pPr>
              <w:spacing w:after="0"/>
              <w:rPr>
                <w:rFonts w:ascii="Arial" w:eastAsia="Times New Roman" w:hAnsi="Arial" w:cs="Arial"/>
                <w:spacing w:val="-1"/>
                <w:sz w:val="20"/>
                <w:szCs w:val="20"/>
                <w:rPrChange w:id="864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46" w:author="Adelino Naquarta Sepalanga Domingos" w:date="2025-03-05T09:26:00Z" w16du:dateUtc="2025-03-05T08:26:00Z">
                  <w:rPr>
                    <w:rFonts w:ascii="Times New Roman" w:eastAsia="Times New Roman" w:hAnsi="Times New Roman"/>
                    <w:spacing w:val="-1"/>
                  </w:rPr>
                </w:rPrChange>
              </w:rPr>
              <w:t>“N” – Normal;</w:t>
            </w:r>
          </w:p>
          <w:p w14:paraId="68452337" w14:textId="77777777" w:rsidR="003F3EDE" w:rsidRPr="00FB0B06" w:rsidRDefault="003F3EDE" w:rsidP="0025185C">
            <w:pPr>
              <w:spacing w:after="0"/>
              <w:rPr>
                <w:rFonts w:ascii="Arial" w:eastAsia="Times New Roman" w:hAnsi="Arial" w:cs="Arial"/>
                <w:spacing w:val="-1"/>
                <w:sz w:val="20"/>
                <w:szCs w:val="20"/>
                <w:rPrChange w:id="864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48" w:author="Adelino Naquarta Sepalanga Domingos" w:date="2025-03-05T09:26:00Z" w16du:dateUtc="2025-03-05T08:26:00Z">
                  <w:rPr>
                    <w:rFonts w:ascii="Times New Roman" w:eastAsia="Times New Roman" w:hAnsi="Times New Roman"/>
                    <w:spacing w:val="-1"/>
                  </w:rPr>
                </w:rPrChange>
              </w:rPr>
              <w:t>“A” – Documento anulado;</w:t>
            </w:r>
          </w:p>
          <w:p w14:paraId="3F64DFD4" w14:textId="77777777" w:rsidR="003F3EDE" w:rsidRPr="00FB0B06" w:rsidRDefault="003F3EDE" w:rsidP="0025185C">
            <w:pPr>
              <w:spacing w:after="0"/>
              <w:rPr>
                <w:rFonts w:ascii="Arial" w:eastAsia="Times New Roman" w:hAnsi="Arial" w:cs="Arial"/>
                <w:spacing w:val="-1"/>
                <w:sz w:val="20"/>
                <w:szCs w:val="20"/>
                <w:rPrChange w:id="864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50" w:author="Adelino Naquarta Sepalanga Domingos" w:date="2025-03-05T09:26:00Z" w16du:dateUtc="2025-03-05T08:26:00Z">
                  <w:rPr>
                    <w:rFonts w:ascii="Times New Roman" w:eastAsia="Times New Roman" w:hAnsi="Times New Roman"/>
                    <w:spacing w:val="-1"/>
                  </w:rPr>
                </w:rPrChange>
              </w:rPr>
              <w:t>“F” – Documento facturado, ainda que parcialmente, quando para este documento também existe na tabela 4.1.  –  Documentos Comerciais a clientes (</w:t>
            </w:r>
            <w:proofErr w:type="spellStart"/>
            <w:r w:rsidRPr="00FB0B06">
              <w:rPr>
                <w:rFonts w:ascii="Arial" w:eastAsia="Times New Roman" w:hAnsi="Arial" w:cs="Arial"/>
                <w:spacing w:val="-1"/>
                <w:sz w:val="20"/>
                <w:szCs w:val="20"/>
                <w:rPrChange w:id="8651" w:author="Adelino Naquarta Sepalanga Domingos" w:date="2025-03-05T09:26:00Z" w16du:dateUtc="2025-03-05T08:26:00Z">
                  <w:rPr>
                    <w:rFonts w:ascii="Times New Roman" w:eastAsia="Times New Roman" w:hAnsi="Times New Roman"/>
                    <w:spacing w:val="-1"/>
                  </w:rPr>
                </w:rPrChange>
              </w:rPr>
              <w:t>SalesInvoices</w:t>
            </w:r>
            <w:proofErr w:type="spellEnd"/>
            <w:r w:rsidRPr="00FB0B06">
              <w:rPr>
                <w:rFonts w:ascii="Arial" w:eastAsia="Times New Roman" w:hAnsi="Arial" w:cs="Arial"/>
                <w:spacing w:val="-1"/>
                <w:sz w:val="20"/>
                <w:szCs w:val="20"/>
                <w:rPrChange w:id="8652" w:author="Adelino Naquarta Sepalanga Domingos" w:date="2025-03-05T09:26:00Z" w16du:dateUtc="2025-03-05T08:26:00Z">
                  <w:rPr>
                    <w:rFonts w:ascii="Times New Roman" w:eastAsia="Times New Roman" w:hAnsi="Times New Roman"/>
                    <w:spacing w:val="-1"/>
                  </w:rPr>
                </w:rPrChange>
              </w:rPr>
              <w:t>)</w:t>
            </w:r>
          </w:p>
          <w:p w14:paraId="1BEBA29B" w14:textId="77777777" w:rsidR="003F3EDE" w:rsidRPr="00FB0B06" w:rsidRDefault="003F3EDE" w:rsidP="0025185C">
            <w:pPr>
              <w:rPr>
                <w:rFonts w:ascii="Arial" w:eastAsia="Times New Roman" w:hAnsi="Arial" w:cs="Arial"/>
                <w:spacing w:val="-1"/>
                <w:sz w:val="20"/>
                <w:szCs w:val="20"/>
                <w:rPrChange w:id="865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54" w:author="Adelino Naquarta Sepalanga Domingos" w:date="2025-03-05T09:26:00Z" w16du:dateUtc="2025-03-05T08:26:00Z">
                  <w:rPr>
                    <w:rFonts w:ascii="Times New Roman" w:eastAsia="Times New Roman" w:hAnsi="Times New Roman"/>
                    <w:spacing w:val="-1"/>
                  </w:rPr>
                </w:rPrChange>
              </w:rPr>
              <w:t>o correspondente do tipo factura.</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C9DEF0" w14:textId="77777777" w:rsidR="003F3EDE" w:rsidRPr="00FB0B06" w:rsidRDefault="003F3EDE" w:rsidP="0025185C">
            <w:pPr>
              <w:jc w:val="center"/>
              <w:rPr>
                <w:rFonts w:ascii="Arial" w:eastAsia="Times New Roman" w:hAnsi="Arial" w:cs="Arial"/>
                <w:spacing w:val="-1"/>
                <w:sz w:val="20"/>
                <w:szCs w:val="20"/>
                <w:rPrChange w:id="8655" w:author="Adelino Naquarta Sepalanga Domingos" w:date="2025-03-05T09:26:00Z" w16du:dateUtc="2025-03-05T08:26:00Z">
                  <w:rPr>
                    <w:rFonts w:ascii="Times New Roman" w:eastAsia="Times New Roman" w:hAnsi="Times New Roman"/>
                    <w:spacing w:val="-1"/>
                  </w:rPr>
                </w:rPrChange>
              </w:rPr>
            </w:pPr>
          </w:p>
          <w:p w14:paraId="107A73BC" w14:textId="77777777" w:rsidR="003F3EDE" w:rsidRPr="00FB0B06" w:rsidRDefault="003F3EDE" w:rsidP="0025185C">
            <w:pPr>
              <w:jc w:val="center"/>
              <w:rPr>
                <w:rFonts w:ascii="Arial" w:eastAsia="Times New Roman" w:hAnsi="Arial" w:cs="Arial"/>
                <w:spacing w:val="-1"/>
                <w:sz w:val="20"/>
                <w:szCs w:val="20"/>
                <w:rPrChange w:id="8656" w:author="Adelino Naquarta Sepalanga Domingos" w:date="2025-03-05T09:26:00Z" w16du:dateUtc="2025-03-05T08:26:00Z">
                  <w:rPr>
                    <w:rFonts w:ascii="Times New Roman" w:eastAsia="Times New Roman" w:hAnsi="Times New Roman"/>
                    <w:spacing w:val="-1"/>
                  </w:rPr>
                </w:rPrChange>
              </w:rPr>
            </w:pPr>
          </w:p>
          <w:p w14:paraId="44B69EE8" w14:textId="77777777" w:rsidR="003F3EDE" w:rsidRPr="00FB0B06" w:rsidRDefault="003F3EDE" w:rsidP="0025185C">
            <w:pPr>
              <w:jc w:val="center"/>
              <w:rPr>
                <w:rFonts w:ascii="Arial" w:eastAsia="Times New Roman" w:hAnsi="Arial" w:cs="Arial"/>
                <w:spacing w:val="-1"/>
                <w:sz w:val="20"/>
                <w:szCs w:val="20"/>
                <w:rPrChange w:id="8657" w:author="Adelino Naquarta Sepalanga Domingos" w:date="2025-03-05T09:26:00Z" w16du:dateUtc="2025-03-05T08:26:00Z">
                  <w:rPr>
                    <w:rFonts w:ascii="Times New Roman" w:eastAsia="Times New Roman" w:hAnsi="Times New Roman"/>
                    <w:spacing w:val="-1"/>
                  </w:rPr>
                </w:rPrChange>
              </w:rPr>
            </w:pPr>
          </w:p>
          <w:p w14:paraId="2CFAF92F" w14:textId="77777777" w:rsidR="003F3EDE" w:rsidRPr="00FB0B06" w:rsidRDefault="003F3EDE" w:rsidP="0025185C">
            <w:pPr>
              <w:jc w:val="center"/>
              <w:rPr>
                <w:rFonts w:ascii="Arial" w:eastAsia="Times New Roman" w:hAnsi="Arial" w:cs="Arial"/>
                <w:spacing w:val="-1"/>
                <w:sz w:val="20"/>
                <w:szCs w:val="20"/>
                <w:rPrChange w:id="865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59" w:author="Adelino Naquarta Sepalanga Domingos" w:date="2025-03-05T09:26:00Z" w16du:dateUtc="2025-03-05T08:26:00Z">
                  <w:rPr>
                    <w:rFonts w:ascii="Times New Roman" w:eastAsia="Times New Roman" w:hAnsi="Times New Roman"/>
                    <w:spacing w:val="-1"/>
                  </w:rPr>
                </w:rPrChange>
              </w:rPr>
              <w:t>Texto 1</w:t>
            </w:r>
          </w:p>
        </w:tc>
      </w:tr>
      <w:tr w:rsidR="003F3EDE" w:rsidRPr="00FB0B06" w14:paraId="4E2E7570" w14:textId="77777777" w:rsidTr="0025185C">
        <w:trPr>
          <w:trHeight w:val="83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EE482D" w14:textId="77777777" w:rsidR="003F3EDE" w:rsidRPr="00FB0B06" w:rsidRDefault="003F3EDE" w:rsidP="0025185C">
            <w:pPr>
              <w:jc w:val="center"/>
              <w:rPr>
                <w:rFonts w:ascii="Arial" w:eastAsia="Times New Roman" w:hAnsi="Arial" w:cs="Arial"/>
                <w:spacing w:val="-1"/>
                <w:sz w:val="20"/>
                <w:szCs w:val="20"/>
                <w:rPrChange w:id="866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61" w:author="Adelino Naquarta Sepalanga Domingos" w:date="2025-03-05T09:26:00Z" w16du:dateUtc="2025-03-05T08:26:00Z">
                  <w:rPr>
                    <w:rFonts w:ascii="Times New Roman" w:eastAsia="Times New Roman" w:hAnsi="Times New Roman"/>
                    <w:spacing w:val="-1"/>
                  </w:rPr>
                </w:rPrChange>
              </w:rPr>
              <w:t>4.3.4.3.2.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53CA9A" w14:textId="77777777" w:rsidR="003F3EDE" w:rsidRPr="00FB0B06" w:rsidRDefault="003F3EDE" w:rsidP="0025185C">
            <w:pPr>
              <w:jc w:val="center"/>
              <w:rPr>
                <w:rFonts w:ascii="Arial" w:eastAsia="Times New Roman" w:hAnsi="Arial" w:cs="Arial"/>
                <w:spacing w:val="-1"/>
                <w:sz w:val="20"/>
                <w:szCs w:val="20"/>
                <w:rPrChange w:id="866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63"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905123" w14:textId="77777777" w:rsidR="003F3EDE" w:rsidRPr="00FB0B06" w:rsidRDefault="003F3EDE" w:rsidP="0025185C">
            <w:pPr>
              <w:rPr>
                <w:rFonts w:ascii="Arial" w:eastAsia="Times New Roman" w:hAnsi="Arial" w:cs="Arial"/>
                <w:spacing w:val="-1"/>
                <w:sz w:val="20"/>
                <w:szCs w:val="20"/>
                <w:rPrChange w:id="866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65" w:author="Adelino Naquarta Sepalanga Domingos" w:date="2025-03-05T09:26:00Z" w16du:dateUtc="2025-03-05T08:26:00Z">
                  <w:rPr>
                    <w:rFonts w:ascii="Times New Roman" w:eastAsia="Times New Roman" w:hAnsi="Times New Roman"/>
                    <w:spacing w:val="-1"/>
                  </w:rPr>
                </w:rPrChange>
              </w:rPr>
              <w:t>Data e hora do estado actual do documento (</w:t>
            </w:r>
            <w:proofErr w:type="spellStart"/>
            <w:r w:rsidRPr="00FB0B06">
              <w:rPr>
                <w:rFonts w:ascii="Arial" w:eastAsia="Times New Roman" w:hAnsi="Arial" w:cs="Arial"/>
                <w:spacing w:val="-1"/>
                <w:sz w:val="20"/>
                <w:szCs w:val="20"/>
                <w:rPrChange w:id="8666" w:author="Adelino Naquarta Sepalanga Domingos" w:date="2025-03-05T09:26:00Z" w16du:dateUtc="2025-03-05T08:26:00Z">
                  <w:rPr>
                    <w:rFonts w:ascii="Times New Roman" w:eastAsia="Times New Roman" w:hAnsi="Times New Roman"/>
                    <w:spacing w:val="-1"/>
                  </w:rPr>
                </w:rPrChange>
              </w:rPr>
              <w:t>WorkStatusDate</w:t>
            </w:r>
            <w:proofErr w:type="spellEnd"/>
            <w:r w:rsidRPr="00FB0B06">
              <w:rPr>
                <w:rFonts w:ascii="Arial" w:eastAsia="Times New Roman" w:hAnsi="Arial" w:cs="Arial"/>
                <w:spacing w:val="-1"/>
                <w:sz w:val="20"/>
                <w:szCs w:val="20"/>
                <w:rPrChange w:id="8667"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85615D" w14:textId="77777777" w:rsidR="003F3EDE" w:rsidRPr="00FB0B06" w:rsidRDefault="003F3EDE" w:rsidP="0025185C">
            <w:pPr>
              <w:rPr>
                <w:rFonts w:ascii="Arial" w:eastAsia="Times New Roman" w:hAnsi="Arial" w:cs="Arial"/>
                <w:spacing w:val="-1"/>
                <w:sz w:val="20"/>
                <w:szCs w:val="20"/>
                <w:rPrChange w:id="866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69" w:author="Adelino Naquarta Sepalanga Domingos" w:date="2025-03-05T09:26:00Z" w16du:dateUtc="2025-03-05T08:26:00Z">
                  <w:rPr>
                    <w:rFonts w:ascii="Times New Roman" w:eastAsia="Times New Roman" w:hAnsi="Times New Roman"/>
                    <w:spacing w:val="-1"/>
                  </w:rPr>
                </w:rPrChange>
              </w:rPr>
              <w:t>Data da última gravação do estado do documento ao segundo. Tipo data e hora: “</w:t>
            </w:r>
            <w:proofErr w:type="spellStart"/>
            <w:r w:rsidRPr="00FB0B06">
              <w:rPr>
                <w:rFonts w:ascii="Arial" w:eastAsia="Times New Roman" w:hAnsi="Arial" w:cs="Arial"/>
                <w:spacing w:val="-1"/>
                <w:sz w:val="20"/>
                <w:szCs w:val="20"/>
                <w:rPrChange w:id="8670" w:author="Adelino Naquarta Sepalanga Domingos" w:date="2025-03-05T09:26:00Z" w16du:dateUtc="2025-03-05T08:26:00Z">
                  <w:rPr>
                    <w:rFonts w:ascii="Times New Roman" w:eastAsia="Times New Roman" w:hAnsi="Times New Roman"/>
                    <w:spacing w:val="-1"/>
                  </w:rPr>
                </w:rPrChange>
              </w:rPr>
              <w:t>AAAA-MM-DDThh:</w:t>
            </w:r>
            <w:proofErr w:type="gramStart"/>
            <w:r w:rsidRPr="00FB0B06">
              <w:rPr>
                <w:rFonts w:ascii="Arial" w:eastAsia="Times New Roman" w:hAnsi="Arial" w:cs="Arial"/>
                <w:spacing w:val="-1"/>
                <w:sz w:val="20"/>
                <w:szCs w:val="20"/>
                <w:rPrChange w:id="8671" w:author="Adelino Naquarta Sepalanga Domingos" w:date="2025-03-05T09:26:00Z" w16du:dateUtc="2025-03-05T08:26:00Z">
                  <w:rPr>
                    <w:rFonts w:ascii="Times New Roman" w:eastAsia="Times New Roman" w:hAnsi="Times New Roman"/>
                    <w:spacing w:val="-1"/>
                  </w:rPr>
                </w:rPrChange>
              </w:rPr>
              <w:t>mm:ss</w:t>
            </w:r>
            <w:proofErr w:type="spellEnd"/>
            <w:proofErr w:type="gramEnd"/>
            <w:r w:rsidRPr="00FB0B06">
              <w:rPr>
                <w:rFonts w:ascii="Arial" w:eastAsia="Times New Roman" w:hAnsi="Arial" w:cs="Arial"/>
                <w:spacing w:val="-1"/>
                <w:sz w:val="20"/>
                <w:szCs w:val="20"/>
                <w:rPrChange w:id="8672" w:author="Adelino Naquarta Sepalanga Domingos" w:date="2025-03-05T09:26:00Z" w16du:dateUtc="2025-03-05T08:26:00Z">
                  <w:rPr>
                    <w:rFonts w:ascii="Times New Roman" w:eastAsia="Times New Roman" w:hAnsi="Times New Roman"/>
                    <w:spacing w:val="-1"/>
                  </w:rPr>
                </w:rPrChange>
              </w:rPr>
              <w:t>”.</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9F508B9" w14:textId="77777777" w:rsidR="003F3EDE" w:rsidRPr="00FB0B06" w:rsidRDefault="003F3EDE" w:rsidP="0025185C">
            <w:pPr>
              <w:jc w:val="center"/>
              <w:rPr>
                <w:rFonts w:ascii="Arial" w:eastAsia="Times New Roman" w:hAnsi="Arial" w:cs="Arial"/>
                <w:spacing w:val="-1"/>
                <w:sz w:val="20"/>
                <w:szCs w:val="20"/>
                <w:rPrChange w:id="8673" w:author="Adelino Naquarta Sepalanga Domingos" w:date="2025-03-05T09:26:00Z" w16du:dateUtc="2025-03-05T08:26:00Z">
                  <w:rPr>
                    <w:rFonts w:ascii="Times New Roman" w:eastAsia="Times New Roman" w:hAnsi="Times New Roman"/>
                    <w:spacing w:val="-1"/>
                  </w:rPr>
                </w:rPrChange>
              </w:rPr>
            </w:pPr>
          </w:p>
          <w:p w14:paraId="385C762D" w14:textId="77777777" w:rsidR="003F3EDE" w:rsidRPr="00FB0B06" w:rsidRDefault="003F3EDE" w:rsidP="0025185C">
            <w:pPr>
              <w:jc w:val="center"/>
              <w:rPr>
                <w:rFonts w:ascii="Arial" w:eastAsia="Times New Roman" w:hAnsi="Arial" w:cs="Arial"/>
                <w:spacing w:val="-1"/>
                <w:sz w:val="20"/>
                <w:szCs w:val="20"/>
                <w:rPrChange w:id="867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75" w:author="Adelino Naquarta Sepalanga Domingos" w:date="2025-03-05T09:26:00Z" w16du:dateUtc="2025-03-05T08:26:00Z">
                  <w:rPr>
                    <w:rFonts w:ascii="Times New Roman" w:eastAsia="Times New Roman" w:hAnsi="Times New Roman"/>
                    <w:spacing w:val="-1"/>
                  </w:rPr>
                </w:rPrChange>
              </w:rPr>
              <w:t>Data e Hora</w:t>
            </w:r>
          </w:p>
        </w:tc>
      </w:tr>
      <w:tr w:rsidR="003F3EDE" w:rsidRPr="00FB0B06" w14:paraId="739BEE1C" w14:textId="77777777" w:rsidTr="0025185C">
        <w:trPr>
          <w:trHeight w:val="77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5C2267" w14:textId="77777777" w:rsidR="003F3EDE" w:rsidRPr="00FB0B06" w:rsidRDefault="003F3EDE" w:rsidP="0025185C">
            <w:pPr>
              <w:jc w:val="center"/>
              <w:rPr>
                <w:rFonts w:ascii="Arial" w:eastAsia="Times New Roman" w:hAnsi="Arial" w:cs="Arial"/>
                <w:spacing w:val="-1"/>
                <w:sz w:val="20"/>
                <w:szCs w:val="20"/>
                <w:rPrChange w:id="867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77" w:author="Adelino Naquarta Sepalanga Domingos" w:date="2025-03-05T09:26:00Z" w16du:dateUtc="2025-03-05T08:26:00Z">
                  <w:rPr>
                    <w:rFonts w:ascii="Times New Roman" w:eastAsia="Times New Roman" w:hAnsi="Times New Roman"/>
                    <w:spacing w:val="-1"/>
                  </w:rPr>
                </w:rPrChange>
              </w:rPr>
              <w:t>4.3.4.3.3.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A0A5A7" w14:textId="77777777" w:rsidR="003F3EDE" w:rsidRPr="00FB0B06" w:rsidRDefault="003F3EDE" w:rsidP="0025185C">
            <w:pPr>
              <w:jc w:val="center"/>
              <w:rPr>
                <w:rFonts w:ascii="Arial" w:eastAsia="Times New Roman" w:hAnsi="Arial" w:cs="Arial"/>
                <w:spacing w:val="-1"/>
                <w:sz w:val="20"/>
                <w:szCs w:val="20"/>
                <w:rPrChange w:id="8678"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1FFE883" w14:textId="77777777" w:rsidR="003F3EDE" w:rsidRPr="00FB0B06" w:rsidRDefault="003F3EDE" w:rsidP="0025185C">
            <w:pPr>
              <w:rPr>
                <w:rFonts w:ascii="Arial" w:eastAsia="Times New Roman" w:hAnsi="Arial" w:cs="Arial"/>
                <w:spacing w:val="-1"/>
                <w:sz w:val="20"/>
                <w:szCs w:val="20"/>
                <w:rPrChange w:id="867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80" w:author="Adelino Naquarta Sepalanga Domingos" w:date="2025-03-05T09:26:00Z" w16du:dateUtc="2025-03-05T08:26:00Z">
                  <w:rPr>
                    <w:rFonts w:ascii="Times New Roman" w:eastAsia="Times New Roman" w:hAnsi="Times New Roman"/>
                    <w:spacing w:val="-1"/>
                  </w:rPr>
                </w:rPrChange>
              </w:rPr>
              <w:t>Motivo da alteração de estado (</w:t>
            </w:r>
            <w:proofErr w:type="spellStart"/>
            <w:r w:rsidRPr="00FB0B06">
              <w:rPr>
                <w:rFonts w:ascii="Arial" w:eastAsia="Times New Roman" w:hAnsi="Arial" w:cs="Arial"/>
                <w:spacing w:val="-1"/>
                <w:sz w:val="20"/>
                <w:szCs w:val="20"/>
                <w:rPrChange w:id="8681" w:author="Adelino Naquarta Sepalanga Domingos" w:date="2025-03-05T09:26:00Z" w16du:dateUtc="2025-03-05T08:26:00Z">
                  <w:rPr>
                    <w:rFonts w:ascii="Times New Roman" w:eastAsia="Times New Roman" w:hAnsi="Times New Roman"/>
                    <w:spacing w:val="-1"/>
                  </w:rPr>
                </w:rPrChange>
              </w:rPr>
              <w:t>Reason</w:t>
            </w:r>
            <w:proofErr w:type="spellEnd"/>
            <w:r w:rsidRPr="00FB0B06">
              <w:rPr>
                <w:rFonts w:ascii="Arial" w:eastAsia="Times New Roman" w:hAnsi="Arial" w:cs="Arial"/>
                <w:spacing w:val="-1"/>
                <w:sz w:val="20"/>
                <w:szCs w:val="20"/>
                <w:rPrChange w:id="8682"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87B232" w14:textId="77777777" w:rsidR="003F3EDE" w:rsidRPr="00FB0B06" w:rsidRDefault="003F3EDE" w:rsidP="0025185C">
            <w:pPr>
              <w:rPr>
                <w:rFonts w:ascii="Arial" w:eastAsia="Times New Roman" w:hAnsi="Arial" w:cs="Arial"/>
                <w:spacing w:val="-1"/>
                <w:sz w:val="20"/>
                <w:szCs w:val="20"/>
                <w:rPrChange w:id="868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84" w:author="Adelino Naquarta Sepalanga Domingos" w:date="2025-03-05T09:26:00Z" w16du:dateUtc="2025-03-05T08:26:00Z">
                  <w:rPr>
                    <w:rFonts w:ascii="Times New Roman" w:eastAsia="Times New Roman" w:hAnsi="Times New Roman"/>
                    <w:spacing w:val="-1"/>
                  </w:rPr>
                </w:rPrChange>
              </w:rPr>
              <w:t>Deve ser indicada a razão que levou à alteração de estado do documento.</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DCC0262" w14:textId="77777777" w:rsidR="003F3EDE" w:rsidRPr="00FB0B06" w:rsidRDefault="003F3EDE" w:rsidP="0025185C">
            <w:pPr>
              <w:jc w:val="center"/>
              <w:rPr>
                <w:rFonts w:ascii="Arial" w:eastAsia="Times New Roman" w:hAnsi="Arial" w:cs="Arial"/>
                <w:spacing w:val="-1"/>
                <w:sz w:val="20"/>
                <w:szCs w:val="20"/>
                <w:rPrChange w:id="8685" w:author="Adelino Naquarta Sepalanga Domingos" w:date="2025-03-05T09:26:00Z" w16du:dateUtc="2025-03-05T08:26:00Z">
                  <w:rPr>
                    <w:rFonts w:ascii="Times New Roman" w:eastAsia="Times New Roman" w:hAnsi="Times New Roman"/>
                    <w:spacing w:val="-1"/>
                  </w:rPr>
                </w:rPrChange>
              </w:rPr>
            </w:pPr>
          </w:p>
          <w:p w14:paraId="66841163" w14:textId="77777777" w:rsidR="003F3EDE" w:rsidRPr="00FB0B06" w:rsidRDefault="003F3EDE" w:rsidP="0025185C">
            <w:pPr>
              <w:jc w:val="center"/>
              <w:rPr>
                <w:rFonts w:ascii="Arial" w:eastAsia="Times New Roman" w:hAnsi="Arial" w:cs="Arial"/>
                <w:spacing w:val="-1"/>
                <w:sz w:val="20"/>
                <w:szCs w:val="20"/>
                <w:rPrChange w:id="868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87" w:author="Adelino Naquarta Sepalanga Domingos" w:date="2025-03-05T09:26:00Z" w16du:dateUtc="2025-03-05T08:26:00Z">
                  <w:rPr>
                    <w:rFonts w:ascii="Times New Roman" w:eastAsia="Times New Roman" w:hAnsi="Times New Roman"/>
                    <w:spacing w:val="-1"/>
                  </w:rPr>
                </w:rPrChange>
              </w:rPr>
              <w:t>Texto 50</w:t>
            </w:r>
          </w:p>
        </w:tc>
      </w:tr>
      <w:tr w:rsidR="003F3EDE" w:rsidRPr="00FB0B06" w14:paraId="0ED6135C" w14:textId="77777777" w:rsidTr="0025185C">
        <w:trPr>
          <w:trHeight w:val="57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0A9EA2" w14:textId="77777777" w:rsidR="003F3EDE" w:rsidRPr="00FB0B06" w:rsidRDefault="003F3EDE" w:rsidP="0025185C">
            <w:pPr>
              <w:jc w:val="center"/>
              <w:rPr>
                <w:rFonts w:ascii="Arial" w:eastAsia="Times New Roman" w:hAnsi="Arial" w:cs="Arial"/>
                <w:spacing w:val="-1"/>
                <w:sz w:val="20"/>
                <w:szCs w:val="20"/>
                <w:rPrChange w:id="868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89" w:author="Adelino Naquarta Sepalanga Domingos" w:date="2025-03-05T09:26:00Z" w16du:dateUtc="2025-03-05T08:26:00Z">
                  <w:rPr>
                    <w:rFonts w:ascii="Times New Roman" w:eastAsia="Times New Roman" w:hAnsi="Times New Roman"/>
                    <w:spacing w:val="-1"/>
                  </w:rPr>
                </w:rPrChange>
              </w:rPr>
              <w:t>4.3.4.3.4.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2748D6E" w14:textId="77777777" w:rsidR="003F3EDE" w:rsidRPr="00FB0B06" w:rsidRDefault="003F3EDE" w:rsidP="0025185C">
            <w:pPr>
              <w:jc w:val="center"/>
              <w:rPr>
                <w:rFonts w:ascii="Arial" w:eastAsia="Times New Roman" w:hAnsi="Arial" w:cs="Arial"/>
                <w:spacing w:val="-1"/>
                <w:sz w:val="20"/>
                <w:szCs w:val="20"/>
                <w:rPrChange w:id="869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91"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62BA54" w14:textId="77777777" w:rsidR="003F3EDE" w:rsidRPr="00FB0B06" w:rsidRDefault="003F3EDE" w:rsidP="0025185C">
            <w:pPr>
              <w:rPr>
                <w:rFonts w:ascii="Arial" w:eastAsia="Times New Roman" w:hAnsi="Arial" w:cs="Arial"/>
                <w:spacing w:val="-1"/>
                <w:sz w:val="20"/>
                <w:szCs w:val="20"/>
                <w:rPrChange w:id="869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93" w:author="Adelino Naquarta Sepalanga Domingos" w:date="2025-03-05T09:26:00Z" w16du:dateUtc="2025-03-05T08:26:00Z">
                  <w:rPr>
                    <w:rFonts w:ascii="Times New Roman" w:eastAsia="Times New Roman" w:hAnsi="Times New Roman"/>
                    <w:spacing w:val="-1"/>
                  </w:rPr>
                </w:rPrChange>
              </w:rPr>
              <w:t>Código do utilizador (</w:t>
            </w:r>
            <w:proofErr w:type="spellStart"/>
            <w:r w:rsidRPr="00FB0B06">
              <w:rPr>
                <w:rFonts w:ascii="Arial" w:eastAsia="Times New Roman" w:hAnsi="Arial" w:cs="Arial"/>
                <w:spacing w:val="-1"/>
                <w:sz w:val="20"/>
                <w:szCs w:val="20"/>
                <w:rPrChange w:id="8694" w:author="Adelino Naquarta Sepalanga Domingos" w:date="2025-03-05T09:26:00Z" w16du:dateUtc="2025-03-05T08:26:00Z">
                  <w:rPr>
                    <w:rFonts w:ascii="Times New Roman" w:eastAsia="Times New Roman" w:hAnsi="Times New Roman"/>
                    <w:spacing w:val="-1"/>
                  </w:rPr>
                </w:rPrChange>
              </w:rPr>
              <w:t>SourceID</w:t>
            </w:r>
            <w:proofErr w:type="spellEnd"/>
            <w:r w:rsidRPr="00FB0B06">
              <w:rPr>
                <w:rFonts w:ascii="Arial" w:eastAsia="Times New Roman" w:hAnsi="Arial" w:cs="Arial"/>
                <w:spacing w:val="-1"/>
                <w:sz w:val="20"/>
                <w:szCs w:val="20"/>
                <w:rPrChange w:id="8695"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2933501" w14:textId="77777777" w:rsidR="003F3EDE" w:rsidRPr="00FB0B06" w:rsidRDefault="003F3EDE" w:rsidP="0025185C">
            <w:pPr>
              <w:rPr>
                <w:rFonts w:ascii="Arial" w:eastAsia="Times New Roman" w:hAnsi="Arial" w:cs="Arial"/>
                <w:spacing w:val="-1"/>
                <w:sz w:val="20"/>
                <w:szCs w:val="20"/>
                <w:rPrChange w:id="869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97" w:author="Adelino Naquarta Sepalanga Domingos" w:date="2025-03-05T09:26:00Z" w16du:dateUtc="2025-03-05T08:26:00Z">
                  <w:rPr>
                    <w:rFonts w:ascii="Times New Roman" w:eastAsia="Times New Roman" w:hAnsi="Times New Roman"/>
                    <w:spacing w:val="-1"/>
                  </w:rPr>
                </w:rPrChange>
              </w:rPr>
              <w:t>Utilizador responsável pelo estado actual do documento.</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4655762" w14:textId="77777777" w:rsidR="003F3EDE" w:rsidRPr="00FB0B06" w:rsidRDefault="003F3EDE" w:rsidP="0025185C">
            <w:pPr>
              <w:jc w:val="center"/>
              <w:rPr>
                <w:rFonts w:ascii="Arial" w:eastAsia="Times New Roman" w:hAnsi="Arial" w:cs="Arial"/>
                <w:spacing w:val="-1"/>
                <w:sz w:val="20"/>
                <w:szCs w:val="20"/>
                <w:rPrChange w:id="869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699" w:author="Adelino Naquarta Sepalanga Domingos" w:date="2025-03-05T09:26:00Z" w16du:dateUtc="2025-03-05T08:26:00Z">
                  <w:rPr>
                    <w:rFonts w:ascii="Times New Roman" w:eastAsia="Times New Roman" w:hAnsi="Times New Roman"/>
                    <w:spacing w:val="-1"/>
                  </w:rPr>
                </w:rPrChange>
              </w:rPr>
              <w:t>Texto 30</w:t>
            </w:r>
          </w:p>
        </w:tc>
      </w:tr>
      <w:tr w:rsidR="003F3EDE" w:rsidRPr="00FB0B06" w14:paraId="5CEE6BDE" w14:textId="77777777" w:rsidTr="0025185C">
        <w:trPr>
          <w:trHeight w:val="48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B17235" w14:textId="77777777" w:rsidR="003F3EDE" w:rsidRPr="00FB0B06" w:rsidRDefault="003F3EDE" w:rsidP="0025185C">
            <w:pPr>
              <w:jc w:val="center"/>
              <w:rPr>
                <w:rFonts w:ascii="Arial" w:eastAsia="Times New Roman" w:hAnsi="Arial" w:cs="Arial"/>
                <w:spacing w:val="-1"/>
                <w:sz w:val="20"/>
                <w:szCs w:val="20"/>
                <w:rPrChange w:id="8700" w:author="Adelino Naquarta Sepalanga Domingos" w:date="2025-03-05T09:26:00Z" w16du:dateUtc="2025-03-05T08:26:00Z">
                  <w:rPr>
                    <w:rFonts w:ascii="Times New Roman" w:eastAsia="Times New Roman" w:hAnsi="Times New Roman"/>
                    <w:spacing w:val="-1"/>
                  </w:rPr>
                </w:rPrChange>
              </w:rPr>
            </w:pPr>
          </w:p>
          <w:p w14:paraId="43774787" w14:textId="77777777" w:rsidR="003F3EDE" w:rsidRPr="00FB0B06" w:rsidRDefault="003F3EDE" w:rsidP="0025185C">
            <w:pPr>
              <w:jc w:val="center"/>
              <w:rPr>
                <w:rFonts w:ascii="Arial" w:eastAsia="Times New Roman" w:hAnsi="Arial" w:cs="Arial"/>
                <w:spacing w:val="-1"/>
                <w:sz w:val="20"/>
                <w:szCs w:val="20"/>
                <w:rPrChange w:id="870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02" w:author="Adelino Naquarta Sepalanga Domingos" w:date="2025-03-05T09:26:00Z" w16du:dateUtc="2025-03-05T08:26:00Z">
                  <w:rPr>
                    <w:rFonts w:ascii="Times New Roman" w:eastAsia="Times New Roman" w:hAnsi="Times New Roman"/>
                    <w:spacing w:val="-1"/>
                  </w:rPr>
                </w:rPrChange>
              </w:rPr>
              <w:t>4.3.4.3.5.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FFCB93" w14:textId="77777777" w:rsidR="003F3EDE" w:rsidRPr="00FB0B06" w:rsidRDefault="003F3EDE" w:rsidP="0025185C">
            <w:pPr>
              <w:jc w:val="center"/>
              <w:rPr>
                <w:rFonts w:ascii="Arial" w:eastAsia="Times New Roman" w:hAnsi="Arial" w:cs="Arial"/>
                <w:spacing w:val="-1"/>
                <w:sz w:val="20"/>
                <w:szCs w:val="20"/>
                <w:rPrChange w:id="8703" w:author="Adelino Naquarta Sepalanga Domingos" w:date="2025-03-05T09:26:00Z" w16du:dateUtc="2025-03-05T08:26:00Z">
                  <w:rPr>
                    <w:rFonts w:ascii="Times New Roman" w:eastAsia="Times New Roman" w:hAnsi="Times New Roman"/>
                    <w:spacing w:val="-1"/>
                  </w:rPr>
                </w:rPrChange>
              </w:rPr>
            </w:pPr>
          </w:p>
          <w:p w14:paraId="5D31B5D2" w14:textId="77777777" w:rsidR="003F3EDE" w:rsidRPr="00FB0B06" w:rsidRDefault="003F3EDE" w:rsidP="0025185C">
            <w:pPr>
              <w:jc w:val="center"/>
              <w:rPr>
                <w:rFonts w:ascii="Arial" w:eastAsia="Times New Roman" w:hAnsi="Arial" w:cs="Arial"/>
                <w:spacing w:val="-1"/>
                <w:sz w:val="20"/>
                <w:szCs w:val="20"/>
                <w:rPrChange w:id="870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05"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1916F3" w14:textId="77777777" w:rsidR="003F3EDE" w:rsidRPr="00FB0B06" w:rsidRDefault="003F3EDE" w:rsidP="0025185C">
            <w:pPr>
              <w:rPr>
                <w:rFonts w:ascii="Arial" w:eastAsia="Times New Roman" w:hAnsi="Arial" w:cs="Arial"/>
                <w:spacing w:val="-1"/>
                <w:sz w:val="20"/>
                <w:szCs w:val="20"/>
                <w:rPrChange w:id="8706" w:author="Adelino Naquarta Sepalanga Domingos" w:date="2025-03-05T09:26:00Z" w16du:dateUtc="2025-03-05T08:26:00Z">
                  <w:rPr>
                    <w:rFonts w:ascii="Times New Roman" w:eastAsia="Times New Roman" w:hAnsi="Times New Roman"/>
                    <w:spacing w:val="-1"/>
                  </w:rPr>
                </w:rPrChange>
              </w:rPr>
            </w:pPr>
          </w:p>
          <w:p w14:paraId="78924410" w14:textId="77777777" w:rsidR="003F3EDE" w:rsidRPr="00FB0B06" w:rsidRDefault="003F3EDE" w:rsidP="0025185C">
            <w:pPr>
              <w:rPr>
                <w:rFonts w:ascii="Arial" w:eastAsia="Times New Roman" w:hAnsi="Arial" w:cs="Arial"/>
                <w:spacing w:val="-1"/>
                <w:sz w:val="20"/>
                <w:szCs w:val="20"/>
                <w:rPrChange w:id="870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08" w:author="Adelino Naquarta Sepalanga Domingos" w:date="2025-03-05T09:26:00Z" w16du:dateUtc="2025-03-05T08:26:00Z">
                  <w:rPr>
                    <w:rFonts w:ascii="Times New Roman" w:eastAsia="Times New Roman" w:hAnsi="Times New Roman"/>
                    <w:spacing w:val="-1"/>
                  </w:rPr>
                </w:rPrChange>
              </w:rPr>
              <w:t>Origem do documento (</w:t>
            </w:r>
            <w:proofErr w:type="spellStart"/>
            <w:r w:rsidRPr="00FB0B06">
              <w:rPr>
                <w:rFonts w:ascii="Arial" w:eastAsia="Times New Roman" w:hAnsi="Arial" w:cs="Arial"/>
                <w:spacing w:val="-1"/>
                <w:sz w:val="20"/>
                <w:szCs w:val="20"/>
                <w:rPrChange w:id="8709" w:author="Adelino Naquarta Sepalanga Domingos" w:date="2025-03-05T09:26:00Z" w16du:dateUtc="2025-03-05T08:26:00Z">
                  <w:rPr>
                    <w:rFonts w:ascii="Times New Roman" w:eastAsia="Times New Roman" w:hAnsi="Times New Roman"/>
                    <w:spacing w:val="-1"/>
                  </w:rPr>
                </w:rPrChange>
              </w:rPr>
              <w:t>SourceBilling</w:t>
            </w:r>
            <w:proofErr w:type="spellEnd"/>
            <w:r w:rsidRPr="00FB0B06">
              <w:rPr>
                <w:rFonts w:ascii="Arial" w:eastAsia="Times New Roman" w:hAnsi="Arial" w:cs="Arial"/>
                <w:spacing w:val="-1"/>
                <w:sz w:val="20"/>
                <w:szCs w:val="20"/>
                <w:rPrChange w:id="8710"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4A0736" w14:textId="77777777" w:rsidR="003F3EDE" w:rsidRPr="00FB0B06" w:rsidRDefault="003F3EDE" w:rsidP="0025185C">
            <w:pPr>
              <w:rPr>
                <w:rFonts w:ascii="Arial" w:eastAsia="Times New Roman" w:hAnsi="Arial" w:cs="Arial"/>
                <w:spacing w:val="-1"/>
                <w:sz w:val="20"/>
                <w:szCs w:val="20"/>
                <w:rPrChange w:id="871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12" w:author="Adelino Naquarta Sepalanga Domingos" w:date="2025-03-05T09:26:00Z" w16du:dateUtc="2025-03-05T08:26:00Z">
                  <w:rPr>
                    <w:rFonts w:ascii="Times New Roman" w:eastAsia="Times New Roman" w:hAnsi="Times New Roman"/>
                    <w:spacing w:val="-1"/>
                  </w:rPr>
                </w:rPrChange>
              </w:rPr>
              <w:t>Deve ser preenchido com:</w:t>
            </w:r>
          </w:p>
          <w:p w14:paraId="19035D97" w14:textId="77777777" w:rsidR="003F3EDE" w:rsidRPr="00FB0B06" w:rsidRDefault="003F3EDE" w:rsidP="0025185C">
            <w:pPr>
              <w:spacing w:after="0"/>
              <w:rPr>
                <w:rFonts w:ascii="Arial" w:eastAsia="Times New Roman" w:hAnsi="Arial" w:cs="Arial"/>
                <w:spacing w:val="-1"/>
                <w:sz w:val="20"/>
                <w:szCs w:val="20"/>
                <w:rPrChange w:id="871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14" w:author="Adelino Naquarta Sepalanga Domingos" w:date="2025-03-05T09:26:00Z" w16du:dateUtc="2025-03-05T08:26:00Z">
                  <w:rPr>
                    <w:rFonts w:ascii="Times New Roman" w:eastAsia="Times New Roman" w:hAnsi="Times New Roman"/>
                    <w:spacing w:val="-1"/>
                  </w:rPr>
                </w:rPrChange>
              </w:rPr>
              <w:t>“P” – Documento produzido na aplicação;</w:t>
            </w:r>
          </w:p>
          <w:p w14:paraId="312A1B76" w14:textId="77777777" w:rsidR="003F3EDE" w:rsidRPr="00FB0B06" w:rsidRDefault="003F3EDE" w:rsidP="0025185C">
            <w:pPr>
              <w:spacing w:after="0"/>
              <w:rPr>
                <w:rFonts w:ascii="Arial" w:eastAsia="Times New Roman" w:hAnsi="Arial" w:cs="Arial"/>
                <w:spacing w:val="-1"/>
                <w:sz w:val="20"/>
                <w:szCs w:val="20"/>
                <w:rPrChange w:id="871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16" w:author="Adelino Naquarta Sepalanga Domingos" w:date="2025-03-05T09:26:00Z" w16du:dateUtc="2025-03-05T08:26:00Z">
                  <w:rPr>
                    <w:rFonts w:ascii="Times New Roman" w:eastAsia="Times New Roman" w:hAnsi="Times New Roman"/>
                    <w:spacing w:val="-1"/>
                  </w:rPr>
                </w:rPrChange>
              </w:rPr>
              <w:t>“I” – Documento integrado e produzido noutra aplicação;</w:t>
            </w:r>
          </w:p>
          <w:p w14:paraId="376C3AC9" w14:textId="77777777" w:rsidR="003F3EDE" w:rsidRPr="00FB0B06" w:rsidRDefault="003F3EDE" w:rsidP="0025185C">
            <w:pPr>
              <w:spacing w:after="0"/>
              <w:rPr>
                <w:rFonts w:ascii="Arial" w:eastAsia="Times New Roman" w:hAnsi="Arial" w:cs="Arial"/>
                <w:spacing w:val="-1"/>
                <w:sz w:val="20"/>
                <w:szCs w:val="20"/>
                <w:rPrChange w:id="871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18" w:author="Adelino Naquarta Sepalanga Domingos" w:date="2025-03-05T09:26:00Z" w16du:dateUtc="2025-03-05T08:26:00Z">
                  <w:rPr>
                    <w:rFonts w:ascii="Times New Roman" w:eastAsia="Times New Roman" w:hAnsi="Times New Roman"/>
                    <w:spacing w:val="-1"/>
                  </w:rPr>
                </w:rPrChange>
              </w:rPr>
              <w:t>“M” – Documento proveniente de recuperação ou de emissão manual.</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17FE58" w14:textId="77777777" w:rsidR="003F3EDE" w:rsidRPr="00FB0B06" w:rsidRDefault="003F3EDE" w:rsidP="0025185C">
            <w:pPr>
              <w:jc w:val="center"/>
              <w:rPr>
                <w:rFonts w:ascii="Arial" w:eastAsia="Times New Roman" w:hAnsi="Arial" w:cs="Arial"/>
                <w:spacing w:val="-1"/>
                <w:sz w:val="20"/>
                <w:szCs w:val="20"/>
                <w:rPrChange w:id="8719" w:author="Adelino Naquarta Sepalanga Domingos" w:date="2025-03-05T09:26:00Z" w16du:dateUtc="2025-03-05T08:26:00Z">
                  <w:rPr>
                    <w:rFonts w:ascii="Times New Roman" w:eastAsia="Times New Roman" w:hAnsi="Times New Roman"/>
                    <w:spacing w:val="-1"/>
                  </w:rPr>
                </w:rPrChange>
              </w:rPr>
            </w:pPr>
          </w:p>
          <w:p w14:paraId="09856132" w14:textId="77777777" w:rsidR="003F3EDE" w:rsidRPr="00FB0B06" w:rsidRDefault="003F3EDE" w:rsidP="0025185C">
            <w:pPr>
              <w:jc w:val="center"/>
              <w:rPr>
                <w:rFonts w:ascii="Arial" w:eastAsia="Times New Roman" w:hAnsi="Arial" w:cs="Arial"/>
                <w:spacing w:val="-1"/>
                <w:sz w:val="20"/>
                <w:szCs w:val="20"/>
                <w:rPrChange w:id="872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21" w:author="Adelino Naquarta Sepalanga Domingos" w:date="2025-03-05T09:26:00Z" w16du:dateUtc="2025-03-05T08:26:00Z">
                  <w:rPr>
                    <w:rFonts w:ascii="Times New Roman" w:eastAsia="Times New Roman" w:hAnsi="Times New Roman"/>
                    <w:spacing w:val="-1"/>
                  </w:rPr>
                </w:rPrChange>
              </w:rPr>
              <w:t>Texto 1</w:t>
            </w:r>
          </w:p>
        </w:tc>
      </w:tr>
      <w:tr w:rsidR="003F3EDE" w:rsidRPr="00FB0B06" w14:paraId="1709523F" w14:textId="77777777" w:rsidTr="0025185C">
        <w:trPr>
          <w:trHeight w:val="70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AD0009" w14:textId="77777777" w:rsidR="003F3EDE" w:rsidRPr="00FB0B06" w:rsidRDefault="003F3EDE" w:rsidP="0025185C">
            <w:pPr>
              <w:jc w:val="center"/>
              <w:rPr>
                <w:rFonts w:ascii="Arial" w:eastAsia="Times New Roman" w:hAnsi="Arial" w:cs="Arial"/>
                <w:spacing w:val="-1"/>
                <w:sz w:val="20"/>
                <w:szCs w:val="20"/>
                <w:rPrChange w:id="8722" w:author="Adelino Naquarta Sepalanga Domingos" w:date="2025-03-05T09:26:00Z" w16du:dateUtc="2025-03-05T08:26:00Z">
                  <w:rPr>
                    <w:rFonts w:ascii="Times New Roman" w:eastAsia="Times New Roman" w:hAnsi="Times New Roman"/>
                    <w:spacing w:val="-1"/>
                  </w:rPr>
                </w:rPrChange>
              </w:rPr>
            </w:pPr>
          </w:p>
          <w:p w14:paraId="24E731B0" w14:textId="77777777" w:rsidR="003F3EDE" w:rsidRPr="00FB0B06" w:rsidRDefault="003F3EDE" w:rsidP="0025185C">
            <w:pPr>
              <w:jc w:val="center"/>
              <w:rPr>
                <w:rFonts w:ascii="Arial" w:eastAsia="Times New Roman" w:hAnsi="Arial" w:cs="Arial"/>
                <w:spacing w:val="-1"/>
                <w:sz w:val="20"/>
                <w:szCs w:val="20"/>
                <w:rPrChange w:id="872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24" w:author="Adelino Naquarta Sepalanga Domingos" w:date="2025-03-05T09:26:00Z" w16du:dateUtc="2025-03-05T08:26:00Z">
                  <w:rPr>
                    <w:rFonts w:ascii="Times New Roman" w:eastAsia="Times New Roman" w:hAnsi="Times New Roman"/>
                    <w:spacing w:val="-1"/>
                  </w:rPr>
                </w:rPrChange>
              </w:rPr>
              <w:t>4.3.4.4.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69ED4D" w14:textId="77777777" w:rsidR="003F3EDE" w:rsidRPr="00FB0B06" w:rsidRDefault="003F3EDE" w:rsidP="0025185C">
            <w:pPr>
              <w:jc w:val="center"/>
              <w:rPr>
                <w:rFonts w:ascii="Arial" w:eastAsia="Times New Roman" w:hAnsi="Arial" w:cs="Arial"/>
                <w:spacing w:val="-1"/>
                <w:sz w:val="20"/>
                <w:szCs w:val="20"/>
                <w:rPrChange w:id="8725" w:author="Adelino Naquarta Sepalanga Domingos" w:date="2025-03-05T09:26:00Z" w16du:dateUtc="2025-03-05T08:26:00Z">
                  <w:rPr>
                    <w:rFonts w:ascii="Times New Roman" w:eastAsia="Times New Roman" w:hAnsi="Times New Roman"/>
                    <w:spacing w:val="-1"/>
                  </w:rPr>
                </w:rPrChange>
              </w:rPr>
            </w:pPr>
          </w:p>
          <w:p w14:paraId="7EC17DEF" w14:textId="77777777" w:rsidR="003F3EDE" w:rsidRPr="00FB0B06" w:rsidRDefault="003F3EDE" w:rsidP="0025185C">
            <w:pPr>
              <w:jc w:val="center"/>
              <w:rPr>
                <w:rFonts w:ascii="Arial" w:eastAsia="Times New Roman" w:hAnsi="Arial" w:cs="Arial"/>
                <w:spacing w:val="-1"/>
                <w:sz w:val="20"/>
                <w:szCs w:val="20"/>
                <w:rPrChange w:id="872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27"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09274B" w14:textId="77777777" w:rsidR="003F3EDE" w:rsidRPr="00FB0B06" w:rsidRDefault="003F3EDE" w:rsidP="0025185C">
            <w:pPr>
              <w:rPr>
                <w:rFonts w:ascii="Arial" w:eastAsia="Times New Roman" w:hAnsi="Arial" w:cs="Arial"/>
                <w:spacing w:val="-1"/>
                <w:sz w:val="20"/>
                <w:szCs w:val="20"/>
                <w:rPrChange w:id="8728" w:author="Adelino Naquarta Sepalanga Domingos" w:date="2025-03-05T09:26:00Z" w16du:dateUtc="2025-03-05T08:26:00Z">
                  <w:rPr>
                    <w:rFonts w:ascii="Times New Roman" w:eastAsia="Times New Roman" w:hAnsi="Times New Roman"/>
                    <w:spacing w:val="-1"/>
                  </w:rPr>
                </w:rPrChange>
              </w:rPr>
            </w:pPr>
          </w:p>
          <w:p w14:paraId="5A35509F" w14:textId="77777777" w:rsidR="003F3EDE" w:rsidRPr="00FB0B06" w:rsidRDefault="003F3EDE" w:rsidP="0025185C">
            <w:pPr>
              <w:rPr>
                <w:rFonts w:ascii="Arial" w:eastAsia="Times New Roman" w:hAnsi="Arial" w:cs="Arial"/>
                <w:spacing w:val="-1"/>
                <w:sz w:val="20"/>
                <w:szCs w:val="20"/>
                <w:rPrChange w:id="872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30" w:author="Adelino Naquarta Sepalanga Domingos" w:date="2025-03-05T09:26:00Z" w16du:dateUtc="2025-03-05T08:26:00Z">
                  <w:rPr>
                    <w:rFonts w:ascii="Times New Roman" w:eastAsia="Times New Roman" w:hAnsi="Times New Roman"/>
                    <w:spacing w:val="-1"/>
                  </w:rPr>
                </w:rPrChange>
              </w:rPr>
              <w:t>Chave do documento (</w:t>
            </w:r>
            <w:proofErr w:type="spellStart"/>
            <w:r w:rsidRPr="00FB0B06">
              <w:rPr>
                <w:rFonts w:ascii="Arial" w:eastAsia="Times New Roman" w:hAnsi="Arial" w:cs="Arial"/>
                <w:spacing w:val="-1"/>
                <w:sz w:val="20"/>
                <w:szCs w:val="20"/>
                <w:rPrChange w:id="8731" w:author="Adelino Naquarta Sepalanga Domingos" w:date="2025-03-05T09:26:00Z" w16du:dateUtc="2025-03-05T08:26:00Z">
                  <w:rPr>
                    <w:rFonts w:ascii="Times New Roman" w:eastAsia="Times New Roman" w:hAnsi="Times New Roman"/>
                    <w:spacing w:val="-1"/>
                  </w:rPr>
                </w:rPrChange>
              </w:rPr>
              <w:t>Hash</w:t>
            </w:r>
            <w:proofErr w:type="spellEnd"/>
            <w:r w:rsidRPr="00FB0B06">
              <w:rPr>
                <w:rFonts w:ascii="Arial" w:eastAsia="Times New Roman" w:hAnsi="Arial" w:cs="Arial"/>
                <w:spacing w:val="-1"/>
                <w:sz w:val="20"/>
                <w:szCs w:val="20"/>
                <w:rPrChange w:id="8732"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62BE93" w14:textId="77777777" w:rsidR="003F3EDE" w:rsidRPr="00FB0B06" w:rsidRDefault="003F3EDE" w:rsidP="0025185C">
            <w:pPr>
              <w:rPr>
                <w:rFonts w:ascii="Arial" w:eastAsia="Times New Roman" w:hAnsi="Arial" w:cs="Arial"/>
                <w:spacing w:val="-1"/>
                <w:sz w:val="20"/>
                <w:szCs w:val="20"/>
                <w:rPrChange w:id="873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34" w:author="Adelino Naquarta Sepalanga Domingos" w:date="2025-03-05T09:26:00Z" w16du:dateUtc="2025-03-05T08:26:00Z">
                  <w:rPr>
                    <w:rFonts w:ascii="Times New Roman" w:eastAsia="Times New Roman" w:hAnsi="Times New Roman"/>
                    <w:spacing w:val="-1"/>
                  </w:rPr>
                </w:rPrChange>
              </w:rPr>
              <w:t xml:space="preserve">O campo deve ser preenchido com “0” (zero), caso não haja obrigatoriedade de validação. </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35ECF0" w14:textId="77777777" w:rsidR="003F3EDE" w:rsidRPr="00FB0B06" w:rsidRDefault="003F3EDE" w:rsidP="0025185C">
            <w:pPr>
              <w:jc w:val="center"/>
              <w:rPr>
                <w:rFonts w:ascii="Arial" w:eastAsia="Times New Roman" w:hAnsi="Arial" w:cs="Arial"/>
                <w:spacing w:val="-1"/>
                <w:sz w:val="20"/>
                <w:szCs w:val="20"/>
                <w:rPrChange w:id="8735" w:author="Adelino Naquarta Sepalanga Domingos" w:date="2025-03-05T09:26:00Z" w16du:dateUtc="2025-03-05T08:26:00Z">
                  <w:rPr>
                    <w:rFonts w:ascii="Times New Roman" w:eastAsia="Times New Roman" w:hAnsi="Times New Roman"/>
                    <w:spacing w:val="-1"/>
                  </w:rPr>
                </w:rPrChange>
              </w:rPr>
            </w:pPr>
          </w:p>
          <w:p w14:paraId="34CF7D5E" w14:textId="23A8A8C7" w:rsidR="003F3EDE" w:rsidRPr="00FB0B06" w:rsidRDefault="003F3EDE" w:rsidP="0025185C">
            <w:pPr>
              <w:jc w:val="center"/>
              <w:rPr>
                <w:rFonts w:ascii="Arial" w:eastAsia="Times New Roman" w:hAnsi="Arial" w:cs="Arial"/>
                <w:spacing w:val="-1"/>
                <w:sz w:val="20"/>
                <w:szCs w:val="20"/>
                <w:rPrChange w:id="873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37" w:author="Adelino Naquarta Sepalanga Domingos" w:date="2025-03-05T09:26:00Z" w16du:dateUtc="2025-03-05T08:26:00Z">
                  <w:rPr>
                    <w:rFonts w:ascii="Times New Roman" w:eastAsia="Times New Roman" w:hAnsi="Times New Roman"/>
                    <w:spacing w:val="-1"/>
                  </w:rPr>
                </w:rPrChange>
              </w:rPr>
              <w:t xml:space="preserve">Texto </w:t>
            </w:r>
            <w:r w:rsidR="000B2620" w:rsidRPr="00FB0B06">
              <w:rPr>
                <w:rFonts w:ascii="Arial" w:eastAsia="Times New Roman" w:hAnsi="Arial" w:cs="Arial"/>
                <w:spacing w:val="-1"/>
                <w:sz w:val="20"/>
                <w:szCs w:val="20"/>
                <w:rPrChange w:id="8738" w:author="Adelino Naquarta Sepalanga Domingos" w:date="2025-03-05T09:26:00Z" w16du:dateUtc="2025-03-05T08:26:00Z">
                  <w:rPr>
                    <w:rFonts w:ascii="Times New Roman" w:eastAsia="Times New Roman" w:hAnsi="Times New Roman"/>
                    <w:spacing w:val="-1"/>
                  </w:rPr>
                </w:rPrChange>
              </w:rPr>
              <w:t>500</w:t>
            </w:r>
          </w:p>
        </w:tc>
      </w:tr>
      <w:tr w:rsidR="003F3EDE" w:rsidRPr="00FB0B06" w14:paraId="504D69BB" w14:textId="77777777" w:rsidTr="0025185C">
        <w:trPr>
          <w:trHeight w:val="94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A4FF38" w14:textId="77777777" w:rsidR="003F3EDE" w:rsidRPr="00FB0B06" w:rsidRDefault="003F3EDE" w:rsidP="0025185C">
            <w:pPr>
              <w:jc w:val="center"/>
              <w:rPr>
                <w:rFonts w:ascii="Arial" w:eastAsia="Times New Roman" w:hAnsi="Arial" w:cs="Arial"/>
                <w:spacing w:val="-1"/>
                <w:sz w:val="20"/>
                <w:szCs w:val="20"/>
                <w:rPrChange w:id="8739" w:author="Adelino Naquarta Sepalanga Domingos" w:date="2025-03-05T09:26:00Z" w16du:dateUtc="2025-03-05T08:26:00Z">
                  <w:rPr>
                    <w:rFonts w:ascii="Times New Roman" w:eastAsia="Times New Roman" w:hAnsi="Times New Roman"/>
                    <w:spacing w:val="-1"/>
                  </w:rPr>
                </w:rPrChange>
              </w:rPr>
            </w:pPr>
          </w:p>
          <w:p w14:paraId="63DFFA5B" w14:textId="77777777" w:rsidR="003F3EDE" w:rsidRPr="00FB0B06" w:rsidRDefault="003F3EDE" w:rsidP="0025185C">
            <w:pPr>
              <w:jc w:val="center"/>
              <w:rPr>
                <w:rFonts w:ascii="Arial" w:eastAsia="Times New Roman" w:hAnsi="Arial" w:cs="Arial"/>
                <w:spacing w:val="-1"/>
                <w:sz w:val="20"/>
                <w:szCs w:val="20"/>
                <w:rPrChange w:id="874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41" w:author="Adelino Naquarta Sepalanga Domingos" w:date="2025-03-05T09:26:00Z" w16du:dateUtc="2025-03-05T08:26:00Z">
                  <w:rPr>
                    <w:rFonts w:ascii="Times New Roman" w:eastAsia="Times New Roman" w:hAnsi="Times New Roman"/>
                    <w:spacing w:val="-1"/>
                  </w:rPr>
                </w:rPrChange>
              </w:rPr>
              <w:t>4.3.4.5.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946E4B" w14:textId="77777777" w:rsidR="003F3EDE" w:rsidRPr="00FB0B06" w:rsidRDefault="003F3EDE" w:rsidP="0025185C">
            <w:pPr>
              <w:jc w:val="center"/>
              <w:rPr>
                <w:rFonts w:ascii="Arial" w:eastAsia="Times New Roman" w:hAnsi="Arial" w:cs="Arial"/>
                <w:spacing w:val="-1"/>
                <w:sz w:val="20"/>
                <w:szCs w:val="20"/>
                <w:rPrChange w:id="874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43" w:author="Adelino Naquarta Sepalanga Domingos" w:date="2025-03-05T09:26:00Z" w16du:dateUtc="2025-03-05T08:26:00Z">
                  <w:rPr>
                    <w:rFonts w:ascii="Times New Roman" w:eastAsia="Times New Roman" w:hAnsi="Times New Roman"/>
                    <w:spacing w:val="-1"/>
                  </w:rPr>
                </w:rPrChange>
              </w:rPr>
              <w:t>*</w:t>
            </w:r>
          </w:p>
          <w:p w14:paraId="3358090A" w14:textId="77777777" w:rsidR="003F3EDE" w:rsidRPr="00FB0B06" w:rsidRDefault="003F3EDE" w:rsidP="0025185C">
            <w:pPr>
              <w:jc w:val="center"/>
              <w:rPr>
                <w:rFonts w:ascii="Arial" w:eastAsia="Times New Roman" w:hAnsi="Arial" w:cs="Arial"/>
                <w:spacing w:val="-1"/>
                <w:sz w:val="20"/>
                <w:szCs w:val="20"/>
                <w:rPrChange w:id="8744"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35F9DA6" w14:textId="77777777" w:rsidR="003F3EDE" w:rsidRPr="00FB0B06" w:rsidRDefault="003F3EDE" w:rsidP="0025185C">
            <w:pPr>
              <w:rPr>
                <w:rFonts w:ascii="Arial" w:eastAsia="Times New Roman" w:hAnsi="Arial" w:cs="Arial"/>
                <w:spacing w:val="-1"/>
                <w:sz w:val="20"/>
                <w:szCs w:val="20"/>
                <w:rPrChange w:id="874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46" w:author="Adelino Naquarta Sepalanga Domingos" w:date="2025-03-05T09:26:00Z" w16du:dateUtc="2025-03-05T08:26:00Z">
                  <w:rPr>
                    <w:rFonts w:ascii="Times New Roman" w:eastAsia="Times New Roman" w:hAnsi="Times New Roman"/>
                    <w:spacing w:val="-1"/>
                  </w:rPr>
                </w:rPrChange>
              </w:rPr>
              <w:t>Chave de controlo (</w:t>
            </w:r>
            <w:proofErr w:type="spellStart"/>
            <w:r w:rsidRPr="00FB0B06">
              <w:rPr>
                <w:rFonts w:ascii="Arial" w:eastAsia="Times New Roman" w:hAnsi="Arial" w:cs="Arial"/>
                <w:spacing w:val="-1"/>
                <w:sz w:val="20"/>
                <w:szCs w:val="20"/>
                <w:rPrChange w:id="8747" w:author="Adelino Naquarta Sepalanga Domingos" w:date="2025-03-05T09:26:00Z" w16du:dateUtc="2025-03-05T08:26:00Z">
                  <w:rPr>
                    <w:rFonts w:ascii="Times New Roman" w:eastAsia="Times New Roman" w:hAnsi="Times New Roman"/>
                    <w:spacing w:val="-1"/>
                  </w:rPr>
                </w:rPrChange>
              </w:rPr>
              <w:t>HashControl</w:t>
            </w:r>
            <w:proofErr w:type="spellEnd"/>
            <w:r w:rsidRPr="00FB0B06">
              <w:rPr>
                <w:rFonts w:ascii="Arial" w:eastAsia="Times New Roman" w:hAnsi="Arial" w:cs="Arial"/>
                <w:spacing w:val="-1"/>
                <w:sz w:val="20"/>
                <w:szCs w:val="20"/>
                <w:rPrChange w:id="8748"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62FBB0E" w14:textId="77777777" w:rsidR="003F3EDE" w:rsidRPr="00FB0B06" w:rsidRDefault="003F3EDE" w:rsidP="0025185C">
            <w:pPr>
              <w:rPr>
                <w:rFonts w:ascii="Arial" w:eastAsia="Times New Roman" w:hAnsi="Arial" w:cs="Arial"/>
                <w:spacing w:val="-1"/>
                <w:sz w:val="20"/>
                <w:szCs w:val="20"/>
                <w:rPrChange w:id="874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50" w:author="Adelino Naquarta Sepalanga Domingos" w:date="2025-03-05T09:26:00Z" w16du:dateUtc="2025-03-05T08:26:00Z">
                  <w:rPr>
                    <w:rFonts w:ascii="Times New Roman" w:eastAsia="Times New Roman" w:hAnsi="Times New Roman"/>
                    <w:spacing w:val="-1"/>
                  </w:rPr>
                </w:rPrChange>
              </w:rPr>
              <w:t>O campo deve ser preenchido com “0” (zero), caso o documento seja gerado por um programa não validado.</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027C215" w14:textId="77777777" w:rsidR="003F3EDE" w:rsidRPr="00FB0B06" w:rsidRDefault="003F3EDE" w:rsidP="0025185C">
            <w:pPr>
              <w:jc w:val="center"/>
              <w:rPr>
                <w:rFonts w:ascii="Arial" w:eastAsia="Times New Roman" w:hAnsi="Arial" w:cs="Arial"/>
                <w:spacing w:val="-1"/>
                <w:sz w:val="20"/>
                <w:szCs w:val="20"/>
                <w:rPrChange w:id="875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52" w:author="Adelino Naquarta Sepalanga Domingos" w:date="2025-03-05T09:26:00Z" w16du:dateUtc="2025-03-05T08:26:00Z">
                  <w:rPr>
                    <w:rFonts w:ascii="Times New Roman" w:eastAsia="Times New Roman" w:hAnsi="Times New Roman"/>
                    <w:spacing w:val="-1"/>
                  </w:rPr>
                </w:rPrChange>
              </w:rPr>
              <w:t>Texto 70</w:t>
            </w:r>
          </w:p>
        </w:tc>
      </w:tr>
      <w:tr w:rsidR="003F3EDE" w:rsidRPr="00FB0B06" w14:paraId="2831BC4A" w14:textId="77777777" w:rsidTr="0025185C">
        <w:trPr>
          <w:trHeight w:val="94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DE1D6D" w14:textId="77777777" w:rsidR="003F3EDE" w:rsidRPr="00FB0B06" w:rsidRDefault="003F3EDE" w:rsidP="0025185C">
            <w:pPr>
              <w:jc w:val="center"/>
              <w:rPr>
                <w:rFonts w:ascii="Arial" w:eastAsia="Times New Roman" w:hAnsi="Arial" w:cs="Arial"/>
                <w:spacing w:val="-1"/>
                <w:sz w:val="20"/>
                <w:szCs w:val="20"/>
                <w:rPrChange w:id="875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54" w:author="Adelino Naquarta Sepalanga Domingos" w:date="2025-03-05T09:26:00Z" w16du:dateUtc="2025-03-05T08:26:00Z">
                  <w:rPr>
                    <w:rFonts w:ascii="Times New Roman" w:eastAsia="Times New Roman" w:hAnsi="Times New Roman"/>
                    <w:spacing w:val="-1"/>
                  </w:rPr>
                </w:rPrChange>
              </w:rPr>
              <w:t>4.3.4.6.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81BA70E" w14:textId="77777777" w:rsidR="003F3EDE" w:rsidRPr="00FB0B06" w:rsidRDefault="003F3EDE" w:rsidP="0025185C">
            <w:pPr>
              <w:jc w:val="center"/>
              <w:rPr>
                <w:rFonts w:ascii="Arial" w:eastAsia="Times New Roman" w:hAnsi="Arial" w:cs="Arial"/>
                <w:spacing w:val="-1"/>
                <w:sz w:val="20"/>
                <w:szCs w:val="20"/>
                <w:rPrChange w:id="8755"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7E4905C" w14:textId="77777777" w:rsidR="003F3EDE" w:rsidRPr="00FB0B06" w:rsidRDefault="003F3EDE" w:rsidP="0025185C">
            <w:pPr>
              <w:rPr>
                <w:rFonts w:ascii="Arial" w:eastAsia="Times New Roman" w:hAnsi="Arial" w:cs="Arial"/>
                <w:spacing w:val="-1"/>
                <w:sz w:val="20"/>
                <w:szCs w:val="20"/>
                <w:rPrChange w:id="875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57" w:author="Adelino Naquarta Sepalanga Domingos" w:date="2025-03-05T09:26:00Z" w16du:dateUtc="2025-03-05T08:26:00Z">
                  <w:rPr>
                    <w:rFonts w:ascii="Times New Roman" w:eastAsia="Times New Roman" w:hAnsi="Times New Roman"/>
                    <w:spacing w:val="-1"/>
                  </w:rPr>
                </w:rPrChange>
              </w:rPr>
              <w:t>Período contabilístico (</w:t>
            </w:r>
            <w:proofErr w:type="spellStart"/>
            <w:r w:rsidRPr="00FB0B06">
              <w:rPr>
                <w:rFonts w:ascii="Arial" w:eastAsia="Times New Roman" w:hAnsi="Arial" w:cs="Arial"/>
                <w:spacing w:val="-1"/>
                <w:sz w:val="20"/>
                <w:szCs w:val="20"/>
                <w:rPrChange w:id="8758" w:author="Adelino Naquarta Sepalanga Domingos" w:date="2025-03-05T09:26:00Z" w16du:dateUtc="2025-03-05T08:26:00Z">
                  <w:rPr>
                    <w:rFonts w:ascii="Times New Roman" w:eastAsia="Times New Roman" w:hAnsi="Times New Roman"/>
                    <w:spacing w:val="-1"/>
                  </w:rPr>
                </w:rPrChange>
              </w:rPr>
              <w:t>Period</w:t>
            </w:r>
            <w:proofErr w:type="spellEnd"/>
            <w:r w:rsidRPr="00FB0B06">
              <w:rPr>
                <w:rFonts w:ascii="Arial" w:eastAsia="Times New Roman" w:hAnsi="Arial" w:cs="Arial"/>
                <w:spacing w:val="-1"/>
                <w:sz w:val="20"/>
                <w:szCs w:val="20"/>
                <w:rPrChange w:id="8759"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83162E" w14:textId="77777777" w:rsidR="003F3EDE" w:rsidRPr="00FB0B06" w:rsidRDefault="003F3EDE" w:rsidP="0025185C">
            <w:pPr>
              <w:rPr>
                <w:rFonts w:ascii="Arial" w:eastAsia="Times New Roman" w:hAnsi="Arial" w:cs="Arial"/>
                <w:spacing w:val="-1"/>
                <w:sz w:val="20"/>
                <w:szCs w:val="20"/>
                <w:rPrChange w:id="876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61" w:author="Adelino Naquarta Sepalanga Domingos" w:date="2025-03-05T09:26:00Z" w16du:dateUtc="2025-03-05T08:26:00Z">
                  <w:rPr>
                    <w:rFonts w:ascii="Times New Roman" w:eastAsia="Times New Roman" w:hAnsi="Times New Roman"/>
                    <w:spacing w:val="-1"/>
                  </w:rPr>
                </w:rPrChange>
              </w:rPr>
              <w:t>Deve ser indicado o mês do período de tributação de “1” a “12”, contado desde o seu início.</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DF6A6D2" w14:textId="77777777" w:rsidR="003F3EDE" w:rsidRPr="00FB0B06" w:rsidRDefault="003F3EDE" w:rsidP="0025185C">
            <w:pPr>
              <w:jc w:val="center"/>
              <w:rPr>
                <w:rFonts w:ascii="Arial" w:eastAsia="Times New Roman" w:hAnsi="Arial" w:cs="Arial"/>
                <w:spacing w:val="-1"/>
                <w:sz w:val="20"/>
                <w:szCs w:val="20"/>
                <w:rPrChange w:id="8762" w:author="Adelino Naquarta Sepalanga Domingos" w:date="2025-03-05T09:26:00Z" w16du:dateUtc="2025-03-05T08:26:00Z">
                  <w:rPr>
                    <w:rFonts w:ascii="Times New Roman" w:eastAsia="Times New Roman" w:hAnsi="Times New Roman"/>
                    <w:spacing w:val="-1"/>
                  </w:rPr>
                </w:rPrChange>
              </w:rPr>
            </w:pPr>
          </w:p>
          <w:p w14:paraId="3A6AA466" w14:textId="77777777" w:rsidR="003F3EDE" w:rsidRPr="00FB0B06" w:rsidRDefault="003F3EDE" w:rsidP="0025185C">
            <w:pPr>
              <w:jc w:val="center"/>
              <w:rPr>
                <w:rFonts w:ascii="Arial" w:eastAsia="Times New Roman" w:hAnsi="Arial" w:cs="Arial"/>
                <w:spacing w:val="-1"/>
                <w:sz w:val="20"/>
                <w:szCs w:val="20"/>
                <w:rPrChange w:id="876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64" w:author="Adelino Naquarta Sepalanga Domingos" w:date="2025-03-05T09:26:00Z" w16du:dateUtc="2025-03-05T08:26:00Z">
                  <w:rPr>
                    <w:rFonts w:ascii="Times New Roman" w:eastAsia="Times New Roman" w:hAnsi="Times New Roman"/>
                    <w:spacing w:val="-1"/>
                  </w:rPr>
                </w:rPrChange>
              </w:rPr>
              <w:t>Inteiro</w:t>
            </w:r>
          </w:p>
        </w:tc>
      </w:tr>
      <w:tr w:rsidR="003F3EDE" w:rsidRPr="00FB0B06" w14:paraId="1C16FFBB" w14:textId="77777777" w:rsidTr="0025185C">
        <w:trPr>
          <w:trHeight w:val="98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11378E" w14:textId="77777777" w:rsidR="003F3EDE" w:rsidRPr="00FB0B06" w:rsidRDefault="003F3EDE" w:rsidP="0025185C">
            <w:pPr>
              <w:jc w:val="center"/>
              <w:rPr>
                <w:rFonts w:ascii="Arial" w:eastAsia="Times New Roman" w:hAnsi="Arial" w:cs="Arial"/>
                <w:spacing w:val="-1"/>
                <w:sz w:val="20"/>
                <w:szCs w:val="20"/>
                <w:rPrChange w:id="876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66" w:author="Adelino Naquarta Sepalanga Domingos" w:date="2025-03-05T09:26:00Z" w16du:dateUtc="2025-03-05T08:26:00Z">
                  <w:rPr>
                    <w:rFonts w:ascii="Times New Roman" w:eastAsia="Times New Roman" w:hAnsi="Times New Roman"/>
                    <w:spacing w:val="-1"/>
                  </w:rPr>
                </w:rPrChange>
              </w:rPr>
              <w:t>4.3.4.7.</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8CFFCE" w14:textId="77777777" w:rsidR="003F3EDE" w:rsidRPr="00FB0B06" w:rsidRDefault="003F3EDE" w:rsidP="0025185C">
            <w:pPr>
              <w:jc w:val="center"/>
              <w:rPr>
                <w:rFonts w:ascii="Arial" w:eastAsia="Times New Roman" w:hAnsi="Arial" w:cs="Arial"/>
                <w:spacing w:val="-1"/>
                <w:sz w:val="20"/>
                <w:szCs w:val="20"/>
                <w:rPrChange w:id="876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68"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E3E44AC" w14:textId="77777777" w:rsidR="003F3EDE" w:rsidRPr="00FB0B06" w:rsidRDefault="003F3EDE" w:rsidP="0025185C">
            <w:pPr>
              <w:rPr>
                <w:rFonts w:ascii="Arial" w:eastAsia="Times New Roman" w:hAnsi="Arial" w:cs="Arial"/>
                <w:spacing w:val="-1"/>
                <w:sz w:val="20"/>
                <w:szCs w:val="20"/>
                <w:rPrChange w:id="876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70" w:author="Adelino Naquarta Sepalanga Domingos" w:date="2025-03-05T09:26:00Z" w16du:dateUtc="2025-03-05T08:26:00Z">
                  <w:rPr>
                    <w:rFonts w:ascii="Times New Roman" w:eastAsia="Times New Roman" w:hAnsi="Times New Roman"/>
                    <w:spacing w:val="-1"/>
                  </w:rPr>
                </w:rPrChange>
              </w:rPr>
              <w:t>Data do documento (</w:t>
            </w:r>
            <w:proofErr w:type="spellStart"/>
            <w:r w:rsidRPr="00FB0B06">
              <w:rPr>
                <w:rFonts w:ascii="Arial" w:eastAsia="Times New Roman" w:hAnsi="Arial" w:cs="Arial"/>
                <w:spacing w:val="-1"/>
                <w:sz w:val="20"/>
                <w:szCs w:val="20"/>
                <w:rPrChange w:id="8771" w:author="Adelino Naquarta Sepalanga Domingos" w:date="2025-03-05T09:26:00Z" w16du:dateUtc="2025-03-05T08:26:00Z">
                  <w:rPr>
                    <w:rFonts w:ascii="Times New Roman" w:eastAsia="Times New Roman" w:hAnsi="Times New Roman"/>
                    <w:spacing w:val="-1"/>
                  </w:rPr>
                </w:rPrChange>
              </w:rPr>
              <w:t>WorkDate</w:t>
            </w:r>
            <w:proofErr w:type="spellEnd"/>
            <w:r w:rsidRPr="00FB0B06">
              <w:rPr>
                <w:rFonts w:ascii="Arial" w:eastAsia="Times New Roman" w:hAnsi="Arial" w:cs="Arial"/>
                <w:spacing w:val="-1"/>
                <w:sz w:val="20"/>
                <w:szCs w:val="20"/>
                <w:rPrChange w:id="8772"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DD553A" w14:textId="77777777" w:rsidR="003F3EDE" w:rsidRPr="00FB0B06" w:rsidRDefault="003F3EDE" w:rsidP="0025185C">
            <w:pPr>
              <w:rPr>
                <w:rFonts w:ascii="Arial" w:eastAsia="Times New Roman" w:hAnsi="Arial" w:cs="Arial"/>
                <w:spacing w:val="-1"/>
                <w:sz w:val="20"/>
                <w:szCs w:val="20"/>
                <w:rPrChange w:id="877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74" w:author="Adelino Naquarta Sepalanga Domingos" w:date="2025-03-05T09:26:00Z" w16du:dateUtc="2025-03-05T08:26:00Z">
                  <w:rPr>
                    <w:rFonts w:ascii="Times New Roman" w:eastAsia="Times New Roman" w:hAnsi="Times New Roman"/>
                    <w:spacing w:val="-1"/>
                  </w:rPr>
                </w:rPrChange>
              </w:rPr>
              <w:t>Data de emissão do documento operativo.</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1B4445" w14:textId="77777777" w:rsidR="003F3EDE" w:rsidRPr="00FB0B06" w:rsidRDefault="003F3EDE" w:rsidP="0025185C">
            <w:pPr>
              <w:jc w:val="center"/>
              <w:rPr>
                <w:rFonts w:ascii="Arial" w:eastAsia="Times New Roman" w:hAnsi="Arial" w:cs="Arial"/>
                <w:spacing w:val="-1"/>
                <w:sz w:val="20"/>
                <w:szCs w:val="20"/>
                <w:rPrChange w:id="877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76" w:author="Adelino Naquarta Sepalanga Domingos" w:date="2025-03-05T09:26:00Z" w16du:dateUtc="2025-03-05T08:26:00Z">
                  <w:rPr>
                    <w:rFonts w:ascii="Times New Roman" w:eastAsia="Times New Roman" w:hAnsi="Times New Roman"/>
                    <w:spacing w:val="-1"/>
                  </w:rPr>
                </w:rPrChange>
              </w:rPr>
              <w:t>Data</w:t>
            </w:r>
          </w:p>
        </w:tc>
      </w:tr>
      <w:tr w:rsidR="003F3EDE" w:rsidRPr="00FB0B06" w14:paraId="5BAE1E78" w14:textId="77777777" w:rsidTr="0025185C">
        <w:trPr>
          <w:trHeight w:val="188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5D7BA8" w14:textId="77777777" w:rsidR="003F3EDE" w:rsidRPr="00FB0B06" w:rsidRDefault="003F3EDE" w:rsidP="0025185C">
            <w:pPr>
              <w:jc w:val="center"/>
              <w:rPr>
                <w:rFonts w:ascii="Arial" w:eastAsia="Times New Roman" w:hAnsi="Arial" w:cs="Arial"/>
                <w:spacing w:val="-1"/>
                <w:sz w:val="20"/>
                <w:szCs w:val="20"/>
                <w:rPrChange w:id="8777" w:author="Adelino Naquarta Sepalanga Domingos" w:date="2025-03-05T09:26:00Z" w16du:dateUtc="2025-03-05T08:26:00Z">
                  <w:rPr>
                    <w:rFonts w:ascii="Times New Roman" w:eastAsia="Times New Roman" w:hAnsi="Times New Roman"/>
                    <w:spacing w:val="-1"/>
                  </w:rPr>
                </w:rPrChange>
              </w:rPr>
            </w:pPr>
          </w:p>
          <w:p w14:paraId="525DA3E3" w14:textId="77777777" w:rsidR="003F3EDE" w:rsidRPr="00FB0B06" w:rsidRDefault="003F3EDE" w:rsidP="0025185C">
            <w:pPr>
              <w:jc w:val="center"/>
              <w:rPr>
                <w:rFonts w:ascii="Arial" w:eastAsia="Times New Roman" w:hAnsi="Arial" w:cs="Arial"/>
                <w:spacing w:val="-1"/>
                <w:sz w:val="20"/>
                <w:szCs w:val="20"/>
                <w:rPrChange w:id="8778" w:author="Adelino Naquarta Sepalanga Domingos" w:date="2025-03-05T09:26:00Z" w16du:dateUtc="2025-03-05T08:26:00Z">
                  <w:rPr>
                    <w:rFonts w:ascii="Times New Roman" w:eastAsia="Times New Roman" w:hAnsi="Times New Roman"/>
                    <w:spacing w:val="-1"/>
                  </w:rPr>
                </w:rPrChange>
              </w:rPr>
            </w:pPr>
          </w:p>
          <w:p w14:paraId="6D651CB8" w14:textId="77777777" w:rsidR="003F3EDE" w:rsidRPr="00FB0B06" w:rsidRDefault="003F3EDE" w:rsidP="0025185C">
            <w:pPr>
              <w:jc w:val="center"/>
              <w:rPr>
                <w:rFonts w:ascii="Arial" w:eastAsia="Times New Roman" w:hAnsi="Arial" w:cs="Arial"/>
                <w:spacing w:val="-1"/>
                <w:sz w:val="20"/>
                <w:szCs w:val="20"/>
                <w:rPrChange w:id="8779" w:author="Adelino Naquarta Sepalanga Domingos" w:date="2025-03-05T09:26:00Z" w16du:dateUtc="2025-03-05T08:26:00Z">
                  <w:rPr>
                    <w:rFonts w:ascii="Times New Roman" w:eastAsia="Times New Roman" w:hAnsi="Times New Roman"/>
                    <w:spacing w:val="-1"/>
                  </w:rPr>
                </w:rPrChange>
              </w:rPr>
            </w:pPr>
          </w:p>
          <w:p w14:paraId="5B0BB634" w14:textId="77777777" w:rsidR="003F3EDE" w:rsidRPr="00FB0B06" w:rsidRDefault="003F3EDE" w:rsidP="0025185C">
            <w:pPr>
              <w:jc w:val="center"/>
              <w:rPr>
                <w:rFonts w:ascii="Arial" w:eastAsia="Times New Roman" w:hAnsi="Arial" w:cs="Arial"/>
                <w:spacing w:val="-1"/>
                <w:sz w:val="20"/>
                <w:szCs w:val="20"/>
                <w:rPrChange w:id="8780" w:author="Adelino Naquarta Sepalanga Domingos" w:date="2025-03-05T09:26:00Z" w16du:dateUtc="2025-03-05T08:26:00Z">
                  <w:rPr>
                    <w:rFonts w:ascii="Times New Roman" w:eastAsia="Times New Roman" w:hAnsi="Times New Roman"/>
                    <w:spacing w:val="-1"/>
                  </w:rPr>
                </w:rPrChange>
              </w:rPr>
            </w:pPr>
          </w:p>
          <w:p w14:paraId="6B59D05D" w14:textId="77777777" w:rsidR="003F3EDE" w:rsidRPr="00FB0B06" w:rsidRDefault="003F3EDE" w:rsidP="0025185C">
            <w:pPr>
              <w:jc w:val="center"/>
              <w:rPr>
                <w:rFonts w:ascii="Arial" w:eastAsia="Times New Roman" w:hAnsi="Arial" w:cs="Arial"/>
                <w:spacing w:val="-1"/>
                <w:sz w:val="20"/>
                <w:szCs w:val="20"/>
                <w:rPrChange w:id="8781" w:author="Adelino Naquarta Sepalanga Domingos" w:date="2025-03-05T09:26:00Z" w16du:dateUtc="2025-03-05T08:26:00Z">
                  <w:rPr>
                    <w:rFonts w:ascii="Times New Roman" w:eastAsia="Times New Roman" w:hAnsi="Times New Roman"/>
                    <w:spacing w:val="-1"/>
                  </w:rPr>
                </w:rPrChange>
              </w:rPr>
            </w:pPr>
          </w:p>
          <w:p w14:paraId="6F9B7A11" w14:textId="77777777" w:rsidR="003F3EDE" w:rsidRPr="00FB0B06" w:rsidRDefault="003F3EDE" w:rsidP="0025185C">
            <w:pPr>
              <w:jc w:val="center"/>
              <w:rPr>
                <w:rFonts w:ascii="Arial" w:eastAsia="Times New Roman" w:hAnsi="Arial" w:cs="Arial"/>
                <w:spacing w:val="-1"/>
                <w:sz w:val="20"/>
                <w:szCs w:val="20"/>
                <w:rPrChange w:id="8782" w:author="Adelino Naquarta Sepalanga Domingos" w:date="2025-03-05T09:26:00Z" w16du:dateUtc="2025-03-05T08:26:00Z">
                  <w:rPr>
                    <w:rFonts w:ascii="Times New Roman" w:eastAsia="Times New Roman" w:hAnsi="Times New Roman"/>
                    <w:spacing w:val="-1"/>
                  </w:rPr>
                </w:rPrChange>
              </w:rPr>
            </w:pPr>
          </w:p>
          <w:p w14:paraId="3AA6C8CD" w14:textId="77777777" w:rsidR="003F3EDE" w:rsidRPr="00FB0B06" w:rsidRDefault="003F3EDE" w:rsidP="0025185C">
            <w:pPr>
              <w:jc w:val="center"/>
              <w:rPr>
                <w:rFonts w:ascii="Arial" w:eastAsia="Times New Roman" w:hAnsi="Arial" w:cs="Arial"/>
                <w:spacing w:val="-1"/>
                <w:sz w:val="20"/>
                <w:szCs w:val="20"/>
                <w:rPrChange w:id="8783" w:author="Adelino Naquarta Sepalanga Domingos" w:date="2025-03-05T09:26:00Z" w16du:dateUtc="2025-03-05T08:26:00Z">
                  <w:rPr>
                    <w:rFonts w:ascii="Times New Roman" w:eastAsia="Times New Roman" w:hAnsi="Times New Roman"/>
                    <w:spacing w:val="-1"/>
                  </w:rPr>
                </w:rPrChange>
              </w:rPr>
            </w:pPr>
          </w:p>
          <w:p w14:paraId="2B72263C" w14:textId="77777777" w:rsidR="003F3EDE" w:rsidRPr="00FB0B06" w:rsidRDefault="003F3EDE" w:rsidP="0025185C">
            <w:pPr>
              <w:jc w:val="center"/>
              <w:rPr>
                <w:rFonts w:ascii="Arial" w:eastAsia="Times New Roman" w:hAnsi="Arial" w:cs="Arial"/>
                <w:spacing w:val="-1"/>
                <w:sz w:val="20"/>
                <w:szCs w:val="20"/>
                <w:rPrChange w:id="8784" w:author="Adelino Naquarta Sepalanga Domingos" w:date="2025-03-05T09:26:00Z" w16du:dateUtc="2025-03-05T08:26:00Z">
                  <w:rPr>
                    <w:rFonts w:ascii="Times New Roman" w:eastAsia="Times New Roman" w:hAnsi="Times New Roman"/>
                    <w:spacing w:val="-1"/>
                  </w:rPr>
                </w:rPrChange>
              </w:rPr>
            </w:pPr>
          </w:p>
          <w:p w14:paraId="55318365" w14:textId="77777777" w:rsidR="003F3EDE" w:rsidRPr="00FB0B06" w:rsidRDefault="003F3EDE" w:rsidP="0025185C">
            <w:pPr>
              <w:jc w:val="center"/>
              <w:rPr>
                <w:rFonts w:ascii="Arial" w:eastAsia="Times New Roman" w:hAnsi="Arial" w:cs="Arial"/>
                <w:spacing w:val="-1"/>
                <w:sz w:val="20"/>
                <w:szCs w:val="20"/>
                <w:rPrChange w:id="8785" w:author="Adelino Naquarta Sepalanga Domingos" w:date="2025-03-05T09:26:00Z" w16du:dateUtc="2025-03-05T08:26:00Z">
                  <w:rPr>
                    <w:rFonts w:ascii="Times New Roman" w:eastAsia="Times New Roman" w:hAnsi="Times New Roman"/>
                    <w:spacing w:val="-1"/>
                  </w:rPr>
                </w:rPrChange>
              </w:rPr>
            </w:pPr>
          </w:p>
          <w:p w14:paraId="678A8AFD" w14:textId="77777777" w:rsidR="003F3EDE" w:rsidRPr="00FB0B06" w:rsidRDefault="003F3EDE" w:rsidP="0025185C">
            <w:pPr>
              <w:jc w:val="center"/>
              <w:rPr>
                <w:rFonts w:ascii="Arial" w:eastAsia="Times New Roman" w:hAnsi="Arial" w:cs="Arial"/>
                <w:spacing w:val="-1"/>
                <w:sz w:val="20"/>
                <w:szCs w:val="20"/>
                <w:rPrChange w:id="8786" w:author="Adelino Naquarta Sepalanga Domingos" w:date="2025-03-05T09:26:00Z" w16du:dateUtc="2025-03-05T08:26:00Z">
                  <w:rPr>
                    <w:rFonts w:ascii="Times New Roman" w:eastAsia="Times New Roman" w:hAnsi="Times New Roman"/>
                    <w:spacing w:val="-1"/>
                  </w:rPr>
                </w:rPrChange>
              </w:rPr>
            </w:pPr>
          </w:p>
          <w:p w14:paraId="4902E8D2" w14:textId="77777777" w:rsidR="003F3EDE" w:rsidRPr="00FB0B06" w:rsidRDefault="003F3EDE" w:rsidP="0025185C">
            <w:pPr>
              <w:jc w:val="center"/>
              <w:rPr>
                <w:rFonts w:ascii="Arial" w:eastAsia="Times New Roman" w:hAnsi="Arial" w:cs="Arial"/>
                <w:spacing w:val="-1"/>
                <w:sz w:val="20"/>
                <w:szCs w:val="20"/>
                <w:rPrChange w:id="8787" w:author="Adelino Naquarta Sepalanga Domingos" w:date="2025-03-05T09:26:00Z" w16du:dateUtc="2025-03-05T08:26:00Z">
                  <w:rPr>
                    <w:rFonts w:ascii="Times New Roman" w:eastAsia="Times New Roman" w:hAnsi="Times New Roman"/>
                    <w:spacing w:val="-1"/>
                  </w:rPr>
                </w:rPrChange>
              </w:rPr>
            </w:pPr>
          </w:p>
          <w:p w14:paraId="0FAAA31F" w14:textId="77777777" w:rsidR="003F3EDE" w:rsidRPr="00FB0B06" w:rsidRDefault="003F3EDE" w:rsidP="0025185C">
            <w:pPr>
              <w:jc w:val="center"/>
              <w:rPr>
                <w:rFonts w:ascii="Arial" w:eastAsia="Times New Roman" w:hAnsi="Arial" w:cs="Arial"/>
                <w:spacing w:val="-1"/>
                <w:sz w:val="20"/>
                <w:szCs w:val="20"/>
                <w:rPrChange w:id="8788" w:author="Adelino Naquarta Sepalanga Domingos" w:date="2025-03-05T09:26:00Z" w16du:dateUtc="2025-03-05T08:26:00Z">
                  <w:rPr>
                    <w:rFonts w:ascii="Times New Roman" w:eastAsia="Times New Roman" w:hAnsi="Times New Roman"/>
                    <w:spacing w:val="-1"/>
                  </w:rPr>
                </w:rPrChange>
              </w:rPr>
            </w:pPr>
          </w:p>
          <w:p w14:paraId="2040A625" w14:textId="77777777" w:rsidR="003F3EDE" w:rsidRPr="00FB0B06" w:rsidRDefault="003F3EDE" w:rsidP="0025185C">
            <w:pPr>
              <w:jc w:val="center"/>
              <w:rPr>
                <w:rFonts w:ascii="Arial" w:eastAsia="Times New Roman" w:hAnsi="Arial" w:cs="Arial"/>
                <w:spacing w:val="-1"/>
                <w:sz w:val="20"/>
                <w:szCs w:val="20"/>
                <w:rPrChange w:id="8789" w:author="Adelino Naquarta Sepalanga Domingos" w:date="2025-03-05T09:26:00Z" w16du:dateUtc="2025-03-05T08:26:00Z">
                  <w:rPr>
                    <w:rFonts w:ascii="Times New Roman" w:eastAsia="Times New Roman" w:hAnsi="Times New Roman"/>
                    <w:spacing w:val="-1"/>
                  </w:rPr>
                </w:rPrChange>
              </w:rPr>
            </w:pPr>
          </w:p>
          <w:p w14:paraId="6B3290A9" w14:textId="77777777" w:rsidR="003F3EDE" w:rsidRPr="00FB0B06" w:rsidRDefault="003F3EDE" w:rsidP="0025185C">
            <w:pPr>
              <w:jc w:val="center"/>
              <w:rPr>
                <w:rFonts w:ascii="Arial" w:eastAsia="Times New Roman" w:hAnsi="Arial" w:cs="Arial"/>
                <w:spacing w:val="-1"/>
                <w:sz w:val="20"/>
                <w:szCs w:val="20"/>
                <w:rPrChange w:id="879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791" w:author="Adelino Naquarta Sepalanga Domingos" w:date="2025-03-05T09:26:00Z" w16du:dateUtc="2025-03-05T08:26:00Z">
                  <w:rPr>
                    <w:rFonts w:ascii="Times New Roman" w:eastAsia="Times New Roman" w:hAnsi="Times New Roman"/>
                    <w:spacing w:val="-1"/>
                  </w:rPr>
                </w:rPrChange>
              </w:rPr>
              <w:t>4.3.4.8.</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E49E94" w14:textId="77777777" w:rsidR="003F3EDE" w:rsidRPr="00FB0B06" w:rsidRDefault="003F3EDE" w:rsidP="0025185C">
            <w:pPr>
              <w:jc w:val="center"/>
              <w:rPr>
                <w:rFonts w:ascii="Arial" w:eastAsia="Times New Roman" w:hAnsi="Arial" w:cs="Arial"/>
                <w:spacing w:val="-1"/>
                <w:sz w:val="20"/>
                <w:szCs w:val="20"/>
                <w:rPrChange w:id="8792" w:author="Adelino Naquarta Sepalanga Domingos" w:date="2025-03-05T09:26:00Z" w16du:dateUtc="2025-03-05T08:26:00Z">
                  <w:rPr>
                    <w:rFonts w:ascii="Times New Roman" w:eastAsia="Times New Roman" w:hAnsi="Times New Roman"/>
                    <w:spacing w:val="-1"/>
                  </w:rPr>
                </w:rPrChange>
              </w:rPr>
            </w:pPr>
          </w:p>
          <w:p w14:paraId="16A45EEC" w14:textId="77777777" w:rsidR="003F3EDE" w:rsidRPr="00FB0B06" w:rsidRDefault="003F3EDE" w:rsidP="0025185C">
            <w:pPr>
              <w:jc w:val="center"/>
              <w:rPr>
                <w:rFonts w:ascii="Arial" w:eastAsia="Times New Roman" w:hAnsi="Arial" w:cs="Arial"/>
                <w:spacing w:val="-1"/>
                <w:sz w:val="20"/>
                <w:szCs w:val="20"/>
                <w:rPrChange w:id="8793" w:author="Adelino Naquarta Sepalanga Domingos" w:date="2025-03-05T09:26:00Z" w16du:dateUtc="2025-03-05T08:26:00Z">
                  <w:rPr>
                    <w:rFonts w:ascii="Times New Roman" w:eastAsia="Times New Roman" w:hAnsi="Times New Roman"/>
                    <w:spacing w:val="-1"/>
                  </w:rPr>
                </w:rPrChange>
              </w:rPr>
            </w:pPr>
          </w:p>
          <w:p w14:paraId="3ADA3E54" w14:textId="77777777" w:rsidR="003F3EDE" w:rsidRPr="00FB0B06" w:rsidRDefault="003F3EDE" w:rsidP="0025185C">
            <w:pPr>
              <w:jc w:val="center"/>
              <w:rPr>
                <w:rFonts w:ascii="Arial" w:eastAsia="Times New Roman" w:hAnsi="Arial" w:cs="Arial"/>
                <w:spacing w:val="-1"/>
                <w:sz w:val="20"/>
                <w:szCs w:val="20"/>
                <w:rPrChange w:id="8794" w:author="Adelino Naquarta Sepalanga Domingos" w:date="2025-03-05T09:26:00Z" w16du:dateUtc="2025-03-05T08:26:00Z">
                  <w:rPr>
                    <w:rFonts w:ascii="Times New Roman" w:eastAsia="Times New Roman" w:hAnsi="Times New Roman"/>
                    <w:spacing w:val="-1"/>
                  </w:rPr>
                </w:rPrChange>
              </w:rPr>
            </w:pPr>
          </w:p>
          <w:p w14:paraId="6195F800" w14:textId="77777777" w:rsidR="003F3EDE" w:rsidRPr="00FB0B06" w:rsidRDefault="003F3EDE" w:rsidP="0025185C">
            <w:pPr>
              <w:jc w:val="center"/>
              <w:rPr>
                <w:rFonts w:ascii="Arial" w:eastAsia="Times New Roman" w:hAnsi="Arial" w:cs="Arial"/>
                <w:spacing w:val="-1"/>
                <w:sz w:val="20"/>
                <w:szCs w:val="20"/>
                <w:rPrChange w:id="8795" w:author="Adelino Naquarta Sepalanga Domingos" w:date="2025-03-05T09:26:00Z" w16du:dateUtc="2025-03-05T08:26:00Z">
                  <w:rPr>
                    <w:rFonts w:ascii="Times New Roman" w:eastAsia="Times New Roman" w:hAnsi="Times New Roman"/>
                    <w:spacing w:val="-1"/>
                  </w:rPr>
                </w:rPrChange>
              </w:rPr>
            </w:pPr>
          </w:p>
          <w:p w14:paraId="51580FE2" w14:textId="77777777" w:rsidR="003F3EDE" w:rsidRPr="00FB0B06" w:rsidRDefault="003F3EDE" w:rsidP="0025185C">
            <w:pPr>
              <w:jc w:val="center"/>
              <w:rPr>
                <w:rFonts w:ascii="Arial" w:eastAsia="Times New Roman" w:hAnsi="Arial" w:cs="Arial"/>
                <w:spacing w:val="-1"/>
                <w:sz w:val="20"/>
                <w:szCs w:val="20"/>
                <w:rPrChange w:id="8796" w:author="Adelino Naquarta Sepalanga Domingos" w:date="2025-03-05T09:26:00Z" w16du:dateUtc="2025-03-05T08:26:00Z">
                  <w:rPr>
                    <w:rFonts w:ascii="Times New Roman" w:eastAsia="Times New Roman" w:hAnsi="Times New Roman"/>
                    <w:spacing w:val="-1"/>
                  </w:rPr>
                </w:rPrChange>
              </w:rPr>
            </w:pPr>
          </w:p>
          <w:p w14:paraId="3A6642EB" w14:textId="77777777" w:rsidR="003F3EDE" w:rsidRPr="00FB0B06" w:rsidRDefault="003F3EDE" w:rsidP="0025185C">
            <w:pPr>
              <w:jc w:val="center"/>
              <w:rPr>
                <w:rFonts w:ascii="Arial" w:eastAsia="Times New Roman" w:hAnsi="Arial" w:cs="Arial"/>
                <w:spacing w:val="-1"/>
                <w:sz w:val="20"/>
                <w:szCs w:val="20"/>
                <w:rPrChange w:id="8797" w:author="Adelino Naquarta Sepalanga Domingos" w:date="2025-03-05T09:26:00Z" w16du:dateUtc="2025-03-05T08:26:00Z">
                  <w:rPr>
                    <w:rFonts w:ascii="Times New Roman" w:eastAsia="Times New Roman" w:hAnsi="Times New Roman"/>
                    <w:spacing w:val="-1"/>
                  </w:rPr>
                </w:rPrChange>
              </w:rPr>
            </w:pPr>
          </w:p>
          <w:p w14:paraId="002207D8" w14:textId="77777777" w:rsidR="003F3EDE" w:rsidRPr="00FB0B06" w:rsidRDefault="003F3EDE" w:rsidP="0025185C">
            <w:pPr>
              <w:jc w:val="center"/>
              <w:rPr>
                <w:rFonts w:ascii="Arial" w:eastAsia="Times New Roman" w:hAnsi="Arial" w:cs="Arial"/>
                <w:spacing w:val="-1"/>
                <w:sz w:val="20"/>
                <w:szCs w:val="20"/>
                <w:rPrChange w:id="8798" w:author="Adelino Naquarta Sepalanga Domingos" w:date="2025-03-05T09:26:00Z" w16du:dateUtc="2025-03-05T08:26:00Z">
                  <w:rPr>
                    <w:rFonts w:ascii="Times New Roman" w:eastAsia="Times New Roman" w:hAnsi="Times New Roman"/>
                    <w:spacing w:val="-1"/>
                  </w:rPr>
                </w:rPrChange>
              </w:rPr>
            </w:pPr>
          </w:p>
          <w:p w14:paraId="34938E1C" w14:textId="77777777" w:rsidR="003F3EDE" w:rsidRPr="00FB0B06" w:rsidRDefault="003F3EDE" w:rsidP="0025185C">
            <w:pPr>
              <w:jc w:val="center"/>
              <w:rPr>
                <w:rFonts w:ascii="Arial" w:eastAsia="Times New Roman" w:hAnsi="Arial" w:cs="Arial"/>
                <w:spacing w:val="-1"/>
                <w:sz w:val="20"/>
                <w:szCs w:val="20"/>
                <w:rPrChange w:id="8799" w:author="Adelino Naquarta Sepalanga Domingos" w:date="2025-03-05T09:26:00Z" w16du:dateUtc="2025-03-05T08:26:00Z">
                  <w:rPr>
                    <w:rFonts w:ascii="Times New Roman" w:eastAsia="Times New Roman" w:hAnsi="Times New Roman"/>
                    <w:spacing w:val="-1"/>
                  </w:rPr>
                </w:rPrChange>
              </w:rPr>
            </w:pPr>
          </w:p>
          <w:p w14:paraId="1BBF9B32" w14:textId="77777777" w:rsidR="003F3EDE" w:rsidRPr="00FB0B06" w:rsidRDefault="003F3EDE" w:rsidP="0025185C">
            <w:pPr>
              <w:jc w:val="center"/>
              <w:rPr>
                <w:rFonts w:ascii="Arial" w:eastAsia="Times New Roman" w:hAnsi="Arial" w:cs="Arial"/>
                <w:spacing w:val="-1"/>
                <w:sz w:val="20"/>
                <w:szCs w:val="20"/>
                <w:rPrChange w:id="8800" w:author="Adelino Naquarta Sepalanga Domingos" w:date="2025-03-05T09:26:00Z" w16du:dateUtc="2025-03-05T08:26:00Z">
                  <w:rPr>
                    <w:rFonts w:ascii="Times New Roman" w:eastAsia="Times New Roman" w:hAnsi="Times New Roman"/>
                    <w:spacing w:val="-1"/>
                  </w:rPr>
                </w:rPrChange>
              </w:rPr>
            </w:pPr>
          </w:p>
          <w:p w14:paraId="20B198EB" w14:textId="77777777" w:rsidR="003F3EDE" w:rsidRPr="00FB0B06" w:rsidRDefault="003F3EDE" w:rsidP="0025185C">
            <w:pPr>
              <w:jc w:val="center"/>
              <w:rPr>
                <w:rFonts w:ascii="Arial" w:eastAsia="Times New Roman" w:hAnsi="Arial" w:cs="Arial"/>
                <w:spacing w:val="-1"/>
                <w:sz w:val="20"/>
                <w:szCs w:val="20"/>
                <w:rPrChange w:id="8801" w:author="Adelino Naquarta Sepalanga Domingos" w:date="2025-03-05T09:26:00Z" w16du:dateUtc="2025-03-05T08:26:00Z">
                  <w:rPr>
                    <w:rFonts w:ascii="Times New Roman" w:eastAsia="Times New Roman" w:hAnsi="Times New Roman"/>
                    <w:spacing w:val="-1"/>
                  </w:rPr>
                </w:rPrChange>
              </w:rPr>
            </w:pPr>
          </w:p>
          <w:p w14:paraId="58443B59" w14:textId="77777777" w:rsidR="003F3EDE" w:rsidRPr="00FB0B06" w:rsidRDefault="003F3EDE" w:rsidP="0025185C">
            <w:pPr>
              <w:jc w:val="center"/>
              <w:rPr>
                <w:rFonts w:ascii="Arial" w:eastAsia="Times New Roman" w:hAnsi="Arial" w:cs="Arial"/>
                <w:spacing w:val="-1"/>
                <w:sz w:val="20"/>
                <w:szCs w:val="20"/>
                <w:rPrChange w:id="8802" w:author="Adelino Naquarta Sepalanga Domingos" w:date="2025-03-05T09:26:00Z" w16du:dateUtc="2025-03-05T08:26:00Z">
                  <w:rPr>
                    <w:rFonts w:ascii="Times New Roman" w:eastAsia="Times New Roman" w:hAnsi="Times New Roman"/>
                    <w:spacing w:val="-1"/>
                  </w:rPr>
                </w:rPrChange>
              </w:rPr>
            </w:pPr>
          </w:p>
          <w:p w14:paraId="4CA5A637" w14:textId="77777777" w:rsidR="003F3EDE" w:rsidRPr="00FB0B06" w:rsidRDefault="003F3EDE" w:rsidP="0025185C">
            <w:pPr>
              <w:jc w:val="center"/>
              <w:rPr>
                <w:rFonts w:ascii="Arial" w:eastAsia="Times New Roman" w:hAnsi="Arial" w:cs="Arial"/>
                <w:spacing w:val="-1"/>
                <w:sz w:val="20"/>
                <w:szCs w:val="20"/>
                <w:rPrChange w:id="8803" w:author="Adelino Naquarta Sepalanga Domingos" w:date="2025-03-05T09:26:00Z" w16du:dateUtc="2025-03-05T08:26:00Z">
                  <w:rPr>
                    <w:rFonts w:ascii="Times New Roman" w:eastAsia="Times New Roman" w:hAnsi="Times New Roman"/>
                    <w:spacing w:val="-1"/>
                  </w:rPr>
                </w:rPrChange>
              </w:rPr>
            </w:pPr>
          </w:p>
          <w:p w14:paraId="09E66081" w14:textId="77777777" w:rsidR="003F3EDE" w:rsidRPr="00FB0B06" w:rsidRDefault="003F3EDE" w:rsidP="0025185C">
            <w:pPr>
              <w:jc w:val="center"/>
              <w:rPr>
                <w:rFonts w:ascii="Arial" w:eastAsia="Times New Roman" w:hAnsi="Arial" w:cs="Arial"/>
                <w:spacing w:val="-1"/>
                <w:sz w:val="20"/>
                <w:szCs w:val="20"/>
                <w:rPrChange w:id="8804" w:author="Adelino Naquarta Sepalanga Domingos" w:date="2025-03-05T09:26:00Z" w16du:dateUtc="2025-03-05T08:26:00Z">
                  <w:rPr>
                    <w:rFonts w:ascii="Times New Roman" w:eastAsia="Times New Roman" w:hAnsi="Times New Roman"/>
                    <w:spacing w:val="-1"/>
                  </w:rPr>
                </w:rPrChange>
              </w:rPr>
            </w:pPr>
          </w:p>
          <w:p w14:paraId="6610E424" w14:textId="77777777" w:rsidR="003F3EDE" w:rsidRPr="00FB0B06" w:rsidRDefault="003F3EDE" w:rsidP="0025185C">
            <w:pPr>
              <w:jc w:val="center"/>
              <w:rPr>
                <w:rFonts w:ascii="Arial" w:eastAsia="Times New Roman" w:hAnsi="Arial" w:cs="Arial"/>
                <w:spacing w:val="-1"/>
                <w:sz w:val="20"/>
                <w:szCs w:val="20"/>
                <w:rPrChange w:id="880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06"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10D2A85" w14:textId="77777777" w:rsidR="003F3EDE" w:rsidRPr="00FB0B06" w:rsidRDefault="003F3EDE" w:rsidP="0025185C">
            <w:pPr>
              <w:rPr>
                <w:rFonts w:ascii="Arial" w:eastAsia="Times New Roman" w:hAnsi="Arial" w:cs="Arial"/>
                <w:spacing w:val="-1"/>
                <w:sz w:val="20"/>
                <w:szCs w:val="20"/>
                <w:rPrChange w:id="8807" w:author="Adelino Naquarta Sepalanga Domingos" w:date="2025-03-05T09:26:00Z" w16du:dateUtc="2025-03-05T08:26:00Z">
                  <w:rPr>
                    <w:rFonts w:ascii="Times New Roman" w:eastAsia="Times New Roman" w:hAnsi="Times New Roman"/>
                    <w:spacing w:val="-1"/>
                  </w:rPr>
                </w:rPrChange>
              </w:rPr>
            </w:pPr>
          </w:p>
          <w:p w14:paraId="61250A4E" w14:textId="77777777" w:rsidR="003F3EDE" w:rsidRPr="00FB0B06" w:rsidRDefault="003F3EDE" w:rsidP="0025185C">
            <w:pPr>
              <w:rPr>
                <w:rFonts w:ascii="Arial" w:eastAsia="Times New Roman" w:hAnsi="Arial" w:cs="Arial"/>
                <w:spacing w:val="-1"/>
                <w:sz w:val="20"/>
                <w:szCs w:val="20"/>
                <w:rPrChange w:id="8808" w:author="Adelino Naquarta Sepalanga Domingos" w:date="2025-03-05T09:26:00Z" w16du:dateUtc="2025-03-05T08:26:00Z">
                  <w:rPr>
                    <w:rFonts w:ascii="Times New Roman" w:eastAsia="Times New Roman" w:hAnsi="Times New Roman"/>
                    <w:spacing w:val="-1"/>
                  </w:rPr>
                </w:rPrChange>
              </w:rPr>
            </w:pPr>
          </w:p>
          <w:p w14:paraId="650931F1" w14:textId="77777777" w:rsidR="003F3EDE" w:rsidRPr="00FB0B06" w:rsidRDefault="003F3EDE" w:rsidP="0025185C">
            <w:pPr>
              <w:rPr>
                <w:rFonts w:ascii="Arial" w:eastAsia="Times New Roman" w:hAnsi="Arial" w:cs="Arial"/>
                <w:spacing w:val="-1"/>
                <w:sz w:val="20"/>
                <w:szCs w:val="20"/>
                <w:rPrChange w:id="8809" w:author="Adelino Naquarta Sepalanga Domingos" w:date="2025-03-05T09:26:00Z" w16du:dateUtc="2025-03-05T08:26:00Z">
                  <w:rPr>
                    <w:rFonts w:ascii="Times New Roman" w:eastAsia="Times New Roman" w:hAnsi="Times New Roman"/>
                    <w:spacing w:val="-1"/>
                  </w:rPr>
                </w:rPrChange>
              </w:rPr>
            </w:pPr>
          </w:p>
          <w:p w14:paraId="2CCDE210" w14:textId="77777777" w:rsidR="003F3EDE" w:rsidRPr="00FB0B06" w:rsidRDefault="003F3EDE" w:rsidP="0025185C">
            <w:pPr>
              <w:rPr>
                <w:rFonts w:ascii="Arial" w:eastAsia="Times New Roman" w:hAnsi="Arial" w:cs="Arial"/>
                <w:spacing w:val="-1"/>
                <w:sz w:val="20"/>
                <w:szCs w:val="20"/>
                <w:rPrChange w:id="8810" w:author="Adelino Naquarta Sepalanga Domingos" w:date="2025-03-05T09:26:00Z" w16du:dateUtc="2025-03-05T08:26:00Z">
                  <w:rPr>
                    <w:rFonts w:ascii="Times New Roman" w:eastAsia="Times New Roman" w:hAnsi="Times New Roman"/>
                    <w:spacing w:val="-1"/>
                  </w:rPr>
                </w:rPrChange>
              </w:rPr>
            </w:pPr>
          </w:p>
          <w:p w14:paraId="71664EC9" w14:textId="77777777" w:rsidR="003F3EDE" w:rsidRPr="00FB0B06" w:rsidRDefault="003F3EDE" w:rsidP="0025185C">
            <w:pPr>
              <w:rPr>
                <w:rFonts w:ascii="Arial" w:eastAsia="Times New Roman" w:hAnsi="Arial" w:cs="Arial"/>
                <w:spacing w:val="-1"/>
                <w:sz w:val="20"/>
                <w:szCs w:val="20"/>
                <w:rPrChange w:id="8811" w:author="Adelino Naquarta Sepalanga Domingos" w:date="2025-03-05T09:26:00Z" w16du:dateUtc="2025-03-05T08:26:00Z">
                  <w:rPr>
                    <w:rFonts w:ascii="Times New Roman" w:eastAsia="Times New Roman" w:hAnsi="Times New Roman"/>
                    <w:spacing w:val="-1"/>
                  </w:rPr>
                </w:rPrChange>
              </w:rPr>
            </w:pPr>
          </w:p>
          <w:p w14:paraId="7CE96017" w14:textId="77777777" w:rsidR="003F3EDE" w:rsidRPr="00FB0B06" w:rsidRDefault="003F3EDE" w:rsidP="0025185C">
            <w:pPr>
              <w:rPr>
                <w:rFonts w:ascii="Arial" w:eastAsia="Times New Roman" w:hAnsi="Arial" w:cs="Arial"/>
                <w:spacing w:val="-1"/>
                <w:sz w:val="20"/>
                <w:szCs w:val="20"/>
                <w:rPrChange w:id="8812" w:author="Adelino Naquarta Sepalanga Domingos" w:date="2025-03-05T09:26:00Z" w16du:dateUtc="2025-03-05T08:26:00Z">
                  <w:rPr>
                    <w:rFonts w:ascii="Times New Roman" w:eastAsia="Times New Roman" w:hAnsi="Times New Roman"/>
                    <w:spacing w:val="-1"/>
                  </w:rPr>
                </w:rPrChange>
              </w:rPr>
            </w:pPr>
          </w:p>
          <w:p w14:paraId="201841ED" w14:textId="77777777" w:rsidR="003F3EDE" w:rsidRPr="00FB0B06" w:rsidRDefault="003F3EDE" w:rsidP="0025185C">
            <w:pPr>
              <w:rPr>
                <w:rFonts w:ascii="Arial" w:eastAsia="Times New Roman" w:hAnsi="Arial" w:cs="Arial"/>
                <w:spacing w:val="-1"/>
                <w:sz w:val="20"/>
                <w:szCs w:val="20"/>
                <w:rPrChange w:id="8813" w:author="Adelino Naquarta Sepalanga Domingos" w:date="2025-03-05T09:26:00Z" w16du:dateUtc="2025-03-05T08:26:00Z">
                  <w:rPr>
                    <w:rFonts w:ascii="Times New Roman" w:eastAsia="Times New Roman" w:hAnsi="Times New Roman"/>
                    <w:spacing w:val="-1"/>
                  </w:rPr>
                </w:rPrChange>
              </w:rPr>
            </w:pPr>
          </w:p>
          <w:p w14:paraId="5DA5E668" w14:textId="77777777" w:rsidR="003F3EDE" w:rsidRPr="00FB0B06" w:rsidRDefault="003F3EDE" w:rsidP="0025185C">
            <w:pPr>
              <w:rPr>
                <w:rFonts w:ascii="Arial" w:eastAsia="Times New Roman" w:hAnsi="Arial" w:cs="Arial"/>
                <w:spacing w:val="-1"/>
                <w:sz w:val="20"/>
                <w:szCs w:val="20"/>
                <w:rPrChange w:id="8814" w:author="Adelino Naquarta Sepalanga Domingos" w:date="2025-03-05T09:26:00Z" w16du:dateUtc="2025-03-05T08:26:00Z">
                  <w:rPr>
                    <w:rFonts w:ascii="Times New Roman" w:eastAsia="Times New Roman" w:hAnsi="Times New Roman"/>
                    <w:spacing w:val="-1"/>
                  </w:rPr>
                </w:rPrChange>
              </w:rPr>
            </w:pPr>
          </w:p>
          <w:p w14:paraId="4084FE4B" w14:textId="77777777" w:rsidR="003F3EDE" w:rsidRPr="00FB0B06" w:rsidRDefault="003F3EDE" w:rsidP="0025185C">
            <w:pPr>
              <w:rPr>
                <w:rFonts w:ascii="Arial" w:eastAsia="Times New Roman" w:hAnsi="Arial" w:cs="Arial"/>
                <w:spacing w:val="-1"/>
                <w:sz w:val="20"/>
                <w:szCs w:val="20"/>
                <w:rPrChange w:id="8815" w:author="Adelino Naquarta Sepalanga Domingos" w:date="2025-03-05T09:26:00Z" w16du:dateUtc="2025-03-05T08:26:00Z">
                  <w:rPr>
                    <w:rFonts w:ascii="Times New Roman" w:eastAsia="Times New Roman" w:hAnsi="Times New Roman"/>
                    <w:spacing w:val="-1"/>
                  </w:rPr>
                </w:rPrChange>
              </w:rPr>
            </w:pPr>
          </w:p>
          <w:p w14:paraId="491C6D45" w14:textId="77777777" w:rsidR="003F3EDE" w:rsidRPr="00FB0B06" w:rsidRDefault="003F3EDE" w:rsidP="0025185C">
            <w:pPr>
              <w:rPr>
                <w:rFonts w:ascii="Arial" w:eastAsia="Times New Roman" w:hAnsi="Arial" w:cs="Arial"/>
                <w:spacing w:val="-1"/>
                <w:sz w:val="20"/>
                <w:szCs w:val="20"/>
                <w:rPrChange w:id="8816" w:author="Adelino Naquarta Sepalanga Domingos" w:date="2025-03-05T09:26:00Z" w16du:dateUtc="2025-03-05T08:26:00Z">
                  <w:rPr>
                    <w:rFonts w:ascii="Times New Roman" w:eastAsia="Times New Roman" w:hAnsi="Times New Roman"/>
                    <w:spacing w:val="-1"/>
                  </w:rPr>
                </w:rPrChange>
              </w:rPr>
            </w:pPr>
          </w:p>
          <w:p w14:paraId="6298CABA" w14:textId="77777777" w:rsidR="003F3EDE" w:rsidRPr="00FB0B06" w:rsidRDefault="003F3EDE" w:rsidP="0025185C">
            <w:pPr>
              <w:rPr>
                <w:rFonts w:ascii="Arial" w:eastAsia="Times New Roman" w:hAnsi="Arial" w:cs="Arial"/>
                <w:spacing w:val="-1"/>
                <w:sz w:val="20"/>
                <w:szCs w:val="20"/>
                <w:rPrChange w:id="8817" w:author="Adelino Naquarta Sepalanga Domingos" w:date="2025-03-05T09:26:00Z" w16du:dateUtc="2025-03-05T08:26:00Z">
                  <w:rPr>
                    <w:rFonts w:ascii="Times New Roman" w:eastAsia="Times New Roman" w:hAnsi="Times New Roman"/>
                    <w:spacing w:val="-1"/>
                  </w:rPr>
                </w:rPrChange>
              </w:rPr>
            </w:pPr>
          </w:p>
          <w:p w14:paraId="1AA63988" w14:textId="77777777" w:rsidR="003F3EDE" w:rsidRPr="00FB0B06" w:rsidRDefault="003F3EDE" w:rsidP="0025185C">
            <w:pPr>
              <w:rPr>
                <w:rFonts w:ascii="Arial" w:eastAsia="Times New Roman" w:hAnsi="Arial" w:cs="Arial"/>
                <w:spacing w:val="-1"/>
                <w:sz w:val="20"/>
                <w:szCs w:val="20"/>
                <w:rPrChange w:id="8818" w:author="Adelino Naquarta Sepalanga Domingos" w:date="2025-03-05T09:26:00Z" w16du:dateUtc="2025-03-05T08:26:00Z">
                  <w:rPr>
                    <w:rFonts w:ascii="Times New Roman" w:eastAsia="Times New Roman" w:hAnsi="Times New Roman"/>
                    <w:spacing w:val="-1"/>
                  </w:rPr>
                </w:rPrChange>
              </w:rPr>
            </w:pPr>
          </w:p>
          <w:p w14:paraId="75F9E8D3" w14:textId="77777777" w:rsidR="003F3EDE" w:rsidRPr="00FB0B06" w:rsidRDefault="003F3EDE" w:rsidP="0025185C">
            <w:pPr>
              <w:rPr>
                <w:rFonts w:ascii="Arial" w:eastAsia="Times New Roman" w:hAnsi="Arial" w:cs="Arial"/>
                <w:spacing w:val="-1"/>
                <w:sz w:val="20"/>
                <w:szCs w:val="20"/>
                <w:rPrChange w:id="8819" w:author="Adelino Naquarta Sepalanga Domingos" w:date="2025-03-05T09:26:00Z" w16du:dateUtc="2025-03-05T08:26:00Z">
                  <w:rPr>
                    <w:rFonts w:ascii="Times New Roman" w:eastAsia="Times New Roman" w:hAnsi="Times New Roman"/>
                    <w:spacing w:val="-1"/>
                  </w:rPr>
                </w:rPrChange>
              </w:rPr>
            </w:pPr>
          </w:p>
          <w:p w14:paraId="0F65DF5D" w14:textId="77777777" w:rsidR="003F3EDE" w:rsidRPr="00FB0B06" w:rsidRDefault="003F3EDE" w:rsidP="0025185C">
            <w:pPr>
              <w:rPr>
                <w:rFonts w:ascii="Arial" w:eastAsia="Times New Roman" w:hAnsi="Arial" w:cs="Arial"/>
                <w:spacing w:val="-1"/>
                <w:sz w:val="20"/>
                <w:szCs w:val="20"/>
                <w:rPrChange w:id="882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21" w:author="Adelino Naquarta Sepalanga Domingos" w:date="2025-03-05T09:26:00Z" w16du:dateUtc="2025-03-05T08:26:00Z">
                  <w:rPr>
                    <w:rFonts w:ascii="Times New Roman" w:eastAsia="Times New Roman" w:hAnsi="Times New Roman"/>
                    <w:spacing w:val="-1"/>
                  </w:rPr>
                </w:rPrChange>
              </w:rPr>
              <w:t>Tipo de documento (</w:t>
            </w:r>
            <w:proofErr w:type="spellStart"/>
            <w:r w:rsidRPr="00FB0B06">
              <w:rPr>
                <w:rFonts w:ascii="Arial" w:eastAsia="Times New Roman" w:hAnsi="Arial" w:cs="Arial"/>
                <w:spacing w:val="-1"/>
                <w:sz w:val="20"/>
                <w:szCs w:val="20"/>
                <w:rPrChange w:id="8822" w:author="Adelino Naquarta Sepalanga Domingos" w:date="2025-03-05T09:26:00Z" w16du:dateUtc="2025-03-05T08:26:00Z">
                  <w:rPr>
                    <w:rFonts w:ascii="Times New Roman" w:eastAsia="Times New Roman" w:hAnsi="Times New Roman"/>
                    <w:spacing w:val="-1"/>
                  </w:rPr>
                </w:rPrChange>
              </w:rPr>
              <w:t>WorkType</w:t>
            </w:r>
            <w:proofErr w:type="spellEnd"/>
            <w:r w:rsidRPr="00FB0B06">
              <w:rPr>
                <w:rFonts w:ascii="Arial" w:eastAsia="Times New Roman" w:hAnsi="Arial" w:cs="Arial"/>
                <w:spacing w:val="-1"/>
                <w:sz w:val="20"/>
                <w:szCs w:val="20"/>
                <w:rPrChange w:id="8823"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36BE3D" w14:textId="77777777" w:rsidR="003F3EDE" w:rsidRPr="00FB0B06" w:rsidRDefault="003F3EDE" w:rsidP="0025185C">
            <w:pPr>
              <w:rPr>
                <w:rFonts w:ascii="Arial" w:eastAsia="Times New Roman" w:hAnsi="Arial" w:cs="Arial"/>
                <w:spacing w:val="-1"/>
                <w:sz w:val="20"/>
                <w:szCs w:val="20"/>
                <w:rPrChange w:id="882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25" w:author="Adelino Naquarta Sepalanga Domingos" w:date="2025-03-05T09:26:00Z" w16du:dateUtc="2025-03-05T08:26:00Z">
                  <w:rPr>
                    <w:rFonts w:ascii="Times New Roman" w:eastAsia="Times New Roman" w:hAnsi="Times New Roman"/>
                    <w:spacing w:val="-1"/>
                  </w:rPr>
                </w:rPrChange>
              </w:rPr>
              <w:t xml:space="preserve">Deve ser preenchido com: </w:t>
            </w:r>
          </w:p>
          <w:p w14:paraId="192D00A1" w14:textId="77777777" w:rsidR="003F3EDE" w:rsidRPr="00FB0B06" w:rsidRDefault="003F3EDE" w:rsidP="0025185C">
            <w:pPr>
              <w:spacing w:after="0"/>
              <w:rPr>
                <w:rFonts w:ascii="Arial" w:eastAsia="Times New Roman" w:hAnsi="Arial" w:cs="Arial"/>
                <w:spacing w:val="-1"/>
                <w:sz w:val="20"/>
                <w:szCs w:val="20"/>
                <w:rPrChange w:id="882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27" w:author="Adelino Naquarta Sepalanga Domingos" w:date="2025-03-05T09:26:00Z" w16du:dateUtc="2025-03-05T08:26:00Z">
                  <w:rPr>
                    <w:rFonts w:ascii="Times New Roman" w:eastAsia="Times New Roman" w:hAnsi="Times New Roman"/>
                    <w:spacing w:val="-1"/>
                  </w:rPr>
                </w:rPrChange>
              </w:rPr>
              <w:t>“CM” – Consultas de mesa;</w:t>
            </w:r>
          </w:p>
          <w:p w14:paraId="6E7DEB7D" w14:textId="77777777" w:rsidR="003F3EDE" w:rsidRPr="00FB0B06" w:rsidRDefault="003F3EDE" w:rsidP="0025185C">
            <w:pPr>
              <w:spacing w:after="0"/>
              <w:rPr>
                <w:rFonts w:ascii="Arial" w:eastAsia="Times New Roman" w:hAnsi="Arial" w:cs="Arial"/>
                <w:color w:val="FF0000"/>
                <w:spacing w:val="-1"/>
                <w:sz w:val="20"/>
                <w:szCs w:val="20"/>
                <w:rPrChange w:id="8828" w:author="Adelino Naquarta Sepalanga Domingos" w:date="2025-03-05T09:26:00Z" w16du:dateUtc="2025-03-05T08:26:00Z">
                  <w:rPr>
                    <w:rFonts w:ascii="Times New Roman" w:eastAsia="Times New Roman" w:hAnsi="Times New Roman"/>
                    <w:color w:val="FF0000"/>
                    <w:spacing w:val="-1"/>
                  </w:rPr>
                </w:rPrChange>
              </w:rPr>
            </w:pPr>
            <w:r w:rsidRPr="00FB0B06">
              <w:rPr>
                <w:rFonts w:ascii="Arial" w:eastAsia="Times New Roman" w:hAnsi="Arial" w:cs="Arial"/>
                <w:spacing w:val="-1"/>
                <w:sz w:val="20"/>
                <w:szCs w:val="20"/>
                <w:rPrChange w:id="8829" w:author="Adelino Naquarta Sepalanga Domingos" w:date="2025-03-05T09:26:00Z" w16du:dateUtc="2025-03-05T08:26:00Z">
                  <w:rPr>
                    <w:rFonts w:ascii="Times New Roman" w:eastAsia="Times New Roman" w:hAnsi="Times New Roman"/>
                    <w:spacing w:val="-1"/>
                  </w:rPr>
                </w:rPrChange>
              </w:rPr>
              <w:t>“GC” – Guia de Consignação</w:t>
            </w:r>
            <w:r w:rsidRPr="00FB0B06">
              <w:rPr>
                <w:rFonts w:ascii="Arial" w:eastAsia="Times New Roman" w:hAnsi="Arial" w:cs="Arial"/>
                <w:color w:val="FF0000"/>
                <w:spacing w:val="-1"/>
                <w:sz w:val="20"/>
                <w:szCs w:val="20"/>
                <w:rPrChange w:id="8830" w:author="Adelino Naquarta Sepalanga Domingos" w:date="2025-03-05T09:26:00Z" w16du:dateUtc="2025-03-05T08:26:00Z">
                  <w:rPr>
                    <w:rFonts w:ascii="Times New Roman" w:eastAsia="Times New Roman" w:hAnsi="Times New Roman"/>
                    <w:color w:val="FF0000"/>
                    <w:spacing w:val="-1"/>
                  </w:rPr>
                </w:rPrChange>
              </w:rPr>
              <w:t>;</w:t>
            </w:r>
          </w:p>
          <w:p w14:paraId="6FC013CB" w14:textId="77777777" w:rsidR="003F3EDE" w:rsidRPr="00FB0B06" w:rsidRDefault="003F3EDE" w:rsidP="0025185C">
            <w:pPr>
              <w:spacing w:after="0"/>
              <w:rPr>
                <w:rFonts w:ascii="Arial" w:eastAsia="Times New Roman" w:hAnsi="Arial" w:cs="Arial"/>
                <w:spacing w:val="-1"/>
                <w:sz w:val="20"/>
                <w:szCs w:val="20"/>
                <w:rPrChange w:id="883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32" w:author="Adelino Naquarta Sepalanga Domingos" w:date="2025-03-05T09:26:00Z" w16du:dateUtc="2025-03-05T08:26:00Z">
                  <w:rPr>
                    <w:rFonts w:ascii="Times New Roman" w:eastAsia="Times New Roman" w:hAnsi="Times New Roman"/>
                    <w:spacing w:val="-1"/>
                  </w:rPr>
                </w:rPrChange>
              </w:rPr>
              <w:t>“GR” – Guia de remessa;</w:t>
            </w:r>
          </w:p>
          <w:p w14:paraId="36C4367A" w14:textId="77777777" w:rsidR="003F3EDE" w:rsidRPr="00FB0B06" w:rsidRDefault="003F3EDE" w:rsidP="0025185C">
            <w:pPr>
              <w:spacing w:after="0"/>
              <w:rPr>
                <w:rFonts w:ascii="Arial" w:eastAsia="Times New Roman" w:hAnsi="Arial" w:cs="Arial"/>
                <w:spacing w:val="-1"/>
                <w:sz w:val="20"/>
                <w:szCs w:val="20"/>
                <w:rPrChange w:id="883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34" w:author="Adelino Naquarta Sepalanga Domingos" w:date="2025-03-05T09:26:00Z" w16du:dateUtc="2025-03-05T08:26:00Z">
                  <w:rPr>
                    <w:rFonts w:ascii="Times New Roman" w:eastAsia="Times New Roman" w:hAnsi="Times New Roman"/>
                    <w:spacing w:val="-1"/>
                  </w:rPr>
                </w:rPrChange>
              </w:rPr>
              <w:t>“NR” – Nota de remessa;</w:t>
            </w:r>
          </w:p>
          <w:p w14:paraId="206AB72C" w14:textId="77777777" w:rsidR="003F3EDE" w:rsidRPr="00FB0B06" w:rsidRDefault="003F3EDE" w:rsidP="0025185C">
            <w:pPr>
              <w:spacing w:after="0"/>
              <w:rPr>
                <w:rFonts w:ascii="Arial" w:eastAsia="Times New Roman" w:hAnsi="Arial" w:cs="Arial"/>
                <w:spacing w:val="-1"/>
                <w:sz w:val="20"/>
                <w:szCs w:val="20"/>
                <w:rPrChange w:id="883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36" w:author="Adelino Naquarta Sepalanga Domingos" w:date="2025-03-05T09:26:00Z" w16du:dateUtc="2025-03-05T08:26:00Z">
                  <w:rPr>
                    <w:rFonts w:ascii="Times New Roman" w:eastAsia="Times New Roman" w:hAnsi="Times New Roman"/>
                    <w:spacing w:val="-1"/>
                  </w:rPr>
                </w:rPrChange>
              </w:rPr>
              <w:t>“FO” – Folhas de obra;</w:t>
            </w:r>
          </w:p>
          <w:p w14:paraId="3901C616" w14:textId="77777777" w:rsidR="003F3EDE" w:rsidRPr="00FB0B06" w:rsidRDefault="003F3EDE" w:rsidP="0025185C">
            <w:pPr>
              <w:spacing w:after="0"/>
              <w:rPr>
                <w:rFonts w:ascii="Arial" w:eastAsia="Times New Roman" w:hAnsi="Arial" w:cs="Arial"/>
                <w:spacing w:val="-1"/>
                <w:sz w:val="20"/>
                <w:szCs w:val="20"/>
                <w:rPrChange w:id="883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38" w:author="Adelino Naquarta Sepalanga Domingos" w:date="2025-03-05T09:26:00Z" w16du:dateUtc="2025-03-05T08:26:00Z">
                  <w:rPr>
                    <w:rFonts w:ascii="Times New Roman" w:eastAsia="Times New Roman" w:hAnsi="Times New Roman"/>
                    <w:spacing w:val="-1"/>
                  </w:rPr>
                </w:rPrChange>
              </w:rPr>
              <w:t xml:space="preserve">“NE” – Nota de Encomenda; </w:t>
            </w:r>
          </w:p>
          <w:p w14:paraId="14190F30" w14:textId="77777777" w:rsidR="003F3EDE" w:rsidRPr="00FB0B06" w:rsidRDefault="003F3EDE" w:rsidP="0025185C">
            <w:pPr>
              <w:spacing w:after="0"/>
              <w:rPr>
                <w:rFonts w:ascii="Arial" w:eastAsia="Times New Roman" w:hAnsi="Arial" w:cs="Arial"/>
                <w:spacing w:val="-1"/>
                <w:sz w:val="20"/>
                <w:szCs w:val="20"/>
                <w:rPrChange w:id="883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40" w:author="Adelino Naquarta Sepalanga Domingos" w:date="2025-03-05T09:26:00Z" w16du:dateUtc="2025-03-05T08:26:00Z">
                  <w:rPr>
                    <w:rFonts w:ascii="Times New Roman" w:eastAsia="Times New Roman" w:hAnsi="Times New Roman"/>
                    <w:spacing w:val="-1"/>
                  </w:rPr>
                </w:rPrChange>
              </w:rPr>
              <w:t>“OU” – Outros;</w:t>
            </w:r>
          </w:p>
          <w:p w14:paraId="20686C12" w14:textId="77777777" w:rsidR="003F3EDE" w:rsidRPr="00FB0B06" w:rsidRDefault="003F3EDE" w:rsidP="0025185C">
            <w:pPr>
              <w:spacing w:after="0"/>
              <w:rPr>
                <w:rFonts w:ascii="Arial" w:eastAsia="Times New Roman" w:hAnsi="Arial" w:cs="Arial"/>
                <w:spacing w:val="-1"/>
                <w:sz w:val="20"/>
                <w:szCs w:val="20"/>
                <w:rPrChange w:id="884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42" w:author="Adelino Naquarta Sepalanga Domingos" w:date="2025-03-05T09:26:00Z" w16du:dateUtc="2025-03-05T08:26:00Z">
                  <w:rPr>
                    <w:rFonts w:ascii="Times New Roman" w:eastAsia="Times New Roman" w:hAnsi="Times New Roman"/>
                    <w:spacing w:val="-1"/>
                  </w:rPr>
                </w:rPrChange>
              </w:rPr>
              <w:t xml:space="preserve">“OR” – Orçamentos; </w:t>
            </w:r>
          </w:p>
          <w:p w14:paraId="6106BAE4" w14:textId="77777777" w:rsidR="003F3EDE" w:rsidRPr="00FB0B06" w:rsidRDefault="003F3EDE" w:rsidP="0025185C">
            <w:pPr>
              <w:spacing w:after="0"/>
              <w:rPr>
                <w:rFonts w:ascii="Arial" w:eastAsia="Times New Roman" w:hAnsi="Arial" w:cs="Arial"/>
                <w:spacing w:val="-1"/>
                <w:sz w:val="20"/>
                <w:szCs w:val="20"/>
                <w:rPrChange w:id="884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44" w:author="Adelino Naquarta Sepalanga Domingos" w:date="2025-03-05T09:26:00Z" w16du:dateUtc="2025-03-05T08:26:00Z">
                  <w:rPr>
                    <w:rFonts w:ascii="Times New Roman" w:eastAsia="Times New Roman" w:hAnsi="Times New Roman"/>
                    <w:spacing w:val="-1"/>
                  </w:rPr>
                </w:rPrChange>
              </w:rPr>
              <w:t>“PP” – Pró-forma;</w:t>
            </w:r>
          </w:p>
          <w:p w14:paraId="5A3C9A30" w14:textId="77777777" w:rsidR="003F3EDE" w:rsidRPr="00FB0B06" w:rsidRDefault="003F3EDE" w:rsidP="0025185C">
            <w:pPr>
              <w:spacing w:after="0"/>
              <w:rPr>
                <w:rFonts w:ascii="Arial" w:eastAsia="Times New Roman" w:hAnsi="Arial" w:cs="Arial"/>
                <w:spacing w:val="-1"/>
                <w:sz w:val="20"/>
                <w:szCs w:val="20"/>
                <w:rPrChange w:id="884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46" w:author="Adelino Naquarta Sepalanga Domingos" w:date="2025-03-05T09:26:00Z" w16du:dateUtc="2025-03-05T08:26:00Z">
                  <w:rPr>
                    <w:rFonts w:ascii="Times New Roman" w:eastAsia="Times New Roman" w:hAnsi="Times New Roman"/>
                    <w:spacing w:val="-1"/>
                  </w:rPr>
                </w:rPrChange>
              </w:rPr>
              <w:t>“DC” – Documentos emitidos que sejam susceptíveis de apresentação ao cliente para conferência de mercadorias ou de prestação de serviços.</w:t>
            </w:r>
          </w:p>
          <w:p w14:paraId="61F409B6" w14:textId="77777777" w:rsidR="003F3EDE" w:rsidRPr="00FB0B06" w:rsidRDefault="003F3EDE" w:rsidP="0025185C">
            <w:pPr>
              <w:rPr>
                <w:rFonts w:ascii="Arial" w:eastAsia="Times New Roman" w:hAnsi="Arial" w:cs="Arial"/>
                <w:spacing w:val="-1"/>
                <w:sz w:val="20"/>
                <w:szCs w:val="20"/>
                <w:rPrChange w:id="884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48" w:author="Adelino Naquarta Sepalanga Domingos" w:date="2025-03-05T09:26:00Z" w16du:dateUtc="2025-03-05T08:26:00Z">
                  <w:rPr>
                    <w:rFonts w:ascii="Times New Roman" w:eastAsia="Times New Roman" w:hAnsi="Times New Roman"/>
                    <w:spacing w:val="-1"/>
                  </w:rPr>
                </w:rPrChange>
              </w:rPr>
              <w:t>Para o sector Segurador quando para os tipos de documentos a seguir identificados também deva existir na tabela 4.1 - Documentos comerciais a clientes (</w:t>
            </w:r>
            <w:proofErr w:type="spellStart"/>
            <w:r w:rsidRPr="00FB0B06">
              <w:rPr>
                <w:rFonts w:ascii="Arial" w:eastAsia="Times New Roman" w:hAnsi="Arial" w:cs="Arial"/>
                <w:spacing w:val="-1"/>
                <w:sz w:val="20"/>
                <w:szCs w:val="20"/>
                <w:rPrChange w:id="8849" w:author="Adelino Naquarta Sepalanga Domingos" w:date="2025-03-05T09:26:00Z" w16du:dateUtc="2025-03-05T08:26:00Z">
                  <w:rPr>
                    <w:rFonts w:ascii="Times New Roman" w:eastAsia="Times New Roman" w:hAnsi="Times New Roman"/>
                    <w:spacing w:val="-1"/>
                  </w:rPr>
                </w:rPrChange>
              </w:rPr>
              <w:t>SalesInvoices</w:t>
            </w:r>
            <w:proofErr w:type="spellEnd"/>
            <w:r w:rsidRPr="00FB0B06">
              <w:rPr>
                <w:rFonts w:ascii="Arial" w:eastAsia="Times New Roman" w:hAnsi="Arial" w:cs="Arial"/>
                <w:spacing w:val="-1"/>
                <w:sz w:val="20"/>
                <w:szCs w:val="20"/>
                <w:rPrChange w:id="8850" w:author="Adelino Naquarta Sepalanga Domingos" w:date="2025-03-05T09:26:00Z" w16du:dateUtc="2025-03-05T08:26:00Z">
                  <w:rPr>
                    <w:rFonts w:ascii="Times New Roman" w:eastAsia="Times New Roman" w:hAnsi="Times New Roman"/>
                    <w:spacing w:val="-1"/>
                  </w:rPr>
                </w:rPrChange>
              </w:rPr>
              <w:t>) a correspondente factura ou documento rectificativo de factura, ainda pode ser preenchido com:</w:t>
            </w:r>
          </w:p>
          <w:p w14:paraId="6A2588FF" w14:textId="77777777" w:rsidR="003F3EDE" w:rsidRPr="00FB0B06" w:rsidRDefault="003F3EDE" w:rsidP="0025185C">
            <w:pPr>
              <w:rPr>
                <w:rFonts w:ascii="Arial" w:eastAsia="Times New Roman" w:hAnsi="Arial" w:cs="Arial"/>
                <w:spacing w:val="-1"/>
                <w:sz w:val="20"/>
                <w:szCs w:val="20"/>
                <w:rPrChange w:id="8851" w:author="Adelino Naquarta Sepalanga Domingos" w:date="2025-03-05T09:26:00Z" w16du:dateUtc="2025-03-05T08:26:00Z">
                  <w:rPr>
                    <w:rFonts w:ascii="Times New Roman" w:eastAsia="Times New Roman" w:hAnsi="Times New Roman"/>
                    <w:spacing w:val="-1"/>
                  </w:rPr>
                </w:rPrChange>
              </w:rPr>
            </w:pPr>
          </w:p>
          <w:p w14:paraId="3D057E78" w14:textId="77777777" w:rsidR="003F3EDE" w:rsidRPr="00FB0B06" w:rsidRDefault="003F3EDE" w:rsidP="0025185C">
            <w:pPr>
              <w:spacing w:after="0"/>
              <w:rPr>
                <w:rFonts w:ascii="Arial" w:eastAsia="Times New Roman" w:hAnsi="Arial" w:cs="Arial"/>
                <w:spacing w:val="-1"/>
                <w:sz w:val="20"/>
                <w:szCs w:val="20"/>
                <w:rPrChange w:id="885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53" w:author="Adelino Naquarta Sepalanga Domingos" w:date="2025-03-05T09:26:00Z" w16du:dateUtc="2025-03-05T08:26:00Z">
                  <w:rPr>
                    <w:rFonts w:ascii="Times New Roman" w:eastAsia="Times New Roman" w:hAnsi="Times New Roman"/>
                    <w:spacing w:val="-1"/>
                  </w:rPr>
                </w:rPrChange>
              </w:rPr>
              <w:t>“RP” – Prémio ou recibo de prémio;</w:t>
            </w:r>
          </w:p>
          <w:p w14:paraId="16D1A7A6" w14:textId="77777777" w:rsidR="003F3EDE" w:rsidRPr="00FB0B06" w:rsidRDefault="003F3EDE" w:rsidP="0025185C">
            <w:pPr>
              <w:spacing w:after="0"/>
              <w:rPr>
                <w:rFonts w:ascii="Arial" w:eastAsia="Times New Roman" w:hAnsi="Arial" w:cs="Arial"/>
                <w:spacing w:val="-1"/>
                <w:sz w:val="20"/>
                <w:szCs w:val="20"/>
                <w:rPrChange w:id="885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55" w:author="Adelino Naquarta Sepalanga Domingos" w:date="2025-03-05T09:26:00Z" w16du:dateUtc="2025-03-05T08:26:00Z">
                  <w:rPr>
                    <w:rFonts w:ascii="Times New Roman" w:eastAsia="Times New Roman" w:hAnsi="Times New Roman"/>
                    <w:spacing w:val="-1"/>
                  </w:rPr>
                </w:rPrChange>
              </w:rPr>
              <w:t>“RE” – Estorno ou recibo de estorno;</w:t>
            </w:r>
          </w:p>
          <w:p w14:paraId="04194DEC" w14:textId="77777777" w:rsidR="003F3EDE" w:rsidRPr="00FB0B06" w:rsidRDefault="003F3EDE" w:rsidP="0025185C">
            <w:pPr>
              <w:spacing w:after="0"/>
              <w:rPr>
                <w:rFonts w:ascii="Arial" w:eastAsia="Times New Roman" w:hAnsi="Arial" w:cs="Arial"/>
                <w:spacing w:val="-1"/>
                <w:sz w:val="20"/>
                <w:szCs w:val="20"/>
                <w:rPrChange w:id="885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57" w:author="Adelino Naquarta Sepalanga Domingos" w:date="2025-03-05T09:26:00Z" w16du:dateUtc="2025-03-05T08:26:00Z">
                  <w:rPr>
                    <w:rFonts w:ascii="Times New Roman" w:eastAsia="Times New Roman" w:hAnsi="Times New Roman"/>
                    <w:spacing w:val="-1"/>
                  </w:rPr>
                </w:rPrChange>
              </w:rPr>
              <w:t>“CS” – Imputação a co-seguradoras;</w:t>
            </w:r>
          </w:p>
          <w:p w14:paraId="59CEF634" w14:textId="77777777" w:rsidR="003F3EDE" w:rsidRPr="00FB0B06" w:rsidRDefault="003F3EDE" w:rsidP="0025185C">
            <w:pPr>
              <w:spacing w:after="0"/>
              <w:rPr>
                <w:rFonts w:ascii="Arial" w:eastAsia="Times New Roman" w:hAnsi="Arial" w:cs="Arial"/>
                <w:spacing w:val="-1"/>
                <w:sz w:val="20"/>
                <w:szCs w:val="20"/>
                <w:rPrChange w:id="885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59" w:author="Adelino Naquarta Sepalanga Domingos" w:date="2025-03-05T09:26:00Z" w16du:dateUtc="2025-03-05T08:26:00Z">
                  <w:rPr>
                    <w:rFonts w:ascii="Times New Roman" w:eastAsia="Times New Roman" w:hAnsi="Times New Roman"/>
                    <w:spacing w:val="-1"/>
                  </w:rPr>
                </w:rPrChange>
              </w:rPr>
              <w:t>“LD” – Imputação a co-seguradora líder;</w:t>
            </w:r>
          </w:p>
          <w:p w14:paraId="73C80DD1" w14:textId="77777777" w:rsidR="003F3EDE" w:rsidRPr="00FB0B06" w:rsidRDefault="003F3EDE" w:rsidP="0025185C">
            <w:pPr>
              <w:spacing w:after="0"/>
              <w:rPr>
                <w:rFonts w:ascii="Arial" w:eastAsia="Times New Roman" w:hAnsi="Arial" w:cs="Arial"/>
                <w:spacing w:val="-1"/>
                <w:sz w:val="20"/>
                <w:szCs w:val="20"/>
                <w:rPrChange w:id="886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61" w:author="Adelino Naquarta Sepalanga Domingos" w:date="2025-03-05T09:26:00Z" w16du:dateUtc="2025-03-05T08:26:00Z">
                  <w:rPr>
                    <w:rFonts w:ascii="Times New Roman" w:eastAsia="Times New Roman" w:hAnsi="Times New Roman"/>
                    <w:spacing w:val="-1"/>
                  </w:rPr>
                </w:rPrChange>
              </w:rPr>
              <w:t>“RA” – Resseguro aceite.</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C6FE77" w14:textId="77777777" w:rsidR="003F3EDE" w:rsidRPr="00FB0B06" w:rsidRDefault="003F3EDE" w:rsidP="0025185C">
            <w:pPr>
              <w:jc w:val="center"/>
              <w:rPr>
                <w:rFonts w:ascii="Arial" w:eastAsia="Times New Roman" w:hAnsi="Arial" w:cs="Arial"/>
                <w:spacing w:val="-1"/>
                <w:sz w:val="20"/>
                <w:szCs w:val="20"/>
                <w:rPrChange w:id="8862" w:author="Adelino Naquarta Sepalanga Domingos" w:date="2025-03-05T09:26:00Z" w16du:dateUtc="2025-03-05T08:26:00Z">
                  <w:rPr>
                    <w:rFonts w:ascii="Times New Roman" w:eastAsia="Times New Roman" w:hAnsi="Times New Roman"/>
                    <w:spacing w:val="-1"/>
                  </w:rPr>
                </w:rPrChange>
              </w:rPr>
            </w:pPr>
          </w:p>
          <w:p w14:paraId="591CF8AA" w14:textId="77777777" w:rsidR="003F3EDE" w:rsidRPr="00FB0B06" w:rsidRDefault="003F3EDE" w:rsidP="0025185C">
            <w:pPr>
              <w:jc w:val="center"/>
              <w:rPr>
                <w:rFonts w:ascii="Arial" w:eastAsia="Times New Roman" w:hAnsi="Arial" w:cs="Arial"/>
                <w:spacing w:val="-1"/>
                <w:sz w:val="20"/>
                <w:szCs w:val="20"/>
                <w:rPrChange w:id="8863" w:author="Adelino Naquarta Sepalanga Domingos" w:date="2025-03-05T09:26:00Z" w16du:dateUtc="2025-03-05T08:26:00Z">
                  <w:rPr>
                    <w:rFonts w:ascii="Times New Roman" w:eastAsia="Times New Roman" w:hAnsi="Times New Roman"/>
                    <w:spacing w:val="-1"/>
                  </w:rPr>
                </w:rPrChange>
              </w:rPr>
            </w:pPr>
          </w:p>
          <w:p w14:paraId="477C7F01" w14:textId="77777777" w:rsidR="003F3EDE" w:rsidRPr="00FB0B06" w:rsidRDefault="003F3EDE" w:rsidP="0025185C">
            <w:pPr>
              <w:jc w:val="center"/>
              <w:rPr>
                <w:rFonts w:ascii="Arial" w:eastAsia="Times New Roman" w:hAnsi="Arial" w:cs="Arial"/>
                <w:spacing w:val="-1"/>
                <w:sz w:val="20"/>
                <w:szCs w:val="20"/>
                <w:rPrChange w:id="8864" w:author="Adelino Naquarta Sepalanga Domingos" w:date="2025-03-05T09:26:00Z" w16du:dateUtc="2025-03-05T08:26:00Z">
                  <w:rPr>
                    <w:rFonts w:ascii="Times New Roman" w:eastAsia="Times New Roman" w:hAnsi="Times New Roman"/>
                    <w:spacing w:val="-1"/>
                  </w:rPr>
                </w:rPrChange>
              </w:rPr>
            </w:pPr>
          </w:p>
          <w:p w14:paraId="0E211CC3" w14:textId="77777777" w:rsidR="003F3EDE" w:rsidRPr="00FB0B06" w:rsidRDefault="003F3EDE" w:rsidP="0025185C">
            <w:pPr>
              <w:jc w:val="center"/>
              <w:rPr>
                <w:rFonts w:ascii="Arial" w:eastAsia="Times New Roman" w:hAnsi="Arial" w:cs="Arial"/>
                <w:spacing w:val="-1"/>
                <w:sz w:val="20"/>
                <w:szCs w:val="20"/>
                <w:rPrChange w:id="8865" w:author="Adelino Naquarta Sepalanga Domingos" w:date="2025-03-05T09:26:00Z" w16du:dateUtc="2025-03-05T08:26:00Z">
                  <w:rPr>
                    <w:rFonts w:ascii="Times New Roman" w:eastAsia="Times New Roman" w:hAnsi="Times New Roman"/>
                    <w:spacing w:val="-1"/>
                  </w:rPr>
                </w:rPrChange>
              </w:rPr>
            </w:pPr>
          </w:p>
          <w:p w14:paraId="27591EB0" w14:textId="77777777" w:rsidR="003F3EDE" w:rsidRPr="00FB0B06" w:rsidRDefault="003F3EDE" w:rsidP="0025185C">
            <w:pPr>
              <w:jc w:val="center"/>
              <w:rPr>
                <w:rFonts w:ascii="Arial" w:eastAsia="Times New Roman" w:hAnsi="Arial" w:cs="Arial"/>
                <w:spacing w:val="-1"/>
                <w:sz w:val="20"/>
                <w:szCs w:val="20"/>
                <w:rPrChange w:id="8866" w:author="Adelino Naquarta Sepalanga Domingos" w:date="2025-03-05T09:26:00Z" w16du:dateUtc="2025-03-05T08:26:00Z">
                  <w:rPr>
                    <w:rFonts w:ascii="Times New Roman" w:eastAsia="Times New Roman" w:hAnsi="Times New Roman"/>
                    <w:spacing w:val="-1"/>
                  </w:rPr>
                </w:rPrChange>
              </w:rPr>
            </w:pPr>
          </w:p>
          <w:p w14:paraId="20FB021B" w14:textId="77777777" w:rsidR="003F3EDE" w:rsidRPr="00FB0B06" w:rsidRDefault="003F3EDE" w:rsidP="0025185C">
            <w:pPr>
              <w:jc w:val="center"/>
              <w:rPr>
                <w:rFonts w:ascii="Arial" w:eastAsia="Times New Roman" w:hAnsi="Arial" w:cs="Arial"/>
                <w:spacing w:val="-1"/>
                <w:sz w:val="20"/>
                <w:szCs w:val="20"/>
                <w:rPrChange w:id="8867" w:author="Adelino Naquarta Sepalanga Domingos" w:date="2025-03-05T09:26:00Z" w16du:dateUtc="2025-03-05T08:26:00Z">
                  <w:rPr>
                    <w:rFonts w:ascii="Times New Roman" w:eastAsia="Times New Roman" w:hAnsi="Times New Roman"/>
                    <w:spacing w:val="-1"/>
                  </w:rPr>
                </w:rPrChange>
              </w:rPr>
            </w:pPr>
          </w:p>
          <w:p w14:paraId="588C9A2D" w14:textId="77777777" w:rsidR="003F3EDE" w:rsidRPr="00FB0B06" w:rsidRDefault="003F3EDE" w:rsidP="0025185C">
            <w:pPr>
              <w:jc w:val="center"/>
              <w:rPr>
                <w:rFonts w:ascii="Arial" w:eastAsia="Times New Roman" w:hAnsi="Arial" w:cs="Arial"/>
                <w:spacing w:val="-1"/>
                <w:sz w:val="20"/>
                <w:szCs w:val="20"/>
                <w:rPrChange w:id="8868" w:author="Adelino Naquarta Sepalanga Domingos" w:date="2025-03-05T09:26:00Z" w16du:dateUtc="2025-03-05T08:26:00Z">
                  <w:rPr>
                    <w:rFonts w:ascii="Times New Roman" w:eastAsia="Times New Roman" w:hAnsi="Times New Roman"/>
                    <w:spacing w:val="-1"/>
                  </w:rPr>
                </w:rPrChange>
              </w:rPr>
            </w:pPr>
          </w:p>
          <w:p w14:paraId="25039E6B" w14:textId="77777777" w:rsidR="003F3EDE" w:rsidRPr="00FB0B06" w:rsidRDefault="003F3EDE" w:rsidP="0025185C">
            <w:pPr>
              <w:jc w:val="center"/>
              <w:rPr>
                <w:rFonts w:ascii="Arial" w:eastAsia="Times New Roman" w:hAnsi="Arial" w:cs="Arial"/>
                <w:spacing w:val="-1"/>
                <w:sz w:val="20"/>
                <w:szCs w:val="20"/>
                <w:rPrChange w:id="8869" w:author="Adelino Naquarta Sepalanga Domingos" w:date="2025-03-05T09:26:00Z" w16du:dateUtc="2025-03-05T08:26:00Z">
                  <w:rPr>
                    <w:rFonts w:ascii="Times New Roman" w:eastAsia="Times New Roman" w:hAnsi="Times New Roman"/>
                    <w:spacing w:val="-1"/>
                  </w:rPr>
                </w:rPrChange>
              </w:rPr>
            </w:pPr>
          </w:p>
          <w:p w14:paraId="16E14232" w14:textId="77777777" w:rsidR="003F3EDE" w:rsidRPr="00FB0B06" w:rsidRDefault="003F3EDE" w:rsidP="0025185C">
            <w:pPr>
              <w:jc w:val="center"/>
              <w:rPr>
                <w:rFonts w:ascii="Arial" w:eastAsia="Times New Roman" w:hAnsi="Arial" w:cs="Arial"/>
                <w:spacing w:val="-1"/>
                <w:sz w:val="20"/>
                <w:szCs w:val="20"/>
                <w:rPrChange w:id="8870" w:author="Adelino Naquarta Sepalanga Domingos" w:date="2025-03-05T09:26:00Z" w16du:dateUtc="2025-03-05T08:26:00Z">
                  <w:rPr>
                    <w:rFonts w:ascii="Times New Roman" w:eastAsia="Times New Roman" w:hAnsi="Times New Roman"/>
                    <w:spacing w:val="-1"/>
                  </w:rPr>
                </w:rPrChange>
              </w:rPr>
            </w:pPr>
          </w:p>
          <w:p w14:paraId="5AB52B0A" w14:textId="77777777" w:rsidR="003F3EDE" w:rsidRPr="00FB0B06" w:rsidRDefault="003F3EDE" w:rsidP="0025185C">
            <w:pPr>
              <w:jc w:val="center"/>
              <w:rPr>
                <w:rFonts w:ascii="Arial" w:eastAsia="Times New Roman" w:hAnsi="Arial" w:cs="Arial"/>
                <w:spacing w:val="-1"/>
                <w:sz w:val="20"/>
                <w:szCs w:val="20"/>
                <w:rPrChange w:id="8871" w:author="Adelino Naquarta Sepalanga Domingos" w:date="2025-03-05T09:26:00Z" w16du:dateUtc="2025-03-05T08:26:00Z">
                  <w:rPr>
                    <w:rFonts w:ascii="Times New Roman" w:eastAsia="Times New Roman" w:hAnsi="Times New Roman"/>
                    <w:spacing w:val="-1"/>
                  </w:rPr>
                </w:rPrChange>
              </w:rPr>
            </w:pPr>
          </w:p>
          <w:p w14:paraId="73410548" w14:textId="77777777" w:rsidR="003F3EDE" w:rsidRPr="00FB0B06" w:rsidRDefault="003F3EDE" w:rsidP="0025185C">
            <w:pPr>
              <w:jc w:val="center"/>
              <w:rPr>
                <w:rFonts w:ascii="Arial" w:eastAsia="Times New Roman" w:hAnsi="Arial" w:cs="Arial"/>
                <w:spacing w:val="-1"/>
                <w:sz w:val="20"/>
                <w:szCs w:val="20"/>
                <w:rPrChange w:id="8872" w:author="Adelino Naquarta Sepalanga Domingos" w:date="2025-03-05T09:26:00Z" w16du:dateUtc="2025-03-05T08:26:00Z">
                  <w:rPr>
                    <w:rFonts w:ascii="Times New Roman" w:eastAsia="Times New Roman" w:hAnsi="Times New Roman"/>
                    <w:spacing w:val="-1"/>
                  </w:rPr>
                </w:rPrChange>
              </w:rPr>
            </w:pPr>
          </w:p>
          <w:p w14:paraId="20749584" w14:textId="77777777" w:rsidR="003F3EDE" w:rsidRPr="00FB0B06" w:rsidRDefault="003F3EDE" w:rsidP="0025185C">
            <w:pPr>
              <w:jc w:val="center"/>
              <w:rPr>
                <w:rFonts w:ascii="Arial" w:eastAsia="Times New Roman" w:hAnsi="Arial" w:cs="Arial"/>
                <w:spacing w:val="-1"/>
                <w:sz w:val="20"/>
                <w:szCs w:val="20"/>
                <w:rPrChange w:id="8873" w:author="Adelino Naquarta Sepalanga Domingos" w:date="2025-03-05T09:26:00Z" w16du:dateUtc="2025-03-05T08:26:00Z">
                  <w:rPr>
                    <w:rFonts w:ascii="Times New Roman" w:eastAsia="Times New Roman" w:hAnsi="Times New Roman"/>
                    <w:spacing w:val="-1"/>
                  </w:rPr>
                </w:rPrChange>
              </w:rPr>
            </w:pPr>
          </w:p>
          <w:p w14:paraId="3398B442" w14:textId="77777777" w:rsidR="003F3EDE" w:rsidRPr="00FB0B06" w:rsidRDefault="003F3EDE" w:rsidP="0025185C">
            <w:pPr>
              <w:jc w:val="center"/>
              <w:rPr>
                <w:rFonts w:ascii="Arial" w:eastAsia="Times New Roman" w:hAnsi="Arial" w:cs="Arial"/>
                <w:spacing w:val="-1"/>
                <w:sz w:val="20"/>
                <w:szCs w:val="20"/>
                <w:rPrChange w:id="8874" w:author="Adelino Naquarta Sepalanga Domingos" w:date="2025-03-05T09:26:00Z" w16du:dateUtc="2025-03-05T08:26:00Z">
                  <w:rPr>
                    <w:rFonts w:ascii="Times New Roman" w:eastAsia="Times New Roman" w:hAnsi="Times New Roman"/>
                    <w:spacing w:val="-1"/>
                  </w:rPr>
                </w:rPrChange>
              </w:rPr>
            </w:pPr>
          </w:p>
          <w:p w14:paraId="04481083" w14:textId="77777777" w:rsidR="003F3EDE" w:rsidRPr="00FB0B06" w:rsidRDefault="003F3EDE" w:rsidP="0025185C">
            <w:pPr>
              <w:jc w:val="center"/>
              <w:rPr>
                <w:rFonts w:ascii="Arial" w:eastAsia="Times New Roman" w:hAnsi="Arial" w:cs="Arial"/>
                <w:spacing w:val="-1"/>
                <w:sz w:val="20"/>
                <w:szCs w:val="20"/>
                <w:rPrChange w:id="887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76" w:author="Adelino Naquarta Sepalanga Domingos" w:date="2025-03-05T09:26:00Z" w16du:dateUtc="2025-03-05T08:26:00Z">
                  <w:rPr>
                    <w:rFonts w:ascii="Times New Roman" w:eastAsia="Times New Roman" w:hAnsi="Times New Roman"/>
                    <w:spacing w:val="-1"/>
                  </w:rPr>
                </w:rPrChange>
              </w:rPr>
              <w:t>Texto 2</w:t>
            </w:r>
          </w:p>
        </w:tc>
      </w:tr>
      <w:tr w:rsidR="003F3EDE" w:rsidRPr="00FB0B06" w14:paraId="1CA56951" w14:textId="77777777" w:rsidTr="0025185C">
        <w:trPr>
          <w:trHeight w:val="70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D3DA3A" w14:textId="77777777" w:rsidR="003F3EDE" w:rsidRPr="00FB0B06" w:rsidRDefault="003F3EDE" w:rsidP="0025185C">
            <w:pPr>
              <w:jc w:val="center"/>
              <w:rPr>
                <w:rFonts w:ascii="Arial" w:eastAsia="Times New Roman" w:hAnsi="Arial" w:cs="Arial"/>
                <w:spacing w:val="-1"/>
                <w:sz w:val="20"/>
                <w:szCs w:val="20"/>
                <w:rPrChange w:id="887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78" w:author="Adelino Naquarta Sepalanga Domingos" w:date="2025-03-05T09:26:00Z" w16du:dateUtc="2025-03-05T08:26:00Z">
                  <w:rPr>
                    <w:rFonts w:ascii="Times New Roman" w:eastAsia="Times New Roman" w:hAnsi="Times New Roman"/>
                    <w:spacing w:val="-1"/>
                  </w:rPr>
                </w:rPrChange>
              </w:rPr>
              <w:t>4.3.4.9.</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767CDD7" w14:textId="77777777" w:rsidR="003F3EDE" w:rsidRPr="00FB0B06" w:rsidRDefault="003F3EDE" w:rsidP="0025185C">
            <w:pPr>
              <w:jc w:val="center"/>
              <w:rPr>
                <w:rFonts w:ascii="Arial" w:eastAsia="Times New Roman" w:hAnsi="Arial" w:cs="Arial"/>
                <w:spacing w:val="-1"/>
                <w:sz w:val="20"/>
                <w:szCs w:val="20"/>
                <w:rPrChange w:id="887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80"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450AB16" w14:textId="77777777" w:rsidR="003F3EDE" w:rsidRPr="00FB0B06" w:rsidRDefault="003F3EDE" w:rsidP="0025185C">
            <w:pPr>
              <w:rPr>
                <w:rFonts w:ascii="Arial" w:eastAsia="Times New Roman" w:hAnsi="Arial" w:cs="Arial"/>
                <w:spacing w:val="-1"/>
                <w:sz w:val="20"/>
                <w:szCs w:val="20"/>
                <w:rPrChange w:id="888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82" w:author="Adelino Naquarta Sepalanga Domingos" w:date="2025-03-05T09:26:00Z" w16du:dateUtc="2025-03-05T08:26:00Z">
                  <w:rPr>
                    <w:rFonts w:ascii="Times New Roman" w:eastAsia="Times New Roman" w:hAnsi="Times New Roman"/>
                    <w:spacing w:val="-1"/>
                  </w:rPr>
                </w:rPrChange>
              </w:rPr>
              <w:t>Código do utilizador (</w:t>
            </w:r>
            <w:proofErr w:type="spellStart"/>
            <w:r w:rsidRPr="00FB0B06">
              <w:rPr>
                <w:rFonts w:ascii="Arial" w:eastAsia="Times New Roman" w:hAnsi="Arial" w:cs="Arial"/>
                <w:spacing w:val="-1"/>
                <w:sz w:val="20"/>
                <w:szCs w:val="20"/>
                <w:rPrChange w:id="8883" w:author="Adelino Naquarta Sepalanga Domingos" w:date="2025-03-05T09:26:00Z" w16du:dateUtc="2025-03-05T08:26:00Z">
                  <w:rPr>
                    <w:rFonts w:ascii="Times New Roman" w:eastAsia="Times New Roman" w:hAnsi="Times New Roman"/>
                    <w:spacing w:val="-1"/>
                  </w:rPr>
                </w:rPrChange>
              </w:rPr>
              <w:t>SourceID</w:t>
            </w:r>
            <w:proofErr w:type="spellEnd"/>
            <w:r w:rsidRPr="00FB0B06">
              <w:rPr>
                <w:rFonts w:ascii="Arial" w:eastAsia="Times New Roman" w:hAnsi="Arial" w:cs="Arial"/>
                <w:spacing w:val="-1"/>
                <w:sz w:val="20"/>
                <w:szCs w:val="20"/>
                <w:rPrChange w:id="8884"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C0601C" w14:textId="77777777" w:rsidR="003F3EDE" w:rsidRPr="00FB0B06" w:rsidRDefault="003F3EDE" w:rsidP="0025185C">
            <w:pPr>
              <w:rPr>
                <w:rFonts w:ascii="Arial" w:eastAsia="Times New Roman" w:hAnsi="Arial" w:cs="Arial"/>
                <w:spacing w:val="-1"/>
                <w:sz w:val="20"/>
                <w:szCs w:val="20"/>
                <w:rPrChange w:id="888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86" w:author="Adelino Naquarta Sepalanga Domingos" w:date="2025-03-05T09:26:00Z" w16du:dateUtc="2025-03-05T08:26:00Z">
                  <w:rPr>
                    <w:rFonts w:ascii="Times New Roman" w:eastAsia="Times New Roman" w:hAnsi="Times New Roman"/>
                    <w:spacing w:val="-1"/>
                  </w:rPr>
                </w:rPrChange>
              </w:rPr>
              <w:t>Utilizador que gerou o documento.</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033C1FA" w14:textId="77777777" w:rsidR="003F3EDE" w:rsidRPr="00FB0B06" w:rsidRDefault="003F3EDE" w:rsidP="0025185C">
            <w:pPr>
              <w:jc w:val="center"/>
              <w:rPr>
                <w:rFonts w:ascii="Arial" w:eastAsia="Times New Roman" w:hAnsi="Arial" w:cs="Arial"/>
                <w:spacing w:val="-1"/>
                <w:sz w:val="20"/>
                <w:szCs w:val="20"/>
                <w:rPrChange w:id="888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88" w:author="Adelino Naquarta Sepalanga Domingos" w:date="2025-03-05T09:26:00Z" w16du:dateUtc="2025-03-05T08:26:00Z">
                  <w:rPr>
                    <w:rFonts w:ascii="Times New Roman" w:eastAsia="Times New Roman" w:hAnsi="Times New Roman"/>
                    <w:spacing w:val="-1"/>
                  </w:rPr>
                </w:rPrChange>
              </w:rPr>
              <w:t>Texto 30</w:t>
            </w:r>
          </w:p>
        </w:tc>
      </w:tr>
      <w:tr w:rsidR="003F3EDE" w:rsidRPr="00FB0B06" w14:paraId="244C25BB" w14:textId="77777777" w:rsidTr="0025185C">
        <w:trPr>
          <w:trHeight w:val="57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C60592" w14:textId="77777777" w:rsidR="003F3EDE" w:rsidRPr="00FB0B06" w:rsidRDefault="003F3EDE" w:rsidP="0025185C">
            <w:pPr>
              <w:jc w:val="center"/>
              <w:rPr>
                <w:rFonts w:ascii="Arial" w:eastAsia="Times New Roman" w:hAnsi="Arial" w:cs="Arial"/>
                <w:spacing w:val="-1"/>
                <w:sz w:val="20"/>
                <w:szCs w:val="20"/>
                <w:rPrChange w:id="888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90" w:author="Adelino Naquarta Sepalanga Domingos" w:date="2025-03-05T09:26:00Z" w16du:dateUtc="2025-03-05T08:26:00Z">
                  <w:rPr>
                    <w:rFonts w:ascii="Times New Roman" w:eastAsia="Times New Roman" w:hAnsi="Times New Roman"/>
                    <w:spacing w:val="-1"/>
                  </w:rPr>
                </w:rPrChange>
              </w:rPr>
              <w:lastRenderedPageBreak/>
              <w:t>4.3.4.10.</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D06DE9" w14:textId="77777777" w:rsidR="003F3EDE" w:rsidRPr="00FB0B06" w:rsidRDefault="003F3EDE" w:rsidP="0025185C">
            <w:pPr>
              <w:jc w:val="center"/>
              <w:rPr>
                <w:rFonts w:ascii="Arial" w:eastAsia="Times New Roman" w:hAnsi="Arial" w:cs="Arial"/>
                <w:spacing w:val="-1"/>
                <w:sz w:val="20"/>
                <w:szCs w:val="20"/>
                <w:rPrChange w:id="8891"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2153C24" w14:textId="77777777" w:rsidR="003F3EDE" w:rsidRPr="00FB0B06" w:rsidRDefault="003F3EDE" w:rsidP="0025185C">
            <w:pPr>
              <w:rPr>
                <w:rFonts w:ascii="Arial" w:eastAsia="Times New Roman" w:hAnsi="Arial" w:cs="Arial"/>
                <w:spacing w:val="-1"/>
                <w:sz w:val="20"/>
                <w:szCs w:val="20"/>
                <w:rPrChange w:id="889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93" w:author="Adelino Naquarta Sepalanga Domingos" w:date="2025-03-05T09:26:00Z" w16du:dateUtc="2025-03-05T08:26:00Z">
                  <w:rPr>
                    <w:rFonts w:ascii="Times New Roman" w:eastAsia="Times New Roman" w:hAnsi="Times New Roman"/>
                    <w:spacing w:val="-1"/>
                  </w:rPr>
                </w:rPrChange>
              </w:rPr>
              <w:t>Código CAE (</w:t>
            </w:r>
            <w:proofErr w:type="spellStart"/>
            <w:r w:rsidRPr="00FB0B06">
              <w:rPr>
                <w:rFonts w:ascii="Arial" w:eastAsia="Times New Roman" w:hAnsi="Arial" w:cs="Arial"/>
                <w:spacing w:val="-1"/>
                <w:sz w:val="20"/>
                <w:szCs w:val="20"/>
                <w:rPrChange w:id="8894" w:author="Adelino Naquarta Sepalanga Domingos" w:date="2025-03-05T09:26:00Z" w16du:dateUtc="2025-03-05T08:26:00Z">
                  <w:rPr>
                    <w:rFonts w:ascii="Times New Roman" w:eastAsia="Times New Roman" w:hAnsi="Times New Roman"/>
                    <w:spacing w:val="-1"/>
                  </w:rPr>
                </w:rPrChange>
              </w:rPr>
              <w:t>EACCode</w:t>
            </w:r>
            <w:proofErr w:type="spellEnd"/>
            <w:r w:rsidRPr="00FB0B06">
              <w:rPr>
                <w:rFonts w:ascii="Arial" w:eastAsia="Times New Roman" w:hAnsi="Arial" w:cs="Arial"/>
                <w:spacing w:val="-1"/>
                <w:sz w:val="20"/>
                <w:szCs w:val="20"/>
                <w:rPrChange w:id="8895"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3B10944" w14:textId="77777777" w:rsidR="003F3EDE" w:rsidRPr="00FB0B06" w:rsidRDefault="003F3EDE" w:rsidP="0025185C">
            <w:pPr>
              <w:rPr>
                <w:rFonts w:ascii="Arial" w:eastAsia="Times New Roman" w:hAnsi="Arial" w:cs="Arial"/>
                <w:spacing w:val="-1"/>
                <w:sz w:val="20"/>
                <w:szCs w:val="20"/>
                <w:rPrChange w:id="889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897" w:author="Adelino Naquarta Sepalanga Domingos" w:date="2025-03-05T09:26:00Z" w16du:dateUtc="2025-03-05T08:26:00Z">
                  <w:rPr>
                    <w:rFonts w:ascii="Times New Roman" w:eastAsia="Times New Roman" w:hAnsi="Times New Roman"/>
                    <w:spacing w:val="-1"/>
                  </w:rPr>
                </w:rPrChange>
              </w:rPr>
              <w:t>Deve ser indicado o código CAE da actividade relacionada com a emissão do documento.</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BD6DE3" w14:textId="77777777" w:rsidR="003F3EDE" w:rsidRPr="00FB0B06" w:rsidRDefault="003F3EDE" w:rsidP="0025185C">
            <w:pPr>
              <w:jc w:val="center"/>
              <w:rPr>
                <w:rFonts w:ascii="Arial" w:eastAsia="Times New Roman" w:hAnsi="Arial" w:cs="Arial"/>
                <w:spacing w:val="-1"/>
                <w:sz w:val="20"/>
                <w:szCs w:val="20"/>
                <w:rPrChange w:id="8898" w:author="Adelino Naquarta Sepalanga Domingos" w:date="2025-03-05T09:26:00Z" w16du:dateUtc="2025-03-05T08:26:00Z">
                  <w:rPr>
                    <w:rFonts w:ascii="Times New Roman" w:eastAsia="Times New Roman" w:hAnsi="Times New Roman"/>
                    <w:spacing w:val="-1"/>
                  </w:rPr>
                </w:rPrChange>
              </w:rPr>
            </w:pPr>
          </w:p>
          <w:p w14:paraId="232D84CB" w14:textId="77777777" w:rsidR="003F3EDE" w:rsidRPr="00FB0B06" w:rsidRDefault="003F3EDE" w:rsidP="0025185C">
            <w:pPr>
              <w:jc w:val="center"/>
              <w:rPr>
                <w:rFonts w:ascii="Arial" w:eastAsia="Times New Roman" w:hAnsi="Arial" w:cs="Arial"/>
                <w:spacing w:val="-1"/>
                <w:sz w:val="20"/>
                <w:szCs w:val="20"/>
                <w:rPrChange w:id="889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00" w:author="Adelino Naquarta Sepalanga Domingos" w:date="2025-03-05T09:26:00Z" w16du:dateUtc="2025-03-05T08:26:00Z">
                  <w:rPr>
                    <w:rFonts w:ascii="Times New Roman" w:eastAsia="Times New Roman" w:hAnsi="Times New Roman"/>
                    <w:spacing w:val="-1"/>
                  </w:rPr>
                </w:rPrChange>
              </w:rPr>
              <w:t>Texto 10</w:t>
            </w:r>
          </w:p>
        </w:tc>
      </w:tr>
      <w:tr w:rsidR="003F3EDE" w:rsidRPr="00FB0B06" w14:paraId="77BC3016" w14:textId="77777777" w:rsidTr="0025185C">
        <w:trPr>
          <w:trHeight w:val="121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504370" w14:textId="77777777" w:rsidR="003F3EDE" w:rsidRPr="00FB0B06" w:rsidRDefault="003F3EDE" w:rsidP="0025185C">
            <w:pPr>
              <w:jc w:val="center"/>
              <w:rPr>
                <w:rFonts w:ascii="Arial" w:eastAsia="Times New Roman" w:hAnsi="Arial" w:cs="Arial"/>
                <w:spacing w:val="-1"/>
                <w:sz w:val="20"/>
                <w:szCs w:val="20"/>
                <w:rPrChange w:id="890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02" w:author="Adelino Naquarta Sepalanga Domingos" w:date="2025-03-05T09:26:00Z" w16du:dateUtc="2025-03-05T08:26:00Z">
                  <w:rPr>
                    <w:rFonts w:ascii="Times New Roman" w:eastAsia="Times New Roman" w:hAnsi="Times New Roman"/>
                    <w:spacing w:val="-1"/>
                  </w:rPr>
                </w:rPrChange>
              </w:rPr>
              <w:t>4.3.4.11.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A37E49F" w14:textId="77777777" w:rsidR="003F3EDE" w:rsidRPr="00FB0B06" w:rsidRDefault="003F3EDE" w:rsidP="0025185C">
            <w:pPr>
              <w:jc w:val="center"/>
              <w:rPr>
                <w:rFonts w:ascii="Arial" w:eastAsia="Times New Roman" w:hAnsi="Arial" w:cs="Arial"/>
                <w:spacing w:val="-1"/>
                <w:sz w:val="20"/>
                <w:szCs w:val="20"/>
                <w:rPrChange w:id="890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04"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4A85CC" w14:textId="77777777" w:rsidR="003F3EDE" w:rsidRPr="00FB0B06" w:rsidRDefault="003F3EDE" w:rsidP="0025185C">
            <w:pPr>
              <w:rPr>
                <w:rFonts w:ascii="Arial" w:eastAsia="Times New Roman" w:hAnsi="Arial" w:cs="Arial"/>
                <w:spacing w:val="-1"/>
                <w:sz w:val="20"/>
                <w:szCs w:val="20"/>
                <w:rPrChange w:id="890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06" w:author="Adelino Naquarta Sepalanga Domingos" w:date="2025-03-05T09:26:00Z" w16du:dateUtc="2025-03-05T08:26:00Z">
                  <w:rPr>
                    <w:rFonts w:ascii="Times New Roman" w:eastAsia="Times New Roman" w:hAnsi="Times New Roman"/>
                    <w:spacing w:val="-1"/>
                  </w:rPr>
                </w:rPrChange>
              </w:rPr>
              <w:t>Data de gravação do documento (</w:t>
            </w:r>
            <w:proofErr w:type="spellStart"/>
            <w:r w:rsidRPr="00FB0B06">
              <w:rPr>
                <w:rFonts w:ascii="Arial" w:eastAsia="Times New Roman" w:hAnsi="Arial" w:cs="Arial"/>
                <w:spacing w:val="-1"/>
                <w:sz w:val="20"/>
                <w:szCs w:val="20"/>
                <w:rPrChange w:id="8907" w:author="Adelino Naquarta Sepalanga Domingos" w:date="2025-03-05T09:26:00Z" w16du:dateUtc="2025-03-05T08:26:00Z">
                  <w:rPr>
                    <w:rFonts w:ascii="Times New Roman" w:eastAsia="Times New Roman" w:hAnsi="Times New Roman"/>
                    <w:spacing w:val="-1"/>
                  </w:rPr>
                </w:rPrChange>
              </w:rPr>
              <w:t>SystemEntryDate</w:t>
            </w:r>
            <w:proofErr w:type="spellEnd"/>
            <w:r w:rsidRPr="00FB0B06">
              <w:rPr>
                <w:rFonts w:ascii="Arial" w:eastAsia="Times New Roman" w:hAnsi="Arial" w:cs="Arial"/>
                <w:spacing w:val="-1"/>
                <w:sz w:val="20"/>
                <w:szCs w:val="20"/>
                <w:rPrChange w:id="8908"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FBBB61" w14:textId="77777777" w:rsidR="003F3EDE" w:rsidRPr="00FB0B06" w:rsidRDefault="003F3EDE" w:rsidP="0025185C">
            <w:pPr>
              <w:rPr>
                <w:rFonts w:ascii="Arial" w:eastAsia="Times New Roman" w:hAnsi="Arial" w:cs="Arial"/>
                <w:spacing w:val="-1"/>
                <w:sz w:val="20"/>
                <w:szCs w:val="20"/>
                <w:rPrChange w:id="890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10" w:author="Adelino Naquarta Sepalanga Domingos" w:date="2025-03-05T09:26:00Z" w16du:dateUtc="2025-03-05T08:26:00Z">
                  <w:rPr>
                    <w:rFonts w:ascii="Times New Roman" w:eastAsia="Times New Roman" w:hAnsi="Times New Roman"/>
                    <w:spacing w:val="-1"/>
                  </w:rPr>
                </w:rPrChange>
              </w:rPr>
              <w:t>Data da gravação do registo ao segundo, no momento da assinatura. Tipo data e hora: “</w:t>
            </w:r>
            <w:proofErr w:type="spellStart"/>
            <w:r w:rsidRPr="00FB0B06">
              <w:rPr>
                <w:rFonts w:ascii="Arial" w:eastAsia="Times New Roman" w:hAnsi="Arial" w:cs="Arial"/>
                <w:spacing w:val="-1"/>
                <w:sz w:val="20"/>
                <w:szCs w:val="20"/>
                <w:rPrChange w:id="8911" w:author="Adelino Naquarta Sepalanga Domingos" w:date="2025-03-05T09:26:00Z" w16du:dateUtc="2025-03-05T08:26:00Z">
                  <w:rPr>
                    <w:rFonts w:ascii="Times New Roman" w:eastAsia="Times New Roman" w:hAnsi="Times New Roman"/>
                    <w:spacing w:val="-1"/>
                  </w:rPr>
                </w:rPrChange>
              </w:rPr>
              <w:t>AAAA-MM-DDThh:</w:t>
            </w:r>
            <w:proofErr w:type="gramStart"/>
            <w:r w:rsidRPr="00FB0B06">
              <w:rPr>
                <w:rFonts w:ascii="Arial" w:eastAsia="Times New Roman" w:hAnsi="Arial" w:cs="Arial"/>
                <w:spacing w:val="-1"/>
                <w:sz w:val="20"/>
                <w:szCs w:val="20"/>
                <w:rPrChange w:id="8912" w:author="Adelino Naquarta Sepalanga Domingos" w:date="2025-03-05T09:26:00Z" w16du:dateUtc="2025-03-05T08:26:00Z">
                  <w:rPr>
                    <w:rFonts w:ascii="Times New Roman" w:eastAsia="Times New Roman" w:hAnsi="Times New Roman"/>
                    <w:spacing w:val="-1"/>
                  </w:rPr>
                </w:rPrChange>
              </w:rPr>
              <w:t>mm:ss</w:t>
            </w:r>
            <w:proofErr w:type="spellEnd"/>
            <w:proofErr w:type="gramEnd"/>
            <w:r w:rsidRPr="00FB0B06">
              <w:rPr>
                <w:rFonts w:ascii="Arial" w:eastAsia="Times New Roman" w:hAnsi="Arial" w:cs="Arial"/>
                <w:spacing w:val="-1"/>
                <w:sz w:val="20"/>
                <w:szCs w:val="20"/>
                <w:rPrChange w:id="8913" w:author="Adelino Naquarta Sepalanga Domingos" w:date="2025-03-05T09:26:00Z" w16du:dateUtc="2025-03-05T08:26:00Z">
                  <w:rPr>
                    <w:rFonts w:ascii="Times New Roman" w:eastAsia="Times New Roman" w:hAnsi="Times New Roman"/>
                    <w:spacing w:val="-1"/>
                  </w:rPr>
                </w:rPrChange>
              </w:rPr>
              <w:t>”.</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502AAA" w14:textId="77777777" w:rsidR="003F3EDE" w:rsidRPr="00FB0B06" w:rsidRDefault="003F3EDE" w:rsidP="0025185C">
            <w:pPr>
              <w:jc w:val="center"/>
              <w:rPr>
                <w:rFonts w:ascii="Arial" w:eastAsia="Times New Roman" w:hAnsi="Arial" w:cs="Arial"/>
                <w:spacing w:val="-1"/>
                <w:sz w:val="20"/>
                <w:szCs w:val="20"/>
                <w:rPrChange w:id="8914" w:author="Adelino Naquarta Sepalanga Domingos" w:date="2025-03-05T09:26:00Z" w16du:dateUtc="2025-03-05T08:26:00Z">
                  <w:rPr>
                    <w:rFonts w:ascii="Times New Roman" w:eastAsia="Times New Roman" w:hAnsi="Times New Roman"/>
                    <w:spacing w:val="-1"/>
                  </w:rPr>
                </w:rPrChange>
              </w:rPr>
            </w:pPr>
          </w:p>
          <w:p w14:paraId="30819EF7" w14:textId="77777777" w:rsidR="003F3EDE" w:rsidRPr="00FB0B06" w:rsidRDefault="003F3EDE" w:rsidP="0025185C">
            <w:pPr>
              <w:jc w:val="center"/>
              <w:rPr>
                <w:rFonts w:ascii="Arial" w:eastAsia="Times New Roman" w:hAnsi="Arial" w:cs="Arial"/>
                <w:spacing w:val="-1"/>
                <w:sz w:val="20"/>
                <w:szCs w:val="20"/>
                <w:rPrChange w:id="891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16" w:author="Adelino Naquarta Sepalanga Domingos" w:date="2025-03-05T09:26:00Z" w16du:dateUtc="2025-03-05T08:26:00Z">
                  <w:rPr>
                    <w:rFonts w:ascii="Times New Roman" w:eastAsia="Times New Roman" w:hAnsi="Times New Roman"/>
                    <w:spacing w:val="-1"/>
                  </w:rPr>
                </w:rPrChange>
              </w:rPr>
              <w:t>Data e Hora</w:t>
            </w:r>
          </w:p>
        </w:tc>
      </w:tr>
      <w:tr w:rsidR="003F3EDE" w:rsidRPr="00FB0B06" w14:paraId="4EA6D937"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8DAB57" w14:textId="77777777" w:rsidR="003F3EDE" w:rsidRPr="00FB0B06" w:rsidRDefault="003F3EDE" w:rsidP="0025185C">
            <w:pPr>
              <w:jc w:val="center"/>
              <w:rPr>
                <w:rFonts w:ascii="Arial" w:eastAsia="Times New Roman" w:hAnsi="Arial" w:cs="Arial"/>
                <w:spacing w:val="-1"/>
                <w:sz w:val="20"/>
                <w:szCs w:val="20"/>
                <w:rPrChange w:id="8917" w:author="Adelino Naquarta Sepalanga Domingos" w:date="2025-03-05T09:26:00Z" w16du:dateUtc="2025-03-05T08:26:00Z">
                  <w:rPr>
                    <w:rFonts w:ascii="Times New Roman" w:eastAsia="Times New Roman" w:hAnsi="Times New Roman"/>
                    <w:spacing w:val="-1"/>
                  </w:rPr>
                </w:rPrChange>
              </w:rPr>
            </w:pPr>
          </w:p>
          <w:p w14:paraId="1AF2D916" w14:textId="77777777" w:rsidR="003F3EDE" w:rsidRPr="00FB0B06" w:rsidRDefault="003F3EDE" w:rsidP="0025185C">
            <w:pPr>
              <w:jc w:val="center"/>
              <w:rPr>
                <w:rFonts w:ascii="Arial" w:eastAsia="Times New Roman" w:hAnsi="Arial" w:cs="Arial"/>
                <w:spacing w:val="-1"/>
                <w:sz w:val="20"/>
                <w:szCs w:val="20"/>
                <w:rPrChange w:id="8918" w:author="Adelino Naquarta Sepalanga Domingos" w:date="2025-03-05T09:26:00Z" w16du:dateUtc="2025-03-05T08:26:00Z">
                  <w:rPr>
                    <w:rFonts w:ascii="Times New Roman" w:eastAsia="Times New Roman" w:hAnsi="Times New Roman"/>
                    <w:spacing w:val="-1"/>
                  </w:rPr>
                </w:rPrChange>
              </w:rPr>
            </w:pPr>
          </w:p>
          <w:p w14:paraId="717EE879" w14:textId="77777777" w:rsidR="003F3EDE" w:rsidRPr="00FB0B06" w:rsidRDefault="003F3EDE" w:rsidP="0025185C">
            <w:pPr>
              <w:jc w:val="center"/>
              <w:rPr>
                <w:rFonts w:ascii="Arial" w:eastAsia="Times New Roman" w:hAnsi="Arial" w:cs="Arial"/>
                <w:spacing w:val="-1"/>
                <w:sz w:val="20"/>
                <w:szCs w:val="20"/>
                <w:rPrChange w:id="8919" w:author="Adelino Naquarta Sepalanga Domingos" w:date="2025-03-05T09:26:00Z" w16du:dateUtc="2025-03-05T08:26:00Z">
                  <w:rPr>
                    <w:rFonts w:ascii="Times New Roman" w:eastAsia="Times New Roman" w:hAnsi="Times New Roman"/>
                    <w:spacing w:val="-1"/>
                  </w:rPr>
                </w:rPrChange>
              </w:rPr>
            </w:pPr>
          </w:p>
          <w:p w14:paraId="2CA94EBD" w14:textId="77777777" w:rsidR="003F3EDE" w:rsidRPr="00FB0B06" w:rsidRDefault="003F3EDE" w:rsidP="0025185C">
            <w:pPr>
              <w:jc w:val="center"/>
              <w:rPr>
                <w:rFonts w:ascii="Arial" w:eastAsia="Times New Roman" w:hAnsi="Arial" w:cs="Arial"/>
                <w:spacing w:val="-1"/>
                <w:sz w:val="20"/>
                <w:szCs w:val="20"/>
                <w:rPrChange w:id="8920" w:author="Adelino Naquarta Sepalanga Domingos" w:date="2025-03-05T09:26:00Z" w16du:dateUtc="2025-03-05T08:26:00Z">
                  <w:rPr>
                    <w:rFonts w:ascii="Times New Roman" w:eastAsia="Times New Roman" w:hAnsi="Times New Roman"/>
                    <w:spacing w:val="-1"/>
                  </w:rPr>
                </w:rPrChange>
              </w:rPr>
            </w:pPr>
          </w:p>
          <w:p w14:paraId="763E67F9" w14:textId="77777777" w:rsidR="003F3EDE" w:rsidRPr="00FB0B06" w:rsidRDefault="003F3EDE" w:rsidP="0025185C">
            <w:pPr>
              <w:jc w:val="center"/>
              <w:rPr>
                <w:rFonts w:ascii="Arial" w:eastAsia="Times New Roman" w:hAnsi="Arial" w:cs="Arial"/>
                <w:spacing w:val="-1"/>
                <w:sz w:val="20"/>
                <w:szCs w:val="20"/>
                <w:rPrChange w:id="8921" w:author="Adelino Naquarta Sepalanga Domingos" w:date="2025-03-05T09:26:00Z" w16du:dateUtc="2025-03-05T08:26:00Z">
                  <w:rPr>
                    <w:rFonts w:ascii="Times New Roman" w:eastAsia="Times New Roman" w:hAnsi="Times New Roman"/>
                    <w:spacing w:val="-1"/>
                  </w:rPr>
                </w:rPrChange>
              </w:rPr>
            </w:pPr>
          </w:p>
          <w:p w14:paraId="5327A7F4" w14:textId="77777777" w:rsidR="003F3EDE" w:rsidRPr="00FB0B06" w:rsidRDefault="003F3EDE" w:rsidP="0025185C">
            <w:pPr>
              <w:jc w:val="center"/>
              <w:rPr>
                <w:rFonts w:ascii="Arial" w:eastAsia="Times New Roman" w:hAnsi="Arial" w:cs="Arial"/>
                <w:spacing w:val="-1"/>
                <w:sz w:val="20"/>
                <w:szCs w:val="20"/>
                <w:rPrChange w:id="8922" w:author="Adelino Naquarta Sepalanga Domingos" w:date="2025-03-05T09:26:00Z" w16du:dateUtc="2025-03-05T08:26:00Z">
                  <w:rPr>
                    <w:rFonts w:ascii="Times New Roman" w:eastAsia="Times New Roman" w:hAnsi="Times New Roman"/>
                    <w:spacing w:val="-1"/>
                  </w:rPr>
                </w:rPrChange>
              </w:rPr>
            </w:pPr>
          </w:p>
          <w:p w14:paraId="33631615" w14:textId="77777777" w:rsidR="003F3EDE" w:rsidRPr="00FB0B06" w:rsidRDefault="003F3EDE" w:rsidP="0025185C">
            <w:pPr>
              <w:jc w:val="center"/>
              <w:rPr>
                <w:rFonts w:ascii="Arial" w:eastAsia="Times New Roman" w:hAnsi="Arial" w:cs="Arial"/>
                <w:spacing w:val="-1"/>
                <w:sz w:val="20"/>
                <w:szCs w:val="20"/>
                <w:rPrChange w:id="8923" w:author="Adelino Naquarta Sepalanga Domingos" w:date="2025-03-05T09:26:00Z" w16du:dateUtc="2025-03-05T08:26:00Z">
                  <w:rPr>
                    <w:rFonts w:ascii="Times New Roman" w:eastAsia="Times New Roman" w:hAnsi="Times New Roman"/>
                    <w:spacing w:val="-1"/>
                  </w:rPr>
                </w:rPrChange>
              </w:rPr>
            </w:pPr>
          </w:p>
          <w:p w14:paraId="7B52E051" w14:textId="77777777" w:rsidR="003F3EDE" w:rsidRPr="00FB0B06" w:rsidRDefault="003F3EDE" w:rsidP="0025185C">
            <w:pPr>
              <w:jc w:val="center"/>
              <w:rPr>
                <w:rFonts w:ascii="Arial" w:eastAsia="Times New Roman" w:hAnsi="Arial" w:cs="Arial"/>
                <w:spacing w:val="-1"/>
                <w:sz w:val="20"/>
                <w:szCs w:val="20"/>
                <w:rPrChange w:id="8924" w:author="Adelino Naquarta Sepalanga Domingos" w:date="2025-03-05T09:26:00Z" w16du:dateUtc="2025-03-05T08:26:00Z">
                  <w:rPr>
                    <w:rFonts w:ascii="Times New Roman" w:eastAsia="Times New Roman" w:hAnsi="Times New Roman"/>
                    <w:spacing w:val="-1"/>
                  </w:rPr>
                </w:rPrChange>
              </w:rPr>
            </w:pPr>
          </w:p>
          <w:p w14:paraId="35748893" w14:textId="77777777" w:rsidR="003F3EDE" w:rsidRPr="00FB0B06" w:rsidRDefault="003F3EDE" w:rsidP="0025185C">
            <w:pPr>
              <w:jc w:val="center"/>
              <w:rPr>
                <w:rFonts w:ascii="Arial" w:eastAsia="Times New Roman" w:hAnsi="Arial" w:cs="Arial"/>
                <w:spacing w:val="-1"/>
                <w:sz w:val="20"/>
                <w:szCs w:val="20"/>
                <w:rPrChange w:id="892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26" w:author="Adelino Naquarta Sepalanga Domingos" w:date="2025-03-05T09:26:00Z" w16du:dateUtc="2025-03-05T08:26:00Z">
                  <w:rPr>
                    <w:rFonts w:ascii="Times New Roman" w:eastAsia="Times New Roman" w:hAnsi="Times New Roman"/>
                    <w:spacing w:val="-1"/>
                  </w:rPr>
                </w:rPrChange>
              </w:rPr>
              <w:t>4.3.4.12.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A840B3" w14:textId="77777777" w:rsidR="003F3EDE" w:rsidRPr="00FB0B06" w:rsidRDefault="003F3EDE" w:rsidP="0025185C">
            <w:pPr>
              <w:jc w:val="center"/>
              <w:rPr>
                <w:rFonts w:ascii="Arial" w:eastAsia="Times New Roman" w:hAnsi="Arial" w:cs="Arial"/>
                <w:spacing w:val="-1"/>
                <w:sz w:val="20"/>
                <w:szCs w:val="20"/>
                <w:rPrChange w:id="8927" w:author="Adelino Naquarta Sepalanga Domingos" w:date="2025-03-05T09:26:00Z" w16du:dateUtc="2025-03-05T08:26:00Z">
                  <w:rPr>
                    <w:rFonts w:ascii="Times New Roman" w:eastAsia="Times New Roman" w:hAnsi="Times New Roman"/>
                    <w:spacing w:val="-1"/>
                  </w:rPr>
                </w:rPrChange>
              </w:rPr>
            </w:pPr>
          </w:p>
          <w:p w14:paraId="1BC6EFF1" w14:textId="77777777" w:rsidR="003F3EDE" w:rsidRPr="00FB0B06" w:rsidRDefault="003F3EDE" w:rsidP="0025185C">
            <w:pPr>
              <w:jc w:val="center"/>
              <w:rPr>
                <w:rFonts w:ascii="Arial" w:eastAsia="Times New Roman" w:hAnsi="Arial" w:cs="Arial"/>
                <w:spacing w:val="-1"/>
                <w:sz w:val="20"/>
                <w:szCs w:val="20"/>
                <w:rPrChange w:id="8928" w:author="Adelino Naquarta Sepalanga Domingos" w:date="2025-03-05T09:26:00Z" w16du:dateUtc="2025-03-05T08:26:00Z">
                  <w:rPr>
                    <w:rFonts w:ascii="Times New Roman" w:eastAsia="Times New Roman" w:hAnsi="Times New Roman"/>
                    <w:spacing w:val="-1"/>
                  </w:rPr>
                </w:rPrChange>
              </w:rPr>
            </w:pPr>
          </w:p>
          <w:p w14:paraId="39EFAD05" w14:textId="77777777" w:rsidR="003F3EDE" w:rsidRPr="00FB0B06" w:rsidRDefault="003F3EDE" w:rsidP="0025185C">
            <w:pPr>
              <w:jc w:val="center"/>
              <w:rPr>
                <w:rFonts w:ascii="Arial" w:eastAsia="Times New Roman" w:hAnsi="Arial" w:cs="Arial"/>
                <w:spacing w:val="-1"/>
                <w:sz w:val="20"/>
                <w:szCs w:val="20"/>
                <w:rPrChange w:id="8929" w:author="Adelino Naquarta Sepalanga Domingos" w:date="2025-03-05T09:26:00Z" w16du:dateUtc="2025-03-05T08:26:00Z">
                  <w:rPr>
                    <w:rFonts w:ascii="Times New Roman" w:eastAsia="Times New Roman" w:hAnsi="Times New Roman"/>
                    <w:spacing w:val="-1"/>
                  </w:rPr>
                </w:rPrChange>
              </w:rPr>
            </w:pPr>
          </w:p>
          <w:p w14:paraId="3ACD62B2" w14:textId="77777777" w:rsidR="003F3EDE" w:rsidRPr="00FB0B06" w:rsidRDefault="003F3EDE" w:rsidP="0025185C">
            <w:pPr>
              <w:jc w:val="center"/>
              <w:rPr>
                <w:rFonts w:ascii="Arial" w:eastAsia="Times New Roman" w:hAnsi="Arial" w:cs="Arial"/>
                <w:spacing w:val="-1"/>
                <w:sz w:val="20"/>
                <w:szCs w:val="20"/>
                <w:rPrChange w:id="8930" w:author="Adelino Naquarta Sepalanga Domingos" w:date="2025-03-05T09:26:00Z" w16du:dateUtc="2025-03-05T08:26:00Z">
                  <w:rPr>
                    <w:rFonts w:ascii="Times New Roman" w:eastAsia="Times New Roman" w:hAnsi="Times New Roman"/>
                    <w:spacing w:val="-1"/>
                  </w:rPr>
                </w:rPrChange>
              </w:rPr>
            </w:pPr>
          </w:p>
          <w:p w14:paraId="7450243F" w14:textId="77777777" w:rsidR="003F3EDE" w:rsidRPr="00FB0B06" w:rsidRDefault="003F3EDE" w:rsidP="0025185C">
            <w:pPr>
              <w:jc w:val="center"/>
              <w:rPr>
                <w:rFonts w:ascii="Arial" w:eastAsia="Times New Roman" w:hAnsi="Arial" w:cs="Arial"/>
                <w:spacing w:val="-1"/>
                <w:sz w:val="20"/>
                <w:szCs w:val="20"/>
                <w:rPrChange w:id="8931" w:author="Adelino Naquarta Sepalanga Domingos" w:date="2025-03-05T09:26:00Z" w16du:dateUtc="2025-03-05T08:26:00Z">
                  <w:rPr>
                    <w:rFonts w:ascii="Times New Roman" w:eastAsia="Times New Roman" w:hAnsi="Times New Roman"/>
                    <w:spacing w:val="-1"/>
                  </w:rPr>
                </w:rPrChange>
              </w:rPr>
            </w:pPr>
          </w:p>
          <w:p w14:paraId="418B8012" w14:textId="77777777" w:rsidR="003F3EDE" w:rsidRPr="00FB0B06" w:rsidRDefault="003F3EDE" w:rsidP="0025185C">
            <w:pPr>
              <w:jc w:val="center"/>
              <w:rPr>
                <w:rFonts w:ascii="Arial" w:eastAsia="Times New Roman" w:hAnsi="Arial" w:cs="Arial"/>
                <w:spacing w:val="-1"/>
                <w:sz w:val="20"/>
                <w:szCs w:val="20"/>
                <w:rPrChange w:id="8932" w:author="Adelino Naquarta Sepalanga Domingos" w:date="2025-03-05T09:26:00Z" w16du:dateUtc="2025-03-05T08:26:00Z">
                  <w:rPr>
                    <w:rFonts w:ascii="Times New Roman" w:eastAsia="Times New Roman" w:hAnsi="Times New Roman"/>
                    <w:spacing w:val="-1"/>
                  </w:rPr>
                </w:rPrChange>
              </w:rPr>
            </w:pPr>
          </w:p>
          <w:p w14:paraId="1FBCFDB2" w14:textId="77777777" w:rsidR="003F3EDE" w:rsidRPr="00FB0B06" w:rsidRDefault="003F3EDE" w:rsidP="0025185C">
            <w:pPr>
              <w:jc w:val="center"/>
              <w:rPr>
                <w:rFonts w:ascii="Arial" w:eastAsia="Times New Roman" w:hAnsi="Arial" w:cs="Arial"/>
                <w:spacing w:val="-1"/>
                <w:sz w:val="20"/>
                <w:szCs w:val="20"/>
                <w:rPrChange w:id="8933" w:author="Adelino Naquarta Sepalanga Domingos" w:date="2025-03-05T09:26:00Z" w16du:dateUtc="2025-03-05T08:26:00Z">
                  <w:rPr>
                    <w:rFonts w:ascii="Times New Roman" w:eastAsia="Times New Roman" w:hAnsi="Times New Roman"/>
                    <w:spacing w:val="-1"/>
                  </w:rPr>
                </w:rPrChange>
              </w:rPr>
            </w:pPr>
          </w:p>
          <w:p w14:paraId="305D5042" w14:textId="77777777" w:rsidR="003F3EDE" w:rsidRPr="00FB0B06" w:rsidRDefault="003F3EDE" w:rsidP="0025185C">
            <w:pPr>
              <w:jc w:val="center"/>
              <w:rPr>
                <w:rFonts w:ascii="Arial" w:eastAsia="Times New Roman" w:hAnsi="Arial" w:cs="Arial"/>
                <w:spacing w:val="-1"/>
                <w:sz w:val="20"/>
                <w:szCs w:val="20"/>
                <w:rPrChange w:id="8934" w:author="Adelino Naquarta Sepalanga Domingos" w:date="2025-03-05T09:26:00Z" w16du:dateUtc="2025-03-05T08:26:00Z">
                  <w:rPr>
                    <w:rFonts w:ascii="Times New Roman" w:eastAsia="Times New Roman" w:hAnsi="Times New Roman"/>
                    <w:spacing w:val="-1"/>
                  </w:rPr>
                </w:rPrChange>
              </w:rPr>
            </w:pPr>
          </w:p>
          <w:p w14:paraId="06DCCF78" w14:textId="77777777" w:rsidR="003F3EDE" w:rsidRPr="00FB0B06" w:rsidRDefault="003F3EDE" w:rsidP="0025185C">
            <w:pPr>
              <w:jc w:val="center"/>
              <w:rPr>
                <w:rFonts w:ascii="Arial" w:eastAsia="Times New Roman" w:hAnsi="Arial" w:cs="Arial"/>
                <w:spacing w:val="-1"/>
                <w:sz w:val="20"/>
                <w:szCs w:val="20"/>
                <w:rPrChange w:id="893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36"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0FD9C0" w14:textId="77777777" w:rsidR="003F3EDE" w:rsidRPr="00FB0B06" w:rsidRDefault="003F3EDE" w:rsidP="0025185C">
            <w:pPr>
              <w:rPr>
                <w:rFonts w:ascii="Arial" w:eastAsia="Times New Roman" w:hAnsi="Arial" w:cs="Arial"/>
                <w:spacing w:val="-1"/>
                <w:sz w:val="20"/>
                <w:szCs w:val="20"/>
                <w:rPrChange w:id="8937" w:author="Adelino Naquarta Sepalanga Domingos" w:date="2025-03-05T09:26:00Z" w16du:dateUtc="2025-03-05T08:26:00Z">
                  <w:rPr>
                    <w:rFonts w:ascii="Times New Roman" w:eastAsia="Times New Roman" w:hAnsi="Times New Roman"/>
                    <w:spacing w:val="-1"/>
                  </w:rPr>
                </w:rPrChange>
              </w:rPr>
            </w:pPr>
          </w:p>
          <w:p w14:paraId="5B218C91" w14:textId="77777777" w:rsidR="003F3EDE" w:rsidRPr="00FB0B06" w:rsidRDefault="003F3EDE" w:rsidP="0025185C">
            <w:pPr>
              <w:rPr>
                <w:rFonts w:ascii="Arial" w:eastAsia="Times New Roman" w:hAnsi="Arial" w:cs="Arial"/>
                <w:spacing w:val="-1"/>
                <w:sz w:val="20"/>
                <w:szCs w:val="20"/>
                <w:rPrChange w:id="8938" w:author="Adelino Naquarta Sepalanga Domingos" w:date="2025-03-05T09:26:00Z" w16du:dateUtc="2025-03-05T08:26:00Z">
                  <w:rPr>
                    <w:rFonts w:ascii="Times New Roman" w:eastAsia="Times New Roman" w:hAnsi="Times New Roman"/>
                    <w:spacing w:val="-1"/>
                  </w:rPr>
                </w:rPrChange>
              </w:rPr>
            </w:pPr>
          </w:p>
          <w:p w14:paraId="311A6D25" w14:textId="77777777" w:rsidR="003F3EDE" w:rsidRPr="00FB0B06" w:rsidRDefault="003F3EDE" w:rsidP="0025185C">
            <w:pPr>
              <w:rPr>
                <w:rFonts w:ascii="Arial" w:eastAsia="Times New Roman" w:hAnsi="Arial" w:cs="Arial"/>
                <w:spacing w:val="-1"/>
                <w:sz w:val="20"/>
                <w:szCs w:val="20"/>
                <w:rPrChange w:id="8939" w:author="Adelino Naquarta Sepalanga Domingos" w:date="2025-03-05T09:26:00Z" w16du:dateUtc="2025-03-05T08:26:00Z">
                  <w:rPr>
                    <w:rFonts w:ascii="Times New Roman" w:eastAsia="Times New Roman" w:hAnsi="Times New Roman"/>
                    <w:spacing w:val="-1"/>
                  </w:rPr>
                </w:rPrChange>
              </w:rPr>
            </w:pPr>
          </w:p>
          <w:p w14:paraId="5DD9EF71" w14:textId="77777777" w:rsidR="003F3EDE" w:rsidRPr="00FB0B06" w:rsidRDefault="003F3EDE" w:rsidP="0025185C">
            <w:pPr>
              <w:rPr>
                <w:rFonts w:ascii="Arial" w:eastAsia="Times New Roman" w:hAnsi="Arial" w:cs="Arial"/>
                <w:spacing w:val="-1"/>
                <w:sz w:val="20"/>
                <w:szCs w:val="20"/>
                <w:rPrChange w:id="8940" w:author="Adelino Naquarta Sepalanga Domingos" w:date="2025-03-05T09:26:00Z" w16du:dateUtc="2025-03-05T08:26:00Z">
                  <w:rPr>
                    <w:rFonts w:ascii="Times New Roman" w:eastAsia="Times New Roman" w:hAnsi="Times New Roman"/>
                    <w:spacing w:val="-1"/>
                  </w:rPr>
                </w:rPrChange>
              </w:rPr>
            </w:pPr>
          </w:p>
          <w:p w14:paraId="0CC3BB70" w14:textId="77777777" w:rsidR="003F3EDE" w:rsidRPr="00FB0B06" w:rsidRDefault="003F3EDE" w:rsidP="0025185C">
            <w:pPr>
              <w:rPr>
                <w:rFonts w:ascii="Arial" w:eastAsia="Times New Roman" w:hAnsi="Arial" w:cs="Arial"/>
                <w:spacing w:val="-1"/>
                <w:sz w:val="20"/>
                <w:szCs w:val="20"/>
                <w:rPrChange w:id="8941" w:author="Adelino Naquarta Sepalanga Domingos" w:date="2025-03-05T09:26:00Z" w16du:dateUtc="2025-03-05T08:26:00Z">
                  <w:rPr>
                    <w:rFonts w:ascii="Times New Roman" w:eastAsia="Times New Roman" w:hAnsi="Times New Roman"/>
                    <w:spacing w:val="-1"/>
                  </w:rPr>
                </w:rPrChange>
              </w:rPr>
            </w:pPr>
          </w:p>
          <w:p w14:paraId="4BFA750E" w14:textId="77777777" w:rsidR="003F3EDE" w:rsidRPr="00FB0B06" w:rsidRDefault="003F3EDE" w:rsidP="0025185C">
            <w:pPr>
              <w:rPr>
                <w:rFonts w:ascii="Arial" w:eastAsia="Times New Roman" w:hAnsi="Arial" w:cs="Arial"/>
                <w:spacing w:val="-1"/>
                <w:sz w:val="20"/>
                <w:szCs w:val="20"/>
                <w:rPrChange w:id="8942" w:author="Adelino Naquarta Sepalanga Domingos" w:date="2025-03-05T09:26:00Z" w16du:dateUtc="2025-03-05T08:26:00Z">
                  <w:rPr>
                    <w:rFonts w:ascii="Times New Roman" w:eastAsia="Times New Roman" w:hAnsi="Times New Roman"/>
                    <w:spacing w:val="-1"/>
                  </w:rPr>
                </w:rPrChange>
              </w:rPr>
            </w:pPr>
          </w:p>
          <w:p w14:paraId="62696ADB" w14:textId="77777777" w:rsidR="003F3EDE" w:rsidRPr="00FB0B06" w:rsidRDefault="003F3EDE" w:rsidP="0025185C">
            <w:pPr>
              <w:rPr>
                <w:rFonts w:ascii="Arial" w:eastAsia="Times New Roman" w:hAnsi="Arial" w:cs="Arial"/>
                <w:spacing w:val="-1"/>
                <w:sz w:val="20"/>
                <w:szCs w:val="20"/>
                <w:rPrChange w:id="8943" w:author="Adelino Naquarta Sepalanga Domingos" w:date="2025-03-05T09:26:00Z" w16du:dateUtc="2025-03-05T08:26:00Z">
                  <w:rPr>
                    <w:rFonts w:ascii="Times New Roman" w:eastAsia="Times New Roman" w:hAnsi="Times New Roman"/>
                    <w:spacing w:val="-1"/>
                  </w:rPr>
                </w:rPrChange>
              </w:rPr>
            </w:pPr>
          </w:p>
          <w:p w14:paraId="01354C6C" w14:textId="77777777" w:rsidR="003F3EDE" w:rsidRPr="00FB0B06" w:rsidRDefault="003F3EDE" w:rsidP="0025185C">
            <w:pPr>
              <w:rPr>
                <w:rFonts w:ascii="Arial" w:eastAsia="Times New Roman" w:hAnsi="Arial" w:cs="Arial"/>
                <w:spacing w:val="-1"/>
                <w:sz w:val="20"/>
                <w:szCs w:val="20"/>
                <w:rPrChange w:id="8944" w:author="Adelino Naquarta Sepalanga Domingos" w:date="2025-03-05T09:26:00Z" w16du:dateUtc="2025-03-05T08:26:00Z">
                  <w:rPr>
                    <w:rFonts w:ascii="Times New Roman" w:eastAsia="Times New Roman" w:hAnsi="Times New Roman"/>
                    <w:spacing w:val="-1"/>
                  </w:rPr>
                </w:rPrChange>
              </w:rPr>
            </w:pPr>
          </w:p>
          <w:p w14:paraId="74C17E2F" w14:textId="77777777" w:rsidR="003F3EDE" w:rsidRPr="00FB0B06" w:rsidRDefault="003F3EDE" w:rsidP="0025185C">
            <w:pPr>
              <w:rPr>
                <w:rFonts w:ascii="Arial" w:eastAsia="Times New Roman" w:hAnsi="Arial" w:cs="Arial"/>
                <w:spacing w:val="-1"/>
                <w:sz w:val="20"/>
                <w:szCs w:val="20"/>
                <w:rPrChange w:id="894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46" w:author="Adelino Naquarta Sepalanga Domingos" w:date="2025-03-05T09:26:00Z" w16du:dateUtc="2025-03-05T08:26:00Z">
                  <w:rPr>
                    <w:rFonts w:ascii="Times New Roman" w:eastAsia="Times New Roman" w:hAnsi="Times New Roman"/>
                    <w:spacing w:val="-1"/>
                  </w:rPr>
                </w:rPrChange>
              </w:rPr>
              <w:t>Identificador da transação (</w:t>
            </w:r>
            <w:proofErr w:type="spellStart"/>
            <w:r w:rsidRPr="00FB0B06">
              <w:rPr>
                <w:rFonts w:ascii="Arial" w:eastAsia="Times New Roman" w:hAnsi="Arial" w:cs="Arial"/>
                <w:spacing w:val="-1"/>
                <w:sz w:val="20"/>
                <w:szCs w:val="20"/>
                <w:rPrChange w:id="8947" w:author="Adelino Naquarta Sepalanga Domingos" w:date="2025-03-05T09:26:00Z" w16du:dateUtc="2025-03-05T08:26:00Z">
                  <w:rPr>
                    <w:rFonts w:ascii="Times New Roman" w:eastAsia="Times New Roman" w:hAnsi="Times New Roman"/>
                    <w:spacing w:val="-1"/>
                  </w:rPr>
                </w:rPrChange>
              </w:rPr>
              <w:t>TransactionID</w:t>
            </w:r>
            <w:proofErr w:type="spellEnd"/>
            <w:r w:rsidRPr="00FB0B06">
              <w:rPr>
                <w:rFonts w:ascii="Arial" w:eastAsia="Times New Roman" w:hAnsi="Arial" w:cs="Arial"/>
                <w:spacing w:val="-1"/>
                <w:sz w:val="20"/>
                <w:szCs w:val="20"/>
                <w:rPrChange w:id="8948"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12BEB2" w14:textId="77777777" w:rsidR="003F3EDE" w:rsidRPr="00FB0B06" w:rsidRDefault="003F3EDE" w:rsidP="0025185C">
            <w:pPr>
              <w:rPr>
                <w:rFonts w:ascii="Arial" w:eastAsia="Times New Roman" w:hAnsi="Arial" w:cs="Arial"/>
                <w:spacing w:val="-1"/>
                <w:sz w:val="20"/>
                <w:szCs w:val="20"/>
                <w:rPrChange w:id="894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50" w:author="Adelino Naquarta Sepalanga Domingos" w:date="2025-03-05T09:26:00Z" w16du:dateUtc="2025-03-05T08:26:00Z">
                  <w:rPr>
                    <w:rFonts w:ascii="Times New Roman" w:eastAsia="Times New Roman" w:hAnsi="Times New Roman"/>
                    <w:spacing w:val="-1"/>
                  </w:rPr>
                </w:rPrChange>
              </w:rPr>
              <w:t>Se der origem a registo contabilístico, o preenchimento é obrigatório, no caso de se tratar de um sistema integrado de contabilidade e facturação, ainda que o tipo de ficheiro (</w:t>
            </w:r>
            <w:proofErr w:type="spellStart"/>
            <w:r w:rsidRPr="00FB0B06">
              <w:rPr>
                <w:rFonts w:ascii="Arial" w:eastAsia="Times New Roman" w:hAnsi="Arial" w:cs="Arial"/>
                <w:spacing w:val="-1"/>
                <w:sz w:val="20"/>
                <w:szCs w:val="20"/>
                <w:rPrChange w:id="8951" w:author="Adelino Naquarta Sepalanga Domingos" w:date="2025-03-05T09:26:00Z" w16du:dateUtc="2025-03-05T08:26:00Z">
                  <w:rPr>
                    <w:rFonts w:ascii="Times New Roman" w:eastAsia="Times New Roman" w:hAnsi="Times New Roman"/>
                    <w:spacing w:val="-1"/>
                  </w:rPr>
                </w:rPrChange>
              </w:rPr>
              <w:t>TaxAccountingBasis</w:t>
            </w:r>
            <w:proofErr w:type="spellEnd"/>
            <w:r w:rsidRPr="00FB0B06">
              <w:rPr>
                <w:rFonts w:ascii="Arial" w:eastAsia="Times New Roman" w:hAnsi="Arial" w:cs="Arial"/>
                <w:spacing w:val="-1"/>
                <w:sz w:val="20"/>
                <w:szCs w:val="20"/>
                <w:rPrChange w:id="8952" w:author="Adelino Naquarta Sepalanga Domingos" w:date="2025-03-05T09:26:00Z" w16du:dateUtc="2025-03-05T08:26:00Z">
                  <w:rPr>
                    <w:rFonts w:ascii="Times New Roman" w:eastAsia="Times New Roman" w:hAnsi="Times New Roman"/>
                    <w:spacing w:val="-1"/>
                  </w:rPr>
                </w:rPrChange>
              </w:rPr>
              <w:t>) não deva conter as tabelas relativas à contabilidade.</w:t>
            </w:r>
          </w:p>
          <w:p w14:paraId="702A8E26" w14:textId="77777777" w:rsidR="003F3EDE" w:rsidRPr="00FB0B06" w:rsidRDefault="003F3EDE" w:rsidP="0025185C">
            <w:pPr>
              <w:rPr>
                <w:rFonts w:ascii="Arial" w:eastAsia="Times New Roman" w:hAnsi="Arial" w:cs="Arial"/>
                <w:spacing w:val="-1"/>
                <w:sz w:val="20"/>
                <w:szCs w:val="20"/>
                <w:rPrChange w:id="895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54" w:author="Adelino Naquarta Sepalanga Domingos" w:date="2025-03-05T09:26:00Z" w16du:dateUtc="2025-03-05T08:26:00Z">
                  <w:rPr>
                    <w:rFonts w:ascii="Times New Roman" w:eastAsia="Times New Roman" w:hAnsi="Times New Roman"/>
                    <w:spacing w:val="-1"/>
                  </w:rPr>
                </w:rPrChange>
              </w:rPr>
              <w:t>Deve ser indicada a chave única da tabela</w:t>
            </w:r>
            <w:r w:rsidRPr="00FB0B06">
              <w:rPr>
                <w:rFonts w:ascii="Arial" w:eastAsia="Times New Roman" w:hAnsi="Arial" w:cs="Arial"/>
                <w:spacing w:val="-1"/>
                <w:sz w:val="20"/>
                <w:szCs w:val="20"/>
                <w:rPrChange w:id="8955" w:author="Adelino Naquarta Sepalanga Domingos" w:date="2025-03-05T09:26:00Z" w16du:dateUtc="2025-03-05T08:26:00Z">
                  <w:rPr>
                    <w:rFonts w:ascii="Times New Roman" w:eastAsia="Times New Roman" w:hAnsi="Times New Roman"/>
                    <w:spacing w:val="-1"/>
                  </w:rPr>
                </w:rPrChange>
              </w:rPr>
              <w:tab/>
            </w:r>
          </w:p>
          <w:p w14:paraId="2B9C3FB1" w14:textId="77777777" w:rsidR="003F3EDE" w:rsidRPr="00FB0B06" w:rsidRDefault="003F3EDE" w:rsidP="0025185C">
            <w:pPr>
              <w:rPr>
                <w:rFonts w:ascii="Arial" w:eastAsia="Times New Roman" w:hAnsi="Arial" w:cs="Arial"/>
                <w:spacing w:val="-1"/>
                <w:sz w:val="20"/>
                <w:szCs w:val="20"/>
                <w:rPrChange w:id="895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57" w:author="Adelino Naquarta Sepalanga Domingos" w:date="2025-03-05T09:26:00Z" w16du:dateUtc="2025-03-05T08:26:00Z">
                  <w:rPr>
                    <w:rFonts w:ascii="Times New Roman" w:eastAsia="Times New Roman" w:hAnsi="Times New Roman"/>
                    <w:spacing w:val="-1"/>
                  </w:rPr>
                </w:rPrChange>
              </w:rPr>
              <w:t>3.Movimentos contabilísticos (</w:t>
            </w:r>
            <w:proofErr w:type="spellStart"/>
            <w:r w:rsidRPr="00FB0B06">
              <w:rPr>
                <w:rFonts w:ascii="Arial" w:eastAsia="Times New Roman" w:hAnsi="Arial" w:cs="Arial"/>
                <w:spacing w:val="-1"/>
                <w:sz w:val="20"/>
                <w:szCs w:val="20"/>
                <w:rPrChange w:id="8958" w:author="Adelino Naquarta Sepalanga Domingos" w:date="2025-03-05T09:26:00Z" w16du:dateUtc="2025-03-05T08:26:00Z">
                  <w:rPr>
                    <w:rFonts w:ascii="Times New Roman" w:eastAsia="Times New Roman" w:hAnsi="Times New Roman"/>
                    <w:spacing w:val="-1"/>
                  </w:rPr>
                </w:rPrChange>
              </w:rPr>
              <w:t>GeneralLedgerEntries</w:t>
            </w:r>
            <w:proofErr w:type="spellEnd"/>
            <w:r w:rsidRPr="00FB0B06">
              <w:rPr>
                <w:rFonts w:ascii="Arial" w:eastAsia="Times New Roman" w:hAnsi="Arial" w:cs="Arial"/>
                <w:spacing w:val="-1"/>
                <w:sz w:val="20"/>
                <w:szCs w:val="20"/>
                <w:rPrChange w:id="8959" w:author="Adelino Naquarta Sepalanga Domingos" w:date="2025-03-05T09:26:00Z" w16du:dateUtc="2025-03-05T08:26:00Z">
                  <w:rPr>
                    <w:rFonts w:ascii="Times New Roman" w:eastAsia="Times New Roman" w:hAnsi="Times New Roman"/>
                    <w:spacing w:val="-1"/>
                  </w:rPr>
                </w:rPrChange>
              </w:rPr>
              <w:t>)</w:t>
            </w:r>
            <w:r w:rsidRPr="00FB0B06">
              <w:rPr>
                <w:rFonts w:ascii="Arial" w:eastAsia="Times New Roman" w:hAnsi="Arial" w:cs="Arial"/>
                <w:spacing w:val="-1"/>
                <w:sz w:val="20"/>
                <w:szCs w:val="20"/>
                <w:rPrChange w:id="8960" w:author="Adelino Naquarta Sepalanga Domingos" w:date="2025-03-05T09:26:00Z" w16du:dateUtc="2025-03-05T08:26:00Z">
                  <w:rPr>
                    <w:rFonts w:ascii="Times New Roman" w:eastAsia="Times New Roman" w:hAnsi="Times New Roman"/>
                    <w:spacing w:val="-1"/>
                  </w:rPr>
                </w:rPrChange>
              </w:rPr>
              <w:tab/>
              <w:t xml:space="preserve">da </w:t>
            </w:r>
            <w:proofErr w:type="spellStart"/>
            <w:r w:rsidRPr="00FB0B06">
              <w:rPr>
                <w:rFonts w:ascii="Arial" w:eastAsia="Times New Roman" w:hAnsi="Arial" w:cs="Arial"/>
                <w:spacing w:val="-1"/>
                <w:sz w:val="20"/>
                <w:szCs w:val="20"/>
                <w:rPrChange w:id="8961" w:author="Adelino Naquarta Sepalanga Domingos" w:date="2025-03-05T09:26:00Z" w16du:dateUtc="2025-03-05T08:26:00Z">
                  <w:rPr>
                    <w:rFonts w:ascii="Times New Roman" w:eastAsia="Times New Roman" w:hAnsi="Times New Roman"/>
                    <w:spacing w:val="-1"/>
                  </w:rPr>
                </w:rPrChange>
              </w:rPr>
              <w:t>transacção</w:t>
            </w:r>
            <w:proofErr w:type="spellEnd"/>
            <w:r w:rsidRPr="00FB0B06">
              <w:rPr>
                <w:rFonts w:ascii="Arial" w:eastAsia="Times New Roman" w:hAnsi="Arial" w:cs="Arial"/>
                <w:spacing w:val="-1"/>
                <w:sz w:val="20"/>
                <w:szCs w:val="20"/>
                <w:rPrChange w:id="8962" w:author="Adelino Naquarta Sepalanga Domingos" w:date="2025-03-05T09:26:00Z" w16du:dateUtc="2025-03-05T08:26:00Z">
                  <w:rPr>
                    <w:rFonts w:ascii="Times New Roman" w:eastAsia="Times New Roman" w:hAnsi="Times New Roman"/>
                    <w:spacing w:val="-1"/>
                  </w:rPr>
                </w:rPrChange>
              </w:rPr>
              <w:t xml:space="preserve"> onde foi lançado este documento, respeitando a regra aí definida para o campo 3.4.3.1-Chave única do movimento contabilístico (</w:t>
            </w:r>
            <w:proofErr w:type="spellStart"/>
            <w:r w:rsidRPr="00FB0B06">
              <w:rPr>
                <w:rFonts w:ascii="Arial" w:eastAsia="Times New Roman" w:hAnsi="Arial" w:cs="Arial"/>
                <w:spacing w:val="-1"/>
                <w:sz w:val="20"/>
                <w:szCs w:val="20"/>
                <w:rPrChange w:id="8963" w:author="Adelino Naquarta Sepalanga Domingos" w:date="2025-03-05T09:26:00Z" w16du:dateUtc="2025-03-05T08:26:00Z">
                  <w:rPr>
                    <w:rFonts w:ascii="Times New Roman" w:eastAsia="Times New Roman" w:hAnsi="Times New Roman"/>
                    <w:spacing w:val="-1"/>
                  </w:rPr>
                </w:rPrChange>
              </w:rPr>
              <w:t>TransactionID</w:t>
            </w:r>
            <w:proofErr w:type="spellEnd"/>
            <w:r w:rsidRPr="00FB0B06">
              <w:rPr>
                <w:rFonts w:ascii="Arial" w:eastAsia="Times New Roman" w:hAnsi="Arial" w:cs="Arial"/>
                <w:spacing w:val="-1"/>
                <w:sz w:val="20"/>
                <w:szCs w:val="20"/>
                <w:rPrChange w:id="8964" w:author="Adelino Naquarta Sepalanga Domingos" w:date="2025-03-05T09:26:00Z" w16du:dateUtc="2025-03-05T08:26:00Z">
                  <w:rPr>
                    <w:rFonts w:ascii="Times New Roman" w:eastAsia="Times New Roman" w:hAnsi="Times New Roman"/>
                    <w:spacing w:val="-1"/>
                  </w:rPr>
                </w:rPrChange>
              </w:rPr>
              <w:t>).</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4434C1" w14:textId="77777777" w:rsidR="003F3EDE" w:rsidRPr="00FB0B06" w:rsidRDefault="003F3EDE" w:rsidP="0025185C">
            <w:pPr>
              <w:jc w:val="center"/>
              <w:rPr>
                <w:rFonts w:ascii="Arial" w:eastAsia="Times New Roman" w:hAnsi="Arial" w:cs="Arial"/>
                <w:spacing w:val="-1"/>
                <w:sz w:val="20"/>
                <w:szCs w:val="20"/>
                <w:rPrChange w:id="8965" w:author="Adelino Naquarta Sepalanga Domingos" w:date="2025-03-05T09:26:00Z" w16du:dateUtc="2025-03-05T08:26:00Z">
                  <w:rPr>
                    <w:rFonts w:ascii="Times New Roman" w:eastAsia="Times New Roman" w:hAnsi="Times New Roman"/>
                    <w:spacing w:val="-1"/>
                  </w:rPr>
                </w:rPrChange>
              </w:rPr>
            </w:pPr>
          </w:p>
          <w:p w14:paraId="67A8A694" w14:textId="77777777" w:rsidR="003F3EDE" w:rsidRPr="00FB0B06" w:rsidRDefault="003F3EDE" w:rsidP="0025185C">
            <w:pPr>
              <w:jc w:val="center"/>
              <w:rPr>
                <w:rFonts w:ascii="Arial" w:eastAsia="Times New Roman" w:hAnsi="Arial" w:cs="Arial"/>
                <w:spacing w:val="-1"/>
                <w:sz w:val="20"/>
                <w:szCs w:val="20"/>
                <w:rPrChange w:id="8966" w:author="Adelino Naquarta Sepalanga Domingos" w:date="2025-03-05T09:26:00Z" w16du:dateUtc="2025-03-05T08:26:00Z">
                  <w:rPr>
                    <w:rFonts w:ascii="Times New Roman" w:eastAsia="Times New Roman" w:hAnsi="Times New Roman"/>
                    <w:spacing w:val="-1"/>
                  </w:rPr>
                </w:rPrChange>
              </w:rPr>
            </w:pPr>
          </w:p>
          <w:p w14:paraId="4C0B6D22" w14:textId="77777777" w:rsidR="003F3EDE" w:rsidRPr="00FB0B06" w:rsidRDefault="003F3EDE" w:rsidP="0025185C">
            <w:pPr>
              <w:jc w:val="center"/>
              <w:rPr>
                <w:rFonts w:ascii="Arial" w:eastAsia="Times New Roman" w:hAnsi="Arial" w:cs="Arial"/>
                <w:spacing w:val="-1"/>
                <w:sz w:val="20"/>
                <w:szCs w:val="20"/>
                <w:rPrChange w:id="8967" w:author="Adelino Naquarta Sepalanga Domingos" w:date="2025-03-05T09:26:00Z" w16du:dateUtc="2025-03-05T08:26:00Z">
                  <w:rPr>
                    <w:rFonts w:ascii="Times New Roman" w:eastAsia="Times New Roman" w:hAnsi="Times New Roman"/>
                    <w:spacing w:val="-1"/>
                  </w:rPr>
                </w:rPrChange>
              </w:rPr>
            </w:pPr>
          </w:p>
          <w:p w14:paraId="6D66845F" w14:textId="77777777" w:rsidR="003F3EDE" w:rsidRPr="00FB0B06" w:rsidRDefault="003F3EDE" w:rsidP="0025185C">
            <w:pPr>
              <w:jc w:val="center"/>
              <w:rPr>
                <w:rFonts w:ascii="Arial" w:eastAsia="Times New Roman" w:hAnsi="Arial" w:cs="Arial"/>
                <w:spacing w:val="-1"/>
                <w:sz w:val="20"/>
                <w:szCs w:val="20"/>
                <w:rPrChange w:id="8968" w:author="Adelino Naquarta Sepalanga Domingos" w:date="2025-03-05T09:26:00Z" w16du:dateUtc="2025-03-05T08:26:00Z">
                  <w:rPr>
                    <w:rFonts w:ascii="Times New Roman" w:eastAsia="Times New Roman" w:hAnsi="Times New Roman"/>
                    <w:spacing w:val="-1"/>
                  </w:rPr>
                </w:rPrChange>
              </w:rPr>
            </w:pPr>
          </w:p>
          <w:p w14:paraId="10F1143F" w14:textId="77777777" w:rsidR="003F3EDE" w:rsidRPr="00FB0B06" w:rsidRDefault="003F3EDE" w:rsidP="0025185C">
            <w:pPr>
              <w:jc w:val="center"/>
              <w:rPr>
                <w:rFonts w:ascii="Arial" w:eastAsia="Times New Roman" w:hAnsi="Arial" w:cs="Arial"/>
                <w:spacing w:val="-1"/>
                <w:sz w:val="20"/>
                <w:szCs w:val="20"/>
                <w:rPrChange w:id="8969" w:author="Adelino Naquarta Sepalanga Domingos" w:date="2025-03-05T09:26:00Z" w16du:dateUtc="2025-03-05T08:26:00Z">
                  <w:rPr>
                    <w:rFonts w:ascii="Times New Roman" w:eastAsia="Times New Roman" w:hAnsi="Times New Roman"/>
                    <w:spacing w:val="-1"/>
                  </w:rPr>
                </w:rPrChange>
              </w:rPr>
            </w:pPr>
          </w:p>
          <w:p w14:paraId="0BA25F60" w14:textId="77777777" w:rsidR="003F3EDE" w:rsidRPr="00FB0B06" w:rsidRDefault="003F3EDE" w:rsidP="0025185C">
            <w:pPr>
              <w:jc w:val="center"/>
              <w:rPr>
                <w:rFonts w:ascii="Arial" w:eastAsia="Times New Roman" w:hAnsi="Arial" w:cs="Arial"/>
                <w:spacing w:val="-1"/>
                <w:sz w:val="20"/>
                <w:szCs w:val="20"/>
                <w:rPrChange w:id="8970" w:author="Adelino Naquarta Sepalanga Domingos" w:date="2025-03-05T09:26:00Z" w16du:dateUtc="2025-03-05T08:26:00Z">
                  <w:rPr>
                    <w:rFonts w:ascii="Times New Roman" w:eastAsia="Times New Roman" w:hAnsi="Times New Roman"/>
                    <w:spacing w:val="-1"/>
                  </w:rPr>
                </w:rPrChange>
              </w:rPr>
            </w:pPr>
          </w:p>
          <w:p w14:paraId="6F3198F9" w14:textId="77777777" w:rsidR="003F3EDE" w:rsidRPr="00FB0B06" w:rsidRDefault="003F3EDE" w:rsidP="0025185C">
            <w:pPr>
              <w:jc w:val="center"/>
              <w:rPr>
                <w:rFonts w:ascii="Arial" w:eastAsia="Times New Roman" w:hAnsi="Arial" w:cs="Arial"/>
                <w:spacing w:val="-1"/>
                <w:sz w:val="20"/>
                <w:szCs w:val="20"/>
                <w:rPrChange w:id="8971" w:author="Adelino Naquarta Sepalanga Domingos" w:date="2025-03-05T09:26:00Z" w16du:dateUtc="2025-03-05T08:26:00Z">
                  <w:rPr>
                    <w:rFonts w:ascii="Times New Roman" w:eastAsia="Times New Roman" w:hAnsi="Times New Roman"/>
                    <w:spacing w:val="-1"/>
                  </w:rPr>
                </w:rPrChange>
              </w:rPr>
            </w:pPr>
          </w:p>
          <w:p w14:paraId="5CC68403" w14:textId="77777777" w:rsidR="003F3EDE" w:rsidRPr="00FB0B06" w:rsidRDefault="003F3EDE" w:rsidP="0025185C">
            <w:pPr>
              <w:jc w:val="center"/>
              <w:rPr>
                <w:rFonts w:ascii="Arial" w:eastAsia="Times New Roman" w:hAnsi="Arial" w:cs="Arial"/>
                <w:spacing w:val="-1"/>
                <w:sz w:val="20"/>
                <w:szCs w:val="20"/>
                <w:rPrChange w:id="8972" w:author="Adelino Naquarta Sepalanga Domingos" w:date="2025-03-05T09:26:00Z" w16du:dateUtc="2025-03-05T08:26:00Z">
                  <w:rPr>
                    <w:rFonts w:ascii="Times New Roman" w:eastAsia="Times New Roman" w:hAnsi="Times New Roman"/>
                    <w:spacing w:val="-1"/>
                  </w:rPr>
                </w:rPrChange>
              </w:rPr>
            </w:pPr>
          </w:p>
          <w:p w14:paraId="46C35529" w14:textId="77777777" w:rsidR="003F3EDE" w:rsidRPr="00FB0B06" w:rsidRDefault="003F3EDE" w:rsidP="0025185C">
            <w:pPr>
              <w:jc w:val="center"/>
              <w:rPr>
                <w:rFonts w:ascii="Arial" w:eastAsia="Times New Roman" w:hAnsi="Arial" w:cs="Arial"/>
                <w:spacing w:val="-1"/>
                <w:sz w:val="20"/>
                <w:szCs w:val="20"/>
                <w:rPrChange w:id="897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74" w:author="Adelino Naquarta Sepalanga Domingos" w:date="2025-03-05T09:26:00Z" w16du:dateUtc="2025-03-05T08:26:00Z">
                  <w:rPr>
                    <w:rFonts w:ascii="Times New Roman" w:eastAsia="Times New Roman" w:hAnsi="Times New Roman"/>
                    <w:spacing w:val="-1"/>
                  </w:rPr>
                </w:rPrChange>
              </w:rPr>
              <w:t>Texto 70</w:t>
            </w:r>
          </w:p>
        </w:tc>
      </w:tr>
      <w:tr w:rsidR="003F3EDE" w:rsidRPr="00FB0B06" w14:paraId="075A8710" w14:textId="77777777" w:rsidTr="0025185C">
        <w:trPr>
          <w:trHeight w:val="118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E7EC38" w14:textId="77777777" w:rsidR="003F3EDE" w:rsidRPr="00FB0B06" w:rsidRDefault="003F3EDE" w:rsidP="0025185C">
            <w:pPr>
              <w:jc w:val="center"/>
              <w:rPr>
                <w:rFonts w:ascii="Arial" w:eastAsia="Times New Roman" w:hAnsi="Arial" w:cs="Arial"/>
                <w:spacing w:val="-1"/>
                <w:sz w:val="20"/>
                <w:szCs w:val="20"/>
                <w:rPrChange w:id="897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76" w:author="Adelino Naquarta Sepalanga Domingos" w:date="2025-03-05T09:26:00Z" w16du:dateUtc="2025-03-05T08:26:00Z">
                  <w:rPr>
                    <w:rFonts w:ascii="Times New Roman" w:eastAsia="Times New Roman" w:hAnsi="Times New Roman"/>
                    <w:spacing w:val="-1"/>
                  </w:rPr>
                </w:rPrChange>
              </w:rPr>
              <w:t>4.3.4.13.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95E06FE" w14:textId="77777777" w:rsidR="003F3EDE" w:rsidRPr="00FB0B06" w:rsidRDefault="003F3EDE" w:rsidP="0025185C">
            <w:pPr>
              <w:jc w:val="center"/>
              <w:rPr>
                <w:rFonts w:ascii="Arial" w:eastAsia="Times New Roman" w:hAnsi="Arial" w:cs="Arial"/>
                <w:spacing w:val="-1"/>
                <w:sz w:val="20"/>
                <w:szCs w:val="20"/>
                <w:rPrChange w:id="897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78"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3F38C8" w14:textId="77777777" w:rsidR="003F3EDE" w:rsidRPr="00FB0B06" w:rsidRDefault="003F3EDE" w:rsidP="0025185C">
            <w:pPr>
              <w:rPr>
                <w:rFonts w:ascii="Arial" w:eastAsia="Times New Roman" w:hAnsi="Arial" w:cs="Arial"/>
                <w:spacing w:val="-1"/>
                <w:sz w:val="20"/>
                <w:szCs w:val="20"/>
                <w:rPrChange w:id="897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80" w:author="Adelino Naquarta Sepalanga Domingos" w:date="2025-03-05T09:26:00Z" w16du:dateUtc="2025-03-05T08:26:00Z">
                  <w:rPr>
                    <w:rFonts w:ascii="Times New Roman" w:eastAsia="Times New Roman" w:hAnsi="Times New Roman"/>
                    <w:spacing w:val="-1"/>
                  </w:rPr>
                </w:rPrChange>
              </w:rPr>
              <w:t>Identificador do cliente (</w:t>
            </w:r>
            <w:proofErr w:type="spellStart"/>
            <w:r w:rsidRPr="00FB0B06">
              <w:rPr>
                <w:rFonts w:ascii="Arial" w:eastAsia="Times New Roman" w:hAnsi="Arial" w:cs="Arial"/>
                <w:spacing w:val="-1"/>
                <w:sz w:val="20"/>
                <w:szCs w:val="20"/>
                <w:rPrChange w:id="8981" w:author="Adelino Naquarta Sepalanga Domingos" w:date="2025-03-05T09:26:00Z" w16du:dateUtc="2025-03-05T08:26:00Z">
                  <w:rPr>
                    <w:rFonts w:ascii="Times New Roman" w:eastAsia="Times New Roman" w:hAnsi="Times New Roman"/>
                    <w:spacing w:val="-1"/>
                  </w:rPr>
                </w:rPrChange>
              </w:rPr>
              <w:t>CustomerID</w:t>
            </w:r>
            <w:proofErr w:type="spellEnd"/>
            <w:r w:rsidRPr="00FB0B06">
              <w:rPr>
                <w:rFonts w:ascii="Arial" w:eastAsia="Times New Roman" w:hAnsi="Arial" w:cs="Arial"/>
                <w:spacing w:val="-1"/>
                <w:sz w:val="20"/>
                <w:szCs w:val="20"/>
                <w:rPrChange w:id="8982"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7229D2" w14:textId="77777777" w:rsidR="003F3EDE" w:rsidRPr="00FB0B06" w:rsidRDefault="003F3EDE" w:rsidP="0025185C">
            <w:pPr>
              <w:rPr>
                <w:rFonts w:ascii="Arial" w:eastAsia="Times New Roman" w:hAnsi="Arial" w:cs="Arial"/>
                <w:spacing w:val="-1"/>
                <w:sz w:val="20"/>
                <w:szCs w:val="20"/>
                <w:rPrChange w:id="898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84" w:author="Adelino Naquarta Sepalanga Domingos" w:date="2025-03-05T09:26:00Z" w16du:dateUtc="2025-03-05T08:26:00Z">
                  <w:rPr>
                    <w:rFonts w:ascii="Times New Roman" w:eastAsia="Times New Roman" w:hAnsi="Times New Roman"/>
                    <w:spacing w:val="-1"/>
                  </w:rPr>
                </w:rPrChange>
              </w:rPr>
              <w:t>Chave única da tabela 2.2. – Tabela de clientes (</w:t>
            </w:r>
            <w:proofErr w:type="spellStart"/>
            <w:r w:rsidRPr="00FB0B06">
              <w:rPr>
                <w:rFonts w:ascii="Arial" w:eastAsia="Times New Roman" w:hAnsi="Arial" w:cs="Arial"/>
                <w:spacing w:val="-1"/>
                <w:sz w:val="20"/>
                <w:szCs w:val="20"/>
                <w:rPrChange w:id="8985" w:author="Adelino Naquarta Sepalanga Domingos" w:date="2025-03-05T09:26:00Z" w16du:dateUtc="2025-03-05T08:26:00Z">
                  <w:rPr>
                    <w:rFonts w:ascii="Times New Roman" w:eastAsia="Times New Roman" w:hAnsi="Times New Roman"/>
                    <w:spacing w:val="-1"/>
                  </w:rPr>
                </w:rPrChange>
              </w:rPr>
              <w:t>Customer</w:t>
            </w:r>
            <w:proofErr w:type="spellEnd"/>
            <w:r w:rsidRPr="00FB0B06">
              <w:rPr>
                <w:rFonts w:ascii="Arial" w:eastAsia="Times New Roman" w:hAnsi="Arial" w:cs="Arial"/>
                <w:spacing w:val="-1"/>
                <w:sz w:val="20"/>
                <w:szCs w:val="20"/>
                <w:rPrChange w:id="8986" w:author="Adelino Naquarta Sepalanga Domingos" w:date="2025-03-05T09:26:00Z" w16du:dateUtc="2025-03-05T08:26:00Z">
                  <w:rPr>
                    <w:rFonts w:ascii="Times New Roman" w:eastAsia="Times New Roman" w:hAnsi="Times New Roman"/>
                    <w:spacing w:val="-1"/>
                  </w:rPr>
                </w:rPrChange>
              </w:rPr>
              <w:t>) respeitando a regra aí definida para o campo 2.2.1. - Identificador único do cliente (</w:t>
            </w:r>
            <w:proofErr w:type="spellStart"/>
            <w:r w:rsidRPr="00FB0B06">
              <w:rPr>
                <w:rFonts w:ascii="Arial" w:eastAsia="Times New Roman" w:hAnsi="Arial" w:cs="Arial"/>
                <w:spacing w:val="-1"/>
                <w:sz w:val="20"/>
                <w:szCs w:val="20"/>
                <w:rPrChange w:id="8987" w:author="Adelino Naquarta Sepalanga Domingos" w:date="2025-03-05T09:26:00Z" w16du:dateUtc="2025-03-05T08:26:00Z">
                  <w:rPr>
                    <w:rFonts w:ascii="Times New Roman" w:eastAsia="Times New Roman" w:hAnsi="Times New Roman"/>
                    <w:spacing w:val="-1"/>
                  </w:rPr>
                </w:rPrChange>
              </w:rPr>
              <w:t>CustomerID</w:t>
            </w:r>
            <w:proofErr w:type="spellEnd"/>
            <w:r w:rsidRPr="00FB0B06">
              <w:rPr>
                <w:rFonts w:ascii="Arial" w:eastAsia="Times New Roman" w:hAnsi="Arial" w:cs="Arial"/>
                <w:spacing w:val="-1"/>
                <w:sz w:val="20"/>
                <w:szCs w:val="20"/>
                <w:rPrChange w:id="8988" w:author="Adelino Naquarta Sepalanga Domingos" w:date="2025-03-05T09:26:00Z" w16du:dateUtc="2025-03-05T08:26:00Z">
                  <w:rPr>
                    <w:rFonts w:ascii="Times New Roman" w:eastAsia="Times New Roman" w:hAnsi="Times New Roman"/>
                    <w:spacing w:val="-1"/>
                  </w:rPr>
                </w:rPrChange>
              </w:rPr>
              <w:t>).</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BB3CF9" w14:textId="77777777" w:rsidR="003F3EDE" w:rsidRPr="00FB0B06" w:rsidRDefault="003F3EDE" w:rsidP="0025185C">
            <w:pPr>
              <w:jc w:val="center"/>
              <w:rPr>
                <w:rFonts w:ascii="Arial" w:eastAsia="Times New Roman" w:hAnsi="Arial" w:cs="Arial"/>
                <w:spacing w:val="-1"/>
                <w:sz w:val="20"/>
                <w:szCs w:val="20"/>
                <w:rPrChange w:id="8989" w:author="Adelino Naquarta Sepalanga Domingos" w:date="2025-03-05T09:26:00Z" w16du:dateUtc="2025-03-05T08:26:00Z">
                  <w:rPr>
                    <w:rFonts w:ascii="Times New Roman" w:eastAsia="Times New Roman" w:hAnsi="Times New Roman"/>
                    <w:spacing w:val="-1"/>
                  </w:rPr>
                </w:rPrChange>
              </w:rPr>
            </w:pPr>
          </w:p>
          <w:p w14:paraId="2F1EF493" w14:textId="77777777" w:rsidR="003F3EDE" w:rsidRPr="00FB0B06" w:rsidRDefault="003F3EDE" w:rsidP="0025185C">
            <w:pPr>
              <w:jc w:val="center"/>
              <w:rPr>
                <w:rFonts w:ascii="Arial" w:eastAsia="Times New Roman" w:hAnsi="Arial" w:cs="Arial"/>
                <w:spacing w:val="-1"/>
                <w:sz w:val="20"/>
                <w:szCs w:val="20"/>
                <w:rPrChange w:id="8990" w:author="Adelino Naquarta Sepalanga Domingos" w:date="2025-03-05T09:26:00Z" w16du:dateUtc="2025-03-05T08:26:00Z">
                  <w:rPr>
                    <w:rFonts w:ascii="Times New Roman" w:eastAsia="Times New Roman" w:hAnsi="Times New Roman"/>
                    <w:spacing w:val="-1"/>
                  </w:rPr>
                </w:rPrChange>
              </w:rPr>
            </w:pPr>
          </w:p>
          <w:p w14:paraId="51997641" w14:textId="77777777" w:rsidR="003F3EDE" w:rsidRPr="00FB0B06" w:rsidRDefault="003F3EDE" w:rsidP="0025185C">
            <w:pPr>
              <w:jc w:val="center"/>
              <w:rPr>
                <w:rFonts w:ascii="Arial" w:eastAsia="Times New Roman" w:hAnsi="Arial" w:cs="Arial"/>
                <w:spacing w:val="-1"/>
                <w:sz w:val="20"/>
                <w:szCs w:val="20"/>
                <w:rPrChange w:id="899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92" w:author="Adelino Naquarta Sepalanga Domingos" w:date="2025-03-05T09:26:00Z" w16du:dateUtc="2025-03-05T08:26:00Z">
                  <w:rPr>
                    <w:rFonts w:ascii="Times New Roman" w:eastAsia="Times New Roman" w:hAnsi="Times New Roman"/>
                    <w:spacing w:val="-1"/>
                  </w:rPr>
                </w:rPrChange>
              </w:rPr>
              <w:t>Texto 30</w:t>
            </w:r>
          </w:p>
        </w:tc>
      </w:tr>
      <w:tr w:rsidR="003F3EDE" w:rsidRPr="00FB0B06" w14:paraId="546CE49D" w14:textId="77777777" w:rsidTr="0025185C">
        <w:trPr>
          <w:trHeight w:val="50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6FC366C" w14:textId="77777777" w:rsidR="003F3EDE" w:rsidRPr="00FB0B06" w:rsidRDefault="003F3EDE" w:rsidP="0025185C">
            <w:pPr>
              <w:jc w:val="center"/>
              <w:rPr>
                <w:rFonts w:ascii="Arial" w:eastAsia="Times New Roman" w:hAnsi="Arial" w:cs="Arial"/>
                <w:spacing w:val="-1"/>
                <w:sz w:val="20"/>
                <w:szCs w:val="20"/>
                <w:rPrChange w:id="899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94" w:author="Adelino Naquarta Sepalanga Domingos" w:date="2025-03-05T09:26:00Z" w16du:dateUtc="2025-03-05T08:26:00Z">
                  <w:rPr>
                    <w:rFonts w:ascii="Times New Roman" w:eastAsia="Times New Roman" w:hAnsi="Times New Roman"/>
                    <w:spacing w:val="-1"/>
                  </w:rPr>
                </w:rPrChange>
              </w:rPr>
              <w:t>4.3.4.14.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C09D43" w14:textId="77777777" w:rsidR="003F3EDE" w:rsidRPr="00FB0B06" w:rsidRDefault="003F3EDE" w:rsidP="0025185C">
            <w:pPr>
              <w:jc w:val="center"/>
              <w:rPr>
                <w:rFonts w:ascii="Arial" w:eastAsia="Times New Roman" w:hAnsi="Arial" w:cs="Arial"/>
                <w:spacing w:val="-1"/>
                <w:sz w:val="20"/>
                <w:szCs w:val="20"/>
                <w:rPrChange w:id="899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96"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5DC683" w14:textId="77777777" w:rsidR="003F3EDE" w:rsidRPr="00FB0B06" w:rsidRDefault="003F3EDE" w:rsidP="0025185C">
            <w:pPr>
              <w:rPr>
                <w:rFonts w:ascii="Arial" w:eastAsia="Times New Roman" w:hAnsi="Arial" w:cs="Arial"/>
                <w:spacing w:val="-1"/>
                <w:sz w:val="20"/>
                <w:szCs w:val="20"/>
                <w:rPrChange w:id="899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998" w:author="Adelino Naquarta Sepalanga Domingos" w:date="2025-03-05T09:26:00Z" w16du:dateUtc="2025-03-05T08:26:00Z">
                  <w:rPr>
                    <w:rFonts w:ascii="Times New Roman" w:eastAsia="Times New Roman" w:hAnsi="Times New Roman"/>
                    <w:spacing w:val="-1"/>
                  </w:rPr>
                </w:rPrChange>
              </w:rPr>
              <w:t>Linha (</w:t>
            </w:r>
            <w:proofErr w:type="spellStart"/>
            <w:r w:rsidRPr="00FB0B06">
              <w:rPr>
                <w:rFonts w:ascii="Arial" w:eastAsia="Times New Roman" w:hAnsi="Arial" w:cs="Arial"/>
                <w:spacing w:val="-1"/>
                <w:sz w:val="20"/>
                <w:szCs w:val="20"/>
                <w:rPrChange w:id="8999" w:author="Adelino Naquarta Sepalanga Domingos" w:date="2025-03-05T09:26:00Z" w16du:dateUtc="2025-03-05T08:26:00Z">
                  <w:rPr>
                    <w:rFonts w:ascii="Times New Roman" w:eastAsia="Times New Roman" w:hAnsi="Times New Roman"/>
                    <w:spacing w:val="-1"/>
                  </w:rPr>
                </w:rPrChange>
              </w:rPr>
              <w:t>Line</w:t>
            </w:r>
            <w:proofErr w:type="spellEnd"/>
            <w:r w:rsidRPr="00FB0B06">
              <w:rPr>
                <w:rFonts w:ascii="Arial" w:eastAsia="Times New Roman" w:hAnsi="Arial" w:cs="Arial"/>
                <w:spacing w:val="-1"/>
                <w:sz w:val="20"/>
                <w:szCs w:val="20"/>
                <w:rPrChange w:id="9000"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495921D" w14:textId="77777777" w:rsidR="003F3EDE" w:rsidRPr="00FB0B06" w:rsidRDefault="003F3EDE" w:rsidP="0025185C">
            <w:pPr>
              <w:rPr>
                <w:rFonts w:ascii="Arial" w:eastAsia="Times New Roman" w:hAnsi="Arial" w:cs="Arial"/>
                <w:spacing w:val="-1"/>
                <w:sz w:val="20"/>
                <w:szCs w:val="20"/>
                <w:rPrChange w:id="9001"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134C8F" w14:textId="77777777" w:rsidR="003F3EDE" w:rsidRPr="00FB0B06" w:rsidRDefault="003F3EDE" w:rsidP="0025185C">
            <w:pPr>
              <w:jc w:val="center"/>
              <w:rPr>
                <w:rFonts w:ascii="Arial" w:eastAsia="Times New Roman" w:hAnsi="Arial" w:cs="Arial"/>
                <w:spacing w:val="-1"/>
                <w:sz w:val="20"/>
                <w:szCs w:val="20"/>
                <w:rPrChange w:id="900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03"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59D98100" w14:textId="77777777" w:rsidTr="0025185C">
        <w:trPr>
          <w:trHeight w:val="58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8B2CA1" w14:textId="77777777" w:rsidR="003F3EDE" w:rsidRPr="00FB0B06" w:rsidRDefault="003F3EDE" w:rsidP="0025185C">
            <w:pPr>
              <w:jc w:val="center"/>
              <w:rPr>
                <w:rFonts w:ascii="Arial" w:eastAsia="Times New Roman" w:hAnsi="Arial" w:cs="Arial"/>
                <w:spacing w:val="-1"/>
                <w:sz w:val="20"/>
                <w:szCs w:val="20"/>
                <w:rPrChange w:id="900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05" w:author="Adelino Naquarta Sepalanga Domingos" w:date="2025-03-05T09:26:00Z" w16du:dateUtc="2025-03-05T08:26:00Z">
                  <w:rPr>
                    <w:rFonts w:ascii="Times New Roman" w:eastAsia="Times New Roman" w:hAnsi="Times New Roman"/>
                    <w:spacing w:val="-1"/>
                  </w:rPr>
                </w:rPrChange>
              </w:rPr>
              <w:t>4.3.4.14.1.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3C1546" w14:textId="77777777" w:rsidR="003F3EDE" w:rsidRPr="00FB0B06" w:rsidRDefault="003F3EDE" w:rsidP="0025185C">
            <w:pPr>
              <w:jc w:val="center"/>
              <w:rPr>
                <w:rFonts w:ascii="Arial" w:eastAsia="Times New Roman" w:hAnsi="Arial" w:cs="Arial"/>
                <w:spacing w:val="-1"/>
                <w:sz w:val="20"/>
                <w:szCs w:val="20"/>
                <w:rPrChange w:id="900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07"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08F0C6" w14:textId="77777777" w:rsidR="003F3EDE" w:rsidRPr="00FB0B06" w:rsidRDefault="003F3EDE" w:rsidP="0025185C">
            <w:pPr>
              <w:rPr>
                <w:rFonts w:ascii="Arial" w:eastAsia="Times New Roman" w:hAnsi="Arial" w:cs="Arial"/>
                <w:spacing w:val="-1"/>
                <w:sz w:val="20"/>
                <w:szCs w:val="20"/>
                <w:rPrChange w:id="900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09" w:author="Adelino Naquarta Sepalanga Domingos" w:date="2025-03-05T09:26:00Z" w16du:dateUtc="2025-03-05T08:26:00Z">
                  <w:rPr>
                    <w:rFonts w:ascii="Times New Roman" w:eastAsia="Times New Roman" w:hAnsi="Times New Roman"/>
                    <w:spacing w:val="-1"/>
                  </w:rPr>
                </w:rPrChange>
              </w:rPr>
              <w:t>Número de linha (</w:t>
            </w:r>
            <w:proofErr w:type="spellStart"/>
            <w:r w:rsidRPr="00FB0B06">
              <w:rPr>
                <w:rFonts w:ascii="Arial" w:eastAsia="Times New Roman" w:hAnsi="Arial" w:cs="Arial"/>
                <w:spacing w:val="-1"/>
                <w:sz w:val="20"/>
                <w:szCs w:val="20"/>
                <w:rPrChange w:id="9010" w:author="Adelino Naquarta Sepalanga Domingos" w:date="2025-03-05T09:26:00Z" w16du:dateUtc="2025-03-05T08:26:00Z">
                  <w:rPr>
                    <w:rFonts w:ascii="Times New Roman" w:eastAsia="Times New Roman" w:hAnsi="Times New Roman"/>
                    <w:spacing w:val="-1"/>
                  </w:rPr>
                </w:rPrChange>
              </w:rPr>
              <w:t>LineNumber</w:t>
            </w:r>
            <w:proofErr w:type="spellEnd"/>
            <w:r w:rsidRPr="00FB0B06">
              <w:rPr>
                <w:rFonts w:ascii="Arial" w:eastAsia="Times New Roman" w:hAnsi="Arial" w:cs="Arial"/>
                <w:spacing w:val="-1"/>
                <w:sz w:val="20"/>
                <w:szCs w:val="20"/>
                <w:rPrChange w:id="9011"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409CDAB" w14:textId="77777777" w:rsidR="003F3EDE" w:rsidRPr="00FB0B06" w:rsidRDefault="003F3EDE" w:rsidP="0025185C">
            <w:pPr>
              <w:rPr>
                <w:rFonts w:ascii="Arial" w:eastAsia="Times New Roman" w:hAnsi="Arial" w:cs="Arial"/>
                <w:spacing w:val="-1"/>
                <w:sz w:val="20"/>
                <w:szCs w:val="20"/>
                <w:rPrChange w:id="901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13" w:author="Adelino Naquarta Sepalanga Domingos" w:date="2025-03-05T09:26:00Z" w16du:dateUtc="2025-03-05T08:26:00Z">
                  <w:rPr>
                    <w:rFonts w:ascii="Times New Roman" w:eastAsia="Times New Roman" w:hAnsi="Times New Roman"/>
                    <w:spacing w:val="-1"/>
                  </w:rPr>
                </w:rPrChange>
              </w:rPr>
              <w:t>As linhas devem ser exportadas pela mesma ordem em que se encontram no documento original.</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240EFC" w14:textId="77777777" w:rsidR="003F3EDE" w:rsidRPr="00FB0B06" w:rsidRDefault="003F3EDE" w:rsidP="0025185C">
            <w:pPr>
              <w:jc w:val="center"/>
              <w:rPr>
                <w:rFonts w:ascii="Arial" w:eastAsia="Times New Roman" w:hAnsi="Arial" w:cs="Arial"/>
                <w:spacing w:val="-1"/>
                <w:sz w:val="20"/>
                <w:szCs w:val="20"/>
                <w:rPrChange w:id="9014" w:author="Adelino Naquarta Sepalanga Domingos" w:date="2025-03-05T09:26:00Z" w16du:dateUtc="2025-03-05T08:26:00Z">
                  <w:rPr>
                    <w:rFonts w:ascii="Times New Roman" w:eastAsia="Times New Roman" w:hAnsi="Times New Roman"/>
                    <w:spacing w:val="-1"/>
                  </w:rPr>
                </w:rPrChange>
              </w:rPr>
            </w:pPr>
          </w:p>
          <w:p w14:paraId="7D5FA8BE" w14:textId="77777777" w:rsidR="003F3EDE" w:rsidRPr="00FB0B06" w:rsidRDefault="003F3EDE" w:rsidP="0025185C">
            <w:pPr>
              <w:jc w:val="center"/>
              <w:rPr>
                <w:rFonts w:ascii="Arial" w:eastAsia="Times New Roman" w:hAnsi="Arial" w:cs="Arial"/>
                <w:spacing w:val="-1"/>
                <w:sz w:val="20"/>
                <w:szCs w:val="20"/>
                <w:rPrChange w:id="901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16" w:author="Adelino Naquarta Sepalanga Domingos" w:date="2025-03-05T09:26:00Z" w16du:dateUtc="2025-03-05T08:26:00Z">
                  <w:rPr>
                    <w:rFonts w:ascii="Times New Roman" w:eastAsia="Times New Roman" w:hAnsi="Times New Roman"/>
                    <w:spacing w:val="-1"/>
                  </w:rPr>
                </w:rPrChange>
              </w:rPr>
              <w:t>Inteiro</w:t>
            </w:r>
          </w:p>
        </w:tc>
      </w:tr>
      <w:tr w:rsidR="003F3EDE" w:rsidRPr="00FB0B06" w14:paraId="5D79A68B" w14:textId="77777777" w:rsidTr="0025185C">
        <w:trPr>
          <w:trHeight w:val="1112"/>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36C022" w14:textId="77777777" w:rsidR="003F3EDE" w:rsidRPr="00FB0B06" w:rsidRDefault="003F3EDE" w:rsidP="0025185C">
            <w:pPr>
              <w:jc w:val="center"/>
              <w:rPr>
                <w:rFonts w:ascii="Arial" w:eastAsia="Times New Roman" w:hAnsi="Arial" w:cs="Arial"/>
                <w:spacing w:val="-1"/>
                <w:sz w:val="20"/>
                <w:szCs w:val="20"/>
                <w:rPrChange w:id="901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18" w:author="Adelino Naquarta Sepalanga Domingos" w:date="2025-03-05T09:26:00Z" w16du:dateUtc="2025-03-05T08:26:00Z">
                  <w:rPr>
                    <w:rFonts w:ascii="Times New Roman" w:eastAsia="Times New Roman" w:hAnsi="Times New Roman"/>
                    <w:spacing w:val="-1"/>
                  </w:rPr>
                </w:rPrChange>
              </w:rPr>
              <w:t>4.3.4.14.2.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7597BE" w14:textId="77777777" w:rsidR="003F3EDE" w:rsidRPr="00FB0B06" w:rsidRDefault="003F3EDE" w:rsidP="0025185C">
            <w:pPr>
              <w:jc w:val="center"/>
              <w:rPr>
                <w:rFonts w:ascii="Arial" w:eastAsia="Times New Roman" w:hAnsi="Arial" w:cs="Arial"/>
                <w:spacing w:val="-1"/>
                <w:sz w:val="20"/>
                <w:szCs w:val="20"/>
                <w:rPrChange w:id="9019"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4B2120" w14:textId="77777777" w:rsidR="003F3EDE" w:rsidRPr="00FB0B06" w:rsidRDefault="003F3EDE" w:rsidP="0025185C">
            <w:pPr>
              <w:rPr>
                <w:rFonts w:ascii="Arial" w:eastAsia="Times New Roman" w:hAnsi="Arial" w:cs="Arial"/>
                <w:spacing w:val="-1"/>
                <w:sz w:val="20"/>
                <w:szCs w:val="20"/>
                <w:rPrChange w:id="902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21" w:author="Adelino Naquarta Sepalanga Domingos" w:date="2025-03-05T09:26:00Z" w16du:dateUtc="2025-03-05T08:26:00Z">
                  <w:rPr>
                    <w:rFonts w:ascii="Times New Roman" w:eastAsia="Times New Roman" w:hAnsi="Times New Roman"/>
                    <w:spacing w:val="-1"/>
                  </w:rPr>
                </w:rPrChange>
              </w:rPr>
              <w:t>Referência ao documento de origem (</w:t>
            </w:r>
            <w:proofErr w:type="spellStart"/>
            <w:r w:rsidRPr="00FB0B06">
              <w:rPr>
                <w:rFonts w:ascii="Arial" w:eastAsia="Times New Roman" w:hAnsi="Arial" w:cs="Arial"/>
                <w:spacing w:val="-1"/>
                <w:sz w:val="20"/>
                <w:szCs w:val="20"/>
                <w:rPrChange w:id="9022" w:author="Adelino Naquarta Sepalanga Domingos" w:date="2025-03-05T09:26:00Z" w16du:dateUtc="2025-03-05T08:26:00Z">
                  <w:rPr>
                    <w:rFonts w:ascii="Times New Roman" w:eastAsia="Times New Roman" w:hAnsi="Times New Roman"/>
                    <w:spacing w:val="-1"/>
                  </w:rPr>
                </w:rPrChange>
              </w:rPr>
              <w:t>OrderReferences</w:t>
            </w:r>
            <w:proofErr w:type="spellEnd"/>
            <w:r w:rsidRPr="00FB0B06">
              <w:rPr>
                <w:rFonts w:ascii="Arial" w:eastAsia="Times New Roman" w:hAnsi="Arial" w:cs="Arial"/>
                <w:spacing w:val="-1"/>
                <w:sz w:val="20"/>
                <w:szCs w:val="20"/>
                <w:rPrChange w:id="9023"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E429EF2" w14:textId="6663A53E" w:rsidR="003F3EDE" w:rsidRPr="00FB0B06" w:rsidRDefault="003F3EDE" w:rsidP="0025185C">
            <w:pPr>
              <w:rPr>
                <w:rFonts w:ascii="Arial" w:eastAsia="Times New Roman" w:hAnsi="Arial" w:cs="Arial"/>
                <w:spacing w:val="-1"/>
                <w:sz w:val="20"/>
                <w:szCs w:val="20"/>
                <w:rPrChange w:id="902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25" w:author="Adelino Naquarta Sepalanga Domingos" w:date="2025-03-05T09:26:00Z" w16du:dateUtc="2025-03-05T08:26:00Z">
                  <w:rPr>
                    <w:rFonts w:ascii="Times New Roman" w:eastAsia="Times New Roman" w:hAnsi="Times New Roman"/>
                    <w:spacing w:val="-1"/>
                  </w:rPr>
                </w:rPrChange>
              </w:rPr>
              <w:t>Existindo a necessidade de efectuar mais do que uma referência, esta estrutura pode</w:t>
            </w:r>
            <w:del w:id="9026" w:author="Adelino Naquarta Sepalanga Domingos" w:date="2025-03-05T09:35:00Z" w16du:dateUtc="2025-03-05T08:35:00Z">
              <w:r w:rsidRPr="00FB0B06" w:rsidDel="00B45277">
                <w:rPr>
                  <w:rFonts w:ascii="Arial" w:eastAsia="Times New Roman" w:hAnsi="Arial" w:cs="Arial"/>
                  <w:spacing w:val="-1"/>
                  <w:sz w:val="20"/>
                  <w:szCs w:val="20"/>
                  <w:rPrChange w:id="9027" w:author="Adelino Naquarta Sepalanga Domingos" w:date="2025-03-05T09:26:00Z" w16du:dateUtc="2025-03-05T08:26: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9028" w:author="Adelino Naquarta Sepalanga Domingos" w:date="2025-03-05T09:26:00Z" w16du:dateUtc="2025-03-05T08:26:00Z">
                  <w:rPr>
                    <w:rFonts w:ascii="Times New Roman" w:eastAsia="Times New Roman" w:hAnsi="Times New Roman"/>
                    <w:spacing w:val="-1"/>
                  </w:rPr>
                </w:rPrChange>
              </w:rPr>
              <w:t xml:space="preserve"> ser gerada tantas vezes quantas as necessárias.</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D866FA" w14:textId="77777777" w:rsidR="003F3EDE" w:rsidRPr="00FB0B06" w:rsidRDefault="003F3EDE" w:rsidP="0025185C">
            <w:pPr>
              <w:jc w:val="center"/>
              <w:rPr>
                <w:rFonts w:ascii="Arial" w:eastAsia="Times New Roman" w:hAnsi="Arial" w:cs="Arial"/>
                <w:spacing w:val="-1"/>
                <w:sz w:val="20"/>
                <w:szCs w:val="20"/>
                <w:rPrChange w:id="9029" w:author="Adelino Naquarta Sepalanga Domingos" w:date="2025-03-05T09:26:00Z" w16du:dateUtc="2025-03-05T08:26:00Z">
                  <w:rPr>
                    <w:rFonts w:ascii="Times New Roman" w:eastAsia="Times New Roman" w:hAnsi="Times New Roman"/>
                    <w:spacing w:val="-1"/>
                  </w:rPr>
                </w:rPrChange>
              </w:rPr>
            </w:pPr>
          </w:p>
          <w:p w14:paraId="14F38673" w14:textId="77777777" w:rsidR="003F3EDE" w:rsidRPr="00FB0B06" w:rsidRDefault="003F3EDE" w:rsidP="0025185C">
            <w:pPr>
              <w:jc w:val="center"/>
              <w:rPr>
                <w:rFonts w:ascii="Arial" w:eastAsia="Times New Roman" w:hAnsi="Arial" w:cs="Arial"/>
                <w:spacing w:val="-1"/>
                <w:sz w:val="20"/>
                <w:szCs w:val="20"/>
                <w:rPrChange w:id="903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31"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1D608B54" w14:textId="77777777" w:rsidTr="0025185C">
        <w:trPr>
          <w:trHeight w:val="141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F70840" w14:textId="77777777" w:rsidR="003F3EDE" w:rsidRPr="00FB0B06" w:rsidRDefault="003F3EDE" w:rsidP="0025185C">
            <w:pPr>
              <w:jc w:val="center"/>
              <w:rPr>
                <w:rFonts w:ascii="Arial" w:eastAsia="Times New Roman" w:hAnsi="Arial" w:cs="Arial"/>
                <w:spacing w:val="-1"/>
                <w:sz w:val="20"/>
                <w:szCs w:val="20"/>
                <w:rPrChange w:id="903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33" w:author="Adelino Naquarta Sepalanga Domingos" w:date="2025-03-05T09:26:00Z" w16du:dateUtc="2025-03-05T08:26:00Z">
                  <w:rPr>
                    <w:rFonts w:ascii="Times New Roman" w:eastAsia="Times New Roman" w:hAnsi="Times New Roman"/>
                    <w:spacing w:val="-1"/>
                  </w:rPr>
                </w:rPrChange>
              </w:rPr>
              <w:t>4.3.4.14.2.1.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044C5B" w14:textId="77777777" w:rsidR="003F3EDE" w:rsidRPr="00FB0B06" w:rsidRDefault="003F3EDE" w:rsidP="0025185C">
            <w:pPr>
              <w:jc w:val="center"/>
              <w:rPr>
                <w:rFonts w:ascii="Arial" w:eastAsia="Times New Roman" w:hAnsi="Arial" w:cs="Arial"/>
                <w:spacing w:val="-1"/>
                <w:sz w:val="20"/>
                <w:szCs w:val="20"/>
                <w:rPrChange w:id="9034"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DF1EF03" w14:textId="77777777" w:rsidR="003F3EDE" w:rsidRPr="00FB0B06" w:rsidRDefault="003F3EDE" w:rsidP="0025185C">
            <w:pPr>
              <w:rPr>
                <w:rFonts w:ascii="Arial" w:eastAsia="Times New Roman" w:hAnsi="Arial" w:cs="Arial"/>
                <w:spacing w:val="-1"/>
                <w:sz w:val="20"/>
                <w:szCs w:val="20"/>
                <w:rPrChange w:id="903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36" w:author="Adelino Naquarta Sepalanga Domingos" w:date="2025-03-05T09:26:00Z" w16du:dateUtc="2025-03-05T08:26:00Z">
                  <w:rPr>
                    <w:rFonts w:ascii="Times New Roman" w:eastAsia="Times New Roman" w:hAnsi="Times New Roman"/>
                    <w:spacing w:val="-1"/>
                  </w:rPr>
                </w:rPrChange>
              </w:rPr>
              <w:t>Número do documento precedente (</w:t>
            </w:r>
            <w:proofErr w:type="spellStart"/>
            <w:r w:rsidRPr="00FB0B06">
              <w:rPr>
                <w:rFonts w:ascii="Arial" w:eastAsia="Times New Roman" w:hAnsi="Arial" w:cs="Arial"/>
                <w:spacing w:val="-1"/>
                <w:sz w:val="20"/>
                <w:szCs w:val="20"/>
                <w:rPrChange w:id="9037" w:author="Adelino Naquarta Sepalanga Domingos" w:date="2025-03-05T09:26:00Z" w16du:dateUtc="2025-03-05T08:26:00Z">
                  <w:rPr>
                    <w:rFonts w:ascii="Times New Roman" w:eastAsia="Times New Roman" w:hAnsi="Times New Roman"/>
                    <w:spacing w:val="-1"/>
                  </w:rPr>
                </w:rPrChange>
              </w:rPr>
              <w:t>OriginatingON</w:t>
            </w:r>
            <w:proofErr w:type="spellEnd"/>
            <w:r w:rsidRPr="00FB0B06">
              <w:rPr>
                <w:rFonts w:ascii="Arial" w:eastAsia="Times New Roman" w:hAnsi="Arial" w:cs="Arial"/>
                <w:spacing w:val="-1"/>
                <w:sz w:val="20"/>
                <w:szCs w:val="20"/>
                <w:rPrChange w:id="9038"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6B2984" w14:textId="77777777" w:rsidR="003F3EDE" w:rsidRPr="00FB0B06" w:rsidRDefault="003F3EDE" w:rsidP="0025185C">
            <w:pPr>
              <w:rPr>
                <w:rFonts w:ascii="Arial" w:eastAsia="Times New Roman" w:hAnsi="Arial" w:cs="Arial"/>
                <w:spacing w:val="-1"/>
                <w:sz w:val="20"/>
                <w:szCs w:val="20"/>
                <w:rPrChange w:id="903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40" w:author="Adelino Naquarta Sepalanga Domingos" w:date="2025-03-05T09:26:00Z" w16du:dateUtc="2025-03-05T08:26:00Z">
                  <w:rPr>
                    <w:rFonts w:ascii="Times New Roman" w:eastAsia="Times New Roman" w:hAnsi="Times New Roman"/>
                    <w:spacing w:val="-1"/>
                  </w:rPr>
                </w:rPrChange>
              </w:rPr>
              <w:t>Se o documento estiver contido no</w:t>
            </w:r>
          </w:p>
          <w:p w14:paraId="2B24AEA8" w14:textId="77777777" w:rsidR="003F3EDE" w:rsidRPr="00FB0B06" w:rsidRDefault="003F3EDE" w:rsidP="0025185C">
            <w:pPr>
              <w:rPr>
                <w:rFonts w:ascii="Arial" w:eastAsia="Times New Roman" w:hAnsi="Arial" w:cs="Arial"/>
                <w:spacing w:val="-1"/>
                <w:sz w:val="20"/>
                <w:szCs w:val="20"/>
                <w:rPrChange w:id="904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42" w:author="Adelino Naquarta Sepalanga Domingos" w:date="2025-03-05T09:26:00Z" w16du:dateUtc="2025-03-05T08:26:00Z">
                  <w:rPr>
                    <w:rFonts w:ascii="Times New Roman" w:eastAsia="Times New Roman" w:hAnsi="Times New Roman"/>
                    <w:spacing w:val="-1"/>
                  </w:rPr>
                </w:rPrChange>
              </w:rPr>
              <w:t>SAFT (AO) deve ser utilizada a estrutura de numeração do campo de origem.</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4D26B1" w14:textId="77777777" w:rsidR="003F3EDE" w:rsidRPr="00FB0B06" w:rsidRDefault="003F3EDE" w:rsidP="0025185C">
            <w:pPr>
              <w:jc w:val="center"/>
              <w:rPr>
                <w:rFonts w:ascii="Arial" w:eastAsia="Times New Roman" w:hAnsi="Arial" w:cs="Arial"/>
                <w:spacing w:val="-1"/>
                <w:sz w:val="20"/>
                <w:szCs w:val="20"/>
                <w:rPrChange w:id="9043" w:author="Adelino Naquarta Sepalanga Domingos" w:date="2025-03-05T09:26:00Z" w16du:dateUtc="2025-03-05T08:26:00Z">
                  <w:rPr>
                    <w:rFonts w:ascii="Times New Roman" w:eastAsia="Times New Roman" w:hAnsi="Times New Roman"/>
                    <w:spacing w:val="-1"/>
                  </w:rPr>
                </w:rPrChange>
              </w:rPr>
            </w:pPr>
          </w:p>
          <w:p w14:paraId="5FD22EF6" w14:textId="77777777" w:rsidR="003F3EDE" w:rsidRPr="00FB0B06" w:rsidRDefault="003F3EDE" w:rsidP="0025185C">
            <w:pPr>
              <w:jc w:val="center"/>
              <w:rPr>
                <w:rFonts w:ascii="Arial" w:eastAsia="Times New Roman" w:hAnsi="Arial" w:cs="Arial"/>
                <w:spacing w:val="-1"/>
                <w:sz w:val="20"/>
                <w:szCs w:val="20"/>
                <w:rPrChange w:id="904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45" w:author="Adelino Naquarta Sepalanga Domingos" w:date="2025-03-05T09:26:00Z" w16du:dateUtc="2025-03-05T08:26:00Z">
                  <w:rPr>
                    <w:rFonts w:ascii="Times New Roman" w:eastAsia="Times New Roman" w:hAnsi="Times New Roman"/>
                    <w:spacing w:val="-1"/>
                  </w:rPr>
                </w:rPrChange>
              </w:rPr>
              <w:t>Texto 60</w:t>
            </w:r>
          </w:p>
        </w:tc>
      </w:tr>
      <w:tr w:rsidR="003F3EDE" w:rsidRPr="00FB0B06" w14:paraId="221A6063" w14:textId="77777777" w:rsidTr="0025185C">
        <w:trPr>
          <w:trHeight w:val="38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BCDE7F0" w14:textId="77777777" w:rsidR="003F3EDE" w:rsidRPr="00FB0B06" w:rsidRDefault="003F3EDE" w:rsidP="0025185C">
            <w:pPr>
              <w:jc w:val="center"/>
              <w:rPr>
                <w:rFonts w:ascii="Arial" w:eastAsia="Times New Roman" w:hAnsi="Arial" w:cs="Arial"/>
                <w:spacing w:val="-1"/>
                <w:sz w:val="20"/>
                <w:szCs w:val="20"/>
                <w:rPrChange w:id="904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47" w:author="Adelino Naquarta Sepalanga Domingos" w:date="2025-03-05T09:26:00Z" w16du:dateUtc="2025-03-05T08:26:00Z">
                  <w:rPr>
                    <w:rFonts w:ascii="Times New Roman" w:eastAsia="Times New Roman" w:hAnsi="Times New Roman"/>
                    <w:spacing w:val="-1"/>
                  </w:rPr>
                </w:rPrChange>
              </w:rPr>
              <w:lastRenderedPageBreak/>
              <w:t>4.3.4.14.2.2.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47B489" w14:textId="77777777" w:rsidR="003F3EDE" w:rsidRPr="00FB0B06" w:rsidRDefault="003F3EDE" w:rsidP="0025185C">
            <w:pPr>
              <w:jc w:val="center"/>
              <w:rPr>
                <w:rFonts w:ascii="Arial" w:eastAsia="Times New Roman" w:hAnsi="Arial" w:cs="Arial"/>
                <w:spacing w:val="-1"/>
                <w:sz w:val="20"/>
                <w:szCs w:val="20"/>
                <w:rPrChange w:id="9048"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E5B725" w14:textId="77777777" w:rsidR="003F3EDE" w:rsidRPr="00FB0B06" w:rsidRDefault="003F3EDE" w:rsidP="0025185C">
            <w:pPr>
              <w:rPr>
                <w:rFonts w:ascii="Arial" w:eastAsia="Times New Roman" w:hAnsi="Arial" w:cs="Arial"/>
                <w:spacing w:val="-1"/>
                <w:sz w:val="20"/>
                <w:szCs w:val="20"/>
                <w:rPrChange w:id="904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50" w:author="Adelino Naquarta Sepalanga Domingos" w:date="2025-03-05T09:26:00Z" w16du:dateUtc="2025-03-05T08:26:00Z">
                  <w:rPr>
                    <w:rFonts w:ascii="Times New Roman" w:eastAsia="Times New Roman" w:hAnsi="Times New Roman"/>
                    <w:spacing w:val="-1"/>
                  </w:rPr>
                </w:rPrChange>
              </w:rPr>
              <w:t>Data do documento de origem (</w:t>
            </w:r>
            <w:proofErr w:type="spellStart"/>
            <w:r w:rsidRPr="00FB0B06">
              <w:rPr>
                <w:rFonts w:ascii="Arial" w:eastAsia="Times New Roman" w:hAnsi="Arial" w:cs="Arial"/>
                <w:spacing w:val="-1"/>
                <w:sz w:val="20"/>
                <w:szCs w:val="20"/>
                <w:rPrChange w:id="9051" w:author="Adelino Naquarta Sepalanga Domingos" w:date="2025-03-05T09:26:00Z" w16du:dateUtc="2025-03-05T08:26:00Z">
                  <w:rPr>
                    <w:rFonts w:ascii="Times New Roman" w:eastAsia="Times New Roman" w:hAnsi="Times New Roman"/>
                    <w:spacing w:val="-1"/>
                  </w:rPr>
                </w:rPrChange>
              </w:rPr>
              <w:t>OrderDate</w:t>
            </w:r>
            <w:proofErr w:type="spellEnd"/>
            <w:r w:rsidRPr="00FB0B06">
              <w:rPr>
                <w:rFonts w:ascii="Arial" w:eastAsia="Times New Roman" w:hAnsi="Arial" w:cs="Arial"/>
                <w:spacing w:val="-1"/>
                <w:sz w:val="20"/>
                <w:szCs w:val="20"/>
                <w:rPrChange w:id="9052"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AFFC4F" w14:textId="77777777" w:rsidR="003F3EDE" w:rsidRPr="00FB0B06" w:rsidRDefault="003F3EDE" w:rsidP="0025185C">
            <w:pPr>
              <w:rPr>
                <w:rFonts w:ascii="Arial" w:eastAsia="Times New Roman" w:hAnsi="Arial" w:cs="Arial"/>
                <w:spacing w:val="-1"/>
                <w:sz w:val="20"/>
                <w:szCs w:val="20"/>
                <w:rPrChange w:id="9053"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6F0B89" w14:textId="77777777" w:rsidR="003F3EDE" w:rsidRPr="00FB0B06" w:rsidRDefault="003F3EDE" w:rsidP="0025185C">
            <w:pPr>
              <w:jc w:val="center"/>
              <w:rPr>
                <w:rFonts w:ascii="Arial" w:eastAsia="Times New Roman" w:hAnsi="Arial" w:cs="Arial"/>
                <w:spacing w:val="-1"/>
                <w:sz w:val="20"/>
                <w:szCs w:val="20"/>
                <w:rPrChange w:id="905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55" w:author="Adelino Naquarta Sepalanga Domingos" w:date="2025-03-05T09:26:00Z" w16du:dateUtc="2025-03-05T08:26:00Z">
                  <w:rPr>
                    <w:rFonts w:ascii="Times New Roman" w:eastAsia="Times New Roman" w:hAnsi="Times New Roman"/>
                    <w:spacing w:val="-1"/>
                  </w:rPr>
                </w:rPrChange>
              </w:rPr>
              <w:t>Data</w:t>
            </w:r>
          </w:p>
        </w:tc>
      </w:tr>
      <w:tr w:rsidR="003F3EDE" w:rsidRPr="00FB0B06" w14:paraId="1177586D" w14:textId="77777777" w:rsidTr="0025185C">
        <w:trPr>
          <w:trHeight w:val="76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F072BB" w14:textId="77777777" w:rsidR="003F3EDE" w:rsidRPr="00FB0B06" w:rsidRDefault="003F3EDE" w:rsidP="0025185C">
            <w:pPr>
              <w:jc w:val="center"/>
              <w:rPr>
                <w:rFonts w:ascii="Arial" w:eastAsia="Times New Roman" w:hAnsi="Arial" w:cs="Arial"/>
                <w:spacing w:val="-1"/>
                <w:sz w:val="20"/>
                <w:szCs w:val="20"/>
                <w:rPrChange w:id="905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57" w:author="Adelino Naquarta Sepalanga Domingos" w:date="2025-03-05T09:26:00Z" w16du:dateUtc="2025-03-05T08:26:00Z">
                  <w:rPr>
                    <w:rFonts w:ascii="Times New Roman" w:eastAsia="Times New Roman" w:hAnsi="Times New Roman"/>
                    <w:spacing w:val="-1"/>
                  </w:rPr>
                </w:rPrChange>
              </w:rPr>
              <w:t>4.3.4.14.3.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B6E55AF" w14:textId="77777777" w:rsidR="003F3EDE" w:rsidRPr="00FB0B06" w:rsidRDefault="003F3EDE" w:rsidP="0025185C">
            <w:pPr>
              <w:jc w:val="center"/>
              <w:rPr>
                <w:rFonts w:ascii="Arial" w:eastAsia="Times New Roman" w:hAnsi="Arial" w:cs="Arial"/>
                <w:spacing w:val="-1"/>
                <w:sz w:val="20"/>
                <w:szCs w:val="20"/>
                <w:rPrChange w:id="905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59"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DA0E0B" w14:textId="77777777" w:rsidR="003F3EDE" w:rsidRPr="00FB0B06" w:rsidRDefault="003F3EDE" w:rsidP="0025185C">
            <w:pPr>
              <w:rPr>
                <w:rFonts w:ascii="Arial" w:eastAsia="Times New Roman" w:hAnsi="Arial" w:cs="Arial"/>
                <w:spacing w:val="-1"/>
                <w:sz w:val="20"/>
                <w:szCs w:val="20"/>
                <w:rPrChange w:id="906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61" w:author="Adelino Naquarta Sepalanga Domingos" w:date="2025-03-05T09:26:00Z" w16du:dateUtc="2025-03-05T08:26:00Z">
                  <w:rPr>
                    <w:rFonts w:ascii="Times New Roman" w:eastAsia="Times New Roman" w:hAnsi="Times New Roman"/>
                    <w:spacing w:val="-1"/>
                  </w:rPr>
                </w:rPrChange>
              </w:rPr>
              <w:t>Identificador do produto ou serviço (</w:t>
            </w:r>
            <w:proofErr w:type="spellStart"/>
            <w:r w:rsidRPr="00FB0B06">
              <w:rPr>
                <w:rFonts w:ascii="Arial" w:eastAsia="Times New Roman" w:hAnsi="Arial" w:cs="Arial"/>
                <w:spacing w:val="-1"/>
                <w:sz w:val="20"/>
                <w:szCs w:val="20"/>
                <w:rPrChange w:id="9062" w:author="Adelino Naquarta Sepalanga Domingos" w:date="2025-03-05T09:26:00Z" w16du:dateUtc="2025-03-05T08:26:00Z">
                  <w:rPr>
                    <w:rFonts w:ascii="Times New Roman" w:eastAsia="Times New Roman" w:hAnsi="Times New Roman"/>
                    <w:spacing w:val="-1"/>
                  </w:rPr>
                </w:rPrChange>
              </w:rPr>
              <w:t>ProductCode</w:t>
            </w:r>
            <w:proofErr w:type="spellEnd"/>
            <w:r w:rsidRPr="00FB0B06">
              <w:rPr>
                <w:rFonts w:ascii="Arial" w:eastAsia="Times New Roman" w:hAnsi="Arial" w:cs="Arial"/>
                <w:spacing w:val="-1"/>
                <w:sz w:val="20"/>
                <w:szCs w:val="20"/>
                <w:rPrChange w:id="9063"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596C07" w14:textId="77777777" w:rsidR="003F3EDE" w:rsidRPr="00FB0B06" w:rsidRDefault="003F3EDE" w:rsidP="0025185C">
            <w:pPr>
              <w:rPr>
                <w:rFonts w:ascii="Arial" w:eastAsia="Times New Roman" w:hAnsi="Arial" w:cs="Arial"/>
                <w:spacing w:val="-1"/>
                <w:sz w:val="20"/>
                <w:szCs w:val="20"/>
                <w:rPrChange w:id="906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65" w:author="Adelino Naquarta Sepalanga Domingos" w:date="2025-03-05T09:26:00Z" w16du:dateUtc="2025-03-05T08:26:00Z">
                  <w:rPr>
                    <w:rFonts w:ascii="Times New Roman" w:eastAsia="Times New Roman" w:hAnsi="Times New Roman"/>
                    <w:spacing w:val="-1"/>
                  </w:rPr>
                </w:rPrChange>
              </w:rPr>
              <w:t>Chave do registo na tabela 2.4. – Tabela de produtos / serviços (</w:t>
            </w:r>
            <w:proofErr w:type="spellStart"/>
            <w:r w:rsidRPr="00FB0B06">
              <w:rPr>
                <w:rFonts w:ascii="Arial" w:eastAsia="Times New Roman" w:hAnsi="Arial" w:cs="Arial"/>
                <w:spacing w:val="-1"/>
                <w:sz w:val="20"/>
                <w:szCs w:val="20"/>
                <w:rPrChange w:id="9066" w:author="Adelino Naquarta Sepalanga Domingos" w:date="2025-03-05T09:26:00Z" w16du:dateUtc="2025-03-05T08:26:00Z">
                  <w:rPr>
                    <w:rFonts w:ascii="Times New Roman" w:eastAsia="Times New Roman" w:hAnsi="Times New Roman"/>
                    <w:spacing w:val="-1"/>
                  </w:rPr>
                </w:rPrChange>
              </w:rPr>
              <w:t>Product</w:t>
            </w:r>
            <w:proofErr w:type="spellEnd"/>
            <w:r w:rsidRPr="00FB0B06">
              <w:rPr>
                <w:rFonts w:ascii="Arial" w:eastAsia="Times New Roman" w:hAnsi="Arial" w:cs="Arial"/>
                <w:spacing w:val="-1"/>
                <w:sz w:val="20"/>
                <w:szCs w:val="20"/>
                <w:rPrChange w:id="9067" w:author="Adelino Naquarta Sepalanga Domingos" w:date="2025-03-05T09:26:00Z" w16du:dateUtc="2025-03-05T08:26:00Z">
                  <w:rPr>
                    <w:rFonts w:ascii="Times New Roman" w:eastAsia="Times New Roman" w:hAnsi="Times New Roman"/>
                    <w:spacing w:val="-1"/>
                  </w:rPr>
                </w:rPrChange>
              </w:rPr>
              <w:t>), no campo 2.4.2. – Identificador do produto ou serviço (</w:t>
            </w:r>
            <w:proofErr w:type="spellStart"/>
            <w:r w:rsidRPr="00FB0B06">
              <w:rPr>
                <w:rFonts w:ascii="Arial" w:eastAsia="Times New Roman" w:hAnsi="Arial" w:cs="Arial"/>
                <w:spacing w:val="-1"/>
                <w:sz w:val="20"/>
                <w:szCs w:val="20"/>
                <w:rPrChange w:id="9068" w:author="Adelino Naquarta Sepalanga Domingos" w:date="2025-03-05T09:26:00Z" w16du:dateUtc="2025-03-05T08:26:00Z">
                  <w:rPr>
                    <w:rFonts w:ascii="Times New Roman" w:eastAsia="Times New Roman" w:hAnsi="Times New Roman"/>
                    <w:spacing w:val="-1"/>
                  </w:rPr>
                </w:rPrChange>
              </w:rPr>
              <w:t>ProductCode</w:t>
            </w:r>
            <w:proofErr w:type="spellEnd"/>
            <w:r w:rsidRPr="00FB0B06">
              <w:rPr>
                <w:rFonts w:ascii="Arial" w:eastAsia="Times New Roman" w:hAnsi="Arial" w:cs="Arial"/>
                <w:spacing w:val="-1"/>
                <w:sz w:val="20"/>
                <w:szCs w:val="20"/>
                <w:rPrChange w:id="9069" w:author="Adelino Naquarta Sepalanga Domingos" w:date="2025-03-05T09:26:00Z" w16du:dateUtc="2025-03-05T08:26:00Z">
                  <w:rPr>
                    <w:rFonts w:ascii="Times New Roman" w:eastAsia="Times New Roman" w:hAnsi="Times New Roman"/>
                    <w:spacing w:val="-1"/>
                  </w:rPr>
                </w:rPrChange>
              </w:rPr>
              <w:t>).</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920C95" w14:textId="77777777" w:rsidR="003F3EDE" w:rsidRPr="00FB0B06" w:rsidRDefault="003F3EDE" w:rsidP="0025185C">
            <w:pPr>
              <w:jc w:val="center"/>
              <w:rPr>
                <w:rFonts w:ascii="Arial" w:eastAsia="Times New Roman" w:hAnsi="Arial" w:cs="Arial"/>
                <w:spacing w:val="-1"/>
                <w:sz w:val="20"/>
                <w:szCs w:val="20"/>
                <w:rPrChange w:id="9070" w:author="Adelino Naquarta Sepalanga Domingos" w:date="2025-03-05T09:26:00Z" w16du:dateUtc="2025-03-05T08:26:00Z">
                  <w:rPr>
                    <w:rFonts w:ascii="Times New Roman" w:eastAsia="Times New Roman" w:hAnsi="Times New Roman"/>
                    <w:spacing w:val="-1"/>
                  </w:rPr>
                </w:rPrChange>
              </w:rPr>
            </w:pPr>
          </w:p>
          <w:p w14:paraId="6CF977E7" w14:textId="77777777" w:rsidR="003F3EDE" w:rsidRPr="00FB0B06" w:rsidRDefault="003F3EDE" w:rsidP="0025185C">
            <w:pPr>
              <w:jc w:val="center"/>
              <w:rPr>
                <w:rFonts w:ascii="Arial" w:eastAsia="Times New Roman" w:hAnsi="Arial" w:cs="Arial"/>
                <w:spacing w:val="-1"/>
                <w:sz w:val="20"/>
                <w:szCs w:val="20"/>
                <w:rPrChange w:id="9071" w:author="Adelino Naquarta Sepalanga Domingos" w:date="2025-03-05T09:26:00Z" w16du:dateUtc="2025-03-05T08:26:00Z">
                  <w:rPr>
                    <w:rFonts w:ascii="Times New Roman" w:eastAsia="Times New Roman" w:hAnsi="Times New Roman"/>
                    <w:spacing w:val="-1"/>
                  </w:rPr>
                </w:rPrChange>
              </w:rPr>
            </w:pPr>
          </w:p>
          <w:p w14:paraId="3979D1EE" w14:textId="77777777" w:rsidR="003F3EDE" w:rsidRPr="00FB0B06" w:rsidRDefault="003F3EDE" w:rsidP="0025185C">
            <w:pPr>
              <w:jc w:val="center"/>
              <w:rPr>
                <w:rFonts w:ascii="Arial" w:eastAsia="Times New Roman" w:hAnsi="Arial" w:cs="Arial"/>
                <w:spacing w:val="-1"/>
                <w:sz w:val="20"/>
                <w:szCs w:val="20"/>
                <w:rPrChange w:id="907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73" w:author="Adelino Naquarta Sepalanga Domingos" w:date="2025-03-05T09:26:00Z" w16du:dateUtc="2025-03-05T08:26:00Z">
                  <w:rPr>
                    <w:rFonts w:ascii="Times New Roman" w:eastAsia="Times New Roman" w:hAnsi="Times New Roman"/>
                    <w:spacing w:val="-1"/>
                  </w:rPr>
                </w:rPrChange>
              </w:rPr>
              <w:t>Texto 60</w:t>
            </w:r>
          </w:p>
        </w:tc>
      </w:tr>
      <w:tr w:rsidR="003F3EDE" w:rsidRPr="00FB0B06" w14:paraId="7089AC5E" w14:textId="77777777" w:rsidTr="0025185C">
        <w:trPr>
          <w:trHeight w:val="163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881395" w14:textId="77777777" w:rsidR="003F3EDE" w:rsidRPr="00FB0B06" w:rsidRDefault="003F3EDE" w:rsidP="0025185C">
            <w:pPr>
              <w:jc w:val="center"/>
              <w:rPr>
                <w:rFonts w:ascii="Arial" w:eastAsia="Times New Roman" w:hAnsi="Arial" w:cs="Arial"/>
                <w:spacing w:val="-1"/>
                <w:sz w:val="20"/>
                <w:szCs w:val="20"/>
                <w:rPrChange w:id="907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75" w:author="Adelino Naquarta Sepalanga Domingos" w:date="2025-03-05T09:26:00Z" w16du:dateUtc="2025-03-05T08:26:00Z">
                  <w:rPr>
                    <w:rFonts w:ascii="Times New Roman" w:eastAsia="Times New Roman" w:hAnsi="Times New Roman"/>
                    <w:spacing w:val="-1"/>
                  </w:rPr>
                </w:rPrChange>
              </w:rPr>
              <w:t>4.3.4.14.4.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6407A2" w14:textId="77777777" w:rsidR="003F3EDE" w:rsidRPr="00FB0B06" w:rsidRDefault="003F3EDE" w:rsidP="0025185C">
            <w:pPr>
              <w:jc w:val="center"/>
              <w:rPr>
                <w:rFonts w:ascii="Arial" w:eastAsia="Times New Roman" w:hAnsi="Arial" w:cs="Arial"/>
                <w:spacing w:val="-1"/>
                <w:sz w:val="20"/>
                <w:szCs w:val="20"/>
                <w:rPrChange w:id="9076" w:author="Adelino Naquarta Sepalanga Domingos" w:date="2025-03-05T09:26:00Z" w16du:dateUtc="2025-03-05T08:26:00Z">
                  <w:rPr>
                    <w:rFonts w:ascii="Times New Roman" w:eastAsia="Times New Roman" w:hAnsi="Times New Roman"/>
                    <w:spacing w:val="-1"/>
                  </w:rPr>
                </w:rPrChange>
              </w:rPr>
            </w:pPr>
          </w:p>
          <w:p w14:paraId="358596C9" w14:textId="77777777" w:rsidR="003F3EDE" w:rsidRPr="00FB0B06" w:rsidRDefault="003F3EDE" w:rsidP="0025185C">
            <w:pPr>
              <w:jc w:val="center"/>
              <w:rPr>
                <w:rFonts w:ascii="Arial" w:eastAsia="Times New Roman" w:hAnsi="Arial" w:cs="Arial"/>
                <w:spacing w:val="-1"/>
                <w:sz w:val="20"/>
                <w:szCs w:val="20"/>
                <w:rPrChange w:id="9077" w:author="Adelino Naquarta Sepalanga Domingos" w:date="2025-03-05T09:26:00Z" w16du:dateUtc="2025-03-05T08:26:00Z">
                  <w:rPr>
                    <w:rFonts w:ascii="Times New Roman" w:eastAsia="Times New Roman" w:hAnsi="Times New Roman"/>
                    <w:spacing w:val="-1"/>
                  </w:rPr>
                </w:rPrChange>
              </w:rPr>
            </w:pPr>
          </w:p>
          <w:p w14:paraId="60F67B0E" w14:textId="77777777" w:rsidR="003F3EDE" w:rsidRPr="00FB0B06" w:rsidRDefault="003F3EDE" w:rsidP="0025185C">
            <w:pPr>
              <w:jc w:val="center"/>
              <w:rPr>
                <w:rFonts w:ascii="Arial" w:eastAsia="Times New Roman" w:hAnsi="Arial" w:cs="Arial"/>
                <w:spacing w:val="-1"/>
                <w:sz w:val="20"/>
                <w:szCs w:val="20"/>
                <w:rPrChange w:id="907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79"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DBA059" w14:textId="77777777" w:rsidR="003F3EDE" w:rsidRPr="00FB0B06" w:rsidRDefault="003F3EDE" w:rsidP="0025185C">
            <w:pPr>
              <w:rPr>
                <w:rFonts w:ascii="Arial" w:eastAsia="Times New Roman" w:hAnsi="Arial" w:cs="Arial"/>
                <w:spacing w:val="-1"/>
                <w:sz w:val="20"/>
                <w:szCs w:val="20"/>
                <w:rPrChange w:id="9080" w:author="Adelino Naquarta Sepalanga Domingos" w:date="2025-03-05T09:26:00Z" w16du:dateUtc="2025-03-05T08:26:00Z">
                  <w:rPr>
                    <w:rFonts w:ascii="Times New Roman" w:eastAsia="Times New Roman" w:hAnsi="Times New Roman"/>
                    <w:spacing w:val="-1"/>
                  </w:rPr>
                </w:rPrChange>
              </w:rPr>
            </w:pPr>
          </w:p>
          <w:p w14:paraId="06A3757D" w14:textId="77777777" w:rsidR="003F3EDE" w:rsidRPr="00FB0B06" w:rsidRDefault="003F3EDE" w:rsidP="0025185C">
            <w:pPr>
              <w:rPr>
                <w:rFonts w:ascii="Arial" w:eastAsia="Times New Roman" w:hAnsi="Arial" w:cs="Arial"/>
                <w:spacing w:val="-1"/>
                <w:sz w:val="20"/>
                <w:szCs w:val="20"/>
                <w:rPrChange w:id="9081" w:author="Adelino Naquarta Sepalanga Domingos" w:date="2025-03-05T09:26:00Z" w16du:dateUtc="2025-03-05T08:26:00Z">
                  <w:rPr>
                    <w:rFonts w:ascii="Times New Roman" w:eastAsia="Times New Roman" w:hAnsi="Times New Roman"/>
                    <w:spacing w:val="-1"/>
                  </w:rPr>
                </w:rPrChange>
              </w:rPr>
            </w:pPr>
          </w:p>
          <w:p w14:paraId="47DEF954" w14:textId="77777777" w:rsidR="003F3EDE" w:rsidRPr="00FB0B06" w:rsidRDefault="003F3EDE" w:rsidP="0025185C">
            <w:pPr>
              <w:rPr>
                <w:rFonts w:ascii="Arial" w:eastAsia="Times New Roman" w:hAnsi="Arial" w:cs="Arial"/>
                <w:spacing w:val="-1"/>
                <w:sz w:val="20"/>
                <w:szCs w:val="20"/>
                <w:rPrChange w:id="908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83" w:author="Adelino Naquarta Sepalanga Domingos" w:date="2025-03-05T09:26:00Z" w16du:dateUtc="2025-03-05T08:26:00Z">
                  <w:rPr>
                    <w:rFonts w:ascii="Times New Roman" w:eastAsia="Times New Roman" w:hAnsi="Times New Roman"/>
                    <w:spacing w:val="-1"/>
                  </w:rPr>
                </w:rPrChange>
              </w:rPr>
              <w:t>Descrição do produto ou serviço (</w:t>
            </w:r>
            <w:proofErr w:type="spellStart"/>
            <w:r w:rsidRPr="00FB0B06">
              <w:rPr>
                <w:rFonts w:ascii="Arial" w:eastAsia="Times New Roman" w:hAnsi="Arial" w:cs="Arial"/>
                <w:spacing w:val="-1"/>
                <w:sz w:val="20"/>
                <w:szCs w:val="20"/>
                <w:rPrChange w:id="9084" w:author="Adelino Naquarta Sepalanga Domingos" w:date="2025-03-05T09:26:00Z" w16du:dateUtc="2025-03-05T08:26:00Z">
                  <w:rPr>
                    <w:rFonts w:ascii="Times New Roman" w:eastAsia="Times New Roman" w:hAnsi="Times New Roman"/>
                    <w:spacing w:val="-1"/>
                  </w:rPr>
                </w:rPrChange>
              </w:rPr>
              <w:t>ProductDescription</w:t>
            </w:r>
            <w:proofErr w:type="spellEnd"/>
            <w:r w:rsidRPr="00FB0B06">
              <w:rPr>
                <w:rFonts w:ascii="Arial" w:eastAsia="Times New Roman" w:hAnsi="Arial" w:cs="Arial"/>
                <w:spacing w:val="-1"/>
                <w:sz w:val="20"/>
                <w:szCs w:val="20"/>
                <w:rPrChange w:id="9085"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0FD8D7" w14:textId="77777777" w:rsidR="003F3EDE" w:rsidRPr="00FB0B06" w:rsidRDefault="003F3EDE" w:rsidP="0025185C">
            <w:pPr>
              <w:rPr>
                <w:rFonts w:ascii="Arial" w:eastAsia="Times New Roman" w:hAnsi="Arial" w:cs="Arial"/>
                <w:spacing w:val="-1"/>
                <w:sz w:val="20"/>
                <w:szCs w:val="20"/>
                <w:rPrChange w:id="908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87" w:author="Adelino Naquarta Sepalanga Domingos" w:date="2025-03-05T09:26:00Z" w16du:dateUtc="2025-03-05T08:26:00Z">
                  <w:rPr>
                    <w:rFonts w:ascii="Times New Roman" w:eastAsia="Times New Roman" w:hAnsi="Times New Roman"/>
                    <w:spacing w:val="-1"/>
                  </w:rPr>
                </w:rPrChange>
              </w:rPr>
              <w:t>Descrição da linha da factura, ligada à tabela 2.4. – Tabela de produtos/ serviços (</w:t>
            </w:r>
            <w:proofErr w:type="spellStart"/>
            <w:r w:rsidRPr="00FB0B06">
              <w:rPr>
                <w:rFonts w:ascii="Arial" w:eastAsia="Times New Roman" w:hAnsi="Arial" w:cs="Arial"/>
                <w:spacing w:val="-1"/>
                <w:sz w:val="20"/>
                <w:szCs w:val="20"/>
                <w:rPrChange w:id="9088" w:author="Adelino Naquarta Sepalanga Domingos" w:date="2025-03-05T09:26:00Z" w16du:dateUtc="2025-03-05T08:26:00Z">
                  <w:rPr>
                    <w:rFonts w:ascii="Times New Roman" w:eastAsia="Times New Roman" w:hAnsi="Times New Roman"/>
                    <w:spacing w:val="-1"/>
                  </w:rPr>
                </w:rPrChange>
              </w:rPr>
              <w:t>Product</w:t>
            </w:r>
            <w:proofErr w:type="spellEnd"/>
            <w:r w:rsidRPr="00FB0B06">
              <w:rPr>
                <w:rFonts w:ascii="Arial" w:eastAsia="Times New Roman" w:hAnsi="Arial" w:cs="Arial"/>
                <w:spacing w:val="-1"/>
                <w:sz w:val="20"/>
                <w:szCs w:val="20"/>
                <w:rPrChange w:id="9089" w:author="Adelino Naquarta Sepalanga Domingos" w:date="2025-03-05T09:26:00Z" w16du:dateUtc="2025-03-05T08:26:00Z">
                  <w:rPr>
                    <w:rFonts w:ascii="Times New Roman" w:eastAsia="Times New Roman" w:hAnsi="Times New Roman"/>
                    <w:spacing w:val="-1"/>
                  </w:rPr>
                </w:rPrChange>
              </w:rPr>
              <w:t>), no campo 2.4.4.  –  Descrição do produto ou serviço (</w:t>
            </w:r>
            <w:proofErr w:type="spellStart"/>
            <w:r w:rsidRPr="00FB0B06">
              <w:rPr>
                <w:rFonts w:ascii="Arial" w:eastAsia="Times New Roman" w:hAnsi="Arial" w:cs="Arial"/>
                <w:spacing w:val="-1"/>
                <w:sz w:val="20"/>
                <w:szCs w:val="20"/>
                <w:rPrChange w:id="9090" w:author="Adelino Naquarta Sepalanga Domingos" w:date="2025-03-05T09:26:00Z" w16du:dateUtc="2025-03-05T08:26:00Z">
                  <w:rPr>
                    <w:rFonts w:ascii="Times New Roman" w:eastAsia="Times New Roman" w:hAnsi="Times New Roman"/>
                    <w:spacing w:val="-1"/>
                  </w:rPr>
                </w:rPrChange>
              </w:rPr>
              <w:t>ProductDescription</w:t>
            </w:r>
            <w:proofErr w:type="spellEnd"/>
            <w:r w:rsidRPr="00FB0B06">
              <w:rPr>
                <w:rFonts w:ascii="Arial" w:eastAsia="Times New Roman" w:hAnsi="Arial" w:cs="Arial"/>
                <w:spacing w:val="-1"/>
                <w:sz w:val="20"/>
                <w:szCs w:val="20"/>
                <w:rPrChange w:id="9091" w:author="Adelino Naquarta Sepalanga Domingos" w:date="2025-03-05T09:26:00Z" w16du:dateUtc="2025-03-05T08:26:00Z">
                  <w:rPr>
                    <w:rFonts w:ascii="Times New Roman" w:eastAsia="Times New Roman" w:hAnsi="Times New Roman"/>
                    <w:spacing w:val="-1"/>
                  </w:rPr>
                </w:rPrChange>
              </w:rPr>
              <w:t>).</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FE9B55" w14:textId="77777777" w:rsidR="003F3EDE" w:rsidRPr="00FB0B06" w:rsidRDefault="003F3EDE" w:rsidP="0025185C">
            <w:pPr>
              <w:jc w:val="center"/>
              <w:rPr>
                <w:rFonts w:ascii="Arial" w:eastAsia="Times New Roman" w:hAnsi="Arial" w:cs="Arial"/>
                <w:spacing w:val="-1"/>
                <w:sz w:val="20"/>
                <w:szCs w:val="20"/>
                <w:rPrChange w:id="9092" w:author="Adelino Naquarta Sepalanga Domingos" w:date="2025-03-05T09:26:00Z" w16du:dateUtc="2025-03-05T08:26:00Z">
                  <w:rPr>
                    <w:rFonts w:ascii="Times New Roman" w:eastAsia="Times New Roman" w:hAnsi="Times New Roman"/>
                    <w:spacing w:val="-1"/>
                  </w:rPr>
                </w:rPrChange>
              </w:rPr>
            </w:pPr>
          </w:p>
          <w:p w14:paraId="6499BC95" w14:textId="77777777" w:rsidR="003F3EDE" w:rsidRPr="00FB0B06" w:rsidRDefault="003F3EDE" w:rsidP="0025185C">
            <w:pPr>
              <w:jc w:val="center"/>
              <w:rPr>
                <w:rFonts w:ascii="Arial" w:eastAsia="Times New Roman" w:hAnsi="Arial" w:cs="Arial"/>
                <w:spacing w:val="-1"/>
                <w:sz w:val="20"/>
                <w:szCs w:val="20"/>
                <w:rPrChange w:id="9093" w:author="Adelino Naquarta Sepalanga Domingos" w:date="2025-03-05T09:26:00Z" w16du:dateUtc="2025-03-05T08:26:00Z">
                  <w:rPr>
                    <w:rFonts w:ascii="Times New Roman" w:eastAsia="Times New Roman" w:hAnsi="Times New Roman"/>
                    <w:spacing w:val="-1"/>
                  </w:rPr>
                </w:rPrChange>
              </w:rPr>
            </w:pPr>
          </w:p>
          <w:p w14:paraId="78E47C83" w14:textId="77777777" w:rsidR="003F3EDE" w:rsidRPr="00FB0B06" w:rsidRDefault="003F3EDE" w:rsidP="0025185C">
            <w:pPr>
              <w:jc w:val="center"/>
              <w:rPr>
                <w:rFonts w:ascii="Arial" w:eastAsia="Times New Roman" w:hAnsi="Arial" w:cs="Arial"/>
                <w:spacing w:val="-1"/>
                <w:sz w:val="20"/>
                <w:szCs w:val="20"/>
                <w:rPrChange w:id="909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95" w:author="Adelino Naquarta Sepalanga Domingos" w:date="2025-03-05T09:26:00Z" w16du:dateUtc="2025-03-05T08:26:00Z">
                  <w:rPr>
                    <w:rFonts w:ascii="Times New Roman" w:eastAsia="Times New Roman" w:hAnsi="Times New Roman"/>
                    <w:spacing w:val="-1"/>
                  </w:rPr>
                </w:rPrChange>
              </w:rPr>
              <w:t>Texto 200</w:t>
            </w:r>
          </w:p>
        </w:tc>
      </w:tr>
      <w:tr w:rsidR="003F3EDE" w:rsidRPr="00FB0B06" w14:paraId="7C53D5C7" w14:textId="77777777" w:rsidTr="0025185C">
        <w:trPr>
          <w:trHeight w:val="55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A678DF" w14:textId="77777777" w:rsidR="003F3EDE" w:rsidRPr="00FB0B06" w:rsidRDefault="003F3EDE" w:rsidP="0025185C">
            <w:pPr>
              <w:jc w:val="center"/>
              <w:rPr>
                <w:rFonts w:ascii="Arial" w:eastAsia="Times New Roman" w:hAnsi="Arial" w:cs="Arial"/>
                <w:spacing w:val="-1"/>
                <w:sz w:val="20"/>
                <w:szCs w:val="20"/>
                <w:rPrChange w:id="909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97" w:author="Adelino Naquarta Sepalanga Domingos" w:date="2025-03-05T09:26:00Z" w16du:dateUtc="2025-03-05T08:26:00Z">
                  <w:rPr>
                    <w:rFonts w:ascii="Times New Roman" w:eastAsia="Times New Roman" w:hAnsi="Times New Roman"/>
                    <w:spacing w:val="-1"/>
                  </w:rPr>
                </w:rPrChange>
              </w:rPr>
              <w:t>4.3.4.14.5.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78046A" w14:textId="77777777" w:rsidR="003F3EDE" w:rsidRPr="00FB0B06" w:rsidRDefault="003F3EDE" w:rsidP="0025185C">
            <w:pPr>
              <w:jc w:val="center"/>
              <w:rPr>
                <w:rFonts w:ascii="Arial" w:eastAsia="Times New Roman" w:hAnsi="Arial" w:cs="Arial"/>
                <w:spacing w:val="-1"/>
                <w:sz w:val="20"/>
                <w:szCs w:val="20"/>
                <w:rPrChange w:id="909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099"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4E24A9" w14:textId="77777777" w:rsidR="003F3EDE" w:rsidRPr="00FB0B06" w:rsidRDefault="003F3EDE" w:rsidP="0025185C">
            <w:pPr>
              <w:rPr>
                <w:rFonts w:ascii="Arial" w:eastAsia="Times New Roman" w:hAnsi="Arial" w:cs="Arial"/>
                <w:spacing w:val="-1"/>
                <w:sz w:val="20"/>
                <w:szCs w:val="20"/>
                <w:rPrChange w:id="910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01" w:author="Adelino Naquarta Sepalanga Domingos" w:date="2025-03-05T09:26:00Z" w16du:dateUtc="2025-03-05T08:26:00Z">
                  <w:rPr>
                    <w:rFonts w:ascii="Times New Roman" w:eastAsia="Times New Roman" w:hAnsi="Times New Roman"/>
                    <w:spacing w:val="-1"/>
                  </w:rPr>
                </w:rPrChange>
              </w:rPr>
              <w:t>Quantidade (</w:t>
            </w:r>
            <w:proofErr w:type="spellStart"/>
            <w:r w:rsidRPr="00FB0B06">
              <w:rPr>
                <w:rFonts w:ascii="Arial" w:eastAsia="Times New Roman" w:hAnsi="Arial" w:cs="Arial"/>
                <w:spacing w:val="-1"/>
                <w:sz w:val="20"/>
                <w:szCs w:val="20"/>
                <w:rPrChange w:id="9102" w:author="Adelino Naquarta Sepalanga Domingos" w:date="2025-03-05T09:26:00Z" w16du:dateUtc="2025-03-05T08:26:00Z">
                  <w:rPr>
                    <w:rFonts w:ascii="Times New Roman" w:eastAsia="Times New Roman" w:hAnsi="Times New Roman"/>
                    <w:spacing w:val="-1"/>
                  </w:rPr>
                </w:rPrChange>
              </w:rPr>
              <w:t>Quantity</w:t>
            </w:r>
            <w:proofErr w:type="spellEnd"/>
            <w:r w:rsidRPr="00FB0B06">
              <w:rPr>
                <w:rFonts w:ascii="Arial" w:eastAsia="Times New Roman" w:hAnsi="Arial" w:cs="Arial"/>
                <w:spacing w:val="-1"/>
                <w:sz w:val="20"/>
                <w:szCs w:val="20"/>
                <w:rPrChange w:id="9103"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E12C2D" w14:textId="77777777" w:rsidR="003F3EDE" w:rsidRPr="00FB0B06" w:rsidRDefault="003F3EDE" w:rsidP="0025185C">
            <w:pPr>
              <w:rPr>
                <w:rFonts w:ascii="Arial" w:eastAsia="Times New Roman" w:hAnsi="Arial" w:cs="Arial"/>
                <w:spacing w:val="-1"/>
                <w:sz w:val="20"/>
                <w:szCs w:val="20"/>
                <w:rPrChange w:id="9104"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568B0CF" w14:textId="77777777" w:rsidR="003F3EDE" w:rsidRPr="00FB0B06" w:rsidRDefault="003F3EDE" w:rsidP="0025185C">
            <w:pPr>
              <w:jc w:val="center"/>
              <w:rPr>
                <w:rFonts w:ascii="Arial" w:eastAsia="Times New Roman" w:hAnsi="Arial" w:cs="Arial"/>
                <w:spacing w:val="-1"/>
                <w:sz w:val="20"/>
                <w:szCs w:val="20"/>
                <w:rPrChange w:id="910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06" w:author="Adelino Naquarta Sepalanga Domingos" w:date="2025-03-05T09:26:00Z" w16du:dateUtc="2025-03-05T08:26:00Z">
                  <w:rPr>
                    <w:rFonts w:ascii="Times New Roman" w:eastAsia="Times New Roman" w:hAnsi="Times New Roman"/>
                    <w:spacing w:val="-1"/>
                  </w:rPr>
                </w:rPrChange>
              </w:rPr>
              <w:t>Decimal</w:t>
            </w:r>
          </w:p>
        </w:tc>
      </w:tr>
      <w:tr w:rsidR="003F3EDE" w:rsidRPr="00FB0B06" w14:paraId="35B7EE20" w14:textId="77777777" w:rsidTr="0025185C">
        <w:trPr>
          <w:trHeight w:val="65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3D38AB" w14:textId="77777777" w:rsidR="003F3EDE" w:rsidRPr="00FB0B06" w:rsidRDefault="003F3EDE" w:rsidP="0025185C">
            <w:pPr>
              <w:jc w:val="center"/>
              <w:rPr>
                <w:rFonts w:ascii="Arial" w:eastAsia="Times New Roman" w:hAnsi="Arial" w:cs="Arial"/>
                <w:spacing w:val="-1"/>
                <w:sz w:val="20"/>
                <w:szCs w:val="20"/>
                <w:rPrChange w:id="910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08" w:author="Adelino Naquarta Sepalanga Domingos" w:date="2025-03-05T09:26:00Z" w16du:dateUtc="2025-03-05T08:26:00Z">
                  <w:rPr>
                    <w:rFonts w:ascii="Times New Roman" w:eastAsia="Times New Roman" w:hAnsi="Times New Roman"/>
                    <w:spacing w:val="-1"/>
                  </w:rPr>
                </w:rPrChange>
              </w:rPr>
              <w:t>4.3.4.14.6.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B3B7E3" w14:textId="77777777" w:rsidR="003F3EDE" w:rsidRPr="00FB0B06" w:rsidRDefault="003F3EDE" w:rsidP="0025185C">
            <w:pPr>
              <w:jc w:val="center"/>
              <w:rPr>
                <w:rFonts w:ascii="Arial" w:eastAsia="Times New Roman" w:hAnsi="Arial" w:cs="Arial"/>
                <w:spacing w:val="-1"/>
                <w:sz w:val="20"/>
                <w:szCs w:val="20"/>
                <w:rPrChange w:id="910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10"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3A2490C" w14:textId="77777777" w:rsidR="003F3EDE" w:rsidRPr="00FB0B06" w:rsidRDefault="003F3EDE" w:rsidP="0025185C">
            <w:pPr>
              <w:rPr>
                <w:rFonts w:ascii="Arial" w:eastAsia="Times New Roman" w:hAnsi="Arial" w:cs="Arial"/>
                <w:spacing w:val="-1"/>
                <w:sz w:val="20"/>
                <w:szCs w:val="20"/>
                <w:rPrChange w:id="911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12" w:author="Adelino Naquarta Sepalanga Domingos" w:date="2025-03-05T09:26:00Z" w16du:dateUtc="2025-03-05T08:26:00Z">
                  <w:rPr>
                    <w:rFonts w:ascii="Times New Roman" w:eastAsia="Times New Roman" w:hAnsi="Times New Roman"/>
                    <w:spacing w:val="-1"/>
                  </w:rPr>
                </w:rPrChange>
              </w:rPr>
              <w:t>Unidade de medida (</w:t>
            </w:r>
            <w:proofErr w:type="spellStart"/>
            <w:r w:rsidRPr="00FB0B06">
              <w:rPr>
                <w:rFonts w:ascii="Arial" w:eastAsia="Times New Roman" w:hAnsi="Arial" w:cs="Arial"/>
                <w:spacing w:val="-1"/>
                <w:sz w:val="20"/>
                <w:szCs w:val="20"/>
                <w:rPrChange w:id="9113" w:author="Adelino Naquarta Sepalanga Domingos" w:date="2025-03-05T09:26:00Z" w16du:dateUtc="2025-03-05T08:26:00Z">
                  <w:rPr>
                    <w:rFonts w:ascii="Times New Roman" w:eastAsia="Times New Roman" w:hAnsi="Times New Roman"/>
                    <w:spacing w:val="-1"/>
                  </w:rPr>
                </w:rPrChange>
              </w:rPr>
              <w:t>UnitOfMeasure</w:t>
            </w:r>
            <w:proofErr w:type="spellEnd"/>
            <w:r w:rsidRPr="00FB0B06">
              <w:rPr>
                <w:rFonts w:ascii="Arial" w:eastAsia="Times New Roman" w:hAnsi="Arial" w:cs="Arial"/>
                <w:spacing w:val="-1"/>
                <w:sz w:val="20"/>
                <w:szCs w:val="20"/>
                <w:rPrChange w:id="9114"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3D91313" w14:textId="77777777" w:rsidR="003F3EDE" w:rsidRPr="00FB0B06" w:rsidRDefault="003F3EDE" w:rsidP="0025185C">
            <w:pPr>
              <w:rPr>
                <w:rFonts w:ascii="Arial" w:eastAsia="Times New Roman" w:hAnsi="Arial" w:cs="Arial"/>
                <w:spacing w:val="-1"/>
                <w:sz w:val="20"/>
                <w:szCs w:val="20"/>
                <w:rPrChange w:id="9115"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BD7ED8" w14:textId="77777777" w:rsidR="003F3EDE" w:rsidRPr="00FB0B06" w:rsidRDefault="003F3EDE" w:rsidP="0025185C">
            <w:pPr>
              <w:jc w:val="center"/>
              <w:rPr>
                <w:rFonts w:ascii="Arial" w:eastAsia="Times New Roman" w:hAnsi="Arial" w:cs="Arial"/>
                <w:spacing w:val="-1"/>
                <w:sz w:val="20"/>
                <w:szCs w:val="20"/>
                <w:rPrChange w:id="911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17" w:author="Adelino Naquarta Sepalanga Domingos" w:date="2025-03-05T09:26:00Z" w16du:dateUtc="2025-03-05T08:26:00Z">
                  <w:rPr>
                    <w:rFonts w:ascii="Times New Roman" w:eastAsia="Times New Roman" w:hAnsi="Times New Roman"/>
                    <w:spacing w:val="-1"/>
                  </w:rPr>
                </w:rPrChange>
              </w:rPr>
              <w:t>Texto 20</w:t>
            </w:r>
          </w:p>
        </w:tc>
      </w:tr>
      <w:tr w:rsidR="003F3EDE" w:rsidRPr="00FB0B06" w14:paraId="441567A3"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370A4E" w14:textId="77777777" w:rsidR="003F3EDE" w:rsidRPr="00FB0B06" w:rsidRDefault="003F3EDE" w:rsidP="0025185C">
            <w:pPr>
              <w:jc w:val="center"/>
              <w:rPr>
                <w:rFonts w:ascii="Arial" w:eastAsia="Times New Roman" w:hAnsi="Arial" w:cs="Arial"/>
                <w:spacing w:val="-1"/>
                <w:sz w:val="20"/>
                <w:szCs w:val="20"/>
                <w:rPrChange w:id="9118" w:author="Adelino Naquarta Sepalanga Domingos" w:date="2025-03-05T09:26:00Z" w16du:dateUtc="2025-03-05T08:26:00Z">
                  <w:rPr>
                    <w:rFonts w:ascii="Times New Roman" w:eastAsia="Times New Roman" w:hAnsi="Times New Roman"/>
                    <w:spacing w:val="-1"/>
                  </w:rPr>
                </w:rPrChange>
              </w:rPr>
            </w:pPr>
          </w:p>
          <w:p w14:paraId="16933385" w14:textId="77777777" w:rsidR="003F3EDE" w:rsidRPr="00FB0B06" w:rsidRDefault="003F3EDE" w:rsidP="0025185C">
            <w:pPr>
              <w:jc w:val="center"/>
              <w:rPr>
                <w:rFonts w:ascii="Arial" w:eastAsia="Times New Roman" w:hAnsi="Arial" w:cs="Arial"/>
                <w:spacing w:val="-1"/>
                <w:sz w:val="20"/>
                <w:szCs w:val="20"/>
                <w:rPrChange w:id="9119" w:author="Adelino Naquarta Sepalanga Domingos" w:date="2025-03-05T09:26:00Z" w16du:dateUtc="2025-03-05T08:26:00Z">
                  <w:rPr>
                    <w:rFonts w:ascii="Times New Roman" w:eastAsia="Times New Roman" w:hAnsi="Times New Roman"/>
                    <w:spacing w:val="-1"/>
                  </w:rPr>
                </w:rPrChange>
              </w:rPr>
            </w:pPr>
          </w:p>
          <w:p w14:paraId="282C3F6C" w14:textId="77777777" w:rsidR="003F3EDE" w:rsidRPr="00FB0B06" w:rsidRDefault="003F3EDE" w:rsidP="0025185C">
            <w:pPr>
              <w:jc w:val="center"/>
              <w:rPr>
                <w:rFonts w:ascii="Arial" w:eastAsia="Times New Roman" w:hAnsi="Arial" w:cs="Arial"/>
                <w:spacing w:val="-1"/>
                <w:sz w:val="20"/>
                <w:szCs w:val="20"/>
                <w:rPrChange w:id="9120" w:author="Adelino Naquarta Sepalanga Domingos" w:date="2025-03-05T09:26:00Z" w16du:dateUtc="2025-03-05T08:26:00Z">
                  <w:rPr>
                    <w:rFonts w:ascii="Times New Roman" w:eastAsia="Times New Roman" w:hAnsi="Times New Roman"/>
                    <w:spacing w:val="-1"/>
                  </w:rPr>
                </w:rPrChange>
              </w:rPr>
            </w:pPr>
          </w:p>
          <w:p w14:paraId="4489DE5D" w14:textId="77777777" w:rsidR="003F3EDE" w:rsidRPr="00FB0B06" w:rsidRDefault="003F3EDE" w:rsidP="0025185C">
            <w:pPr>
              <w:jc w:val="center"/>
              <w:rPr>
                <w:rFonts w:ascii="Arial" w:eastAsia="Times New Roman" w:hAnsi="Arial" w:cs="Arial"/>
                <w:spacing w:val="-1"/>
                <w:sz w:val="20"/>
                <w:szCs w:val="20"/>
                <w:rPrChange w:id="912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22" w:author="Adelino Naquarta Sepalanga Domingos" w:date="2025-03-05T09:26:00Z" w16du:dateUtc="2025-03-05T08:26:00Z">
                  <w:rPr>
                    <w:rFonts w:ascii="Times New Roman" w:eastAsia="Times New Roman" w:hAnsi="Times New Roman"/>
                    <w:spacing w:val="-1"/>
                  </w:rPr>
                </w:rPrChange>
              </w:rPr>
              <w:t>4.3.4.14.7.</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245E3D" w14:textId="77777777" w:rsidR="003F3EDE" w:rsidRPr="00FB0B06" w:rsidRDefault="003F3EDE" w:rsidP="0025185C">
            <w:pPr>
              <w:jc w:val="center"/>
              <w:rPr>
                <w:rFonts w:ascii="Arial" w:eastAsia="Times New Roman" w:hAnsi="Arial" w:cs="Arial"/>
                <w:spacing w:val="-1"/>
                <w:sz w:val="20"/>
                <w:szCs w:val="20"/>
                <w:rPrChange w:id="9123" w:author="Adelino Naquarta Sepalanga Domingos" w:date="2025-03-05T09:26:00Z" w16du:dateUtc="2025-03-05T08:26:00Z">
                  <w:rPr>
                    <w:rFonts w:ascii="Times New Roman" w:eastAsia="Times New Roman" w:hAnsi="Times New Roman"/>
                    <w:spacing w:val="-1"/>
                  </w:rPr>
                </w:rPrChange>
              </w:rPr>
            </w:pPr>
          </w:p>
          <w:p w14:paraId="26403CCD" w14:textId="77777777" w:rsidR="003F3EDE" w:rsidRPr="00FB0B06" w:rsidRDefault="003F3EDE" w:rsidP="0025185C">
            <w:pPr>
              <w:jc w:val="center"/>
              <w:rPr>
                <w:rFonts w:ascii="Arial" w:eastAsia="Times New Roman" w:hAnsi="Arial" w:cs="Arial"/>
                <w:spacing w:val="-1"/>
                <w:sz w:val="20"/>
                <w:szCs w:val="20"/>
                <w:rPrChange w:id="9124" w:author="Adelino Naquarta Sepalanga Domingos" w:date="2025-03-05T09:26:00Z" w16du:dateUtc="2025-03-05T08:26:00Z">
                  <w:rPr>
                    <w:rFonts w:ascii="Times New Roman" w:eastAsia="Times New Roman" w:hAnsi="Times New Roman"/>
                    <w:spacing w:val="-1"/>
                  </w:rPr>
                </w:rPrChange>
              </w:rPr>
            </w:pPr>
          </w:p>
          <w:p w14:paraId="09695B05" w14:textId="77777777" w:rsidR="003F3EDE" w:rsidRPr="00FB0B06" w:rsidRDefault="003F3EDE" w:rsidP="0025185C">
            <w:pPr>
              <w:jc w:val="center"/>
              <w:rPr>
                <w:rFonts w:ascii="Arial" w:eastAsia="Times New Roman" w:hAnsi="Arial" w:cs="Arial"/>
                <w:spacing w:val="-1"/>
                <w:sz w:val="20"/>
                <w:szCs w:val="20"/>
                <w:rPrChange w:id="9125" w:author="Adelino Naquarta Sepalanga Domingos" w:date="2025-03-05T09:26:00Z" w16du:dateUtc="2025-03-05T08:26:00Z">
                  <w:rPr>
                    <w:rFonts w:ascii="Times New Roman" w:eastAsia="Times New Roman" w:hAnsi="Times New Roman"/>
                    <w:spacing w:val="-1"/>
                  </w:rPr>
                </w:rPrChange>
              </w:rPr>
            </w:pPr>
          </w:p>
          <w:p w14:paraId="29D57A6D" w14:textId="77777777" w:rsidR="003F3EDE" w:rsidRPr="00FB0B06" w:rsidRDefault="003F3EDE" w:rsidP="0025185C">
            <w:pPr>
              <w:jc w:val="center"/>
              <w:rPr>
                <w:rFonts w:ascii="Arial" w:eastAsia="Times New Roman" w:hAnsi="Arial" w:cs="Arial"/>
                <w:spacing w:val="-1"/>
                <w:sz w:val="20"/>
                <w:szCs w:val="20"/>
                <w:rPrChange w:id="912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27"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C6767E" w14:textId="77777777" w:rsidR="003F3EDE" w:rsidRPr="00FB0B06" w:rsidRDefault="003F3EDE" w:rsidP="0025185C">
            <w:pPr>
              <w:rPr>
                <w:rFonts w:ascii="Arial" w:eastAsia="Times New Roman" w:hAnsi="Arial" w:cs="Arial"/>
                <w:spacing w:val="-1"/>
                <w:sz w:val="20"/>
                <w:szCs w:val="20"/>
                <w:rPrChange w:id="9128" w:author="Adelino Naquarta Sepalanga Domingos" w:date="2025-03-05T09:26:00Z" w16du:dateUtc="2025-03-05T08:26:00Z">
                  <w:rPr>
                    <w:rFonts w:ascii="Times New Roman" w:eastAsia="Times New Roman" w:hAnsi="Times New Roman"/>
                    <w:spacing w:val="-1"/>
                  </w:rPr>
                </w:rPrChange>
              </w:rPr>
            </w:pPr>
          </w:p>
          <w:p w14:paraId="41BCCA3E" w14:textId="77777777" w:rsidR="003F3EDE" w:rsidRPr="00FB0B06" w:rsidRDefault="003F3EDE" w:rsidP="0025185C">
            <w:pPr>
              <w:rPr>
                <w:rFonts w:ascii="Arial" w:eastAsia="Times New Roman" w:hAnsi="Arial" w:cs="Arial"/>
                <w:spacing w:val="-1"/>
                <w:sz w:val="20"/>
                <w:szCs w:val="20"/>
                <w:rPrChange w:id="9129" w:author="Adelino Naquarta Sepalanga Domingos" w:date="2025-03-05T09:26:00Z" w16du:dateUtc="2025-03-05T08:26:00Z">
                  <w:rPr>
                    <w:rFonts w:ascii="Times New Roman" w:eastAsia="Times New Roman" w:hAnsi="Times New Roman"/>
                    <w:spacing w:val="-1"/>
                  </w:rPr>
                </w:rPrChange>
              </w:rPr>
            </w:pPr>
          </w:p>
          <w:p w14:paraId="02A779C7" w14:textId="77777777" w:rsidR="003F3EDE" w:rsidRPr="00FB0B06" w:rsidRDefault="003F3EDE" w:rsidP="0025185C">
            <w:pPr>
              <w:rPr>
                <w:rFonts w:ascii="Arial" w:eastAsia="Times New Roman" w:hAnsi="Arial" w:cs="Arial"/>
                <w:spacing w:val="-1"/>
                <w:sz w:val="20"/>
                <w:szCs w:val="20"/>
                <w:rPrChange w:id="9130" w:author="Adelino Naquarta Sepalanga Domingos" w:date="2025-03-05T09:26:00Z" w16du:dateUtc="2025-03-05T08:26:00Z">
                  <w:rPr>
                    <w:rFonts w:ascii="Times New Roman" w:eastAsia="Times New Roman" w:hAnsi="Times New Roman"/>
                    <w:spacing w:val="-1"/>
                  </w:rPr>
                </w:rPrChange>
              </w:rPr>
            </w:pPr>
          </w:p>
          <w:p w14:paraId="6DF7852E" w14:textId="77777777" w:rsidR="003F3EDE" w:rsidRPr="00FB0B06" w:rsidRDefault="003F3EDE" w:rsidP="0025185C">
            <w:pPr>
              <w:rPr>
                <w:rFonts w:ascii="Arial" w:eastAsia="Times New Roman" w:hAnsi="Arial" w:cs="Arial"/>
                <w:spacing w:val="-1"/>
                <w:sz w:val="20"/>
                <w:szCs w:val="20"/>
                <w:rPrChange w:id="913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32" w:author="Adelino Naquarta Sepalanga Domingos" w:date="2025-03-05T09:26:00Z" w16du:dateUtc="2025-03-05T08:26:00Z">
                  <w:rPr>
                    <w:rFonts w:ascii="Times New Roman" w:eastAsia="Times New Roman" w:hAnsi="Times New Roman"/>
                    <w:spacing w:val="-1"/>
                  </w:rPr>
                </w:rPrChange>
              </w:rPr>
              <w:t>Preço unitário (</w:t>
            </w:r>
            <w:proofErr w:type="spellStart"/>
            <w:r w:rsidRPr="00FB0B06">
              <w:rPr>
                <w:rFonts w:ascii="Arial" w:eastAsia="Times New Roman" w:hAnsi="Arial" w:cs="Arial"/>
                <w:spacing w:val="-1"/>
                <w:sz w:val="20"/>
                <w:szCs w:val="20"/>
                <w:rPrChange w:id="9133" w:author="Adelino Naquarta Sepalanga Domingos" w:date="2025-03-05T09:26:00Z" w16du:dateUtc="2025-03-05T08:26:00Z">
                  <w:rPr>
                    <w:rFonts w:ascii="Times New Roman" w:eastAsia="Times New Roman" w:hAnsi="Times New Roman"/>
                    <w:spacing w:val="-1"/>
                  </w:rPr>
                </w:rPrChange>
              </w:rPr>
              <w:t>UnitPrice</w:t>
            </w:r>
            <w:proofErr w:type="spellEnd"/>
            <w:r w:rsidRPr="00FB0B06">
              <w:rPr>
                <w:rFonts w:ascii="Arial" w:eastAsia="Times New Roman" w:hAnsi="Arial" w:cs="Arial"/>
                <w:spacing w:val="-1"/>
                <w:sz w:val="20"/>
                <w:szCs w:val="20"/>
                <w:rPrChange w:id="9134"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BD3744" w14:textId="77777777" w:rsidR="003F3EDE" w:rsidRPr="00FB0B06" w:rsidRDefault="003F3EDE" w:rsidP="0025185C">
            <w:pPr>
              <w:rPr>
                <w:rFonts w:ascii="Arial" w:eastAsia="Times New Roman" w:hAnsi="Arial" w:cs="Arial"/>
                <w:spacing w:val="-1"/>
                <w:sz w:val="20"/>
                <w:szCs w:val="20"/>
                <w:rPrChange w:id="913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36" w:author="Adelino Naquarta Sepalanga Domingos" w:date="2025-03-05T09:26:00Z" w16du:dateUtc="2025-03-05T08:26:00Z">
                  <w:rPr>
                    <w:rFonts w:ascii="Times New Roman" w:eastAsia="Times New Roman" w:hAnsi="Times New Roman"/>
                    <w:spacing w:val="-1"/>
                  </w:rPr>
                </w:rPrChange>
              </w:rPr>
              <w:t>Preço unitário sem imposto e deduzido dos descontos de linha e cabeçalho.</w:t>
            </w:r>
          </w:p>
          <w:p w14:paraId="34FDF85B" w14:textId="77777777" w:rsidR="003F3EDE" w:rsidRPr="00FB0B06" w:rsidRDefault="003F3EDE" w:rsidP="0025185C">
            <w:pPr>
              <w:rPr>
                <w:rFonts w:ascii="Arial" w:eastAsia="Times New Roman" w:hAnsi="Arial" w:cs="Arial"/>
                <w:spacing w:val="-1"/>
                <w:sz w:val="20"/>
                <w:szCs w:val="20"/>
                <w:rPrChange w:id="913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38" w:author="Adelino Naquarta Sepalanga Domingos" w:date="2025-03-05T09:26:00Z" w16du:dateUtc="2025-03-05T08:26:00Z">
                  <w:rPr>
                    <w:rFonts w:ascii="Times New Roman" w:eastAsia="Times New Roman" w:hAnsi="Times New Roman"/>
                    <w:spacing w:val="-1"/>
                  </w:rPr>
                </w:rPrChange>
              </w:rPr>
              <w:t>Quando não valorizado na base de dados, deve ser preenchido com “0.00”.</w:t>
            </w:r>
          </w:p>
          <w:p w14:paraId="0E2D8DEF" w14:textId="77777777" w:rsidR="003F3EDE" w:rsidRPr="00FB0B06" w:rsidRDefault="003F3EDE" w:rsidP="0025185C">
            <w:pPr>
              <w:rPr>
                <w:rFonts w:ascii="Arial" w:eastAsia="Times New Roman" w:hAnsi="Arial" w:cs="Arial"/>
                <w:spacing w:val="-1"/>
                <w:sz w:val="20"/>
                <w:szCs w:val="20"/>
                <w:rPrChange w:id="913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40" w:author="Adelino Naquarta Sepalanga Domingos" w:date="2025-03-05T09:26:00Z" w16du:dateUtc="2025-03-05T08:26:00Z">
                  <w:rPr>
                    <w:rFonts w:ascii="Times New Roman" w:eastAsia="Times New Roman" w:hAnsi="Times New Roman"/>
                    <w:spacing w:val="-1"/>
                  </w:rPr>
                </w:rPrChange>
              </w:rPr>
              <w:t>Deve igualmente ser preenchido com “0.00” caso exista obrigatoriedade de preencher o campo 4.3.4.14.8. - Valor tributável unitário (</w:t>
            </w:r>
            <w:proofErr w:type="spellStart"/>
            <w:r w:rsidRPr="00FB0B06">
              <w:rPr>
                <w:rFonts w:ascii="Arial" w:eastAsia="Times New Roman" w:hAnsi="Arial" w:cs="Arial"/>
                <w:spacing w:val="-1"/>
                <w:sz w:val="20"/>
                <w:szCs w:val="20"/>
                <w:rPrChange w:id="9141" w:author="Adelino Naquarta Sepalanga Domingos" w:date="2025-03-05T09:26:00Z" w16du:dateUtc="2025-03-05T08:26:00Z">
                  <w:rPr>
                    <w:rFonts w:ascii="Times New Roman" w:eastAsia="Times New Roman" w:hAnsi="Times New Roman"/>
                    <w:spacing w:val="-1"/>
                  </w:rPr>
                </w:rPrChange>
              </w:rPr>
              <w:t>TaxBase</w:t>
            </w:r>
            <w:proofErr w:type="spellEnd"/>
            <w:r w:rsidRPr="00FB0B06">
              <w:rPr>
                <w:rFonts w:ascii="Arial" w:eastAsia="Times New Roman" w:hAnsi="Arial" w:cs="Arial"/>
                <w:spacing w:val="-1"/>
                <w:sz w:val="20"/>
                <w:szCs w:val="20"/>
                <w:rPrChange w:id="9142" w:author="Adelino Naquarta Sepalanga Domingos" w:date="2025-03-05T09:26:00Z" w16du:dateUtc="2025-03-05T08:26:00Z">
                  <w:rPr>
                    <w:rFonts w:ascii="Times New Roman" w:eastAsia="Times New Roman" w:hAnsi="Times New Roman"/>
                    <w:spacing w:val="-1"/>
                  </w:rPr>
                </w:rPrChange>
              </w:rPr>
              <w:t>).</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4AAB942" w14:textId="77777777" w:rsidR="003F3EDE" w:rsidRPr="00FB0B06" w:rsidRDefault="003F3EDE" w:rsidP="0025185C">
            <w:pPr>
              <w:jc w:val="center"/>
              <w:rPr>
                <w:rFonts w:ascii="Arial" w:eastAsia="Times New Roman" w:hAnsi="Arial" w:cs="Arial"/>
                <w:spacing w:val="-1"/>
                <w:sz w:val="20"/>
                <w:szCs w:val="20"/>
                <w:rPrChange w:id="9143" w:author="Adelino Naquarta Sepalanga Domingos" w:date="2025-03-05T09:26:00Z" w16du:dateUtc="2025-03-05T08:26:00Z">
                  <w:rPr>
                    <w:rFonts w:ascii="Times New Roman" w:eastAsia="Times New Roman" w:hAnsi="Times New Roman"/>
                    <w:spacing w:val="-1"/>
                  </w:rPr>
                </w:rPrChange>
              </w:rPr>
            </w:pPr>
          </w:p>
          <w:p w14:paraId="2491CBA1" w14:textId="77777777" w:rsidR="003F3EDE" w:rsidRPr="00FB0B06" w:rsidRDefault="003F3EDE" w:rsidP="0025185C">
            <w:pPr>
              <w:jc w:val="center"/>
              <w:rPr>
                <w:rFonts w:ascii="Arial" w:eastAsia="Times New Roman" w:hAnsi="Arial" w:cs="Arial"/>
                <w:spacing w:val="-1"/>
                <w:sz w:val="20"/>
                <w:szCs w:val="20"/>
                <w:rPrChange w:id="9144" w:author="Adelino Naquarta Sepalanga Domingos" w:date="2025-03-05T09:26:00Z" w16du:dateUtc="2025-03-05T08:26:00Z">
                  <w:rPr>
                    <w:rFonts w:ascii="Times New Roman" w:eastAsia="Times New Roman" w:hAnsi="Times New Roman"/>
                    <w:spacing w:val="-1"/>
                  </w:rPr>
                </w:rPrChange>
              </w:rPr>
            </w:pPr>
          </w:p>
          <w:p w14:paraId="083DB13D" w14:textId="77777777" w:rsidR="003F3EDE" w:rsidRPr="00FB0B06" w:rsidRDefault="003F3EDE" w:rsidP="0025185C">
            <w:pPr>
              <w:jc w:val="center"/>
              <w:rPr>
                <w:rFonts w:ascii="Arial" w:eastAsia="Times New Roman" w:hAnsi="Arial" w:cs="Arial"/>
                <w:spacing w:val="-1"/>
                <w:sz w:val="20"/>
                <w:szCs w:val="20"/>
                <w:rPrChange w:id="9145" w:author="Adelino Naquarta Sepalanga Domingos" w:date="2025-03-05T09:26:00Z" w16du:dateUtc="2025-03-05T08:26:00Z">
                  <w:rPr>
                    <w:rFonts w:ascii="Times New Roman" w:eastAsia="Times New Roman" w:hAnsi="Times New Roman"/>
                    <w:spacing w:val="-1"/>
                  </w:rPr>
                </w:rPrChange>
              </w:rPr>
            </w:pPr>
          </w:p>
          <w:p w14:paraId="41C52B28" w14:textId="77777777" w:rsidR="003F3EDE" w:rsidRPr="00FB0B06" w:rsidRDefault="003F3EDE" w:rsidP="0025185C">
            <w:pPr>
              <w:jc w:val="center"/>
              <w:rPr>
                <w:rFonts w:ascii="Arial" w:eastAsia="Times New Roman" w:hAnsi="Arial" w:cs="Arial"/>
                <w:spacing w:val="-1"/>
                <w:sz w:val="20"/>
                <w:szCs w:val="20"/>
                <w:rPrChange w:id="914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47"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2F260A0D"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35A459" w14:textId="77777777" w:rsidR="003F3EDE" w:rsidRPr="00FB0B06" w:rsidRDefault="003F3EDE" w:rsidP="0025185C">
            <w:pPr>
              <w:jc w:val="center"/>
              <w:rPr>
                <w:rFonts w:ascii="Arial" w:eastAsia="Times New Roman" w:hAnsi="Arial" w:cs="Arial"/>
                <w:spacing w:val="-1"/>
                <w:sz w:val="20"/>
                <w:szCs w:val="20"/>
                <w:rPrChange w:id="9148" w:author="Adelino Naquarta Sepalanga Domingos" w:date="2025-03-05T09:26:00Z" w16du:dateUtc="2025-03-05T08:26:00Z">
                  <w:rPr>
                    <w:rFonts w:ascii="Times New Roman" w:eastAsia="Times New Roman" w:hAnsi="Times New Roman"/>
                    <w:spacing w:val="-1"/>
                  </w:rPr>
                </w:rPrChange>
              </w:rPr>
            </w:pPr>
          </w:p>
          <w:p w14:paraId="18EE8C6D" w14:textId="77777777" w:rsidR="003F3EDE" w:rsidRPr="00FB0B06" w:rsidRDefault="003F3EDE" w:rsidP="0025185C">
            <w:pPr>
              <w:jc w:val="center"/>
              <w:rPr>
                <w:rFonts w:ascii="Arial" w:eastAsia="Times New Roman" w:hAnsi="Arial" w:cs="Arial"/>
                <w:spacing w:val="-1"/>
                <w:sz w:val="20"/>
                <w:szCs w:val="20"/>
                <w:rPrChange w:id="9149" w:author="Adelino Naquarta Sepalanga Domingos" w:date="2025-03-05T09:26:00Z" w16du:dateUtc="2025-03-05T08:26:00Z">
                  <w:rPr>
                    <w:rFonts w:ascii="Times New Roman" w:eastAsia="Times New Roman" w:hAnsi="Times New Roman"/>
                    <w:spacing w:val="-1"/>
                  </w:rPr>
                </w:rPrChange>
              </w:rPr>
            </w:pPr>
          </w:p>
          <w:p w14:paraId="128DFDE1" w14:textId="77777777" w:rsidR="003F3EDE" w:rsidRPr="00FB0B06" w:rsidRDefault="003F3EDE" w:rsidP="0025185C">
            <w:pPr>
              <w:jc w:val="center"/>
              <w:rPr>
                <w:rFonts w:ascii="Arial" w:eastAsia="Times New Roman" w:hAnsi="Arial" w:cs="Arial"/>
                <w:spacing w:val="-1"/>
                <w:sz w:val="20"/>
                <w:szCs w:val="20"/>
                <w:rPrChange w:id="9150" w:author="Adelino Naquarta Sepalanga Domingos" w:date="2025-03-05T09:26:00Z" w16du:dateUtc="2025-03-05T08:26:00Z">
                  <w:rPr>
                    <w:rFonts w:ascii="Times New Roman" w:eastAsia="Times New Roman" w:hAnsi="Times New Roman"/>
                    <w:spacing w:val="-1"/>
                  </w:rPr>
                </w:rPrChange>
              </w:rPr>
            </w:pPr>
          </w:p>
          <w:p w14:paraId="6C5150C4" w14:textId="77777777" w:rsidR="003F3EDE" w:rsidRPr="00FB0B06" w:rsidRDefault="003F3EDE" w:rsidP="0025185C">
            <w:pPr>
              <w:jc w:val="center"/>
              <w:rPr>
                <w:rFonts w:ascii="Arial" w:eastAsia="Times New Roman" w:hAnsi="Arial" w:cs="Arial"/>
                <w:spacing w:val="-1"/>
                <w:sz w:val="20"/>
                <w:szCs w:val="20"/>
                <w:rPrChange w:id="9151" w:author="Adelino Naquarta Sepalanga Domingos" w:date="2025-03-05T09:26:00Z" w16du:dateUtc="2025-03-05T08:26:00Z">
                  <w:rPr>
                    <w:rFonts w:ascii="Times New Roman" w:eastAsia="Times New Roman" w:hAnsi="Times New Roman"/>
                    <w:spacing w:val="-1"/>
                  </w:rPr>
                </w:rPrChange>
              </w:rPr>
            </w:pPr>
          </w:p>
          <w:p w14:paraId="0694599B" w14:textId="77777777" w:rsidR="003F3EDE" w:rsidRPr="00FB0B06" w:rsidRDefault="003F3EDE" w:rsidP="0025185C">
            <w:pPr>
              <w:jc w:val="center"/>
              <w:rPr>
                <w:rFonts w:ascii="Arial" w:eastAsia="Times New Roman" w:hAnsi="Arial" w:cs="Arial"/>
                <w:spacing w:val="-1"/>
                <w:sz w:val="20"/>
                <w:szCs w:val="20"/>
                <w:rPrChange w:id="915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53" w:author="Adelino Naquarta Sepalanga Domingos" w:date="2025-03-05T09:26:00Z" w16du:dateUtc="2025-03-05T08:26:00Z">
                  <w:rPr>
                    <w:rFonts w:ascii="Times New Roman" w:eastAsia="Times New Roman" w:hAnsi="Times New Roman"/>
                    <w:spacing w:val="-1"/>
                  </w:rPr>
                </w:rPrChange>
              </w:rPr>
              <w:t>4.3.4.14.8.</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3E4017" w14:textId="77777777" w:rsidR="003F3EDE" w:rsidRPr="00FB0B06" w:rsidRDefault="003F3EDE" w:rsidP="0025185C">
            <w:pPr>
              <w:jc w:val="center"/>
              <w:rPr>
                <w:rFonts w:ascii="Arial" w:eastAsia="Times New Roman" w:hAnsi="Arial" w:cs="Arial"/>
                <w:spacing w:val="-1"/>
                <w:sz w:val="20"/>
                <w:szCs w:val="20"/>
                <w:rPrChange w:id="9154" w:author="Adelino Naquarta Sepalanga Domingos" w:date="2025-03-05T09:26:00Z" w16du:dateUtc="2025-03-05T08:26:00Z">
                  <w:rPr>
                    <w:rFonts w:ascii="Times New Roman" w:eastAsia="Times New Roman" w:hAnsi="Times New Roman"/>
                    <w:spacing w:val="-1"/>
                  </w:rPr>
                </w:rPrChange>
              </w:rPr>
            </w:pPr>
          </w:p>
          <w:p w14:paraId="632D6F58" w14:textId="77777777" w:rsidR="003F3EDE" w:rsidRPr="00FB0B06" w:rsidRDefault="003F3EDE" w:rsidP="0025185C">
            <w:pPr>
              <w:jc w:val="center"/>
              <w:rPr>
                <w:rFonts w:ascii="Arial" w:eastAsia="Times New Roman" w:hAnsi="Arial" w:cs="Arial"/>
                <w:spacing w:val="-1"/>
                <w:sz w:val="20"/>
                <w:szCs w:val="20"/>
                <w:rPrChange w:id="9155" w:author="Adelino Naquarta Sepalanga Domingos" w:date="2025-03-05T09:26:00Z" w16du:dateUtc="2025-03-05T08:26:00Z">
                  <w:rPr>
                    <w:rFonts w:ascii="Times New Roman" w:eastAsia="Times New Roman" w:hAnsi="Times New Roman"/>
                    <w:spacing w:val="-1"/>
                  </w:rPr>
                </w:rPrChange>
              </w:rPr>
            </w:pPr>
          </w:p>
          <w:p w14:paraId="61157DA0" w14:textId="77777777" w:rsidR="003F3EDE" w:rsidRPr="00FB0B06" w:rsidRDefault="003F3EDE" w:rsidP="0025185C">
            <w:pPr>
              <w:jc w:val="center"/>
              <w:rPr>
                <w:rFonts w:ascii="Arial" w:eastAsia="Times New Roman" w:hAnsi="Arial" w:cs="Arial"/>
                <w:spacing w:val="-1"/>
                <w:sz w:val="20"/>
                <w:szCs w:val="20"/>
                <w:rPrChange w:id="9156" w:author="Adelino Naquarta Sepalanga Domingos" w:date="2025-03-05T09:26:00Z" w16du:dateUtc="2025-03-05T08:26:00Z">
                  <w:rPr>
                    <w:rFonts w:ascii="Times New Roman" w:eastAsia="Times New Roman" w:hAnsi="Times New Roman"/>
                    <w:spacing w:val="-1"/>
                  </w:rPr>
                </w:rPrChange>
              </w:rPr>
            </w:pPr>
          </w:p>
          <w:p w14:paraId="10814A3B" w14:textId="77777777" w:rsidR="003F3EDE" w:rsidRPr="00FB0B06" w:rsidRDefault="003F3EDE" w:rsidP="0025185C">
            <w:pPr>
              <w:jc w:val="center"/>
              <w:rPr>
                <w:rFonts w:ascii="Arial" w:eastAsia="Times New Roman" w:hAnsi="Arial" w:cs="Arial"/>
                <w:spacing w:val="-1"/>
                <w:sz w:val="20"/>
                <w:szCs w:val="20"/>
                <w:rPrChange w:id="9157" w:author="Adelino Naquarta Sepalanga Domingos" w:date="2025-03-05T09:26:00Z" w16du:dateUtc="2025-03-05T08:26:00Z">
                  <w:rPr>
                    <w:rFonts w:ascii="Times New Roman" w:eastAsia="Times New Roman" w:hAnsi="Times New Roman"/>
                    <w:spacing w:val="-1"/>
                  </w:rPr>
                </w:rPrChange>
              </w:rPr>
            </w:pPr>
          </w:p>
          <w:p w14:paraId="4B096A83" w14:textId="77777777" w:rsidR="003F3EDE" w:rsidRPr="00FB0B06" w:rsidRDefault="003F3EDE" w:rsidP="0025185C">
            <w:pPr>
              <w:jc w:val="center"/>
              <w:rPr>
                <w:rFonts w:ascii="Arial" w:eastAsia="Times New Roman" w:hAnsi="Arial" w:cs="Arial"/>
                <w:spacing w:val="-1"/>
                <w:sz w:val="20"/>
                <w:szCs w:val="20"/>
                <w:rPrChange w:id="915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59"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347FC74" w14:textId="77777777" w:rsidR="003F3EDE" w:rsidRPr="00FB0B06" w:rsidRDefault="003F3EDE" w:rsidP="0025185C">
            <w:pPr>
              <w:rPr>
                <w:rFonts w:ascii="Arial" w:eastAsia="Times New Roman" w:hAnsi="Arial" w:cs="Arial"/>
                <w:spacing w:val="-1"/>
                <w:sz w:val="20"/>
                <w:szCs w:val="20"/>
                <w:rPrChange w:id="9160" w:author="Adelino Naquarta Sepalanga Domingos" w:date="2025-03-05T09:26:00Z" w16du:dateUtc="2025-03-05T08:26:00Z">
                  <w:rPr>
                    <w:rFonts w:ascii="Times New Roman" w:eastAsia="Times New Roman" w:hAnsi="Times New Roman"/>
                    <w:spacing w:val="-1"/>
                  </w:rPr>
                </w:rPrChange>
              </w:rPr>
            </w:pPr>
          </w:p>
          <w:p w14:paraId="3BACD851" w14:textId="77777777" w:rsidR="003F3EDE" w:rsidRPr="00FB0B06" w:rsidRDefault="003F3EDE" w:rsidP="0025185C">
            <w:pPr>
              <w:rPr>
                <w:rFonts w:ascii="Arial" w:eastAsia="Times New Roman" w:hAnsi="Arial" w:cs="Arial"/>
                <w:spacing w:val="-1"/>
                <w:sz w:val="20"/>
                <w:szCs w:val="20"/>
                <w:rPrChange w:id="9161" w:author="Adelino Naquarta Sepalanga Domingos" w:date="2025-03-05T09:26:00Z" w16du:dateUtc="2025-03-05T08:26:00Z">
                  <w:rPr>
                    <w:rFonts w:ascii="Times New Roman" w:eastAsia="Times New Roman" w:hAnsi="Times New Roman"/>
                    <w:spacing w:val="-1"/>
                  </w:rPr>
                </w:rPrChange>
              </w:rPr>
            </w:pPr>
          </w:p>
          <w:p w14:paraId="70F35DA9" w14:textId="77777777" w:rsidR="003F3EDE" w:rsidRPr="00FB0B06" w:rsidRDefault="003F3EDE" w:rsidP="0025185C">
            <w:pPr>
              <w:rPr>
                <w:rFonts w:ascii="Arial" w:eastAsia="Times New Roman" w:hAnsi="Arial" w:cs="Arial"/>
                <w:spacing w:val="-1"/>
                <w:sz w:val="20"/>
                <w:szCs w:val="20"/>
                <w:rPrChange w:id="9162" w:author="Adelino Naquarta Sepalanga Domingos" w:date="2025-03-05T09:26:00Z" w16du:dateUtc="2025-03-05T08:26:00Z">
                  <w:rPr>
                    <w:rFonts w:ascii="Times New Roman" w:eastAsia="Times New Roman" w:hAnsi="Times New Roman"/>
                    <w:spacing w:val="-1"/>
                  </w:rPr>
                </w:rPrChange>
              </w:rPr>
            </w:pPr>
          </w:p>
          <w:p w14:paraId="435D0C1D" w14:textId="77777777" w:rsidR="003F3EDE" w:rsidRPr="00FB0B06" w:rsidRDefault="003F3EDE" w:rsidP="0025185C">
            <w:pPr>
              <w:rPr>
                <w:rFonts w:ascii="Arial" w:eastAsia="Times New Roman" w:hAnsi="Arial" w:cs="Arial"/>
                <w:spacing w:val="-1"/>
                <w:sz w:val="20"/>
                <w:szCs w:val="20"/>
                <w:rPrChange w:id="9163" w:author="Adelino Naquarta Sepalanga Domingos" w:date="2025-03-05T09:26:00Z" w16du:dateUtc="2025-03-05T08:26:00Z">
                  <w:rPr>
                    <w:rFonts w:ascii="Times New Roman" w:eastAsia="Times New Roman" w:hAnsi="Times New Roman"/>
                    <w:spacing w:val="-1"/>
                  </w:rPr>
                </w:rPrChange>
              </w:rPr>
            </w:pPr>
          </w:p>
          <w:p w14:paraId="63A687C7" w14:textId="77777777" w:rsidR="003F3EDE" w:rsidRPr="00FB0B06" w:rsidRDefault="003F3EDE" w:rsidP="0025185C">
            <w:pPr>
              <w:rPr>
                <w:rFonts w:ascii="Arial" w:eastAsia="Times New Roman" w:hAnsi="Arial" w:cs="Arial"/>
                <w:spacing w:val="-1"/>
                <w:sz w:val="20"/>
                <w:szCs w:val="20"/>
                <w:rPrChange w:id="916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65" w:author="Adelino Naquarta Sepalanga Domingos" w:date="2025-03-05T09:26:00Z" w16du:dateUtc="2025-03-05T08:26:00Z">
                  <w:rPr>
                    <w:rFonts w:ascii="Times New Roman" w:eastAsia="Times New Roman" w:hAnsi="Times New Roman"/>
                    <w:spacing w:val="-1"/>
                  </w:rPr>
                </w:rPrChange>
              </w:rPr>
              <w:t>Valor tributável unitário (</w:t>
            </w:r>
            <w:proofErr w:type="spellStart"/>
            <w:r w:rsidRPr="00FB0B06">
              <w:rPr>
                <w:rFonts w:ascii="Arial" w:eastAsia="Times New Roman" w:hAnsi="Arial" w:cs="Arial"/>
                <w:spacing w:val="-1"/>
                <w:sz w:val="20"/>
                <w:szCs w:val="20"/>
                <w:rPrChange w:id="9166" w:author="Adelino Naquarta Sepalanga Domingos" w:date="2025-03-05T09:26:00Z" w16du:dateUtc="2025-03-05T08:26:00Z">
                  <w:rPr>
                    <w:rFonts w:ascii="Times New Roman" w:eastAsia="Times New Roman" w:hAnsi="Times New Roman"/>
                    <w:spacing w:val="-1"/>
                  </w:rPr>
                </w:rPrChange>
              </w:rPr>
              <w:t>TaxBase</w:t>
            </w:r>
            <w:proofErr w:type="spellEnd"/>
            <w:r w:rsidRPr="00FB0B06">
              <w:rPr>
                <w:rFonts w:ascii="Arial" w:eastAsia="Times New Roman" w:hAnsi="Arial" w:cs="Arial"/>
                <w:spacing w:val="-1"/>
                <w:sz w:val="20"/>
                <w:szCs w:val="20"/>
                <w:rPrChange w:id="9167"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B3D5EE" w14:textId="77777777" w:rsidR="003F3EDE" w:rsidRPr="00FB0B06" w:rsidRDefault="003F3EDE" w:rsidP="0025185C">
            <w:pPr>
              <w:rPr>
                <w:rFonts w:ascii="Arial" w:eastAsia="Times New Roman" w:hAnsi="Arial" w:cs="Arial"/>
                <w:spacing w:val="-1"/>
                <w:sz w:val="20"/>
                <w:szCs w:val="20"/>
                <w:rPrChange w:id="916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69" w:author="Adelino Naquarta Sepalanga Domingos" w:date="2025-03-05T09:26:00Z" w16du:dateUtc="2025-03-05T08:26:00Z">
                  <w:rPr>
                    <w:rFonts w:ascii="Times New Roman" w:eastAsia="Times New Roman" w:hAnsi="Times New Roman"/>
                    <w:spacing w:val="-1"/>
                  </w:rPr>
                </w:rPrChange>
              </w:rPr>
              <w:t>Valor tributável unitário que não concorre para o Total do documento sem impostos (</w:t>
            </w:r>
            <w:proofErr w:type="spellStart"/>
            <w:r w:rsidRPr="00FB0B06">
              <w:rPr>
                <w:rFonts w:ascii="Arial" w:eastAsia="Times New Roman" w:hAnsi="Arial" w:cs="Arial"/>
                <w:spacing w:val="-1"/>
                <w:sz w:val="20"/>
                <w:szCs w:val="20"/>
                <w:rPrChange w:id="9170" w:author="Adelino Naquarta Sepalanga Domingos" w:date="2025-03-05T09:26:00Z" w16du:dateUtc="2025-03-05T08:26:00Z">
                  <w:rPr>
                    <w:rFonts w:ascii="Times New Roman" w:eastAsia="Times New Roman" w:hAnsi="Times New Roman"/>
                    <w:spacing w:val="-1"/>
                  </w:rPr>
                </w:rPrChange>
              </w:rPr>
              <w:t>NetTotal</w:t>
            </w:r>
            <w:proofErr w:type="spellEnd"/>
            <w:r w:rsidRPr="00FB0B06">
              <w:rPr>
                <w:rFonts w:ascii="Arial" w:eastAsia="Times New Roman" w:hAnsi="Arial" w:cs="Arial"/>
                <w:spacing w:val="-1"/>
                <w:sz w:val="20"/>
                <w:szCs w:val="20"/>
                <w:rPrChange w:id="9171" w:author="Adelino Naquarta Sepalanga Domingos" w:date="2025-03-05T09:26:00Z" w16du:dateUtc="2025-03-05T08:26:00Z">
                  <w:rPr>
                    <w:rFonts w:ascii="Times New Roman" w:eastAsia="Times New Roman" w:hAnsi="Times New Roman"/>
                    <w:spacing w:val="-1"/>
                  </w:rPr>
                </w:rPrChange>
              </w:rPr>
              <w:t xml:space="preserve">). Este valor é o que serve de base de cálculo dos impostos da linha. O sinal (debito ou crédito) com que o imposto assim calculado concorre para o </w:t>
            </w:r>
            <w:proofErr w:type="spellStart"/>
            <w:r w:rsidRPr="00FB0B06">
              <w:rPr>
                <w:rFonts w:ascii="Arial" w:eastAsia="Times New Roman" w:hAnsi="Arial" w:cs="Arial"/>
                <w:spacing w:val="-1"/>
                <w:sz w:val="20"/>
                <w:szCs w:val="20"/>
                <w:rPrChange w:id="9172" w:author="Adelino Naquarta Sepalanga Domingos" w:date="2025-03-05T09:26:00Z" w16du:dateUtc="2025-03-05T08:26:00Z">
                  <w:rPr>
                    <w:rFonts w:ascii="Times New Roman" w:eastAsia="Times New Roman" w:hAnsi="Times New Roman"/>
                    <w:spacing w:val="-1"/>
                  </w:rPr>
                </w:rPrChange>
              </w:rPr>
              <w:t>TaxPayable</w:t>
            </w:r>
            <w:proofErr w:type="spellEnd"/>
            <w:r w:rsidRPr="00FB0B06">
              <w:rPr>
                <w:rFonts w:ascii="Arial" w:eastAsia="Times New Roman" w:hAnsi="Arial" w:cs="Arial"/>
                <w:spacing w:val="-1"/>
                <w:sz w:val="20"/>
                <w:szCs w:val="20"/>
                <w:rPrChange w:id="9173" w:author="Adelino Naquarta Sepalanga Domingos" w:date="2025-03-05T09:26:00Z" w16du:dateUtc="2025-03-05T08:26:00Z">
                  <w:rPr>
                    <w:rFonts w:ascii="Times New Roman" w:eastAsia="Times New Roman" w:hAnsi="Times New Roman"/>
                    <w:spacing w:val="-1"/>
                  </w:rPr>
                </w:rPrChange>
              </w:rPr>
              <w:t xml:space="preserve">, resulta da existência na linha do </w:t>
            </w:r>
            <w:proofErr w:type="spellStart"/>
            <w:r w:rsidRPr="00FB0B06">
              <w:rPr>
                <w:rFonts w:ascii="Arial" w:eastAsia="Times New Roman" w:hAnsi="Arial" w:cs="Arial"/>
                <w:spacing w:val="-1"/>
                <w:sz w:val="20"/>
                <w:szCs w:val="20"/>
                <w:rPrChange w:id="9174" w:author="Adelino Naquarta Sepalanga Domingos" w:date="2025-03-05T09:26:00Z" w16du:dateUtc="2025-03-05T08:26:00Z">
                  <w:rPr>
                    <w:rFonts w:ascii="Times New Roman" w:eastAsia="Times New Roman" w:hAnsi="Times New Roman"/>
                    <w:spacing w:val="-1"/>
                  </w:rPr>
                </w:rPrChange>
              </w:rPr>
              <w:t>DebitAmount</w:t>
            </w:r>
            <w:proofErr w:type="spellEnd"/>
            <w:r w:rsidRPr="00FB0B06">
              <w:rPr>
                <w:rFonts w:ascii="Arial" w:eastAsia="Times New Roman" w:hAnsi="Arial" w:cs="Arial"/>
                <w:spacing w:val="-1"/>
                <w:sz w:val="20"/>
                <w:szCs w:val="20"/>
                <w:rPrChange w:id="9175" w:author="Adelino Naquarta Sepalanga Domingos" w:date="2025-03-05T09:26:00Z" w16du:dateUtc="2025-03-05T08:26:00Z">
                  <w:rPr>
                    <w:rFonts w:ascii="Times New Roman" w:eastAsia="Times New Roman" w:hAnsi="Times New Roman"/>
                    <w:spacing w:val="-1"/>
                  </w:rPr>
                </w:rPrChange>
              </w:rPr>
              <w:t xml:space="preserve"> ou do </w:t>
            </w:r>
            <w:proofErr w:type="spellStart"/>
            <w:r w:rsidRPr="00FB0B06">
              <w:rPr>
                <w:rFonts w:ascii="Arial" w:eastAsia="Times New Roman" w:hAnsi="Arial" w:cs="Arial"/>
                <w:spacing w:val="-1"/>
                <w:sz w:val="20"/>
                <w:szCs w:val="20"/>
                <w:rPrChange w:id="9176" w:author="Adelino Naquarta Sepalanga Domingos" w:date="2025-03-05T09:26:00Z" w16du:dateUtc="2025-03-05T08:26:00Z">
                  <w:rPr>
                    <w:rFonts w:ascii="Times New Roman" w:eastAsia="Times New Roman" w:hAnsi="Times New Roman"/>
                    <w:spacing w:val="-1"/>
                  </w:rPr>
                </w:rPrChange>
              </w:rPr>
              <w:t>CreditAmount</w:t>
            </w:r>
            <w:proofErr w:type="spellEnd"/>
            <w:r w:rsidRPr="00FB0B06">
              <w:rPr>
                <w:rFonts w:ascii="Arial" w:eastAsia="Times New Roman" w:hAnsi="Arial" w:cs="Arial"/>
                <w:spacing w:val="-1"/>
                <w:sz w:val="20"/>
                <w:szCs w:val="20"/>
                <w:rPrChange w:id="9177" w:author="Adelino Naquarta Sepalanga Domingos" w:date="2025-03-05T09:26:00Z" w16du:dateUtc="2025-03-05T08:26:00Z">
                  <w:rPr>
                    <w:rFonts w:ascii="Times New Roman" w:eastAsia="Times New Roman" w:hAnsi="Times New Roman"/>
                    <w:spacing w:val="-1"/>
                  </w:rPr>
                </w:rPrChange>
              </w:rPr>
              <w:t>.</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C22CFDF" w14:textId="77777777" w:rsidR="003F3EDE" w:rsidRPr="00FB0B06" w:rsidRDefault="003F3EDE" w:rsidP="0025185C">
            <w:pPr>
              <w:jc w:val="center"/>
              <w:rPr>
                <w:rFonts w:ascii="Arial" w:eastAsia="Times New Roman" w:hAnsi="Arial" w:cs="Arial"/>
                <w:spacing w:val="-1"/>
                <w:sz w:val="20"/>
                <w:szCs w:val="20"/>
                <w:rPrChange w:id="9178" w:author="Adelino Naquarta Sepalanga Domingos" w:date="2025-03-05T09:26:00Z" w16du:dateUtc="2025-03-05T08:26:00Z">
                  <w:rPr>
                    <w:rFonts w:ascii="Times New Roman" w:eastAsia="Times New Roman" w:hAnsi="Times New Roman"/>
                    <w:spacing w:val="-1"/>
                  </w:rPr>
                </w:rPrChange>
              </w:rPr>
            </w:pPr>
          </w:p>
          <w:p w14:paraId="1E8D71A2" w14:textId="77777777" w:rsidR="003F3EDE" w:rsidRPr="00FB0B06" w:rsidRDefault="003F3EDE" w:rsidP="0025185C">
            <w:pPr>
              <w:jc w:val="center"/>
              <w:rPr>
                <w:rFonts w:ascii="Arial" w:eastAsia="Times New Roman" w:hAnsi="Arial" w:cs="Arial"/>
                <w:spacing w:val="-1"/>
                <w:sz w:val="20"/>
                <w:szCs w:val="20"/>
                <w:rPrChange w:id="9179" w:author="Adelino Naquarta Sepalanga Domingos" w:date="2025-03-05T09:26:00Z" w16du:dateUtc="2025-03-05T08:26:00Z">
                  <w:rPr>
                    <w:rFonts w:ascii="Times New Roman" w:eastAsia="Times New Roman" w:hAnsi="Times New Roman"/>
                    <w:spacing w:val="-1"/>
                  </w:rPr>
                </w:rPrChange>
              </w:rPr>
            </w:pPr>
          </w:p>
          <w:p w14:paraId="334D229A" w14:textId="77777777" w:rsidR="003F3EDE" w:rsidRPr="00FB0B06" w:rsidRDefault="003F3EDE" w:rsidP="0025185C">
            <w:pPr>
              <w:jc w:val="center"/>
              <w:rPr>
                <w:rFonts w:ascii="Arial" w:eastAsia="Times New Roman" w:hAnsi="Arial" w:cs="Arial"/>
                <w:spacing w:val="-1"/>
                <w:sz w:val="20"/>
                <w:szCs w:val="20"/>
                <w:rPrChange w:id="9180" w:author="Adelino Naquarta Sepalanga Domingos" w:date="2025-03-05T09:26:00Z" w16du:dateUtc="2025-03-05T08:26:00Z">
                  <w:rPr>
                    <w:rFonts w:ascii="Times New Roman" w:eastAsia="Times New Roman" w:hAnsi="Times New Roman"/>
                    <w:spacing w:val="-1"/>
                  </w:rPr>
                </w:rPrChange>
              </w:rPr>
            </w:pPr>
          </w:p>
          <w:p w14:paraId="3135441D" w14:textId="77777777" w:rsidR="003F3EDE" w:rsidRPr="00FB0B06" w:rsidRDefault="003F3EDE" w:rsidP="0025185C">
            <w:pPr>
              <w:jc w:val="center"/>
              <w:rPr>
                <w:rFonts w:ascii="Arial" w:eastAsia="Times New Roman" w:hAnsi="Arial" w:cs="Arial"/>
                <w:spacing w:val="-1"/>
                <w:sz w:val="20"/>
                <w:szCs w:val="20"/>
                <w:rPrChange w:id="9181" w:author="Adelino Naquarta Sepalanga Domingos" w:date="2025-03-05T09:26:00Z" w16du:dateUtc="2025-03-05T08:26:00Z">
                  <w:rPr>
                    <w:rFonts w:ascii="Times New Roman" w:eastAsia="Times New Roman" w:hAnsi="Times New Roman"/>
                    <w:spacing w:val="-1"/>
                  </w:rPr>
                </w:rPrChange>
              </w:rPr>
            </w:pPr>
          </w:p>
          <w:p w14:paraId="6382E207" w14:textId="77777777" w:rsidR="003F3EDE" w:rsidRPr="00FB0B06" w:rsidRDefault="003F3EDE" w:rsidP="0025185C">
            <w:pPr>
              <w:jc w:val="center"/>
              <w:rPr>
                <w:rFonts w:ascii="Arial" w:eastAsia="Times New Roman" w:hAnsi="Arial" w:cs="Arial"/>
                <w:spacing w:val="-1"/>
                <w:sz w:val="20"/>
                <w:szCs w:val="20"/>
                <w:rPrChange w:id="918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83"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28129687" w14:textId="77777777" w:rsidTr="0025185C">
        <w:trPr>
          <w:trHeight w:val="78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5C5097" w14:textId="77777777" w:rsidR="003F3EDE" w:rsidRPr="00FB0B06" w:rsidRDefault="003F3EDE" w:rsidP="0025185C">
            <w:pPr>
              <w:jc w:val="center"/>
              <w:rPr>
                <w:rFonts w:ascii="Arial" w:eastAsia="Times New Roman" w:hAnsi="Arial" w:cs="Arial"/>
                <w:spacing w:val="-1"/>
                <w:sz w:val="20"/>
                <w:szCs w:val="20"/>
                <w:rPrChange w:id="918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85" w:author="Adelino Naquarta Sepalanga Domingos" w:date="2025-03-05T09:26:00Z" w16du:dateUtc="2025-03-05T08:26:00Z">
                  <w:rPr>
                    <w:rFonts w:ascii="Times New Roman" w:eastAsia="Times New Roman" w:hAnsi="Times New Roman"/>
                    <w:spacing w:val="-1"/>
                  </w:rPr>
                </w:rPrChange>
              </w:rPr>
              <w:t>4.3.4.14.9.</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8C8FB7" w14:textId="77777777" w:rsidR="003F3EDE" w:rsidRPr="00FB0B06" w:rsidRDefault="003F3EDE" w:rsidP="0025185C">
            <w:pPr>
              <w:jc w:val="center"/>
              <w:rPr>
                <w:rFonts w:ascii="Arial" w:eastAsia="Times New Roman" w:hAnsi="Arial" w:cs="Arial"/>
                <w:spacing w:val="-1"/>
                <w:sz w:val="20"/>
                <w:szCs w:val="20"/>
                <w:rPrChange w:id="918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87"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47237AD" w14:textId="77777777" w:rsidR="003F3EDE" w:rsidRPr="00FB0B06" w:rsidRDefault="003F3EDE" w:rsidP="0025185C">
            <w:pPr>
              <w:rPr>
                <w:rFonts w:ascii="Arial" w:eastAsia="Times New Roman" w:hAnsi="Arial" w:cs="Arial"/>
                <w:spacing w:val="-1"/>
                <w:sz w:val="20"/>
                <w:szCs w:val="20"/>
                <w:rPrChange w:id="918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89" w:author="Adelino Naquarta Sepalanga Domingos" w:date="2025-03-05T09:26:00Z" w16du:dateUtc="2025-03-05T08:26:00Z">
                  <w:rPr>
                    <w:rFonts w:ascii="Times New Roman" w:eastAsia="Times New Roman" w:hAnsi="Times New Roman"/>
                    <w:spacing w:val="-1"/>
                  </w:rPr>
                </w:rPrChange>
              </w:rPr>
              <w:t>Data de envio da mercadoria ou prestação do serviço (</w:t>
            </w:r>
            <w:proofErr w:type="spellStart"/>
            <w:r w:rsidRPr="00FB0B06">
              <w:rPr>
                <w:rFonts w:ascii="Arial" w:eastAsia="Times New Roman" w:hAnsi="Arial" w:cs="Arial"/>
                <w:spacing w:val="-1"/>
                <w:sz w:val="20"/>
                <w:szCs w:val="20"/>
                <w:rPrChange w:id="9190" w:author="Adelino Naquarta Sepalanga Domingos" w:date="2025-03-05T09:26:00Z" w16du:dateUtc="2025-03-05T08:26:00Z">
                  <w:rPr>
                    <w:rFonts w:ascii="Times New Roman" w:eastAsia="Times New Roman" w:hAnsi="Times New Roman"/>
                    <w:spacing w:val="-1"/>
                  </w:rPr>
                </w:rPrChange>
              </w:rPr>
              <w:t>TaxPointDate</w:t>
            </w:r>
            <w:proofErr w:type="spellEnd"/>
            <w:r w:rsidRPr="00FB0B06">
              <w:rPr>
                <w:rFonts w:ascii="Arial" w:eastAsia="Times New Roman" w:hAnsi="Arial" w:cs="Arial"/>
                <w:spacing w:val="-1"/>
                <w:sz w:val="20"/>
                <w:szCs w:val="20"/>
                <w:rPrChange w:id="9191"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CE934F" w14:textId="77777777" w:rsidR="003F3EDE" w:rsidRPr="00FB0B06" w:rsidRDefault="003F3EDE" w:rsidP="0025185C">
            <w:pPr>
              <w:rPr>
                <w:rFonts w:ascii="Arial" w:eastAsia="Times New Roman" w:hAnsi="Arial" w:cs="Arial"/>
                <w:spacing w:val="-1"/>
                <w:sz w:val="20"/>
                <w:szCs w:val="20"/>
                <w:rPrChange w:id="919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93" w:author="Adelino Naquarta Sepalanga Domingos" w:date="2025-03-05T09:26:00Z" w16du:dateUtc="2025-03-05T08:26:00Z">
                  <w:rPr>
                    <w:rFonts w:ascii="Times New Roman" w:eastAsia="Times New Roman" w:hAnsi="Times New Roman"/>
                    <w:spacing w:val="-1"/>
                  </w:rPr>
                </w:rPrChange>
              </w:rPr>
              <w:t>Data de envio da mercadoria ou da prestação de serviço.</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F5FEAA" w14:textId="77777777" w:rsidR="003F3EDE" w:rsidRPr="00FB0B06" w:rsidRDefault="003F3EDE" w:rsidP="0025185C">
            <w:pPr>
              <w:jc w:val="center"/>
              <w:rPr>
                <w:rFonts w:ascii="Arial" w:eastAsia="Times New Roman" w:hAnsi="Arial" w:cs="Arial"/>
                <w:spacing w:val="-1"/>
                <w:sz w:val="20"/>
                <w:szCs w:val="20"/>
                <w:rPrChange w:id="9194" w:author="Adelino Naquarta Sepalanga Domingos" w:date="2025-03-05T09:26:00Z" w16du:dateUtc="2025-03-05T08:26:00Z">
                  <w:rPr>
                    <w:rFonts w:ascii="Times New Roman" w:eastAsia="Times New Roman" w:hAnsi="Times New Roman"/>
                    <w:spacing w:val="-1"/>
                  </w:rPr>
                </w:rPrChange>
              </w:rPr>
            </w:pPr>
          </w:p>
          <w:p w14:paraId="773785BD" w14:textId="77777777" w:rsidR="003F3EDE" w:rsidRPr="00FB0B06" w:rsidRDefault="003F3EDE" w:rsidP="0025185C">
            <w:pPr>
              <w:jc w:val="center"/>
              <w:rPr>
                <w:rFonts w:ascii="Arial" w:eastAsia="Times New Roman" w:hAnsi="Arial" w:cs="Arial"/>
                <w:spacing w:val="-1"/>
                <w:sz w:val="20"/>
                <w:szCs w:val="20"/>
                <w:rPrChange w:id="919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196" w:author="Adelino Naquarta Sepalanga Domingos" w:date="2025-03-05T09:26:00Z" w16du:dateUtc="2025-03-05T08:26:00Z">
                  <w:rPr>
                    <w:rFonts w:ascii="Times New Roman" w:eastAsia="Times New Roman" w:hAnsi="Times New Roman"/>
                    <w:spacing w:val="-1"/>
                  </w:rPr>
                </w:rPrChange>
              </w:rPr>
              <w:t>Data</w:t>
            </w:r>
          </w:p>
        </w:tc>
      </w:tr>
      <w:tr w:rsidR="003F3EDE" w:rsidRPr="00FB0B06" w14:paraId="4B7AEA7A"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257E0D" w14:textId="77777777" w:rsidR="003F3EDE" w:rsidRPr="00FB0B06" w:rsidRDefault="003F3EDE" w:rsidP="0025185C">
            <w:pPr>
              <w:jc w:val="center"/>
              <w:rPr>
                <w:rFonts w:ascii="Arial" w:eastAsia="Times New Roman" w:hAnsi="Arial" w:cs="Arial"/>
                <w:spacing w:val="-1"/>
                <w:sz w:val="20"/>
                <w:szCs w:val="20"/>
                <w:rPrChange w:id="9197" w:author="Adelino Naquarta Sepalanga Domingos" w:date="2025-03-05T09:26:00Z" w16du:dateUtc="2025-03-05T08:26:00Z">
                  <w:rPr>
                    <w:rFonts w:ascii="Times New Roman" w:eastAsia="Times New Roman" w:hAnsi="Times New Roman"/>
                    <w:spacing w:val="-1"/>
                  </w:rPr>
                </w:rPrChange>
              </w:rPr>
            </w:pPr>
          </w:p>
          <w:p w14:paraId="75619DB9" w14:textId="77777777" w:rsidR="003F3EDE" w:rsidRPr="00FB0B06" w:rsidRDefault="003F3EDE" w:rsidP="0025185C">
            <w:pPr>
              <w:jc w:val="center"/>
              <w:rPr>
                <w:rFonts w:ascii="Arial" w:eastAsia="Times New Roman" w:hAnsi="Arial" w:cs="Arial"/>
                <w:spacing w:val="-1"/>
                <w:sz w:val="20"/>
                <w:szCs w:val="20"/>
                <w:rPrChange w:id="9198" w:author="Adelino Naquarta Sepalanga Domingos" w:date="2025-03-05T09:26:00Z" w16du:dateUtc="2025-03-05T08:26:00Z">
                  <w:rPr>
                    <w:rFonts w:ascii="Times New Roman" w:eastAsia="Times New Roman" w:hAnsi="Times New Roman"/>
                    <w:spacing w:val="-1"/>
                  </w:rPr>
                </w:rPrChange>
              </w:rPr>
            </w:pPr>
          </w:p>
          <w:p w14:paraId="3CECBCB7" w14:textId="77777777" w:rsidR="003F3EDE" w:rsidRPr="00FB0B06" w:rsidRDefault="003F3EDE" w:rsidP="0025185C">
            <w:pPr>
              <w:jc w:val="center"/>
              <w:rPr>
                <w:rFonts w:ascii="Arial" w:eastAsia="Times New Roman" w:hAnsi="Arial" w:cs="Arial"/>
                <w:spacing w:val="-1"/>
                <w:sz w:val="20"/>
                <w:szCs w:val="20"/>
                <w:rPrChange w:id="9199" w:author="Adelino Naquarta Sepalanga Domingos" w:date="2025-03-05T09:26:00Z" w16du:dateUtc="2025-03-05T08:26:00Z">
                  <w:rPr>
                    <w:rFonts w:ascii="Times New Roman" w:eastAsia="Times New Roman" w:hAnsi="Times New Roman"/>
                    <w:spacing w:val="-1"/>
                  </w:rPr>
                </w:rPrChange>
              </w:rPr>
            </w:pPr>
          </w:p>
          <w:p w14:paraId="611091B8" w14:textId="77777777" w:rsidR="003F3EDE" w:rsidRPr="00FB0B06" w:rsidRDefault="003F3EDE" w:rsidP="0025185C">
            <w:pPr>
              <w:jc w:val="center"/>
              <w:rPr>
                <w:rFonts w:ascii="Arial" w:eastAsia="Times New Roman" w:hAnsi="Arial" w:cs="Arial"/>
                <w:spacing w:val="-1"/>
                <w:sz w:val="20"/>
                <w:szCs w:val="20"/>
                <w:rPrChange w:id="920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01" w:author="Adelino Naquarta Sepalanga Domingos" w:date="2025-03-05T09:26:00Z" w16du:dateUtc="2025-03-05T08:26:00Z">
                  <w:rPr>
                    <w:rFonts w:ascii="Times New Roman" w:eastAsia="Times New Roman" w:hAnsi="Times New Roman"/>
                    <w:spacing w:val="-1"/>
                  </w:rPr>
                </w:rPrChange>
              </w:rPr>
              <w:t>4.3.4.14.10.</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3B3267F" w14:textId="77777777" w:rsidR="003F3EDE" w:rsidRPr="00FB0B06" w:rsidRDefault="003F3EDE" w:rsidP="0025185C">
            <w:pPr>
              <w:jc w:val="center"/>
              <w:rPr>
                <w:rFonts w:ascii="Arial" w:eastAsia="Times New Roman" w:hAnsi="Arial" w:cs="Arial"/>
                <w:spacing w:val="-1"/>
                <w:sz w:val="20"/>
                <w:szCs w:val="20"/>
                <w:rPrChange w:id="9202"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D8AA22" w14:textId="77777777" w:rsidR="003F3EDE" w:rsidRPr="00FB0B06" w:rsidRDefault="003F3EDE" w:rsidP="0025185C">
            <w:pPr>
              <w:rPr>
                <w:rFonts w:ascii="Arial" w:eastAsia="Times New Roman" w:hAnsi="Arial" w:cs="Arial"/>
                <w:spacing w:val="-1"/>
                <w:sz w:val="20"/>
                <w:szCs w:val="20"/>
                <w:rPrChange w:id="9203" w:author="Adelino Naquarta Sepalanga Domingos" w:date="2025-03-05T09:26:00Z" w16du:dateUtc="2025-03-05T08:26:00Z">
                  <w:rPr>
                    <w:rFonts w:ascii="Times New Roman" w:eastAsia="Times New Roman" w:hAnsi="Times New Roman"/>
                    <w:spacing w:val="-1"/>
                  </w:rPr>
                </w:rPrChange>
              </w:rPr>
            </w:pPr>
          </w:p>
          <w:p w14:paraId="0503A595" w14:textId="77777777" w:rsidR="003F3EDE" w:rsidRPr="00FB0B06" w:rsidRDefault="003F3EDE" w:rsidP="0025185C">
            <w:pPr>
              <w:rPr>
                <w:rFonts w:ascii="Arial" w:eastAsia="Times New Roman" w:hAnsi="Arial" w:cs="Arial"/>
                <w:spacing w:val="-1"/>
                <w:sz w:val="20"/>
                <w:szCs w:val="20"/>
                <w:rPrChange w:id="9204" w:author="Adelino Naquarta Sepalanga Domingos" w:date="2025-03-05T09:26:00Z" w16du:dateUtc="2025-03-05T08:26:00Z">
                  <w:rPr>
                    <w:rFonts w:ascii="Times New Roman" w:eastAsia="Times New Roman" w:hAnsi="Times New Roman"/>
                    <w:spacing w:val="-1"/>
                  </w:rPr>
                </w:rPrChange>
              </w:rPr>
            </w:pPr>
          </w:p>
          <w:p w14:paraId="77F406B0" w14:textId="77777777" w:rsidR="003F3EDE" w:rsidRPr="00FB0B06" w:rsidRDefault="003F3EDE" w:rsidP="0025185C">
            <w:pPr>
              <w:rPr>
                <w:rFonts w:ascii="Arial" w:eastAsia="Times New Roman" w:hAnsi="Arial" w:cs="Arial"/>
                <w:spacing w:val="-1"/>
                <w:sz w:val="20"/>
                <w:szCs w:val="20"/>
                <w:rPrChange w:id="9205" w:author="Adelino Naquarta Sepalanga Domingos" w:date="2025-03-05T09:26:00Z" w16du:dateUtc="2025-03-05T08:26:00Z">
                  <w:rPr>
                    <w:rFonts w:ascii="Times New Roman" w:eastAsia="Times New Roman" w:hAnsi="Times New Roman"/>
                    <w:spacing w:val="-1"/>
                  </w:rPr>
                </w:rPrChange>
              </w:rPr>
            </w:pPr>
          </w:p>
          <w:p w14:paraId="67B18BAA" w14:textId="77777777" w:rsidR="003F3EDE" w:rsidRPr="00FB0B06" w:rsidRDefault="003F3EDE" w:rsidP="0025185C">
            <w:pPr>
              <w:rPr>
                <w:rFonts w:ascii="Arial" w:eastAsia="Times New Roman" w:hAnsi="Arial" w:cs="Arial"/>
                <w:spacing w:val="-1"/>
                <w:sz w:val="20"/>
                <w:szCs w:val="20"/>
                <w:rPrChange w:id="920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07" w:author="Adelino Naquarta Sepalanga Domingos" w:date="2025-03-05T09:26:00Z" w16du:dateUtc="2025-03-05T08:26:00Z">
                  <w:rPr>
                    <w:rFonts w:ascii="Times New Roman" w:eastAsia="Times New Roman" w:hAnsi="Times New Roman"/>
                    <w:spacing w:val="-1"/>
                  </w:rPr>
                </w:rPrChange>
              </w:rPr>
              <w:t>Referências a documentos (</w:t>
            </w:r>
            <w:proofErr w:type="spellStart"/>
            <w:r w:rsidRPr="00FB0B06">
              <w:rPr>
                <w:rFonts w:ascii="Arial" w:eastAsia="Times New Roman" w:hAnsi="Arial" w:cs="Arial"/>
                <w:spacing w:val="-1"/>
                <w:sz w:val="20"/>
                <w:szCs w:val="20"/>
                <w:rPrChange w:id="9208" w:author="Adelino Naquarta Sepalanga Domingos" w:date="2025-03-05T09:26:00Z" w16du:dateUtc="2025-03-05T08:26:00Z">
                  <w:rPr>
                    <w:rFonts w:ascii="Times New Roman" w:eastAsia="Times New Roman" w:hAnsi="Times New Roman"/>
                    <w:spacing w:val="-1"/>
                  </w:rPr>
                </w:rPrChange>
              </w:rPr>
              <w:t>References</w:t>
            </w:r>
            <w:proofErr w:type="spellEnd"/>
            <w:r w:rsidRPr="00FB0B06">
              <w:rPr>
                <w:rFonts w:ascii="Arial" w:eastAsia="Times New Roman" w:hAnsi="Arial" w:cs="Arial"/>
                <w:spacing w:val="-1"/>
                <w:sz w:val="20"/>
                <w:szCs w:val="20"/>
                <w:rPrChange w:id="9209"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47F12B" w14:textId="77777777" w:rsidR="003F3EDE" w:rsidRPr="00FB0B06" w:rsidRDefault="003F3EDE" w:rsidP="0025185C">
            <w:pPr>
              <w:rPr>
                <w:rFonts w:ascii="Arial" w:eastAsia="Times New Roman" w:hAnsi="Arial" w:cs="Arial"/>
                <w:spacing w:val="-1"/>
                <w:sz w:val="20"/>
                <w:szCs w:val="20"/>
                <w:rPrChange w:id="921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11" w:author="Adelino Naquarta Sepalanga Domingos" w:date="2025-03-05T09:26:00Z" w16du:dateUtc="2025-03-05T08:26:00Z">
                  <w:rPr>
                    <w:rFonts w:ascii="Times New Roman" w:eastAsia="Times New Roman" w:hAnsi="Times New Roman"/>
                    <w:spacing w:val="-1"/>
                  </w:rPr>
                </w:rPrChange>
              </w:rPr>
              <w:t>Referências a documentos nos documentos rectificativos destes.</w:t>
            </w:r>
          </w:p>
          <w:p w14:paraId="5FFBD47D" w14:textId="08259776" w:rsidR="003F3EDE" w:rsidRPr="00FB0B06" w:rsidRDefault="003F3EDE" w:rsidP="0025185C">
            <w:pPr>
              <w:rPr>
                <w:rFonts w:ascii="Arial" w:eastAsia="Times New Roman" w:hAnsi="Arial" w:cs="Arial"/>
                <w:spacing w:val="-1"/>
                <w:sz w:val="20"/>
                <w:szCs w:val="20"/>
                <w:rPrChange w:id="921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13" w:author="Adelino Naquarta Sepalanga Domingos" w:date="2025-03-05T09:26:00Z" w16du:dateUtc="2025-03-05T08:26:00Z">
                  <w:rPr>
                    <w:rFonts w:ascii="Times New Roman" w:eastAsia="Times New Roman" w:hAnsi="Times New Roman"/>
                    <w:spacing w:val="-1"/>
                  </w:rPr>
                </w:rPrChange>
              </w:rPr>
              <w:t>Existindo a necessidade de efectuar mais do que uma referência, esta estrutura pode</w:t>
            </w:r>
            <w:del w:id="9214" w:author="Adelino Naquarta Sepalanga Domingos" w:date="2025-03-05T09:35:00Z" w16du:dateUtc="2025-03-05T08:35:00Z">
              <w:r w:rsidRPr="00FB0B06" w:rsidDel="00B45277">
                <w:rPr>
                  <w:rFonts w:ascii="Arial" w:eastAsia="Times New Roman" w:hAnsi="Arial" w:cs="Arial"/>
                  <w:spacing w:val="-1"/>
                  <w:sz w:val="20"/>
                  <w:szCs w:val="20"/>
                  <w:rPrChange w:id="9215" w:author="Adelino Naquarta Sepalanga Domingos" w:date="2025-03-05T09:26:00Z" w16du:dateUtc="2025-03-05T08:26: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9216" w:author="Adelino Naquarta Sepalanga Domingos" w:date="2025-03-05T09:26:00Z" w16du:dateUtc="2025-03-05T08:26:00Z">
                  <w:rPr>
                    <w:rFonts w:ascii="Times New Roman" w:eastAsia="Times New Roman" w:hAnsi="Times New Roman"/>
                    <w:spacing w:val="-1"/>
                  </w:rPr>
                </w:rPrChange>
              </w:rPr>
              <w:t xml:space="preserve"> ser gerada tantas vezes quantas as necessárias.</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B139F64" w14:textId="77777777" w:rsidR="003F3EDE" w:rsidRPr="00FB0B06" w:rsidRDefault="003F3EDE" w:rsidP="0025185C">
            <w:pPr>
              <w:jc w:val="center"/>
              <w:rPr>
                <w:rFonts w:ascii="Arial" w:eastAsia="Times New Roman" w:hAnsi="Arial" w:cs="Arial"/>
                <w:spacing w:val="-1"/>
                <w:sz w:val="20"/>
                <w:szCs w:val="20"/>
                <w:rPrChange w:id="9217" w:author="Adelino Naquarta Sepalanga Domingos" w:date="2025-03-05T09:26:00Z" w16du:dateUtc="2025-03-05T08:26:00Z">
                  <w:rPr>
                    <w:rFonts w:ascii="Times New Roman" w:eastAsia="Times New Roman" w:hAnsi="Times New Roman"/>
                    <w:spacing w:val="-1"/>
                  </w:rPr>
                </w:rPrChange>
              </w:rPr>
            </w:pPr>
          </w:p>
          <w:p w14:paraId="1AD6B352" w14:textId="77777777" w:rsidR="003F3EDE" w:rsidRPr="00FB0B06" w:rsidRDefault="003F3EDE" w:rsidP="0025185C">
            <w:pPr>
              <w:jc w:val="center"/>
              <w:rPr>
                <w:rFonts w:ascii="Arial" w:eastAsia="Times New Roman" w:hAnsi="Arial" w:cs="Arial"/>
                <w:spacing w:val="-1"/>
                <w:sz w:val="20"/>
                <w:szCs w:val="20"/>
                <w:rPrChange w:id="9218" w:author="Adelino Naquarta Sepalanga Domingos" w:date="2025-03-05T09:26:00Z" w16du:dateUtc="2025-03-05T08:26:00Z">
                  <w:rPr>
                    <w:rFonts w:ascii="Times New Roman" w:eastAsia="Times New Roman" w:hAnsi="Times New Roman"/>
                    <w:spacing w:val="-1"/>
                  </w:rPr>
                </w:rPrChange>
              </w:rPr>
            </w:pPr>
          </w:p>
          <w:p w14:paraId="39AA0B29" w14:textId="77777777" w:rsidR="003F3EDE" w:rsidRPr="00FB0B06" w:rsidRDefault="003F3EDE" w:rsidP="0025185C">
            <w:pPr>
              <w:jc w:val="center"/>
              <w:rPr>
                <w:rFonts w:ascii="Arial" w:eastAsia="Times New Roman" w:hAnsi="Arial" w:cs="Arial"/>
                <w:spacing w:val="-1"/>
                <w:sz w:val="20"/>
                <w:szCs w:val="20"/>
                <w:rPrChange w:id="921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20"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22F52F69" w14:textId="77777777" w:rsidTr="0025185C">
        <w:trPr>
          <w:trHeight w:val="150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822835" w14:textId="77777777" w:rsidR="003F3EDE" w:rsidRPr="00FB0B06" w:rsidRDefault="003F3EDE" w:rsidP="0025185C">
            <w:pPr>
              <w:jc w:val="center"/>
              <w:rPr>
                <w:rFonts w:ascii="Arial" w:eastAsia="Times New Roman" w:hAnsi="Arial" w:cs="Arial"/>
                <w:spacing w:val="-1"/>
                <w:sz w:val="20"/>
                <w:szCs w:val="20"/>
                <w:rPrChange w:id="9221" w:author="Adelino Naquarta Sepalanga Domingos" w:date="2025-03-05T09:26:00Z" w16du:dateUtc="2025-03-05T08:26:00Z">
                  <w:rPr>
                    <w:rFonts w:ascii="Times New Roman" w:eastAsia="Times New Roman" w:hAnsi="Times New Roman"/>
                    <w:spacing w:val="-1"/>
                  </w:rPr>
                </w:rPrChange>
              </w:rPr>
            </w:pPr>
          </w:p>
          <w:p w14:paraId="2D4D4396" w14:textId="77777777" w:rsidR="003F3EDE" w:rsidRPr="00FB0B06" w:rsidRDefault="003F3EDE" w:rsidP="0025185C">
            <w:pPr>
              <w:jc w:val="center"/>
              <w:rPr>
                <w:rFonts w:ascii="Arial" w:eastAsia="Times New Roman" w:hAnsi="Arial" w:cs="Arial"/>
                <w:spacing w:val="-1"/>
                <w:sz w:val="20"/>
                <w:szCs w:val="20"/>
                <w:rPrChange w:id="9222" w:author="Adelino Naquarta Sepalanga Domingos" w:date="2025-03-05T09:26:00Z" w16du:dateUtc="2025-03-05T08:26:00Z">
                  <w:rPr>
                    <w:rFonts w:ascii="Times New Roman" w:eastAsia="Times New Roman" w:hAnsi="Times New Roman"/>
                    <w:spacing w:val="-1"/>
                  </w:rPr>
                </w:rPrChange>
              </w:rPr>
            </w:pPr>
          </w:p>
          <w:p w14:paraId="08268C2A" w14:textId="77777777" w:rsidR="003F3EDE" w:rsidRPr="00FB0B06" w:rsidRDefault="003F3EDE" w:rsidP="0025185C">
            <w:pPr>
              <w:jc w:val="center"/>
              <w:rPr>
                <w:rFonts w:ascii="Arial" w:eastAsia="Times New Roman" w:hAnsi="Arial" w:cs="Arial"/>
                <w:spacing w:val="-1"/>
                <w:sz w:val="20"/>
                <w:szCs w:val="20"/>
                <w:rPrChange w:id="922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24" w:author="Adelino Naquarta Sepalanga Domingos" w:date="2025-03-05T09:26:00Z" w16du:dateUtc="2025-03-05T08:26:00Z">
                  <w:rPr>
                    <w:rFonts w:ascii="Times New Roman" w:eastAsia="Times New Roman" w:hAnsi="Times New Roman"/>
                    <w:spacing w:val="-1"/>
                  </w:rPr>
                </w:rPrChange>
              </w:rPr>
              <w:t>4.3.4.14.10.1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DBE35A" w14:textId="77777777" w:rsidR="003F3EDE" w:rsidRPr="00FB0B06" w:rsidRDefault="003F3EDE" w:rsidP="0025185C">
            <w:pPr>
              <w:jc w:val="center"/>
              <w:rPr>
                <w:rFonts w:ascii="Arial" w:eastAsia="Times New Roman" w:hAnsi="Arial" w:cs="Arial"/>
                <w:spacing w:val="-1"/>
                <w:sz w:val="20"/>
                <w:szCs w:val="20"/>
                <w:rPrChange w:id="9225"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3ADC119" w14:textId="77777777" w:rsidR="003F3EDE" w:rsidRPr="00FB0B06" w:rsidRDefault="003F3EDE" w:rsidP="0025185C">
            <w:pPr>
              <w:rPr>
                <w:rFonts w:ascii="Arial" w:eastAsia="Times New Roman" w:hAnsi="Arial" w:cs="Arial"/>
                <w:spacing w:val="-1"/>
                <w:sz w:val="20"/>
                <w:szCs w:val="20"/>
                <w:rPrChange w:id="9226" w:author="Adelino Naquarta Sepalanga Domingos" w:date="2025-03-05T09:26:00Z" w16du:dateUtc="2025-03-05T08:26:00Z">
                  <w:rPr>
                    <w:rFonts w:ascii="Times New Roman" w:eastAsia="Times New Roman" w:hAnsi="Times New Roman"/>
                    <w:spacing w:val="-1"/>
                  </w:rPr>
                </w:rPrChange>
              </w:rPr>
            </w:pPr>
          </w:p>
          <w:p w14:paraId="0BD5A7EA" w14:textId="77777777" w:rsidR="003F3EDE" w:rsidRPr="00FB0B06" w:rsidRDefault="003F3EDE" w:rsidP="0025185C">
            <w:pPr>
              <w:rPr>
                <w:rFonts w:ascii="Arial" w:eastAsia="Times New Roman" w:hAnsi="Arial" w:cs="Arial"/>
                <w:spacing w:val="-1"/>
                <w:sz w:val="20"/>
                <w:szCs w:val="20"/>
                <w:rPrChange w:id="9227" w:author="Adelino Naquarta Sepalanga Domingos" w:date="2025-03-05T09:26:00Z" w16du:dateUtc="2025-03-05T08:26:00Z">
                  <w:rPr>
                    <w:rFonts w:ascii="Times New Roman" w:eastAsia="Times New Roman" w:hAnsi="Times New Roman"/>
                    <w:spacing w:val="-1"/>
                  </w:rPr>
                </w:rPrChange>
              </w:rPr>
            </w:pPr>
          </w:p>
          <w:p w14:paraId="1E976898" w14:textId="77777777" w:rsidR="003F3EDE" w:rsidRPr="00FB0B06" w:rsidRDefault="003F3EDE" w:rsidP="0025185C">
            <w:pPr>
              <w:rPr>
                <w:rFonts w:ascii="Arial" w:eastAsia="Times New Roman" w:hAnsi="Arial" w:cs="Arial"/>
                <w:spacing w:val="-1"/>
                <w:sz w:val="20"/>
                <w:szCs w:val="20"/>
                <w:rPrChange w:id="922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29" w:author="Adelino Naquarta Sepalanga Domingos" w:date="2025-03-05T09:26:00Z" w16du:dateUtc="2025-03-05T08:26:00Z">
                  <w:rPr>
                    <w:rFonts w:ascii="Times New Roman" w:eastAsia="Times New Roman" w:hAnsi="Times New Roman"/>
                    <w:spacing w:val="-1"/>
                  </w:rPr>
                </w:rPrChange>
              </w:rPr>
              <w:t>Referência (</w:t>
            </w:r>
            <w:proofErr w:type="spellStart"/>
            <w:r w:rsidRPr="00FB0B06">
              <w:rPr>
                <w:rFonts w:ascii="Arial" w:eastAsia="Times New Roman" w:hAnsi="Arial" w:cs="Arial"/>
                <w:spacing w:val="-1"/>
                <w:sz w:val="20"/>
                <w:szCs w:val="20"/>
                <w:rPrChange w:id="9230" w:author="Adelino Naquarta Sepalanga Domingos" w:date="2025-03-05T09:26:00Z" w16du:dateUtc="2025-03-05T08:26:00Z">
                  <w:rPr>
                    <w:rFonts w:ascii="Times New Roman" w:eastAsia="Times New Roman" w:hAnsi="Times New Roman"/>
                    <w:spacing w:val="-1"/>
                  </w:rPr>
                </w:rPrChange>
              </w:rPr>
              <w:t>Reference</w:t>
            </w:r>
            <w:proofErr w:type="spellEnd"/>
            <w:r w:rsidRPr="00FB0B06">
              <w:rPr>
                <w:rFonts w:ascii="Arial" w:eastAsia="Times New Roman" w:hAnsi="Arial" w:cs="Arial"/>
                <w:spacing w:val="-1"/>
                <w:sz w:val="20"/>
                <w:szCs w:val="20"/>
                <w:rPrChange w:id="9231"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194459E" w14:textId="77777777" w:rsidR="003F3EDE" w:rsidRPr="00FB0B06" w:rsidRDefault="003F3EDE" w:rsidP="0025185C">
            <w:pPr>
              <w:rPr>
                <w:rFonts w:ascii="Arial" w:eastAsia="Times New Roman" w:hAnsi="Arial" w:cs="Arial"/>
                <w:spacing w:val="-1"/>
                <w:sz w:val="20"/>
                <w:szCs w:val="20"/>
                <w:rPrChange w:id="923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33" w:author="Adelino Naquarta Sepalanga Domingos" w:date="2025-03-05T09:26:00Z" w16du:dateUtc="2025-03-05T08:26:00Z">
                  <w:rPr>
                    <w:rFonts w:ascii="Times New Roman" w:eastAsia="Times New Roman" w:hAnsi="Times New Roman"/>
                    <w:spacing w:val="-1"/>
                  </w:rPr>
                </w:rPrChange>
              </w:rPr>
              <w:t>Referência a documento, através de identificação única do mesmo, nos sistemas em que exista. Deve ser utilizada a estrutura de numeração do campo de origem.</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03F934B" w14:textId="77777777" w:rsidR="003F3EDE" w:rsidRPr="00FB0B06" w:rsidRDefault="003F3EDE" w:rsidP="0025185C">
            <w:pPr>
              <w:jc w:val="center"/>
              <w:rPr>
                <w:rFonts w:ascii="Arial" w:eastAsia="Times New Roman" w:hAnsi="Arial" w:cs="Arial"/>
                <w:spacing w:val="-1"/>
                <w:sz w:val="20"/>
                <w:szCs w:val="20"/>
                <w:rPrChange w:id="9234" w:author="Adelino Naquarta Sepalanga Domingos" w:date="2025-03-05T09:26:00Z" w16du:dateUtc="2025-03-05T08:26:00Z">
                  <w:rPr>
                    <w:rFonts w:ascii="Times New Roman" w:eastAsia="Times New Roman" w:hAnsi="Times New Roman"/>
                    <w:spacing w:val="-1"/>
                  </w:rPr>
                </w:rPrChange>
              </w:rPr>
            </w:pPr>
          </w:p>
          <w:p w14:paraId="4202765E" w14:textId="77777777" w:rsidR="003F3EDE" w:rsidRPr="00FB0B06" w:rsidRDefault="003F3EDE" w:rsidP="0025185C">
            <w:pPr>
              <w:jc w:val="center"/>
              <w:rPr>
                <w:rFonts w:ascii="Arial" w:eastAsia="Times New Roman" w:hAnsi="Arial" w:cs="Arial"/>
                <w:spacing w:val="-1"/>
                <w:sz w:val="20"/>
                <w:szCs w:val="20"/>
                <w:rPrChange w:id="9235" w:author="Adelino Naquarta Sepalanga Domingos" w:date="2025-03-05T09:26:00Z" w16du:dateUtc="2025-03-05T08:26:00Z">
                  <w:rPr>
                    <w:rFonts w:ascii="Times New Roman" w:eastAsia="Times New Roman" w:hAnsi="Times New Roman"/>
                    <w:spacing w:val="-1"/>
                  </w:rPr>
                </w:rPrChange>
              </w:rPr>
            </w:pPr>
          </w:p>
          <w:p w14:paraId="7383D0FB" w14:textId="77777777" w:rsidR="003F3EDE" w:rsidRPr="00FB0B06" w:rsidRDefault="003F3EDE" w:rsidP="0025185C">
            <w:pPr>
              <w:jc w:val="center"/>
              <w:rPr>
                <w:rFonts w:ascii="Arial" w:eastAsia="Times New Roman" w:hAnsi="Arial" w:cs="Arial"/>
                <w:spacing w:val="-1"/>
                <w:sz w:val="20"/>
                <w:szCs w:val="20"/>
                <w:rPrChange w:id="923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37" w:author="Adelino Naquarta Sepalanga Domingos" w:date="2025-03-05T09:26:00Z" w16du:dateUtc="2025-03-05T08:26:00Z">
                  <w:rPr>
                    <w:rFonts w:ascii="Times New Roman" w:eastAsia="Times New Roman" w:hAnsi="Times New Roman"/>
                    <w:spacing w:val="-1"/>
                  </w:rPr>
                </w:rPrChange>
              </w:rPr>
              <w:t>Texto 60</w:t>
            </w:r>
          </w:p>
        </w:tc>
      </w:tr>
      <w:tr w:rsidR="003F3EDE" w:rsidRPr="00FB0B06" w14:paraId="4F10B0E5" w14:textId="77777777" w:rsidTr="0025185C">
        <w:trPr>
          <w:trHeight w:val="59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3289D4C" w14:textId="77777777" w:rsidR="003F3EDE" w:rsidRPr="00FB0B06" w:rsidRDefault="003F3EDE" w:rsidP="0025185C">
            <w:pPr>
              <w:jc w:val="center"/>
              <w:rPr>
                <w:rFonts w:ascii="Arial" w:eastAsia="Times New Roman" w:hAnsi="Arial" w:cs="Arial"/>
                <w:spacing w:val="-1"/>
                <w:sz w:val="20"/>
                <w:szCs w:val="20"/>
                <w:rPrChange w:id="923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39" w:author="Adelino Naquarta Sepalanga Domingos" w:date="2025-03-05T09:26:00Z" w16du:dateUtc="2025-03-05T08:26:00Z">
                  <w:rPr>
                    <w:rFonts w:ascii="Times New Roman" w:eastAsia="Times New Roman" w:hAnsi="Times New Roman"/>
                    <w:spacing w:val="-1"/>
                  </w:rPr>
                </w:rPrChange>
              </w:rPr>
              <w:t>4.3.4.14.10.2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273165" w14:textId="77777777" w:rsidR="003F3EDE" w:rsidRPr="00FB0B06" w:rsidRDefault="003F3EDE" w:rsidP="0025185C">
            <w:pPr>
              <w:jc w:val="center"/>
              <w:rPr>
                <w:rFonts w:ascii="Arial" w:eastAsia="Times New Roman" w:hAnsi="Arial" w:cs="Arial"/>
                <w:spacing w:val="-1"/>
                <w:sz w:val="20"/>
                <w:szCs w:val="20"/>
                <w:rPrChange w:id="9240"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9EBFCA" w14:textId="77777777" w:rsidR="003F3EDE" w:rsidRPr="00FB0B06" w:rsidRDefault="003F3EDE" w:rsidP="0025185C">
            <w:pPr>
              <w:rPr>
                <w:rFonts w:ascii="Arial" w:eastAsia="Times New Roman" w:hAnsi="Arial" w:cs="Arial"/>
                <w:spacing w:val="-1"/>
                <w:sz w:val="20"/>
                <w:szCs w:val="20"/>
                <w:rPrChange w:id="924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42" w:author="Adelino Naquarta Sepalanga Domingos" w:date="2025-03-05T09:26:00Z" w16du:dateUtc="2025-03-05T08:26:00Z">
                  <w:rPr>
                    <w:rFonts w:ascii="Times New Roman" w:eastAsia="Times New Roman" w:hAnsi="Times New Roman"/>
                    <w:spacing w:val="-1"/>
                  </w:rPr>
                </w:rPrChange>
              </w:rPr>
              <w:t>Motivo (</w:t>
            </w:r>
            <w:proofErr w:type="spellStart"/>
            <w:r w:rsidRPr="00FB0B06">
              <w:rPr>
                <w:rFonts w:ascii="Arial" w:eastAsia="Times New Roman" w:hAnsi="Arial" w:cs="Arial"/>
                <w:spacing w:val="-1"/>
                <w:sz w:val="20"/>
                <w:szCs w:val="20"/>
                <w:rPrChange w:id="9243" w:author="Adelino Naquarta Sepalanga Domingos" w:date="2025-03-05T09:26:00Z" w16du:dateUtc="2025-03-05T08:26:00Z">
                  <w:rPr>
                    <w:rFonts w:ascii="Times New Roman" w:eastAsia="Times New Roman" w:hAnsi="Times New Roman"/>
                    <w:spacing w:val="-1"/>
                  </w:rPr>
                </w:rPrChange>
              </w:rPr>
              <w:t>Reason</w:t>
            </w:r>
            <w:proofErr w:type="spellEnd"/>
            <w:r w:rsidRPr="00FB0B06">
              <w:rPr>
                <w:rFonts w:ascii="Arial" w:eastAsia="Times New Roman" w:hAnsi="Arial" w:cs="Arial"/>
                <w:spacing w:val="-1"/>
                <w:sz w:val="20"/>
                <w:szCs w:val="20"/>
                <w:rPrChange w:id="9244"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3088E4" w14:textId="77777777" w:rsidR="003F3EDE" w:rsidRPr="00FB0B06" w:rsidRDefault="003F3EDE" w:rsidP="0025185C">
            <w:pPr>
              <w:rPr>
                <w:rFonts w:ascii="Arial" w:eastAsia="Times New Roman" w:hAnsi="Arial" w:cs="Arial"/>
                <w:spacing w:val="-1"/>
                <w:sz w:val="20"/>
                <w:szCs w:val="20"/>
                <w:rPrChange w:id="924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46" w:author="Adelino Naquarta Sepalanga Domingos" w:date="2025-03-05T09:26:00Z" w16du:dateUtc="2025-03-05T08:26:00Z">
                  <w:rPr>
                    <w:rFonts w:ascii="Times New Roman" w:eastAsia="Times New Roman" w:hAnsi="Times New Roman"/>
                    <w:spacing w:val="-1"/>
                  </w:rPr>
                </w:rPrChange>
              </w:rPr>
              <w:t>Deve ser preenchido com o motivo da emissão.</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4006ADE" w14:textId="77777777" w:rsidR="003F3EDE" w:rsidRPr="00FB0B06" w:rsidRDefault="003F3EDE" w:rsidP="0025185C">
            <w:pPr>
              <w:jc w:val="center"/>
              <w:rPr>
                <w:rFonts w:ascii="Arial" w:eastAsia="Times New Roman" w:hAnsi="Arial" w:cs="Arial"/>
                <w:spacing w:val="-1"/>
                <w:sz w:val="20"/>
                <w:szCs w:val="20"/>
                <w:rPrChange w:id="924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48" w:author="Adelino Naquarta Sepalanga Domingos" w:date="2025-03-05T09:26:00Z" w16du:dateUtc="2025-03-05T08:26:00Z">
                  <w:rPr>
                    <w:rFonts w:ascii="Times New Roman" w:eastAsia="Times New Roman" w:hAnsi="Times New Roman"/>
                    <w:spacing w:val="-1"/>
                  </w:rPr>
                </w:rPrChange>
              </w:rPr>
              <w:t>Texto 50</w:t>
            </w:r>
          </w:p>
        </w:tc>
      </w:tr>
      <w:tr w:rsidR="003F3EDE" w:rsidRPr="00FB0B06" w14:paraId="3F562C18" w14:textId="77777777" w:rsidTr="0025185C">
        <w:trPr>
          <w:trHeight w:val="53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5F30E9" w14:textId="77777777" w:rsidR="003F3EDE" w:rsidRPr="00FB0B06" w:rsidRDefault="003F3EDE" w:rsidP="0025185C">
            <w:pPr>
              <w:jc w:val="center"/>
              <w:rPr>
                <w:rFonts w:ascii="Arial" w:eastAsia="Times New Roman" w:hAnsi="Arial" w:cs="Arial"/>
                <w:spacing w:val="-1"/>
                <w:sz w:val="20"/>
                <w:szCs w:val="20"/>
                <w:rPrChange w:id="924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50" w:author="Adelino Naquarta Sepalanga Domingos" w:date="2025-03-05T09:26:00Z" w16du:dateUtc="2025-03-05T08:26:00Z">
                  <w:rPr>
                    <w:rFonts w:ascii="Times New Roman" w:eastAsia="Times New Roman" w:hAnsi="Times New Roman"/>
                    <w:spacing w:val="-1"/>
                  </w:rPr>
                </w:rPrChange>
              </w:rPr>
              <w:t>4.3.4.14.11.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E42DD1" w14:textId="77777777" w:rsidR="003F3EDE" w:rsidRPr="00FB0B06" w:rsidRDefault="003F3EDE" w:rsidP="0025185C">
            <w:pPr>
              <w:jc w:val="center"/>
              <w:rPr>
                <w:rFonts w:ascii="Arial" w:eastAsia="Times New Roman" w:hAnsi="Arial" w:cs="Arial"/>
                <w:spacing w:val="-1"/>
                <w:sz w:val="20"/>
                <w:szCs w:val="20"/>
                <w:rPrChange w:id="925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52"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BE763B" w14:textId="77777777" w:rsidR="003F3EDE" w:rsidRPr="00FB0B06" w:rsidRDefault="003F3EDE" w:rsidP="0025185C">
            <w:pPr>
              <w:rPr>
                <w:rFonts w:ascii="Arial" w:eastAsia="Times New Roman" w:hAnsi="Arial" w:cs="Arial"/>
                <w:spacing w:val="-1"/>
                <w:sz w:val="20"/>
                <w:szCs w:val="20"/>
                <w:rPrChange w:id="925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54" w:author="Adelino Naquarta Sepalanga Domingos" w:date="2025-03-05T09:26:00Z" w16du:dateUtc="2025-03-05T08:26:00Z">
                  <w:rPr>
                    <w:rFonts w:ascii="Times New Roman" w:eastAsia="Times New Roman" w:hAnsi="Times New Roman"/>
                    <w:spacing w:val="-1"/>
                  </w:rPr>
                </w:rPrChange>
              </w:rPr>
              <w:t>Descrição da linha (</w:t>
            </w:r>
            <w:proofErr w:type="spellStart"/>
            <w:r w:rsidRPr="00FB0B06">
              <w:rPr>
                <w:rFonts w:ascii="Arial" w:eastAsia="Times New Roman" w:hAnsi="Arial" w:cs="Arial"/>
                <w:spacing w:val="-1"/>
                <w:sz w:val="20"/>
                <w:szCs w:val="20"/>
                <w:rPrChange w:id="9255" w:author="Adelino Naquarta Sepalanga Domingos" w:date="2025-03-05T09:26:00Z" w16du:dateUtc="2025-03-05T08:26:00Z">
                  <w:rPr>
                    <w:rFonts w:ascii="Times New Roman" w:eastAsia="Times New Roman" w:hAnsi="Times New Roman"/>
                    <w:spacing w:val="-1"/>
                  </w:rPr>
                </w:rPrChange>
              </w:rPr>
              <w:t>Description</w:t>
            </w:r>
            <w:proofErr w:type="spellEnd"/>
            <w:r w:rsidRPr="00FB0B06">
              <w:rPr>
                <w:rFonts w:ascii="Arial" w:eastAsia="Times New Roman" w:hAnsi="Arial" w:cs="Arial"/>
                <w:spacing w:val="-1"/>
                <w:sz w:val="20"/>
                <w:szCs w:val="20"/>
                <w:rPrChange w:id="9256"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CA7DF8" w14:textId="77777777" w:rsidR="003F3EDE" w:rsidRPr="00FB0B06" w:rsidRDefault="003F3EDE" w:rsidP="0025185C">
            <w:pPr>
              <w:rPr>
                <w:rFonts w:ascii="Arial" w:eastAsia="Times New Roman" w:hAnsi="Arial" w:cs="Arial"/>
                <w:spacing w:val="-1"/>
                <w:sz w:val="20"/>
                <w:szCs w:val="20"/>
                <w:rPrChange w:id="925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58" w:author="Adelino Naquarta Sepalanga Domingos" w:date="2025-03-05T09:26:00Z" w16du:dateUtc="2025-03-05T08:26:00Z">
                  <w:rPr>
                    <w:rFonts w:ascii="Times New Roman" w:eastAsia="Times New Roman" w:hAnsi="Times New Roman"/>
                    <w:spacing w:val="-1"/>
                  </w:rPr>
                </w:rPrChange>
              </w:rPr>
              <w:t>Descrição da linha do documento.</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4F3FFB" w14:textId="77777777" w:rsidR="003F3EDE" w:rsidRPr="00FB0B06" w:rsidRDefault="003F3EDE" w:rsidP="0025185C">
            <w:pPr>
              <w:jc w:val="center"/>
              <w:rPr>
                <w:rFonts w:ascii="Arial" w:eastAsia="Times New Roman" w:hAnsi="Arial" w:cs="Arial"/>
                <w:spacing w:val="-1"/>
                <w:sz w:val="20"/>
                <w:szCs w:val="20"/>
                <w:rPrChange w:id="925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60" w:author="Adelino Naquarta Sepalanga Domingos" w:date="2025-03-05T09:26:00Z" w16du:dateUtc="2025-03-05T08:26:00Z">
                  <w:rPr>
                    <w:rFonts w:ascii="Times New Roman" w:eastAsia="Times New Roman" w:hAnsi="Times New Roman"/>
                    <w:spacing w:val="-1"/>
                  </w:rPr>
                </w:rPrChange>
              </w:rPr>
              <w:t>Texto 200</w:t>
            </w:r>
          </w:p>
        </w:tc>
      </w:tr>
      <w:tr w:rsidR="003F3EDE" w:rsidRPr="00FB0B06" w14:paraId="58D49426" w14:textId="77777777" w:rsidTr="0025185C">
        <w:trPr>
          <w:trHeight w:val="48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E65920" w14:textId="77777777" w:rsidR="003F3EDE" w:rsidRPr="00FB0B06" w:rsidRDefault="003F3EDE" w:rsidP="0025185C">
            <w:pPr>
              <w:jc w:val="center"/>
              <w:rPr>
                <w:rFonts w:ascii="Arial" w:eastAsia="Times New Roman" w:hAnsi="Arial" w:cs="Arial"/>
                <w:spacing w:val="-1"/>
                <w:sz w:val="20"/>
                <w:szCs w:val="20"/>
                <w:rPrChange w:id="926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62" w:author="Adelino Naquarta Sepalanga Domingos" w:date="2025-03-05T09:26:00Z" w16du:dateUtc="2025-03-05T08:26:00Z">
                  <w:rPr>
                    <w:rFonts w:ascii="Times New Roman" w:eastAsia="Times New Roman" w:hAnsi="Times New Roman"/>
                    <w:spacing w:val="-1"/>
                  </w:rPr>
                </w:rPrChange>
              </w:rPr>
              <w:t>4.3.4.14.12.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F61A9D" w14:textId="77777777" w:rsidR="003F3EDE" w:rsidRPr="00FB0B06" w:rsidRDefault="003F3EDE" w:rsidP="0025185C">
            <w:pPr>
              <w:jc w:val="center"/>
              <w:rPr>
                <w:rFonts w:ascii="Arial" w:eastAsia="Times New Roman" w:hAnsi="Arial" w:cs="Arial"/>
                <w:spacing w:val="-1"/>
                <w:sz w:val="20"/>
                <w:szCs w:val="20"/>
                <w:rPrChange w:id="9263"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E67A16D" w14:textId="77777777" w:rsidR="003F3EDE" w:rsidRPr="00FB0B06" w:rsidRDefault="003F3EDE" w:rsidP="0025185C">
            <w:pPr>
              <w:rPr>
                <w:rFonts w:ascii="Arial" w:eastAsia="Times New Roman" w:hAnsi="Arial" w:cs="Arial"/>
                <w:spacing w:val="-1"/>
                <w:sz w:val="20"/>
                <w:szCs w:val="20"/>
                <w:rPrChange w:id="926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65" w:author="Adelino Naquarta Sepalanga Domingos" w:date="2025-03-05T09:26:00Z" w16du:dateUtc="2025-03-05T08:26:00Z">
                  <w:rPr>
                    <w:rFonts w:ascii="Times New Roman" w:eastAsia="Times New Roman" w:hAnsi="Times New Roman"/>
                    <w:spacing w:val="-1"/>
                  </w:rPr>
                </w:rPrChange>
              </w:rPr>
              <w:t>Número de série do produto (</w:t>
            </w:r>
            <w:proofErr w:type="spellStart"/>
            <w:r w:rsidRPr="00FB0B06">
              <w:rPr>
                <w:rFonts w:ascii="Arial" w:eastAsia="Times New Roman" w:hAnsi="Arial" w:cs="Arial"/>
                <w:spacing w:val="-1"/>
                <w:sz w:val="20"/>
                <w:szCs w:val="20"/>
                <w:rPrChange w:id="9266" w:author="Adelino Naquarta Sepalanga Domingos" w:date="2025-03-05T09:26:00Z" w16du:dateUtc="2025-03-05T08:26:00Z">
                  <w:rPr>
                    <w:rFonts w:ascii="Times New Roman" w:eastAsia="Times New Roman" w:hAnsi="Times New Roman"/>
                    <w:spacing w:val="-1"/>
                  </w:rPr>
                </w:rPrChange>
              </w:rPr>
              <w:t>ProductSerialNumber</w:t>
            </w:r>
            <w:proofErr w:type="spellEnd"/>
            <w:r w:rsidRPr="00FB0B06">
              <w:rPr>
                <w:rFonts w:ascii="Arial" w:eastAsia="Times New Roman" w:hAnsi="Arial" w:cs="Arial"/>
                <w:spacing w:val="-1"/>
                <w:sz w:val="20"/>
                <w:szCs w:val="20"/>
                <w:rPrChange w:id="9267"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A88268" w14:textId="77777777" w:rsidR="003F3EDE" w:rsidRPr="00FB0B06" w:rsidRDefault="003F3EDE" w:rsidP="0025185C">
            <w:pPr>
              <w:rPr>
                <w:rFonts w:ascii="Arial" w:eastAsia="Times New Roman" w:hAnsi="Arial" w:cs="Arial"/>
                <w:spacing w:val="-1"/>
                <w:sz w:val="20"/>
                <w:szCs w:val="20"/>
                <w:rPrChange w:id="9268"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39F7EE9" w14:textId="77777777" w:rsidR="003F3EDE" w:rsidRPr="00FB0B06" w:rsidRDefault="003F3EDE" w:rsidP="0025185C">
            <w:pPr>
              <w:jc w:val="center"/>
              <w:rPr>
                <w:rFonts w:ascii="Arial" w:eastAsia="Times New Roman" w:hAnsi="Arial" w:cs="Arial"/>
                <w:spacing w:val="-1"/>
                <w:sz w:val="20"/>
                <w:szCs w:val="20"/>
                <w:rPrChange w:id="926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70"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4B71F2ED"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445808" w14:textId="77777777" w:rsidR="003F3EDE" w:rsidRPr="00FB0B06" w:rsidRDefault="003F3EDE" w:rsidP="0025185C">
            <w:pPr>
              <w:jc w:val="center"/>
              <w:rPr>
                <w:rFonts w:ascii="Arial" w:eastAsia="Times New Roman" w:hAnsi="Arial" w:cs="Arial"/>
                <w:spacing w:val="-1"/>
                <w:sz w:val="20"/>
                <w:szCs w:val="20"/>
                <w:rPrChange w:id="9271" w:author="Adelino Naquarta Sepalanga Domingos" w:date="2025-03-05T09:26:00Z" w16du:dateUtc="2025-03-05T08:26:00Z">
                  <w:rPr>
                    <w:rFonts w:ascii="Times New Roman" w:eastAsia="Times New Roman" w:hAnsi="Times New Roman"/>
                    <w:spacing w:val="-1"/>
                  </w:rPr>
                </w:rPrChange>
              </w:rPr>
            </w:pPr>
          </w:p>
          <w:p w14:paraId="4EF23021" w14:textId="77777777" w:rsidR="003F3EDE" w:rsidRPr="00FB0B06" w:rsidRDefault="003F3EDE" w:rsidP="0025185C">
            <w:pPr>
              <w:jc w:val="center"/>
              <w:rPr>
                <w:rFonts w:ascii="Arial" w:eastAsia="Times New Roman" w:hAnsi="Arial" w:cs="Arial"/>
                <w:spacing w:val="-1"/>
                <w:sz w:val="20"/>
                <w:szCs w:val="20"/>
                <w:rPrChange w:id="9272" w:author="Adelino Naquarta Sepalanga Domingos" w:date="2025-03-05T09:26:00Z" w16du:dateUtc="2025-03-05T08:26:00Z">
                  <w:rPr>
                    <w:rFonts w:ascii="Times New Roman" w:eastAsia="Times New Roman" w:hAnsi="Times New Roman"/>
                    <w:spacing w:val="-1"/>
                  </w:rPr>
                </w:rPrChange>
              </w:rPr>
            </w:pPr>
          </w:p>
          <w:p w14:paraId="3C2D3A54" w14:textId="77777777" w:rsidR="003F3EDE" w:rsidRPr="00FB0B06" w:rsidRDefault="003F3EDE" w:rsidP="0025185C">
            <w:pPr>
              <w:jc w:val="center"/>
              <w:rPr>
                <w:rFonts w:ascii="Arial" w:eastAsia="Times New Roman" w:hAnsi="Arial" w:cs="Arial"/>
                <w:spacing w:val="-1"/>
                <w:sz w:val="20"/>
                <w:szCs w:val="20"/>
                <w:rPrChange w:id="9273" w:author="Adelino Naquarta Sepalanga Domingos" w:date="2025-03-05T09:26:00Z" w16du:dateUtc="2025-03-05T08:26:00Z">
                  <w:rPr>
                    <w:rFonts w:ascii="Times New Roman" w:eastAsia="Times New Roman" w:hAnsi="Times New Roman"/>
                    <w:spacing w:val="-1"/>
                  </w:rPr>
                </w:rPrChange>
              </w:rPr>
            </w:pPr>
          </w:p>
          <w:p w14:paraId="2E238847" w14:textId="77777777" w:rsidR="003F3EDE" w:rsidRPr="00FB0B06" w:rsidRDefault="003F3EDE" w:rsidP="0025185C">
            <w:pPr>
              <w:jc w:val="center"/>
              <w:rPr>
                <w:rFonts w:ascii="Arial" w:eastAsia="Times New Roman" w:hAnsi="Arial" w:cs="Arial"/>
                <w:spacing w:val="-1"/>
                <w:sz w:val="20"/>
                <w:szCs w:val="20"/>
                <w:rPrChange w:id="927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75" w:author="Adelino Naquarta Sepalanga Domingos" w:date="2025-03-05T09:26:00Z" w16du:dateUtc="2025-03-05T08:26:00Z">
                  <w:rPr>
                    <w:rFonts w:ascii="Times New Roman" w:eastAsia="Times New Roman" w:hAnsi="Times New Roman"/>
                    <w:spacing w:val="-1"/>
                  </w:rPr>
                </w:rPrChange>
              </w:rPr>
              <w:t>4.3.4.14.12.1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42FC484" w14:textId="77777777" w:rsidR="003F3EDE" w:rsidRPr="00FB0B06" w:rsidRDefault="003F3EDE" w:rsidP="0025185C">
            <w:pPr>
              <w:jc w:val="center"/>
              <w:rPr>
                <w:rFonts w:ascii="Arial" w:eastAsia="Times New Roman" w:hAnsi="Arial" w:cs="Arial"/>
                <w:spacing w:val="-1"/>
                <w:sz w:val="20"/>
                <w:szCs w:val="20"/>
                <w:rPrChange w:id="9276" w:author="Adelino Naquarta Sepalanga Domingos" w:date="2025-03-05T09:26:00Z" w16du:dateUtc="2025-03-05T08:26:00Z">
                  <w:rPr>
                    <w:rFonts w:ascii="Times New Roman" w:eastAsia="Times New Roman" w:hAnsi="Times New Roman"/>
                    <w:spacing w:val="-1"/>
                  </w:rPr>
                </w:rPrChange>
              </w:rPr>
            </w:pPr>
          </w:p>
          <w:p w14:paraId="5792C2AF" w14:textId="77777777" w:rsidR="003F3EDE" w:rsidRPr="00FB0B06" w:rsidRDefault="003F3EDE" w:rsidP="0025185C">
            <w:pPr>
              <w:jc w:val="center"/>
              <w:rPr>
                <w:rFonts w:ascii="Arial" w:eastAsia="Times New Roman" w:hAnsi="Arial" w:cs="Arial"/>
                <w:spacing w:val="-1"/>
                <w:sz w:val="20"/>
                <w:szCs w:val="20"/>
                <w:rPrChange w:id="9277" w:author="Adelino Naquarta Sepalanga Domingos" w:date="2025-03-05T09:26:00Z" w16du:dateUtc="2025-03-05T08:26:00Z">
                  <w:rPr>
                    <w:rFonts w:ascii="Times New Roman" w:eastAsia="Times New Roman" w:hAnsi="Times New Roman"/>
                    <w:spacing w:val="-1"/>
                  </w:rPr>
                </w:rPrChange>
              </w:rPr>
            </w:pPr>
          </w:p>
          <w:p w14:paraId="34439F66" w14:textId="77777777" w:rsidR="003F3EDE" w:rsidRPr="00FB0B06" w:rsidRDefault="003F3EDE" w:rsidP="0025185C">
            <w:pPr>
              <w:jc w:val="center"/>
              <w:rPr>
                <w:rFonts w:ascii="Arial" w:eastAsia="Times New Roman" w:hAnsi="Arial" w:cs="Arial"/>
                <w:spacing w:val="-1"/>
                <w:sz w:val="20"/>
                <w:szCs w:val="20"/>
                <w:rPrChange w:id="9278" w:author="Adelino Naquarta Sepalanga Domingos" w:date="2025-03-05T09:26:00Z" w16du:dateUtc="2025-03-05T08:26:00Z">
                  <w:rPr>
                    <w:rFonts w:ascii="Times New Roman" w:eastAsia="Times New Roman" w:hAnsi="Times New Roman"/>
                    <w:spacing w:val="-1"/>
                  </w:rPr>
                </w:rPrChange>
              </w:rPr>
            </w:pPr>
          </w:p>
          <w:p w14:paraId="2146CE25" w14:textId="77777777" w:rsidR="003F3EDE" w:rsidRPr="00FB0B06" w:rsidRDefault="003F3EDE" w:rsidP="0025185C">
            <w:pPr>
              <w:jc w:val="center"/>
              <w:rPr>
                <w:rFonts w:ascii="Arial" w:eastAsia="Times New Roman" w:hAnsi="Arial" w:cs="Arial"/>
                <w:spacing w:val="-1"/>
                <w:sz w:val="20"/>
                <w:szCs w:val="20"/>
                <w:rPrChange w:id="927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80"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5F1CDC" w14:textId="77777777" w:rsidR="003F3EDE" w:rsidRPr="00FB0B06" w:rsidRDefault="003F3EDE" w:rsidP="0025185C">
            <w:pPr>
              <w:rPr>
                <w:rFonts w:ascii="Arial" w:eastAsia="Times New Roman" w:hAnsi="Arial" w:cs="Arial"/>
                <w:spacing w:val="-1"/>
                <w:sz w:val="20"/>
                <w:szCs w:val="20"/>
                <w:rPrChange w:id="9281" w:author="Adelino Naquarta Sepalanga Domingos" w:date="2025-03-05T09:26:00Z" w16du:dateUtc="2025-03-05T08:26:00Z">
                  <w:rPr>
                    <w:rFonts w:ascii="Times New Roman" w:eastAsia="Times New Roman" w:hAnsi="Times New Roman"/>
                    <w:spacing w:val="-1"/>
                  </w:rPr>
                </w:rPrChange>
              </w:rPr>
            </w:pPr>
          </w:p>
          <w:p w14:paraId="3FE2FF56" w14:textId="77777777" w:rsidR="003F3EDE" w:rsidRPr="00FB0B06" w:rsidRDefault="003F3EDE" w:rsidP="0025185C">
            <w:pPr>
              <w:rPr>
                <w:rFonts w:ascii="Arial" w:eastAsia="Times New Roman" w:hAnsi="Arial" w:cs="Arial"/>
                <w:spacing w:val="-1"/>
                <w:sz w:val="20"/>
                <w:szCs w:val="20"/>
                <w:rPrChange w:id="9282" w:author="Adelino Naquarta Sepalanga Domingos" w:date="2025-03-05T09:26:00Z" w16du:dateUtc="2025-03-05T08:26:00Z">
                  <w:rPr>
                    <w:rFonts w:ascii="Times New Roman" w:eastAsia="Times New Roman" w:hAnsi="Times New Roman"/>
                    <w:spacing w:val="-1"/>
                  </w:rPr>
                </w:rPrChange>
              </w:rPr>
            </w:pPr>
          </w:p>
          <w:p w14:paraId="026A50CD" w14:textId="77777777" w:rsidR="003F3EDE" w:rsidRPr="00FB0B06" w:rsidRDefault="003F3EDE" w:rsidP="0025185C">
            <w:pPr>
              <w:rPr>
                <w:rFonts w:ascii="Arial" w:eastAsia="Times New Roman" w:hAnsi="Arial" w:cs="Arial"/>
                <w:spacing w:val="-1"/>
                <w:sz w:val="20"/>
                <w:szCs w:val="20"/>
                <w:rPrChange w:id="928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84" w:author="Adelino Naquarta Sepalanga Domingos" w:date="2025-03-05T09:26:00Z" w16du:dateUtc="2025-03-05T08:26:00Z">
                  <w:rPr>
                    <w:rFonts w:ascii="Times New Roman" w:eastAsia="Times New Roman" w:hAnsi="Times New Roman"/>
                    <w:spacing w:val="-1"/>
                  </w:rPr>
                </w:rPrChange>
              </w:rPr>
              <w:t>Número de série (</w:t>
            </w:r>
            <w:proofErr w:type="spellStart"/>
            <w:r w:rsidRPr="00FB0B06">
              <w:rPr>
                <w:rFonts w:ascii="Arial" w:eastAsia="Times New Roman" w:hAnsi="Arial" w:cs="Arial"/>
                <w:spacing w:val="-1"/>
                <w:sz w:val="20"/>
                <w:szCs w:val="20"/>
                <w:rPrChange w:id="9285" w:author="Adelino Naquarta Sepalanga Domingos" w:date="2025-03-05T09:26:00Z" w16du:dateUtc="2025-03-05T08:26:00Z">
                  <w:rPr>
                    <w:rFonts w:ascii="Times New Roman" w:eastAsia="Times New Roman" w:hAnsi="Times New Roman"/>
                    <w:spacing w:val="-1"/>
                  </w:rPr>
                </w:rPrChange>
              </w:rPr>
              <w:t>SerialNumber</w:t>
            </w:r>
            <w:proofErr w:type="spellEnd"/>
            <w:r w:rsidRPr="00FB0B06">
              <w:rPr>
                <w:rFonts w:ascii="Arial" w:eastAsia="Times New Roman" w:hAnsi="Arial" w:cs="Arial"/>
                <w:spacing w:val="-1"/>
                <w:sz w:val="20"/>
                <w:szCs w:val="20"/>
                <w:rPrChange w:id="9286"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AA71AF" w14:textId="77777777" w:rsidR="003F3EDE" w:rsidRPr="00FB0B06" w:rsidRDefault="003F3EDE" w:rsidP="0025185C">
            <w:pPr>
              <w:rPr>
                <w:rFonts w:ascii="Arial" w:eastAsia="Times New Roman" w:hAnsi="Arial" w:cs="Arial"/>
                <w:spacing w:val="-1"/>
                <w:sz w:val="20"/>
                <w:szCs w:val="20"/>
                <w:rPrChange w:id="928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88" w:author="Adelino Naquarta Sepalanga Domingos" w:date="2025-03-05T09:26:00Z" w16du:dateUtc="2025-03-05T08:26:00Z">
                  <w:rPr>
                    <w:rFonts w:ascii="Times New Roman" w:eastAsia="Times New Roman" w:hAnsi="Times New Roman"/>
                    <w:spacing w:val="-1"/>
                  </w:rPr>
                </w:rPrChange>
              </w:rPr>
              <w:t>Deve incluir o número de série do produto que consta no documento. Ex.: VIN, IMEI, ISSN, ISAN.</w:t>
            </w:r>
          </w:p>
          <w:p w14:paraId="7CD81CAA" w14:textId="0CEF3FF6" w:rsidR="003F3EDE" w:rsidRPr="00FB0B06" w:rsidRDefault="003F3EDE" w:rsidP="0025185C">
            <w:pPr>
              <w:rPr>
                <w:rFonts w:ascii="Arial" w:eastAsia="Times New Roman" w:hAnsi="Arial" w:cs="Arial"/>
                <w:spacing w:val="-1"/>
                <w:sz w:val="20"/>
                <w:szCs w:val="20"/>
                <w:rPrChange w:id="928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90" w:author="Adelino Naquarta Sepalanga Domingos" w:date="2025-03-05T09:26:00Z" w16du:dateUtc="2025-03-05T08:26:00Z">
                  <w:rPr>
                    <w:rFonts w:ascii="Times New Roman" w:eastAsia="Times New Roman" w:hAnsi="Times New Roman"/>
                    <w:spacing w:val="-1"/>
                  </w:rPr>
                </w:rPrChange>
              </w:rPr>
              <w:t>Existindo a necessidade de efectuar mais do que uma referência, este campo pode</w:t>
            </w:r>
            <w:del w:id="9291" w:author="Adelino Naquarta Sepalanga Domingos" w:date="2025-03-05T09:35:00Z" w16du:dateUtc="2025-03-05T08:35:00Z">
              <w:r w:rsidRPr="00FB0B06" w:rsidDel="00B45277">
                <w:rPr>
                  <w:rFonts w:ascii="Arial" w:eastAsia="Times New Roman" w:hAnsi="Arial" w:cs="Arial"/>
                  <w:spacing w:val="-1"/>
                  <w:sz w:val="20"/>
                  <w:szCs w:val="20"/>
                  <w:rPrChange w:id="9292" w:author="Adelino Naquarta Sepalanga Domingos" w:date="2025-03-05T09:26:00Z" w16du:dateUtc="2025-03-05T08:26: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9293" w:author="Adelino Naquarta Sepalanga Domingos" w:date="2025-03-05T09:26:00Z" w16du:dateUtc="2025-03-05T08:26:00Z">
                  <w:rPr>
                    <w:rFonts w:ascii="Times New Roman" w:eastAsia="Times New Roman" w:hAnsi="Times New Roman"/>
                    <w:spacing w:val="-1"/>
                  </w:rPr>
                </w:rPrChange>
              </w:rPr>
              <w:t xml:space="preserve"> ser gerado tantas vezes quantas as necessárias.</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9D0B1A7" w14:textId="77777777" w:rsidR="003F3EDE" w:rsidRPr="00FB0B06" w:rsidRDefault="003F3EDE" w:rsidP="0025185C">
            <w:pPr>
              <w:jc w:val="center"/>
              <w:rPr>
                <w:rFonts w:ascii="Arial" w:eastAsia="Times New Roman" w:hAnsi="Arial" w:cs="Arial"/>
                <w:spacing w:val="-1"/>
                <w:sz w:val="20"/>
                <w:szCs w:val="20"/>
                <w:rPrChange w:id="9294" w:author="Adelino Naquarta Sepalanga Domingos" w:date="2025-03-05T09:26:00Z" w16du:dateUtc="2025-03-05T08:26:00Z">
                  <w:rPr>
                    <w:rFonts w:ascii="Times New Roman" w:eastAsia="Times New Roman" w:hAnsi="Times New Roman"/>
                    <w:spacing w:val="-1"/>
                  </w:rPr>
                </w:rPrChange>
              </w:rPr>
            </w:pPr>
          </w:p>
          <w:p w14:paraId="263C0BF1" w14:textId="77777777" w:rsidR="003F3EDE" w:rsidRPr="00FB0B06" w:rsidRDefault="003F3EDE" w:rsidP="0025185C">
            <w:pPr>
              <w:jc w:val="center"/>
              <w:rPr>
                <w:rFonts w:ascii="Arial" w:eastAsia="Times New Roman" w:hAnsi="Arial" w:cs="Arial"/>
                <w:spacing w:val="-1"/>
                <w:sz w:val="20"/>
                <w:szCs w:val="20"/>
                <w:rPrChange w:id="9295" w:author="Adelino Naquarta Sepalanga Domingos" w:date="2025-03-05T09:26:00Z" w16du:dateUtc="2025-03-05T08:26:00Z">
                  <w:rPr>
                    <w:rFonts w:ascii="Times New Roman" w:eastAsia="Times New Roman" w:hAnsi="Times New Roman"/>
                    <w:spacing w:val="-1"/>
                  </w:rPr>
                </w:rPrChange>
              </w:rPr>
            </w:pPr>
          </w:p>
          <w:p w14:paraId="68A2DFD6" w14:textId="77777777" w:rsidR="003F3EDE" w:rsidRPr="00FB0B06" w:rsidRDefault="003F3EDE" w:rsidP="0025185C">
            <w:pPr>
              <w:jc w:val="center"/>
              <w:rPr>
                <w:rFonts w:ascii="Arial" w:eastAsia="Times New Roman" w:hAnsi="Arial" w:cs="Arial"/>
                <w:spacing w:val="-1"/>
                <w:sz w:val="20"/>
                <w:szCs w:val="20"/>
                <w:rPrChange w:id="929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297" w:author="Adelino Naquarta Sepalanga Domingos" w:date="2025-03-05T09:26:00Z" w16du:dateUtc="2025-03-05T08:26:00Z">
                  <w:rPr>
                    <w:rFonts w:ascii="Times New Roman" w:eastAsia="Times New Roman" w:hAnsi="Times New Roman"/>
                    <w:spacing w:val="-1"/>
                  </w:rPr>
                </w:rPrChange>
              </w:rPr>
              <w:t>Texto 100</w:t>
            </w:r>
          </w:p>
        </w:tc>
      </w:tr>
      <w:tr w:rsidR="003F3EDE" w:rsidRPr="00FB0B06" w14:paraId="59E15109"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D81544C" w14:textId="77777777" w:rsidR="003F3EDE" w:rsidRPr="00FB0B06" w:rsidRDefault="003F3EDE" w:rsidP="0025185C">
            <w:pPr>
              <w:jc w:val="center"/>
              <w:rPr>
                <w:rFonts w:ascii="Arial" w:eastAsia="Times New Roman" w:hAnsi="Arial" w:cs="Arial"/>
                <w:spacing w:val="-1"/>
                <w:sz w:val="20"/>
                <w:szCs w:val="20"/>
                <w:rPrChange w:id="9298" w:author="Adelino Naquarta Sepalanga Domingos" w:date="2025-03-05T09:26:00Z" w16du:dateUtc="2025-03-05T08:26:00Z">
                  <w:rPr>
                    <w:rFonts w:ascii="Times New Roman" w:eastAsia="Times New Roman" w:hAnsi="Times New Roman"/>
                    <w:spacing w:val="-1"/>
                  </w:rPr>
                </w:rPrChange>
              </w:rPr>
            </w:pPr>
          </w:p>
          <w:p w14:paraId="158BDE86" w14:textId="77777777" w:rsidR="003F3EDE" w:rsidRPr="00FB0B06" w:rsidRDefault="003F3EDE" w:rsidP="0025185C">
            <w:pPr>
              <w:jc w:val="center"/>
              <w:rPr>
                <w:rFonts w:ascii="Arial" w:eastAsia="Times New Roman" w:hAnsi="Arial" w:cs="Arial"/>
                <w:spacing w:val="-1"/>
                <w:sz w:val="20"/>
                <w:szCs w:val="20"/>
                <w:rPrChange w:id="9299" w:author="Adelino Naquarta Sepalanga Domingos" w:date="2025-03-05T09:26:00Z" w16du:dateUtc="2025-03-05T08:26:00Z">
                  <w:rPr>
                    <w:rFonts w:ascii="Times New Roman" w:eastAsia="Times New Roman" w:hAnsi="Times New Roman"/>
                    <w:spacing w:val="-1"/>
                  </w:rPr>
                </w:rPrChange>
              </w:rPr>
            </w:pPr>
          </w:p>
          <w:p w14:paraId="31E47859" w14:textId="77777777" w:rsidR="003F3EDE" w:rsidRPr="00FB0B06" w:rsidRDefault="003F3EDE" w:rsidP="0025185C">
            <w:pPr>
              <w:jc w:val="center"/>
              <w:rPr>
                <w:rFonts w:ascii="Arial" w:eastAsia="Times New Roman" w:hAnsi="Arial" w:cs="Arial"/>
                <w:spacing w:val="-1"/>
                <w:sz w:val="20"/>
                <w:szCs w:val="20"/>
                <w:rPrChange w:id="930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01" w:author="Adelino Naquarta Sepalanga Domingos" w:date="2025-03-05T09:26:00Z" w16du:dateUtc="2025-03-05T08:26:00Z">
                  <w:rPr>
                    <w:rFonts w:ascii="Times New Roman" w:eastAsia="Times New Roman" w:hAnsi="Times New Roman"/>
                    <w:spacing w:val="-1"/>
                  </w:rPr>
                </w:rPrChange>
              </w:rPr>
              <w:t>4.3.4.14.13.</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E9B49E" w14:textId="77777777" w:rsidR="003F3EDE" w:rsidRPr="00FB0B06" w:rsidRDefault="003F3EDE" w:rsidP="0025185C">
            <w:pPr>
              <w:jc w:val="center"/>
              <w:rPr>
                <w:rFonts w:ascii="Arial" w:eastAsia="Times New Roman" w:hAnsi="Arial" w:cs="Arial"/>
                <w:spacing w:val="-1"/>
                <w:sz w:val="20"/>
                <w:szCs w:val="20"/>
                <w:rPrChange w:id="9302" w:author="Adelino Naquarta Sepalanga Domingos" w:date="2025-03-05T09:26:00Z" w16du:dateUtc="2025-03-05T08:26:00Z">
                  <w:rPr>
                    <w:rFonts w:ascii="Times New Roman" w:eastAsia="Times New Roman" w:hAnsi="Times New Roman"/>
                    <w:spacing w:val="-1"/>
                  </w:rPr>
                </w:rPrChange>
              </w:rPr>
            </w:pPr>
          </w:p>
          <w:p w14:paraId="34C2D369" w14:textId="77777777" w:rsidR="003F3EDE" w:rsidRPr="00FB0B06" w:rsidRDefault="003F3EDE" w:rsidP="0025185C">
            <w:pPr>
              <w:jc w:val="center"/>
              <w:rPr>
                <w:rFonts w:ascii="Arial" w:eastAsia="Times New Roman" w:hAnsi="Arial" w:cs="Arial"/>
                <w:spacing w:val="-1"/>
                <w:sz w:val="20"/>
                <w:szCs w:val="20"/>
                <w:rPrChange w:id="9303" w:author="Adelino Naquarta Sepalanga Domingos" w:date="2025-03-05T09:26:00Z" w16du:dateUtc="2025-03-05T08:26:00Z">
                  <w:rPr>
                    <w:rFonts w:ascii="Times New Roman" w:eastAsia="Times New Roman" w:hAnsi="Times New Roman"/>
                    <w:spacing w:val="-1"/>
                  </w:rPr>
                </w:rPrChange>
              </w:rPr>
            </w:pPr>
          </w:p>
          <w:p w14:paraId="31353DF5" w14:textId="77777777" w:rsidR="003F3EDE" w:rsidRPr="00FB0B06" w:rsidRDefault="003F3EDE" w:rsidP="0025185C">
            <w:pPr>
              <w:jc w:val="center"/>
              <w:rPr>
                <w:rFonts w:ascii="Arial" w:eastAsia="Times New Roman" w:hAnsi="Arial" w:cs="Arial"/>
                <w:spacing w:val="-1"/>
                <w:sz w:val="20"/>
                <w:szCs w:val="20"/>
                <w:rPrChange w:id="930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05"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96BF89" w14:textId="77777777" w:rsidR="003F3EDE" w:rsidRPr="00FB0B06" w:rsidRDefault="003F3EDE" w:rsidP="0025185C">
            <w:pPr>
              <w:rPr>
                <w:rFonts w:ascii="Arial" w:eastAsia="Times New Roman" w:hAnsi="Arial" w:cs="Arial"/>
                <w:spacing w:val="-1"/>
                <w:sz w:val="20"/>
                <w:szCs w:val="20"/>
                <w:rPrChange w:id="9306" w:author="Adelino Naquarta Sepalanga Domingos" w:date="2025-03-05T09:26:00Z" w16du:dateUtc="2025-03-05T08:26:00Z">
                  <w:rPr>
                    <w:rFonts w:ascii="Times New Roman" w:eastAsia="Times New Roman" w:hAnsi="Times New Roman"/>
                    <w:spacing w:val="-1"/>
                  </w:rPr>
                </w:rPrChange>
              </w:rPr>
            </w:pPr>
          </w:p>
          <w:p w14:paraId="4C3EDB50" w14:textId="77777777" w:rsidR="003F3EDE" w:rsidRPr="00FB0B06" w:rsidRDefault="003F3EDE" w:rsidP="0025185C">
            <w:pPr>
              <w:rPr>
                <w:rFonts w:ascii="Arial" w:eastAsia="Times New Roman" w:hAnsi="Arial" w:cs="Arial"/>
                <w:spacing w:val="-1"/>
                <w:sz w:val="20"/>
                <w:szCs w:val="20"/>
                <w:rPrChange w:id="9307" w:author="Adelino Naquarta Sepalanga Domingos" w:date="2025-03-05T09:26:00Z" w16du:dateUtc="2025-03-05T08:26:00Z">
                  <w:rPr>
                    <w:rFonts w:ascii="Times New Roman" w:eastAsia="Times New Roman" w:hAnsi="Times New Roman"/>
                    <w:spacing w:val="-1"/>
                  </w:rPr>
                </w:rPrChange>
              </w:rPr>
            </w:pPr>
          </w:p>
          <w:p w14:paraId="22705F29" w14:textId="77777777" w:rsidR="003F3EDE" w:rsidRPr="00FB0B06" w:rsidRDefault="003F3EDE" w:rsidP="0025185C">
            <w:pPr>
              <w:rPr>
                <w:rFonts w:ascii="Arial" w:eastAsia="Times New Roman" w:hAnsi="Arial" w:cs="Arial"/>
                <w:spacing w:val="-1"/>
                <w:sz w:val="20"/>
                <w:szCs w:val="20"/>
                <w:rPrChange w:id="930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09" w:author="Adelino Naquarta Sepalanga Domingos" w:date="2025-03-05T09:26:00Z" w16du:dateUtc="2025-03-05T08:26:00Z">
                  <w:rPr>
                    <w:rFonts w:ascii="Times New Roman" w:eastAsia="Times New Roman" w:hAnsi="Times New Roman"/>
                    <w:spacing w:val="-1"/>
                  </w:rPr>
                </w:rPrChange>
              </w:rPr>
              <w:t>Valor a débito (</w:t>
            </w:r>
            <w:proofErr w:type="spellStart"/>
            <w:r w:rsidRPr="00FB0B06">
              <w:rPr>
                <w:rFonts w:ascii="Arial" w:eastAsia="Times New Roman" w:hAnsi="Arial" w:cs="Arial"/>
                <w:spacing w:val="-1"/>
                <w:sz w:val="20"/>
                <w:szCs w:val="20"/>
                <w:rPrChange w:id="9310" w:author="Adelino Naquarta Sepalanga Domingos" w:date="2025-03-05T09:26:00Z" w16du:dateUtc="2025-03-05T08:26:00Z">
                  <w:rPr>
                    <w:rFonts w:ascii="Times New Roman" w:eastAsia="Times New Roman" w:hAnsi="Times New Roman"/>
                    <w:spacing w:val="-1"/>
                  </w:rPr>
                </w:rPrChange>
              </w:rPr>
              <w:t>DebitAmount</w:t>
            </w:r>
            <w:proofErr w:type="spellEnd"/>
            <w:r w:rsidRPr="00FB0B06">
              <w:rPr>
                <w:rFonts w:ascii="Arial" w:eastAsia="Times New Roman" w:hAnsi="Arial" w:cs="Arial"/>
                <w:spacing w:val="-1"/>
                <w:sz w:val="20"/>
                <w:szCs w:val="20"/>
                <w:rPrChange w:id="9311"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FF6C3B" w14:textId="77777777" w:rsidR="003F3EDE" w:rsidRPr="00FB0B06" w:rsidRDefault="003F3EDE" w:rsidP="0025185C">
            <w:pPr>
              <w:rPr>
                <w:rFonts w:ascii="Arial" w:eastAsia="Times New Roman" w:hAnsi="Arial" w:cs="Arial"/>
                <w:spacing w:val="-1"/>
                <w:sz w:val="20"/>
                <w:szCs w:val="20"/>
                <w:rPrChange w:id="931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13" w:author="Adelino Naquarta Sepalanga Domingos" w:date="2025-03-05T09:26:00Z" w16du:dateUtc="2025-03-05T08:26:00Z">
                  <w:rPr>
                    <w:rFonts w:ascii="Times New Roman" w:eastAsia="Times New Roman" w:hAnsi="Times New Roman"/>
                    <w:spacing w:val="-1"/>
                  </w:rPr>
                </w:rPrChange>
              </w:rPr>
              <w:t>Valor da linha dos documentos a débito.</w:t>
            </w:r>
          </w:p>
          <w:p w14:paraId="20E7E016" w14:textId="77777777" w:rsidR="003F3EDE" w:rsidRPr="00FB0B06" w:rsidRDefault="003F3EDE" w:rsidP="0025185C">
            <w:pPr>
              <w:rPr>
                <w:rFonts w:ascii="Arial" w:eastAsia="Times New Roman" w:hAnsi="Arial" w:cs="Arial"/>
                <w:spacing w:val="-1"/>
                <w:sz w:val="20"/>
                <w:szCs w:val="20"/>
                <w:rPrChange w:id="931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15" w:author="Adelino Naquarta Sepalanga Domingos" w:date="2025-03-05T09:26:00Z" w16du:dateUtc="2025-03-05T08:26:00Z">
                  <w:rPr>
                    <w:rFonts w:ascii="Times New Roman" w:eastAsia="Times New Roman" w:hAnsi="Times New Roman"/>
                    <w:spacing w:val="-1"/>
                  </w:rPr>
                </w:rPrChange>
              </w:rPr>
              <w:t>Este valor é sem imposto e deduzido dos descontos de linha e cabeçalho.</w:t>
            </w:r>
          </w:p>
          <w:p w14:paraId="7A8C7EDC" w14:textId="77777777" w:rsidR="003F3EDE" w:rsidRPr="00FB0B06" w:rsidRDefault="003F3EDE" w:rsidP="0025185C">
            <w:pPr>
              <w:rPr>
                <w:rFonts w:ascii="Arial" w:eastAsia="Times New Roman" w:hAnsi="Arial" w:cs="Arial"/>
                <w:spacing w:val="-1"/>
                <w:sz w:val="20"/>
                <w:szCs w:val="20"/>
                <w:rPrChange w:id="931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17" w:author="Adelino Naquarta Sepalanga Domingos" w:date="2025-03-05T09:26:00Z" w16du:dateUtc="2025-03-05T08:26:00Z">
                  <w:rPr>
                    <w:rFonts w:ascii="Times New Roman" w:eastAsia="Times New Roman" w:hAnsi="Times New Roman"/>
                    <w:spacing w:val="-1"/>
                  </w:rPr>
                </w:rPrChange>
              </w:rPr>
              <w:t>Quando não valorizado na base de dados, deve ser preenchido com “0.00”.</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AEBBA13" w14:textId="77777777" w:rsidR="003F3EDE" w:rsidRPr="00FB0B06" w:rsidRDefault="003F3EDE" w:rsidP="0025185C">
            <w:pPr>
              <w:jc w:val="center"/>
              <w:rPr>
                <w:rFonts w:ascii="Arial" w:eastAsia="Times New Roman" w:hAnsi="Arial" w:cs="Arial"/>
                <w:spacing w:val="-1"/>
                <w:sz w:val="20"/>
                <w:szCs w:val="20"/>
                <w:rPrChange w:id="9318" w:author="Adelino Naquarta Sepalanga Domingos" w:date="2025-03-05T09:26:00Z" w16du:dateUtc="2025-03-05T08:26:00Z">
                  <w:rPr>
                    <w:rFonts w:ascii="Times New Roman" w:eastAsia="Times New Roman" w:hAnsi="Times New Roman"/>
                    <w:spacing w:val="-1"/>
                  </w:rPr>
                </w:rPrChange>
              </w:rPr>
            </w:pPr>
          </w:p>
          <w:p w14:paraId="404E6A5B" w14:textId="77777777" w:rsidR="003F3EDE" w:rsidRPr="00FB0B06" w:rsidRDefault="003F3EDE" w:rsidP="0025185C">
            <w:pPr>
              <w:jc w:val="center"/>
              <w:rPr>
                <w:rFonts w:ascii="Arial" w:eastAsia="Times New Roman" w:hAnsi="Arial" w:cs="Arial"/>
                <w:spacing w:val="-1"/>
                <w:sz w:val="20"/>
                <w:szCs w:val="20"/>
                <w:rPrChange w:id="9319" w:author="Adelino Naquarta Sepalanga Domingos" w:date="2025-03-05T09:26:00Z" w16du:dateUtc="2025-03-05T08:26:00Z">
                  <w:rPr>
                    <w:rFonts w:ascii="Times New Roman" w:eastAsia="Times New Roman" w:hAnsi="Times New Roman"/>
                    <w:spacing w:val="-1"/>
                  </w:rPr>
                </w:rPrChange>
              </w:rPr>
            </w:pPr>
          </w:p>
          <w:p w14:paraId="1B52FDDA" w14:textId="77777777" w:rsidR="003F3EDE" w:rsidRPr="00FB0B06" w:rsidRDefault="003F3EDE" w:rsidP="0025185C">
            <w:pPr>
              <w:jc w:val="center"/>
              <w:rPr>
                <w:rFonts w:ascii="Arial" w:eastAsia="Times New Roman" w:hAnsi="Arial" w:cs="Arial"/>
                <w:spacing w:val="-1"/>
                <w:sz w:val="20"/>
                <w:szCs w:val="20"/>
                <w:rPrChange w:id="932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21"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4CACA3BA"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EEB2FE" w14:textId="77777777" w:rsidR="003F3EDE" w:rsidRPr="00FB0B06" w:rsidRDefault="003F3EDE" w:rsidP="0025185C">
            <w:pPr>
              <w:jc w:val="center"/>
              <w:rPr>
                <w:rFonts w:ascii="Arial" w:eastAsia="Times New Roman" w:hAnsi="Arial" w:cs="Arial"/>
                <w:spacing w:val="-1"/>
                <w:sz w:val="20"/>
                <w:szCs w:val="20"/>
                <w:rPrChange w:id="9322" w:author="Adelino Naquarta Sepalanga Domingos" w:date="2025-03-05T09:26:00Z" w16du:dateUtc="2025-03-05T08:26:00Z">
                  <w:rPr>
                    <w:rFonts w:ascii="Times New Roman" w:eastAsia="Times New Roman" w:hAnsi="Times New Roman"/>
                    <w:spacing w:val="-1"/>
                  </w:rPr>
                </w:rPrChange>
              </w:rPr>
            </w:pPr>
          </w:p>
          <w:p w14:paraId="67558340" w14:textId="77777777" w:rsidR="003F3EDE" w:rsidRPr="00FB0B06" w:rsidRDefault="003F3EDE" w:rsidP="0025185C">
            <w:pPr>
              <w:jc w:val="center"/>
              <w:rPr>
                <w:rFonts w:ascii="Arial" w:eastAsia="Times New Roman" w:hAnsi="Arial" w:cs="Arial"/>
                <w:spacing w:val="-1"/>
                <w:sz w:val="20"/>
                <w:szCs w:val="20"/>
                <w:rPrChange w:id="9323" w:author="Adelino Naquarta Sepalanga Domingos" w:date="2025-03-05T09:26:00Z" w16du:dateUtc="2025-03-05T08:26:00Z">
                  <w:rPr>
                    <w:rFonts w:ascii="Times New Roman" w:eastAsia="Times New Roman" w:hAnsi="Times New Roman"/>
                    <w:spacing w:val="-1"/>
                  </w:rPr>
                </w:rPrChange>
              </w:rPr>
            </w:pPr>
          </w:p>
          <w:p w14:paraId="56992B4E" w14:textId="77777777" w:rsidR="003F3EDE" w:rsidRPr="00FB0B06" w:rsidRDefault="003F3EDE" w:rsidP="0025185C">
            <w:pPr>
              <w:jc w:val="center"/>
              <w:rPr>
                <w:rFonts w:ascii="Arial" w:eastAsia="Times New Roman" w:hAnsi="Arial" w:cs="Arial"/>
                <w:spacing w:val="-1"/>
                <w:sz w:val="20"/>
                <w:szCs w:val="20"/>
                <w:rPrChange w:id="932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25" w:author="Adelino Naquarta Sepalanga Domingos" w:date="2025-03-05T09:26:00Z" w16du:dateUtc="2025-03-05T08:26:00Z">
                  <w:rPr>
                    <w:rFonts w:ascii="Times New Roman" w:eastAsia="Times New Roman" w:hAnsi="Times New Roman"/>
                    <w:spacing w:val="-1"/>
                  </w:rPr>
                </w:rPrChange>
              </w:rPr>
              <w:t>4.3.4.14.14.</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1F2F3E" w14:textId="77777777" w:rsidR="003F3EDE" w:rsidRPr="00FB0B06" w:rsidRDefault="003F3EDE" w:rsidP="0025185C">
            <w:pPr>
              <w:jc w:val="center"/>
              <w:rPr>
                <w:rFonts w:ascii="Arial" w:eastAsia="Times New Roman" w:hAnsi="Arial" w:cs="Arial"/>
                <w:spacing w:val="-1"/>
                <w:sz w:val="20"/>
                <w:szCs w:val="20"/>
                <w:rPrChange w:id="9326" w:author="Adelino Naquarta Sepalanga Domingos" w:date="2025-03-05T09:26:00Z" w16du:dateUtc="2025-03-05T08:26:00Z">
                  <w:rPr>
                    <w:rFonts w:ascii="Times New Roman" w:eastAsia="Times New Roman" w:hAnsi="Times New Roman"/>
                    <w:spacing w:val="-1"/>
                  </w:rPr>
                </w:rPrChange>
              </w:rPr>
            </w:pPr>
          </w:p>
          <w:p w14:paraId="40644A8B" w14:textId="77777777" w:rsidR="003F3EDE" w:rsidRPr="00FB0B06" w:rsidRDefault="003F3EDE" w:rsidP="0025185C">
            <w:pPr>
              <w:jc w:val="center"/>
              <w:rPr>
                <w:rFonts w:ascii="Arial" w:eastAsia="Times New Roman" w:hAnsi="Arial" w:cs="Arial"/>
                <w:spacing w:val="-1"/>
                <w:sz w:val="20"/>
                <w:szCs w:val="20"/>
                <w:rPrChange w:id="9327" w:author="Adelino Naquarta Sepalanga Domingos" w:date="2025-03-05T09:26:00Z" w16du:dateUtc="2025-03-05T08:26:00Z">
                  <w:rPr>
                    <w:rFonts w:ascii="Times New Roman" w:eastAsia="Times New Roman" w:hAnsi="Times New Roman"/>
                    <w:spacing w:val="-1"/>
                  </w:rPr>
                </w:rPrChange>
              </w:rPr>
            </w:pPr>
          </w:p>
          <w:p w14:paraId="628C9B59" w14:textId="77777777" w:rsidR="003F3EDE" w:rsidRPr="00FB0B06" w:rsidRDefault="003F3EDE" w:rsidP="0025185C">
            <w:pPr>
              <w:jc w:val="center"/>
              <w:rPr>
                <w:rFonts w:ascii="Arial" w:eastAsia="Times New Roman" w:hAnsi="Arial" w:cs="Arial"/>
                <w:spacing w:val="-1"/>
                <w:sz w:val="20"/>
                <w:szCs w:val="20"/>
                <w:rPrChange w:id="932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29"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73091E7" w14:textId="77777777" w:rsidR="003F3EDE" w:rsidRPr="00FB0B06" w:rsidRDefault="003F3EDE" w:rsidP="0025185C">
            <w:pPr>
              <w:rPr>
                <w:rFonts w:ascii="Arial" w:eastAsia="Times New Roman" w:hAnsi="Arial" w:cs="Arial"/>
                <w:spacing w:val="-1"/>
                <w:sz w:val="20"/>
                <w:szCs w:val="20"/>
                <w:rPrChange w:id="9330" w:author="Adelino Naquarta Sepalanga Domingos" w:date="2025-03-05T09:26:00Z" w16du:dateUtc="2025-03-05T08:26:00Z">
                  <w:rPr>
                    <w:rFonts w:ascii="Times New Roman" w:eastAsia="Times New Roman" w:hAnsi="Times New Roman"/>
                    <w:spacing w:val="-1"/>
                  </w:rPr>
                </w:rPrChange>
              </w:rPr>
            </w:pPr>
          </w:p>
          <w:p w14:paraId="2D5A2C54" w14:textId="77777777" w:rsidR="003F3EDE" w:rsidRPr="00FB0B06" w:rsidRDefault="003F3EDE" w:rsidP="0025185C">
            <w:pPr>
              <w:rPr>
                <w:rFonts w:ascii="Arial" w:eastAsia="Times New Roman" w:hAnsi="Arial" w:cs="Arial"/>
                <w:spacing w:val="-1"/>
                <w:sz w:val="20"/>
                <w:szCs w:val="20"/>
                <w:rPrChange w:id="9331" w:author="Adelino Naquarta Sepalanga Domingos" w:date="2025-03-05T09:26:00Z" w16du:dateUtc="2025-03-05T08:26:00Z">
                  <w:rPr>
                    <w:rFonts w:ascii="Times New Roman" w:eastAsia="Times New Roman" w:hAnsi="Times New Roman"/>
                    <w:spacing w:val="-1"/>
                  </w:rPr>
                </w:rPrChange>
              </w:rPr>
            </w:pPr>
          </w:p>
          <w:p w14:paraId="77634B15" w14:textId="77777777" w:rsidR="003F3EDE" w:rsidRPr="00FB0B06" w:rsidRDefault="003F3EDE" w:rsidP="0025185C">
            <w:pPr>
              <w:rPr>
                <w:rFonts w:ascii="Arial" w:eastAsia="Times New Roman" w:hAnsi="Arial" w:cs="Arial"/>
                <w:spacing w:val="-1"/>
                <w:sz w:val="20"/>
                <w:szCs w:val="20"/>
                <w:rPrChange w:id="933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33" w:author="Adelino Naquarta Sepalanga Domingos" w:date="2025-03-05T09:26:00Z" w16du:dateUtc="2025-03-05T08:26:00Z">
                  <w:rPr>
                    <w:rFonts w:ascii="Times New Roman" w:eastAsia="Times New Roman" w:hAnsi="Times New Roman"/>
                    <w:spacing w:val="-1"/>
                  </w:rPr>
                </w:rPrChange>
              </w:rPr>
              <w:t>Valor a crédito (</w:t>
            </w:r>
            <w:proofErr w:type="spellStart"/>
            <w:r w:rsidRPr="00FB0B06">
              <w:rPr>
                <w:rFonts w:ascii="Arial" w:eastAsia="Times New Roman" w:hAnsi="Arial" w:cs="Arial"/>
                <w:spacing w:val="-1"/>
                <w:sz w:val="20"/>
                <w:szCs w:val="20"/>
                <w:rPrChange w:id="9334" w:author="Adelino Naquarta Sepalanga Domingos" w:date="2025-03-05T09:26:00Z" w16du:dateUtc="2025-03-05T08:26:00Z">
                  <w:rPr>
                    <w:rFonts w:ascii="Times New Roman" w:eastAsia="Times New Roman" w:hAnsi="Times New Roman"/>
                    <w:spacing w:val="-1"/>
                  </w:rPr>
                </w:rPrChange>
              </w:rPr>
              <w:t>CreditAmount</w:t>
            </w:r>
            <w:proofErr w:type="spellEnd"/>
            <w:r w:rsidRPr="00FB0B06">
              <w:rPr>
                <w:rFonts w:ascii="Arial" w:eastAsia="Times New Roman" w:hAnsi="Arial" w:cs="Arial"/>
                <w:spacing w:val="-1"/>
                <w:sz w:val="20"/>
                <w:szCs w:val="20"/>
                <w:rPrChange w:id="9335"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446A27" w14:textId="77777777" w:rsidR="003F3EDE" w:rsidRPr="00FB0B06" w:rsidRDefault="003F3EDE" w:rsidP="0025185C">
            <w:pPr>
              <w:rPr>
                <w:rFonts w:ascii="Arial" w:eastAsia="Times New Roman" w:hAnsi="Arial" w:cs="Arial"/>
                <w:spacing w:val="-1"/>
                <w:sz w:val="20"/>
                <w:szCs w:val="20"/>
                <w:rPrChange w:id="933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37" w:author="Adelino Naquarta Sepalanga Domingos" w:date="2025-03-05T09:26:00Z" w16du:dateUtc="2025-03-05T08:26:00Z">
                  <w:rPr>
                    <w:rFonts w:ascii="Times New Roman" w:eastAsia="Times New Roman" w:hAnsi="Times New Roman"/>
                    <w:spacing w:val="-1"/>
                  </w:rPr>
                </w:rPrChange>
              </w:rPr>
              <w:t>Valor da linha dos documentos a crédito.</w:t>
            </w:r>
          </w:p>
          <w:p w14:paraId="56A92804" w14:textId="77777777" w:rsidR="003F3EDE" w:rsidRPr="00FB0B06" w:rsidRDefault="003F3EDE" w:rsidP="0025185C">
            <w:pPr>
              <w:rPr>
                <w:rFonts w:ascii="Arial" w:eastAsia="Times New Roman" w:hAnsi="Arial" w:cs="Arial"/>
                <w:spacing w:val="-1"/>
                <w:sz w:val="20"/>
                <w:szCs w:val="20"/>
                <w:rPrChange w:id="933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39" w:author="Adelino Naquarta Sepalanga Domingos" w:date="2025-03-05T09:26:00Z" w16du:dateUtc="2025-03-05T08:26:00Z">
                  <w:rPr>
                    <w:rFonts w:ascii="Times New Roman" w:eastAsia="Times New Roman" w:hAnsi="Times New Roman"/>
                    <w:spacing w:val="-1"/>
                  </w:rPr>
                </w:rPrChange>
              </w:rPr>
              <w:t>Este valor é sem imposto e deduzido dos descontos de linha e cabeçalho.</w:t>
            </w:r>
          </w:p>
          <w:p w14:paraId="32711717" w14:textId="77777777" w:rsidR="003F3EDE" w:rsidRPr="00FB0B06" w:rsidRDefault="003F3EDE" w:rsidP="0025185C">
            <w:pPr>
              <w:rPr>
                <w:rFonts w:ascii="Arial" w:eastAsia="Times New Roman" w:hAnsi="Arial" w:cs="Arial"/>
                <w:spacing w:val="-1"/>
                <w:sz w:val="20"/>
                <w:szCs w:val="20"/>
                <w:rPrChange w:id="934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41" w:author="Adelino Naquarta Sepalanga Domingos" w:date="2025-03-05T09:26:00Z" w16du:dateUtc="2025-03-05T08:26:00Z">
                  <w:rPr>
                    <w:rFonts w:ascii="Times New Roman" w:eastAsia="Times New Roman" w:hAnsi="Times New Roman"/>
                    <w:spacing w:val="-1"/>
                  </w:rPr>
                </w:rPrChange>
              </w:rPr>
              <w:t>Quando não valorizado na base de dados, deve ser preenchido com “0.00”.</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8FADF0" w14:textId="77777777" w:rsidR="003F3EDE" w:rsidRPr="00FB0B06" w:rsidRDefault="003F3EDE" w:rsidP="0025185C">
            <w:pPr>
              <w:jc w:val="center"/>
              <w:rPr>
                <w:rFonts w:ascii="Arial" w:eastAsia="Times New Roman" w:hAnsi="Arial" w:cs="Arial"/>
                <w:spacing w:val="-1"/>
                <w:sz w:val="20"/>
                <w:szCs w:val="20"/>
                <w:rPrChange w:id="9342" w:author="Adelino Naquarta Sepalanga Domingos" w:date="2025-03-05T09:26:00Z" w16du:dateUtc="2025-03-05T08:26:00Z">
                  <w:rPr>
                    <w:rFonts w:ascii="Times New Roman" w:eastAsia="Times New Roman" w:hAnsi="Times New Roman"/>
                    <w:spacing w:val="-1"/>
                  </w:rPr>
                </w:rPrChange>
              </w:rPr>
            </w:pPr>
          </w:p>
          <w:p w14:paraId="1E10AF33" w14:textId="77777777" w:rsidR="003F3EDE" w:rsidRPr="00FB0B06" w:rsidRDefault="003F3EDE" w:rsidP="0025185C">
            <w:pPr>
              <w:jc w:val="center"/>
              <w:rPr>
                <w:rFonts w:ascii="Arial" w:eastAsia="Times New Roman" w:hAnsi="Arial" w:cs="Arial"/>
                <w:spacing w:val="-1"/>
                <w:sz w:val="20"/>
                <w:szCs w:val="20"/>
                <w:rPrChange w:id="9343" w:author="Adelino Naquarta Sepalanga Domingos" w:date="2025-03-05T09:26:00Z" w16du:dateUtc="2025-03-05T08:26:00Z">
                  <w:rPr>
                    <w:rFonts w:ascii="Times New Roman" w:eastAsia="Times New Roman" w:hAnsi="Times New Roman"/>
                    <w:spacing w:val="-1"/>
                  </w:rPr>
                </w:rPrChange>
              </w:rPr>
            </w:pPr>
          </w:p>
          <w:p w14:paraId="011DF74C" w14:textId="77777777" w:rsidR="003F3EDE" w:rsidRPr="00FB0B06" w:rsidRDefault="003F3EDE" w:rsidP="0025185C">
            <w:pPr>
              <w:jc w:val="center"/>
              <w:rPr>
                <w:rFonts w:ascii="Arial" w:eastAsia="Times New Roman" w:hAnsi="Arial" w:cs="Arial"/>
                <w:spacing w:val="-1"/>
                <w:sz w:val="20"/>
                <w:szCs w:val="20"/>
                <w:rPrChange w:id="9344" w:author="Adelino Naquarta Sepalanga Domingos" w:date="2025-03-05T09:26:00Z" w16du:dateUtc="2025-03-05T08:26:00Z">
                  <w:rPr>
                    <w:rFonts w:ascii="Times New Roman" w:eastAsia="Times New Roman" w:hAnsi="Times New Roman"/>
                    <w:spacing w:val="-1"/>
                  </w:rPr>
                </w:rPrChange>
              </w:rPr>
            </w:pPr>
          </w:p>
          <w:p w14:paraId="75A4C1D3" w14:textId="77777777" w:rsidR="003F3EDE" w:rsidRPr="00FB0B06" w:rsidRDefault="003F3EDE" w:rsidP="0025185C">
            <w:pPr>
              <w:jc w:val="center"/>
              <w:rPr>
                <w:rFonts w:ascii="Arial" w:eastAsia="Times New Roman" w:hAnsi="Arial" w:cs="Arial"/>
                <w:spacing w:val="-1"/>
                <w:sz w:val="20"/>
                <w:szCs w:val="20"/>
                <w:rPrChange w:id="934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46"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1024CE5D" w14:textId="77777777" w:rsidTr="0025185C">
        <w:trPr>
          <w:trHeight w:val="109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12077D" w14:textId="77777777" w:rsidR="003F3EDE" w:rsidRPr="00FB0B06" w:rsidRDefault="003F3EDE" w:rsidP="0025185C">
            <w:pPr>
              <w:jc w:val="center"/>
              <w:rPr>
                <w:rFonts w:ascii="Arial" w:eastAsia="Times New Roman" w:hAnsi="Arial" w:cs="Arial"/>
                <w:spacing w:val="-1"/>
                <w:sz w:val="20"/>
                <w:szCs w:val="20"/>
                <w:rPrChange w:id="934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48" w:author="Adelino Naquarta Sepalanga Domingos" w:date="2025-03-05T09:26:00Z" w16du:dateUtc="2025-03-05T08:26:00Z">
                  <w:rPr>
                    <w:rFonts w:ascii="Times New Roman" w:eastAsia="Times New Roman" w:hAnsi="Times New Roman"/>
                    <w:spacing w:val="-1"/>
                  </w:rPr>
                </w:rPrChange>
              </w:rPr>
              <w:lastRenderedPageBreak/>
              <w:t>4.3.4.14.15.</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CB615FC" w14:textId="77777777" w:rsidR="003F3EDE" w:rsidRPr="00FB0B06" w:rsidRDefault="003F3EDE" w:rsidP="0025185C">
            <w:pPr>
              <w:jc w:val="center"/>
              <w:rPr>
                <w:rFonts w:ascii="Arial" w:eastAsia="Times New Roman" w:hAnsi="Arial" w:cs="Arial"/>
                <w:spacing w:val="-1"/>
                <w:sz w:val="20"/>
                <w:szCs w:val="20"/>
                <w:rPrChange w:id="934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50" w:author="Adelino Naquarta Sepalanga Domingos" w:date="2025-03-05T09:26:00Z" w16du:dateUtc="2025-03-05T08:26:00Z">
                  <w:rPr>
                    <w:rFonts w:ascii="Times New Roman" w:eastAsia="Times New Roman" w:hAnsi="Times New Roman"/>
                    <w:spacing w:val="-1"/>
                  </w:rPr>
                </w:rPrChange>
              </w:rPr>
              <w:t>#</w:t>
            </w:r>
          </w:p>
          <w:p w14:paraId="00763AA5" w14:textId="77777777" w:rsidR="003F3EDE" w:rsidRPr="00FB0B06" w:rsidRDefault="003F3EDE" w:rsidP="0025185C">
            <w:pPr>
              <w:jc w:val="center"/>
              <w:rPr>
                <w:rFonts w:ascii="Arial" w:eastAsia="Times New Roman" w:hAnsi="Arial" w:cs="Arial"/>
                <w:spacing w:val="-1"/>
                <w:sz w:val="20"/>
                <w:szCs w:val="20"/>
                <w:rPrChange w:id="9351"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B4741A" w14:textId="77777777" w:rsidR="003F3EDE" w:rsidRPr="00FB0B06" w:rsidRDefault="003F3EDE" w:rsidP="0025185C">
            <w:pPr>
              <w:rPr>
                <w:rFonts w:ascii="Arial" w:eastAsia="Times New Roman" w:hAnsi="Arial" w:cs="Arial"/>
                <w:spacing w:val="-1"/>
                <w:sz w:val="20"/>
                <w:szCs w:val="20"/>
                <w:rPrChange w:id="935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53" w:author="Adelino Naquarta Sepalanga Domingos" w:date="2025-03-05T09:26:00Z" w16du:dateUtc="2025-03-05T08:26:00Z">
                  <w:rPr>
                    <w:rFonts w:ascii="Times New Roman" w:eastAsia="Times New Roman" w:hAnsi="Times New Roman"/>
                    <w:spacing w:val="-1"/>
                  </w:rPr>
                </w:rPrChange>
              </w:rPr>
              <w:t>Taxa de imposto (Tax)</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D6F112" w14:textId="77777777" w:rsidR="003F3EDE" w:rsidRPr="00FB0B06" w:rsidRDefault="003F3EDE" w:rsidP="0025185C">
            <w:pPr>
              <w:rPr>
                <w:rFonts w:ascii="Arial" w:eastAsia="Times New Roman" w:hAnsi="Arial" w:cs="Arial"/>
                <w:spacing w:val="-1"/>
                <w:sz w:val="20"/>
                <w:szCs w:val="20"/>
                <w:rPrChange w:id="935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55" w:author="Adelino Naquarta Sepalanga Domingos" w:date="2025-03-05T09:26:00Z" w16du:dateUtc="2025-03-05T08:26:00Z">
                  <w:rPr>
                    <w:rFonts w:ascii="Times New Roman" w:eastAsia="Times New Roman" w:hAnsi="Times New Roman"/>
                    <w:spacing w:val="-1"/>
                  </w:rPr>
                </w:rPrChange>
              </w:rPr>
              <w:t>Esta estrutura só deve ser criada nos documentos valorizados na base de dados.</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3EB2CDD" w14:textId="77777777" w:rsidR="003F3EDE" w:rsidRPr="00FB0B06" w:rsidRDefault="003F3EDE" w:rsidP="0025185C">
            <w:pPr>
              <w:jc w:val="center"/>
              <w:rPr>
                <w:rFonts w:ascii="Arial" w:eastAsia="Times New Roman" w:hAnsi="Arial" w:cs="Arial"/>
                <w:spacing w:val="-1"/>
                <w:sz w:val="20"/>
                <w:szCs w:val="20"/>
                <w:rPrChange w:id="935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57"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1637869B"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0D8279" w14:textId="77777777" w:rsidR="003F3EDE" w:rsidRPr="00FB0B06" w:rsidRDefault="003F3EDE" w:rsidP="0025185C">
            <w:pPr>
              <w:jc w:val="center"/>
              <w:rPr>
                <w:rFonts w:ascii="Arial" w:eastAsia="Times New Roman" w:hAnsi="Arial" w:cs="Arial"/>
                <w:spacing w:val="-1"/>
                <w:sz w:val="20"/>
                <w:szCs w:val="20"/>
                <w:rPrChange w:id="9358" w:author="Adelino Naquarta Sepalanga Domingos" w:date="2025-03-05T09:26:00Z" w16du:dateUtc="2025-03-05T08:26:00Z">
                  <w:rPr>
                    <w:rFonts w:ascii="Times New Roman" w:eastAsia="Times New Roman" w:hAnsi="Times New Roman"/>
                    <w:spacing w:val="-1"/>
                  </w:rPr>
                </w:rPrChange>
              </w:rPr>
            </w:pPr>
          </w:p>
          <w:p w14:paraId="7453611A" w14:textId="77777777" w:rsidR="003F3EDE" w:rsidRPr="00FB0B06" w:rsidRDefault="003F3EDE" w:rsidP="0025185C">
            <w:pPr>
              <w:jc w:val="center"/>
              <w:rPr>
                <w:rFonts w:ascii="Arial" w:eastAsia="Times New Roman" w:hAnsi="Arial" w:cs="Arial"/>
                <w:spacing w:val="-1"/>
                <w:sz w:val="20"/>
                <w:szCs w:val="20"/>
                <w:rPrChange w:id="9359" w:author="Adelino Naquarta Sepalanga Domingos" w:date="2025-03-05T09:26:00Z" w16du:dateUtc="2025-03-05T08:26:00Z">
                  <w:rPr>
                    <w:rFonts w:ascii="Times New Roman" w:eastAsia="Times New Roman" w:hAnsi="Times New Roman"/>
                    <w:spacing w:val="-1"/>
                  </w:rPr>
                </w:rPrChange>
              </w:rPr>
            </w:pPr>
          </w:p>
          <w:p w14:paraId="3DC11A1B" w14:textId="77777777" w:rsidR="003F3EDE" w:rsidRPr="00FB0B06" w:rsidRDefault="003F3EDE" w:rsidP="0025185C">
            <w:pPr>
              <w:jc w:val="center"/>
              <w:rPr>
                <w:rFonts w:ascii="Arial" w:eastAsia="Times New Roman" w:hAnsi="Arial" w:cs="Arial"/>
                <w:spacing w:val="-1"/>
                <w:sz w:val="20"/>
                <w:szCs w:val="20"/>
                <w:rPrChange w:id="9360" w:author="Adelino Naquarta Sepalanga Domingos" w:date="2025-03-05T09:26:00Z" w16du:dateUtc="2025-03-05T08:26:00Z">
                  <w:rPr>
                    <w:rFonts w:ascii="Times New Roman" w:eastAsia="Times New Roman" w:hAnsi="Times New Roman"/>
                    <w:spacing w:val="-1"/>
                  </w:rPr>
                </w:rPrChange>
              </w:rPr>
            </w:pPr>
          </w:p>
          <w:p w14:paraId="34135ACC" w14:textId="77777777" w:rsidR="003F3EDE" w:rsidRPr="00FB0B06" w:rsidRDefault="003F3EDE" w:rsidP="0025185C">
            <w:pPr>
              <w:jc w:val="center"/>
              <w:rPr>
                <w:rFonts w:ascii="Arial" w:eastAsia="Times New Roman" w:hAnsi="Arial" w:cs="Arial"/>
                <w:spacing w:val="-1"/>
                <w:sz w:val="20"/>
                <w:szCs w:val="20"/>
                <w:rPrChange w:id="936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62" w:author="Adelino Naquarta Sepalanga Domingos" w:date="2025-03-05T09:26:00Z" w16du:dateUtc="2025-03-05T08:26:00Z">
                  <w:rPr>
                    <w:rFonts w:ascii="Times New Roman" w:eastAsia="Times New Roman" w:hAnsi="Times New Roman"/>
                    <w:spacing w:val="-1"/>
                  </w:rPr>
                </w:rPrChange>
              </w:rPr>
              <w:t>4.3.4.14.15.1.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58F078B" w14:textId="77777777" w:rsidR="003F3EDE" w:rsidRPr="00FB0B06" w:rsidRDefault="003F3EDE" w:rsidP="0025185C">
            <w:pPr>
              <w:jc w:val="center"/>
              <w:rPr>
                <w:rFonts w:ascii="Arial" w:eastAsia="Times New Roman" w:hAnsi="Arial" w:cs="Arial"/>
                <w:spacing w:val="-1"/>
                <w:sz w:val="20"/>
                <w:szCs w:val="20"/>
                <w:rPrChange w:id="9363" w:author="Adelino Naquarta Sepalanga Domingos" w:date="2025-03-05T09:26:00Z" w16du:dateUtc="2025-03-05T08:26:00Z">
                  <w:rPr>
                    <w:rFonts w:ascii="Times New Roman" w:eastAsia="Times New Roman" w:hAnsi="Times New Roman"/>
                    <w:spacing w:val="-1"/>
                  </w:rPr>
                </w:rPrChange>
              </w:rPr>
            </w:pPr>
          </w:p>
          <w:p w14:paraId="3B214B9E" w14:textId="77777777" w:rsidR="003F3EDE" w:rsidRPr="00FB0B06" w:rsidRDefault="003F3EDE" w:rsidP="0025185C">
            <w:pPr>
              <w:jc w:val="center"/>
              <w:rPr>
                <w:rFonts w:ascii="Arial" w:eastAsia="Times New Roman" w:hAnsi="Arial" w:cs="Arial"/>
                <w:spacing w:val="-1"/>
                <w:sz w:val="20"/>
                <w:szCs w:val="20"/>
                <w:rPrChange w:id="9364" w:author="Adelino Naquarta Sepalanga Domingos" w:date="2025-03-05T09:26:00Z" w16du:dateUtc="2025-03-05T08:26:00Z">
                  <w:rPr>
                    <w:rFonts w:ascii="Times New Roman" w:eastAsia="Times New Roman" w:hAnsi="Times New Roman"/>
                    <w:spacing w:val="-1"/>
                  </w:rPr>
                </w:rPrChange>
              </w:rPr>
            </w:pPr>
          </w:p>
          <w:p w14:paraId="075ECA5D" w14:textId="77777777" w:rsidR="003F3EDE" w:rsidRPr="00FB0B06" w:rsidRDefault="003F3EDE" w:rsidP="0025185C">
            <w:pPr>
              <w:jc w:val="center"/>
              <w:rPr>
                <w:rFonts w:ascii="Arial" w:eastAsia="Times New Roman" w:hAnsi="Arial" w:cs="Arial"/>
                <w:spacing w:val="-1"/>
                <w:sz w:val="20"/>
                <w:szCs w:val="20"/>
                <w:rPrChange w:id="9365" w:author="Adelino Naquarta Sepalanga Domingos" w:date="2025-03-05T09:26:00Z" w16du:dateUtc="2025-03-05T08:26:00Z">
                  <w:rPr>
                    <w:rFonts w:ascii="Times New Roman" w:eastAsia="Times New Roman" w:hAnsi="Times New Roman"/>
                    <w:spacing w:val="-1"/>
                  </w:rPr>
                </w:rPrChange>
              </w:rPr>
            </w:pPr>
          </w:p>
          <w:p w14:paraId="5A85FCB8" w14:textId="77777777" w:rsidR="003F3EDE" w:rsidRPr="00FB0B06" w:rsidRDefault="003F3EDE" w:rsidP="0025185C">
            <w:pPr>
              <w:jc w:val="center"/>
              <w:rPr>
                <w:rFonts w:ascii="Arial" w:eastAsia="Times New Roman" w:hAnsi="Arial" w:cs="Arial"/>
                <w:spacing w:val="-1"/>
                <w:sz w:val="20"/>
                <w:szCs w:val="20"/>
                <w:rPrChange w:id="936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67"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3CFBC1" w14:textId="77777777" w:rsidR="003F3EDE" w:rsidRPr="00FB0B06" w:rsidRDefault="003F3EDE" w:rsidP="0025185C">
            <w:pPr>
              <w:rPr>
                <w:rFonts w:ascii="Arial" w:eastAsia="Times New Roman" w:hAnsi="Arial" w:cs="Arial"/>
                <w:spacing w:val="-1"/>
                <w:sz w:val="20"/>
                <w:szCs w:val="20"/>
                <w:rPrChange w:id="9368" w:author="Adelino Naquarta Sepalanga Domingos" w:date="2025-03-05T09:26:00Z" w16du:dateUtc="2025-03-05T08:26:00Z">
                  <w:rPr>
                    <w:rFonts w:ascii="Times New Roman" w:eastAsia="Times New Roman" w:hAnsi="Times New Roman"/>
                    <w:spacing w:val="-1"/>
                  </w:rPr>
                </w:rPrChange>
              </w:rPr>
            </w:pPr>
          </w:p>
          <w:p w14:paraId="7B92FDF1" w14:textId="77777777" w:rsidR="003F3EDE" w:rsidRPr="00FB0B06" w:rsidRDefault="003F3EDE" w:rsidP="0025185C">
            <w:pPr>
              <w:rPr>
                <w:rFonts w:ascii="Arial" w:eastAsia="Times New Roman" w:hAnsi="Arial" w:cs="Arial"/>
                <w:spacing w:val="-1"/>
                <w:sz w:val="20"/>
                <w:szCs w:val="20"/>
                <w:rPrChange w:id="9369" w:author="Adelino Naquarta Sepalanga Domingos" w:date="2025-03-05T09:26:00Z" w16du:dateUtc="2025-03-05T08:26:00Z">
                  <w:rPr>
                    <w:rFonts w:ascii="Times New Roman" w:eastAsia="Times New Roman" w:hAnsi="Times New Roman"/>
                    <w:spacing w:val="-1"/>
                  </w:rPr>
                </w:rPrChange>
              </w:rPr>
            </w:pPr>
          </w:p>
          <w:p w14:paraId="5124F6CB" w14:textId="77777777" w:rsidR="003F3EDE" w:rsidRPr="00FB0B06" w:rsidRDefault="003F3EDE" w:rsidP="0025185C">
            <w:pPr>
              <w:rPr>
                <w:rFonts w:ascii="Arial" w:eastAsia="Times New Roman" w:hAnsi="Arial" w:cs="Arial"/>
                <w:spacing w:val="-1"/>
                <w:sz w:val="20"/>
                <w:szCs w:val="20"/>
                <w:rPrChange w:id="9370" w:author="Adelino Naquarta Sepalanga Domingos" w:date="2025-03-05T09:26:00Z" w16du:dateUtc="2025-03-05T08:26:00Z">
                  <w:rPr>
                    <w:rFonts w:ascii="Times New Roman" w:eastAsia="Times New Roman" w:hAnsi="Times New Roman"/>
                    <w:spacing w:val="-1"/>
                  </w:rPr>
                </w:rPrChange>
              </w:rPr>
            </w:pPr>
          </w:p>
          <w:p w14:paraId="121CA77C" w14:textId="77777777" w:rsidR="003F3EDE" w:rsidRPr="00FB0B06" w:rsidRDefault="003F3EDE" w:rsidP="0025185C">
            <w:pPr>
              <w:rPr>
                <w:rFonts w:ascii="Arial" w:eastAsia="Times New Roman" w:hAnsi="Arial" w:cs="Arial"/>
                <w:spacing w:val="-1"/>
                <w:sz w:val="20"/>
                <w:szCs w:val="20"/>
                <w:rPrChange w:id="937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72" w:author="Adelino Naquarta Sepalanga Domingos" w:date="2025-03-05T09:26:00Z" w16du:dateUtc="2025-03-05T08:26:00Z">
                  <w:rPr>
                    <w:rFonts w:ascii="Times New Roman" w:eastAsia="Times New Roman" w:hAnsi="Times New Roman"/>
                    <w:spacing w:val="-1"/>
                  </w:rPr>
                </w:rPrChange>
              </w:rPr>
              <w:t>Código do tipo de imposto (</w:t>
            </w:r>
            <w:proofErr w:type="spellStart"/>
            <w:r w:rsidRPr="00FB0B06">
              <w:rPr>
                <w:rFonts w:ascii="Arial" w:eastAsia="Times New Roman" w:hAnsi="Arial" w:cs="Arial"/>
                <w:spacing w:val="-1"/>
                <w:sz w:val="20"/>
                <w:szCs w:val="20"/>
                <w:rPrChange w:id="9373" w:author="Adelino Naquarta Sepalanga Domingos" w:date="2025-03-05T09:26:00Z" w16du:dateUtc="2025-03-05T08:26:00Z">
                  <w:rPr>
                    <w:rFonts w:ascii="Times New Roman" w:eastAsia="Times New Roman" w:hAnsi="Times New Roman"/>
                    <w:spacing w:val="-1"/>
                  </w:rPr>
                </w:rPrChange>
              </w:rPr>
              <w:t>TaxType</w:t>
            </w:r>
            <w:proofErr w:type="spellEnd"/>
            <w:r w:rsidRPr="00FB0B06">
              <w:rPr>
                <w:rFonts w:ascii="Arial" w:eastAsia="Times New Roman" w:hAnsi="Arial" w:cs="Arial"/>
                <w:spacing w:val="-1"/>
                <w:sz w:val="20"/>
                <w:szCs w:val="20"/>
                <w:rPrChange w:id="9374"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51FC70" w14:textId="77777777" w:rsidR="003F3EDE" w:rsidRPr="00FB0B06" w:rsidRDefault="003F3EDE" w:rsidP="0025185C">
            <w:pPr>
              <w:rPr>
                <w:rFonts w:ascii="Arial" w:eastAsia="Times New Roman" w:hAnsi="Arial" w:cs="Arial"/>
                <w:spacing w:val="-1"/>
                <w:sz w:val="20"/>
                <w:szCs w:val="20"/>
                <w:rPrChange w:id="937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76" w:author="Adelino Naquarta Sepalanga Domingos" w:date="2025-03-05T09:26:00Z" w16du:dateUtc="2025-03-05T08:26:00Z">
                  <w:rPr>
                    <w:rFonts w:ascii="Times New Roman" w:eastAsia="Times New Roman" w:hAnsi="Times New Roman"/>
                    <w:spacing w:val="-1"/>
                  </w:rPr>
                </w:rPrChange>
              </w:rPr>
              <w:t>Neste campo deve ser indicado o tipo de imposto.</w:t>
            </w:r>
          </w:p>
          <w:p w14:paraId="144E3DF7" w14:textId="77777777" w:rsidR="003F3EDE" w:rsidRPr="00FB0B06" w:rsidRDefault="003F3EDE" w:rsidP="0025185C">
            <w:pPr>
              <w:rPr>
                <w:rFonts w:ascii="Arial" w:eastAsia="Times New Roman" w:hAnsi="Arial" w:cs="Arial"/>
                <w:spacing w:val="-1"/>
                <w:sz w:val="20"/>
                <w:szCs w:val="20"/>
                <w:rPrChange w:id="937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78" w:author="Adelino Naquarta Sepalanga Domingos" w:date="2025-03-05T09:26:00Z" w16du:dateUtc="2025-03-05T08:26:00Z">
                  <w:rPr>
                    <w:rFonts w:ascii="Times New Roman" w:eastAsia="Times New Roman" w:hAnsi="Times New Roman"/>
                    <w:spacing w:val="-1"/>
                  </w:rPr>
                </w:rPrChange>
              </w:rPr>
              <w:t>Deve ser preenchido com:</w:t>
            </w:r>
          </w:p>
          <w:p w14:paraId="18ABE827" w14:textId="77777777" w:rsidR="003F3EDE" w:rsidRPr="00FB0B06" w:rsidRDefault="003F3EDE" w:rsidP="0025185C">
            <w:pPr>
              <w:spacing w:after="0"/>
              <w:rPr>
                <w:rFonts w:ascii="Arial" w:eastAsia="Times New Roman" w:hAnsi="Arial" w:cs="Arial"/>
                <w:spacing w:val="-1"/>
                <w:sz w:val="20"/>
                <w:szCs w:val="20"/>
                <w:rPrChange w:id="937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80" w:author="Adelino Naquarta Sepalanga Domingos" w:date="2025-03-05T09:26:00Z" w16du:dateUtc="2025-03-05T08:26:00Z">
                  <w:rPr>
                    <w:rFonts w:ascii="Times New Roman" w:eastAsia="Times New Roman" w:hAnsi="Times New Roman"/>
                    <w:spacing w:val="-1"/>
                  </w:rPr>
                </w:rPrChange>
              </w:rPr>
              <w:t>“IVA” – Imposto sobre o valor acrescentado;</w:t>
            </w:r>
          </w:p>
          <w:p w14:paraId="15F5D538" w14:textId="77777777" w:rsidR="003F3EDE" w:rsidRPr="00FB0B06" w:rsidRDefault="003F3EDE" w:rsidP="0025185C">
            <w:pPr>
              <w:spacing w:after="0"/>
              <w:rPr>
                <w:rFonts w:ascii="Arial" w:eastAsia="Times New Roman" w:hAnsi="Arial" w:cs="Arial"/>
                <w:spacing w:val="-1"/>
                <w:sz w:val="20"/>
                <w:szCs w:val="20"/>
                <w:rPrChange w:id="938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82" w:author="Adelino Naquarta Sepalanga Domingos" w:date="2025-03-05T09:26:00Z" w16du:dateUtc="2025-03-05T08:26:00Z">
                  <w:rPr>
                    <w:rFonts w:ascii="Times New Roman" w:eastAsia="Times New Roman" w:hAnsi="Times New Roman"/>
                    <w:spacing w:val="-1"/>
                  </w:rPr>
                </w:rPrChange>
              </w:rPr>
              <w:t>“IS” – Imposto de selo;</w:t>
            </w:r>
          </w:p>
          <w:p w14:paraId="13018FE7" w14:textId="77777777" w:rsidR="003F3EDE" w:rsidRPr="00FB0B06" w:rsidRDefault="003F3EDE" w:rsidP="0025185C">
            <w:pPr>
              <w:spacing w:after="0"/>
              <w:rPr>
                <w:rFonts w:ascii="Arial" w:eastAsia="Times New Roman" w:hAnsi="Arial" w:cs="Arial"/>
                <w:spacing w:val="-1"/>
                <w:sz w:val="20"/>
                <w:szCs w:val="20"/>
                <w:rPrChange w:id="938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84" w:author="Adelino Naquarta Sepalanga Domingos" w:date="2025-03-05T09:26:00Z" w16du:dateUtc="2025-03-05T08:26:00Z">
                  <w:rPr>
                    <w:rFonts w:ascii="Times New Roman" w:eastAsia="Times New Roman" w:hAnsi="Times New Roman"/>
                    <w:spacing w:val="-1"/>
                  </w:rPr>
                </w:rPrChange>
              </w:rPr>
              <w:t>“NS” – Não sujeição a IVA ou IS.</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FA3A21" w14:textId="77777777" w:rsidR="003F3EDE" w:rsidRPr="00FB0B06" w:rsidRDefault="003F3EDE" w:rsidP="0025185C">
            <w:pPr>
              <w:jc w:val="center"/>
              <w:rPr>
                <w:rFonts w:ascii="Arial" w:eastAsia="Times New Roman" w:hAnsi="Arial" w:cs="Arial"/>
                <w:spacing w:val="-1"/>
                <w:sz w:val="20"/>
                <w:szCs w:val="20"/>
                <w:rPrChange w:id="9385" w:author="Adelino Naquarta Sepalanga Domingos" w:date="2025-03-05T09:26:00Z" w16du:dateUtc="2025-03-05T08:26:00Z">
                  <w:rPr>
                    <w:rFonts w:ascii="Times New Roman" w:eastAsia="Times New Roman" w:hAnsi="Times New Roman"/>
                    <w:spacing w:val="-1"/>
                  </w:rPr>
                </w:rPrChange>
              </w:rPr>
            </w:pPr>
          </w:p>
          <w:p w14:paraId="4394DA15" w14:textId="77777777" w:rsidR="003F3EDE" w:rsidRPr="00FB0B06" w:rsidRDefault="003F3EDE" w:rsidP="0025185C">
            <w:pPr>
              <w:jc w:val="center"/>
              <w:rPr>
                <w:rFonts w:ascii="Arial" w:eastAsia="Times New Roman" w:hAnsi="Arial" w:cs="Arial"/>
                <w:spacing w:val="-1"/>
                <w:sz w:val="20"/>
                <w:szCs w:val="20"/>
                <w:rPrChange w:id="9386" w:author="Adelino Naquarta Sepalanga Domingos" w:date="2025-03-05T09:26:00Z" w16du:dateUtc="2025-03-05T08:26:00Z">
                  <w:rPr>
                    <w:rFonts w:ascii="Times New Roman" w:eastAsia="Times New Roman" w:hAnsi="Times New Roman"/>
                    <w:spacing w:val="-1"/>
                  </w:rPr>
                </w:rPrChange>
              </w:rPr>
            </w:pPr>
          </w:p>
          <w:p w14:paraId="407F2627" w14:textId="77777777" w:rsidR="003F3EDE" w:rsidRPr="00FB0B06" w:rsidRDefault="003F3EDE" w:rsidP="0025185C">
            <w:pPr>
              <w:jc w:val="center"/>
              <w:rPr>
                <w:rFonts w:ascii="Arial" w:eastAsia="Times New Roman" w:hAnsi="Arial" w:cs="Arial"/>
                <w:spacing w:val="-1"/>
                <w:sz w:val="20"/>
                <w:szCs w:val="20"/>
                <w:rPrChange w:id="9387" w:author="Adelino Naquarta Sepalanga Domingos" w:date="2025-03-05T09:26:00Z" w16du:dateUtc="2025-03-05T08:26:00Z">
                  <w:rPr>
                    <w:rFonts w:ascii="Times New Roman" w:eastAsia="Times New Roman" w:hAnsi="Times New Roman"/>
                    <w:spacing w:val="-1"/>
                  </w:rPr>
                </w:rPrChange>
              </w:rPr>
            </w:pPr>
          </w:p>
          <w:p w14:paraId="68E78DCB" w14:textId="77777777" w:rsidR="003F3EDE" w:rsidRPr="00FB0B06" w:rsidRDefault="003F3EDE" w:rsidP="0025185C">
            <w:pPr>
              <w:jc w:val="center"/>
              <w:rPr>
                <w:rFonts w:ascii="Arial" w:eastAsia="Times New Roman" w:hAnsi="Arial" w:cs="Arial"/>
                <w:spacing w:val="-1"/>
                <w:sz w:val="20"/>
                <w:szCs w:val="20"/>
                <w:rPrChange w:id="938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89" w:author="Adelino Naquarta Sepalanga Domingos" w:date="2025-03-05T09:26:00Z" w16du:dateUtc="2025-03-05T08:26:00Z">
                  <w:rPr>
                    <w:rFonts w:ascii="Times New Roman" w:eastAsia="Times New Roman" w:hAnsi="Times New Roman"/>
                    <w:spacing w:val="-1"/>
                  </w:rPr>
                </w:rPrChange>
              </w:rPr>
              <w:t>Texto 3</w:t>
            </w:r>
          </w:p>
        </w:tc>
      </w:tr>
      <w:tr w:rsidR="003F3EDE" w:rsidRPr="00FB0B06" w14:paraId="61C9090C" w14:textId="77777777" w:rsidTr="0025185C">
        <w:trPr>
          <w:trHeight w:val="104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33A453" w14:textId="77777777" w:rsidR="003F3EDE" w:rsidRPr="00FB0B06" w:rsidRDefault="003F3EDE" w:rsidP="0025185C">
            <w:pPr>
              <w:jc w:val="center"/>
              <w:rPr>
                <w:rFonts w:ascii="Arial" w:eastAsia="Times New Roman" w:hAnsi="Arial" w:cs="Arial"/>
                <w:spacing w:val="-1"/>
                <w:sz w:val="20"/>
                <w:szCs w:val="20"/>
                <w:rPrChange w:id="939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91" w:author="Adelino Naquarta Sepalanga Domingos" w:date="2025-03-05T09:26:00Z" w16du:dateUtc="2025-03-05T08:26:00Z">
                  <w:rPr>
                    <w:rFonts w:ascii="Times New Roman" w:eastAsia="Times New Roman" w:hAnsi="Times New Roman"/>
                    <w:spacing w:val="-1"/>
                  </w:rPr>
                </w:rPrChange>
              </w:rPr>
              <w:t>4.3.4.14.15.2.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33F0F3" w14:textId="77777777" w:rsidR="003F3EDE" w:rsidRPr="00FB0B06" w:rsidRDefault="003F3EDE" w:rsidP="0025185C">
            <w:pPr>
              <w:jc w:val="center"/>
              <w:rPr>
                <w:rFonts w:ascii="Arial" w:eastAsia="Times New Roman" w:hAnsi="Arial" w:cs="Arial"/>
                <w:spacing w:val="-1"/>
                <w:sz w:val="20"/>
                <w:szCs w:val="20"/>
                <w:rPrChange w:id="939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93"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AF6A39" w14:textId="77777777" w:rsidR="003F3EDE" w:rsidRPr="00FB0B06" w:rsidRDefault="003F3EDE" w:rsidP="0025185C">
            <w:pPr>
              <w:rPr>
                <w:rFonts w:ascii="Arial" w:eastAsia="Times New Roman" w:hAnsi="Arial" w:cs="Arial"/>
                <w:spacing w:val="-1"/>
                <w:sz w:val="20"/>
                <w:szCs w:val="20"/>
                <w:rPrChange w:id="939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95" w:author="Adelino Naquarta Sepalanga Domingos" w:date="2025-03-05T09:26:00Z" w16du:dateUtc="2025-03-05T08:26:00Z">
                  <w:rPr>
                    <w:rFonts w:ascii="Times New Roman" w:eastAsia="Times New Roman" w:hAnsi="Times New Roman"/>
                    <w:spacing w:val="-1"/>
                  </w:rPr>
                </w:rPrChange>
              </w:rPr>
              <w:t>País ou região do imposto (</w:t>
            </w:r>
            <w:proofErr w:type="spellStart"/>
            <w:r w:rsidRPr="00FB0B06">
              <w:rPr>
                <w:rFonts w:ascii="Arial" w:eastAsia="Times New Roman" w:hAnsi="Arial" w:cs="Arial"/>
                <w:spacing w:val="-1"/>
                <w:sz w:val="20"/>
                <w:szCs w:val="20"/>
                <w:rPrChange w:id="9396" w:author="Adelino Naquarta Sepalanga Domingos" w:date="2025-03-05T09:26:00Z" w16du:dateUtc="2025-03-05T08:26:00Z">
                  <w:rPr>
                    <w:rFonts w:ascii="Times New Roman" w:eastAsia="Times New Roman" w:hAnsi="Times New Roman"/>
                    <w:spacing w:val="-1"/>
                  </w:rPr>
                </w:rPrChange>
              </w:rPr>
              <w:t>TaxCountryRegion</w:t>
            </w:r>
            <w:proofErr w:type="spellEnd"/>
            <w:r w:rsidRPr="00FB0B06">
              <w:rPr>
                <w:rFonts w:ascii="Arial" w:eastAsia="Times New Roman" w:hAnsi="Arial" w:cs="Arial"/>
                <w:spacing w:val="-1"/>
                <w:sz w:val="20"/>
                <w:szCs w:val="20"/>
                <w:rPrChange w:id="9397"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8B05A5" w14:textId="77777777" w:rsidR="003F3EDE" w:rsidRPr="00FB0B06" w:rsidRDefault="003F3EDE" w:rsidP="0025185C">
            <w:pPr>
              <w:widowControl w:val="0"/>
              <w:spacing w:after="0" w:line="240" w:lineRule="auto"/>
              <w:rPr>
                <w:rFonts w:ascii="Arial" w:eastAsia="Times New Roman" w:hAnsi="Arial" w:cs="Arial"/>
                <w:spacing w:val="-1"/>
                <w:sz w:val="20"/>
                <w:szCs w:val="20"/>
                <w:rPrChange w:id="939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399" w:author="Adelino Naquarta Sepalanga Domingos" w:date="2025-03-05T09:26:00Z" w16du:dateUtc="2025-03-05T08:26:00Z">
                  <w:rPr>
                    <w:rFonts w:ascii="Times New Roman" w:eastAsia="Times New Roman" w:hAnsi="Times New Roman"/>
                    <w:spacing w:val="-1"/>
                  </w:rPr>
                </w:rPrChange>
              </w:rPr>
              <w:t xml:space="preserve">Deve ser preenchido de acordo com a norma ISO 3166 - 1- alpha-2. </w:t>
            </w:r>
          </w:p>
          <w:p w14:paraId="126444DD" w14:textId="77777777" w:rsidR="003F3EDE" w:rsidRPr="00FB0B06" w:rsidRDefault="003F3EDE" w:rsidP="0025185C">
            <w:pPr>
              <w:widowControl w:val="0"/>
              <w:spacing w:after="0" w:line="240" w:lineRule="auto"/>
              <w:rPr>
                <w:rFonts w:ascii="Arial" w:eastAsia="Times New Roman" w:hAnsi="Arial" w:cs="Arial"/>
                <w:spacing w:val="-1"/>
                <w:sz w:val="20"/>
                <w:szCs w:val="20"/>
                <w:rPrChange w:id="9400" w:author="Adelino Naquarta Sepalanga Domingos" w:date="2025-03-05T09:26:00Z" w16du:dateUtc="2025-03-05T08:26:00Z">
                  <w:rPr>
                    <w:rFonts w:ascii="Times New Roman" w:eastAsia="Times New Roman" w:hAnsi="Times New Roman"/>
                    <w:spacing w:val="-1"/>
                  </w:rPr>
                </w:rPrChange>
              </w:rPr>
            </w:pPr>
          </w:p>
          <w:p w14:paraId="2BB2956C" w14:textId="77777777" w:rsidR="003F3EDE" w:rsidRPr="00FB0B06" w:rsidRDefault="003F3EDE" w:rsidP="0025185C">
            <w:pPr>
              <w:widowControl w:val="0"/>
              <w:spacing w:after="0" w:line="240" w:lineRule="auto"/>
              <w:rPr>
                <w:rFonts w:ascii="Arial" w:eastAsia="Times New Roman" w:hAnsi="Arial" w:cs="Arial"/>
                <w:spacing w:val="-1"/>
                <w:sz w:val="20"/>
                <w:szCs w:val="20"/>
                <w:rPrChange w:id="940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02" w:author="Adelino Naquarta Sepalanga Domingos" w:date="2025-03-05T09:26:00Z" w16du:dateUtc="2025-03-05T08:26:00Z">
                  <w:rPr>
                    <w:rFonts w:ascii="Times New Roman" w:eastAsia="Times New Roman" w:hAnsi="Times New Roman"/>
                    <w:spacing w:val="-1"/>
                  </w:rPr>
                </w:rPrChange>
              </w:rPr>
              <w:t xml:space="preserve">No caso da província de Cabinda deve ser preencher com: </w:t>
            </w:r>
          </w:p>
          <w:p w14:paraId="7D1B207B" w14:textId="77777777" w:rsidR="003F3EDE" w:rsidRPr="00FB0B06" w:rsidRDefault="003F3EDE" w:rsidP="0025185C">
            <w:pPr>
              <w:widowControl w:val="0"/>
              <w:spacing w:after="0" w:line="240" w:lineRule="auto"/>
              <w:rPr>
                <w:rFonts w:ascii="Arial" w:eastAsia="Times New Roman" w:hAnsi="Arial" w:cs="Arial"/>
                <w:spacing w:val="-1"/>
                <w:sz w:val="20"/>
                <w:szCs w:val="20"/>
                <w:rPrChange w:id="9403" w:author="Adelino Naquarta Sepalanga Domingos" w:date="2025-03-05T09:26:00Z" w16du:dateUtc="2025-03-05T08:26:00Z">
                  <w:rPr>
                    <w:rFonts w:ascii="Times New Roman" w:eastAsia="Times New Roman" w:hAnsi="Times New Roman"/>
                    <w:spacing w:val="-1"/>
                  </w:rPr>
                </w:rPrChange>
              </w:rPr>
            </w:pPr>
          </w:p>
          <w:p w14:paraId="14B9FD22" w14:textId="77777777" w:rsidR="003F3EDE" w:rsidRPr="00FB0B06" w:rsidRDefault="003F3EDE" w:rsidP="0025185C">
            <w:pPr>
              <w:rPr>
                <w:rFonts w:ascii="Arial" w:eastAsia="Times New Roman" w:hAnsi="Arial" w:cs="Arial"/>
                <w:spacing w:val="-1"/>
                <w:sz w:val="20"/>
                <w:szCs w:val="20"/>
                <w:rPrChange w:id="940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05" w:author="Adelino Naquarta Sepalanga Domingos" w:date="2025-03-05T09:26:00Z" w16du:dateUtc="2025-03-05T08:26:00Z">
                  <w:rPr>
                    <w:rFonts w:ascii="Times New Roman" w:eastAsia="Times New Roman" w:hAnsi="Times New Roman"/>
                    <w:spacing w:val="-1"/>
                  </w:rPr>
                </w:rPrChange>
              </w:rPr>
              <w:t>“AO-CAB” – Espaço Fiscal da Região de Cabinda</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30AAF0" w14:textId="77777777" w:rsidR="003F3EDE" w:rsidRPr="00FB0B06" w:rsidRDefault="003F3EDE" w:rsidP="0025185C">
            <w:pPr>
              <w:jc w:val="center"/>
              <w:rPr>
                <w:rFonts w:ascii="Arial" w:eastAsia="Times New Roman" w:hAnsi="Arial" w:cs="Arial"/>
                <w:spacing w:val="-1"/>
                <w:sz w:val="20"/>
                <w:szCs w:val="20"/>
                <w:rPrChange w:id="9406" w:author="Adelino Naquarta Sepalanga Domingos" w:date="2025-03-05T09:26:00Z" w16du:dateUtc="2025-03-05T08:26:00Z">
                  <w:rPr>
                    <w:rFonts w:ascii="Times New Roman" w:eastAsia="Times New Roman" w:hAnsi="Times New Roman"/>
                    <w:spacing w:val="-1"/>
                  </w:rPr>
                </w:rPrChange>
              </w:rPr>
            </w:pPr>
          </w:p>
          <w:p w14:paraId="6C1A8BC2" w14:textId="77777777" w:rsidR="003F3EDE" w:rsidRPr="00FB0B06" w:rsidRDefault="003F3EDE" w:rsidP="0025185C">
            <w:pPr>
              <w:jc w:val="center"/>
              <w:rPr>
                <w:rFonts w:ascii="Arial" w:eastAsia="Times New Roman" w:hAnsi="Arial" w:cs="Arial"/>
                <w:spacing w:val="-1"/>
                <w:sz w:val="20"/>
                <w:szCs w:val="20"/>
                <w:rPrChange w:id="9407" w:author="Adelino Naquarta Sepalanga Domingos" w:date="2025-03-05T09:26:00Z" w16du:dateUtc="2025-03-05T08:26:00Z">
                  <w:rPr>
                    <w:rFonts w:ascii="Times New Roman" w:eastAsia="Times New Roman" w:hAnsi="Times New Roman"/>
                    <w:spacing w:val="-1"/>
                  </w:rPr>
                </w:rPrChange>
              </w:rPr>
            </w:pPr>
          </w:p>
          <w:p w14:paraId="517071C2" w14:textId="77777777" w:rsidR="003F3EDE" w:rsidRPr="00FB0B06" w:rsidRDefault="003F3EDE" w:rsidP="0025185C">
            <w:pPr>
              <w:jc w:val="center"/>
              <w:rPr>
                <w:rFonts w:ascii="Arial" w:eastAsia="Times New Roman" w:hAnsi="Arial" w:cs="Arial"/>
                <w:spacing w:val="-1"/>
                <w:sz w:val="20"/>
                <w:szCs w:val="20"/>
                <w:rPrChange w:id="940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09" w:author="Adelino Naquarta Sepalanga Domingos" w:date="2025-03-05T09:26:00Z" w16du:dateUtc="2025-03-05T08:26:00Z">
                  <w:rPr>
                    <w:rFonts w:ascii="Times New Roman" w:eastAsia="Times New Roman" w:hAnsi="Times New Roman"/>
                    <w:spacing w:val="-1"/>
                  </w:rPr>
                </w:rPrChange>
              </w:rPr>
              <w:t>Texto 6</w:t>
            </w:r>
          </w:p>
        </w:tc>
      </w:tr>
      <w:tr w:rsidR="003F3EDE" w:rsidRPr="00FB0B06" w14:paraId="535B7B0A" w14:textId="77777777" w:rsidTr="0025185C">
        <w:trPr>
          <w:trHeight w:val="62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6D0EF0" w14:textId="77777777" w:rsidR="003F3EDE" w:rsidRPr="00FB0B06" w:rsidRDefault="003F3EDE" w:rsidP="0025185C">
            <w:pPr>
              <w:jc w:val="center"/>
              <w:rPr>
                <w:rFonts w:ascii="Arial" w:eastAsia="Times New Roman" w:hAnsi="Arial" w:cs="Arial"/>
                <w:spacing w:val="-1"/>
                <w:sz w:val="20"/>
                <w:szCs w:val="20"/>
                <w:rPrChange w:id="9410" w:author="Adelino Naquarta Sepalanga Domingos" w:date="2025-03-05T09:26:00Z" w16du:dateUtc="2025-03-05T08:26:00Z">
                  <w:rPr>
                    <w:rFonts w:ascii="Times New Roman" w:eastAsia="Times New Roman" w:hAnsi="Times New Roman"/>
                    <w:spacing w:val="-1"/>
                  </w:rPr>
                </w:rPrChange>
              </w:rPr>
            </w:pPr>
          </w:p>
          <w:p w14:paraId="0AE2F784" w14:textId="77777777" w:rsidR="003F3EDE" w:rsidRPr="00FB0B06" w:rsidRDefault="003F3EDE" w:rsidP="0025185C">
            <w:pPr>
              <w:jc w:val="center"/>
              <w:rPr>
                <w:rFonts w:ascii="Arial" w:eastAsia="Times New Roman" w:hAnsi="Arial" w:cs="Arial"/>
                <w:spacing w:val="-1"/>
                <w:sz w:val="20"/>
                <w:szCs w:val="20"/>
                <w:rPrChange w:id="9411" w:author="Adelino Naquarta Sepalanga Domingos" w:date="2025-03-05T09:26:00Z" w16du:dateUtc="2025-03-05T08:26:00Z">
                  <w:rPr>
                    <w:rFonts w:ascii="Times New Roman" w:eastAsia="Times New Roman" w:hAnsi="Times New Roman"/>
                    <w:spacing w:val="-1"/>
                  </w:rPr>
                </w:rPrChange>
              </w:rPr>
            </w:pPr>
          </w:p>
          <w:p w14:paraId="403E2CD7" w14:textId="77777777" w:rsidR="003F3EDE" w:rsidRPr="00FB0B06" w:rsidRDefault="003F3EDE" w:rsidP="0025185C">
            <w:pPr>
              <w:jc w:val="center"/>
              <w:rPr>
                <w:rFonts w:ascii="Arial" w:eastAsia="Times New Roman" w:hAnsi="Arial" w:cs="Arial"/>
                <w:spacing w:val="-1"/>
                <w:sz w:val="20"/>
                <w:szCs w:val="20"/>
                <w:rPrChange w:id="9412" w:author="Adelino Naquarta Sepalanga Domingos" w:date="2025-03-05T09:26:00Z" w16du:dateUtc="2025-03-05T08:26:00Z">
                  <w:rPr>
                    <w:rFonts w:ascii="Times New Roman" w:eastAsia="Times New Roman" w:hAnsi="Times New Roman"/>
                    <w:spacing w:val="-1"/>
                  </w:rPr>
                </w:rPrChange>
              </w:rPr>
            </w:pPr>
          </w:p>
          <w:p w14:paraId="2C4AFC30" w14:textId="77777777" w:rsidR="003F3EDE" w:rsidRPr="00FB0B06" w:rsidRDefault="003F3EDE" w:rsidP="0025185C">
            <w:pPr>
              <w:jc w:val="center"/>
              <w:rPr>
                <w:rFonts w:ascii="Arial" w:eastAsia="Times New Roman" w:hAnsi="Arial" w:cs="Arial"/>
                <w:spacing w:val="-1"/>
                <w:sz w:val="20"/>
                <w:szCs w:val="20"/>
                <w:rPrChange w:id="9413" w:author="Adelino Naquarta Sepalanga Domingos" w:date="2025-03-05T09:26:00Z" w16du:dateUtc="2025-03-05T08:26:00Z">
                  <w:rPr>
                    <w:rFonts w:ascii="Times New Roman" w:eastAsia="Times New Roman" w:hAnsi="Times New Roman"/>
                    <w:spacing w:val="-1"/>
                  </w:rPr>
                </w:rPrChange>
              </w:rPr>
            </w:pPr>
          </w:p>
          <w:p w14:paraId="53B98D3C" w14:textId="77777777" w:rsidR="003F3EDE" w:rsidRPr="00FB0B06" w:rsidRDefault="003F3EDE" w:rsidP="0025185C">
            <w:pPr>
              <w:jc w:val="center"/>
              <w:rPr>
                <w:rFonts w:ascii="Arial" w:eastAsia="Times New Roman" w:hAnsi="Arial" w:cs="Arial"/>
                <w:spacing w:val="-1"/>
                <w:sz w:val="20"/>
                <w:szCs w:val="20"/>
                <w:rPrChange w:id="9414" w:author="Adelino Naquarta Sepalanga Domingos" w:date="2025-03-05T09:26:00Z" w16du:dateUtc="2025-03-05T08:26:00Z">
                  <w:rPr>
                    <w:rFonts w:ascii="Times New Roman" w:eastAsia="Times New Roman" w:hAnsi="Times New Roman"/>
                    <w:spacing w:val="-1"/>
                  </w:rPr>
                </w:rPrChange>
              </w:rPr>
            </w:pPr>
          </w:p>
          <w:p w14:paraId="106C21CC" w14:textId="77777777" w:rsidR="003F3EDE" w:rsidRPr="00FB0B06" w:rsidRDefault="003F3EDE" w:rsidP="0025185C">
            <w:pPr>
              <w:jc w:val="center"/>
              <w:rPr>
                <w:rFonts w:ascii="Arial" w:eastAsia="Times New Roman" w:hAnsi="Arial" w:cs="Arial"/>
                <w:spacing w:val="-1"/>
                <w:sz w:val="20"/>
                <w:szCs w:val="20"/>
                <w:rPrChange w:id="9415" w:author="Adelino Naquarta Sepalanga Domingos" w:date="2025-03-05T09:26:00Z" w16du:dateUtc="2025-03-05T08:26:00Z">
                  <w:rPr>
                    <w:rFonts w:ascii="Times New Roman" w:eastAsia="Times New Roman" w:hAnsi="Times New Roman"/>
                    <w:spacing w:val="-1"/>
                  </w:rPr>
                </w:rPrChange>
              </w:rPr>
            </w:pPr>
          </w:p>
          <w:p w14:paraId="1F595146" w14:textId="77777777" w:rsidR="003F3EDE" w:rsidRPr="00FB0B06" w:rsidRDefault="003F3EDE" w:rsidP="0025185C">
            <w:pPr>
              <w:jc w:val="center"/>
              <w:rPr>
                <w:rFonts w:ascii="Arial" w:eastAsia="Times New Roman" w:hAnsi="Arial" w:cs="Arial"/>
                <w:spacing w:val="-1"/>
                <w:sz w:val="20"/>
                <w:szCs w:val="20"/>
                <w:rPrChange w:id="941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17" w:author="Adelino Naquarta Sepalanga Domingos" w:date="2025-03-05T09:26:00Z" w16du:dateUtc="2025-03-05T08:26:00Z">
                  <w:rPr>
                    <w:rFonts w:ascii="Times New Roman" w:eastAsia="Times New Roman" w:hAnsi="Times New Roman"/>
                    <w:spacing w:val="-1"/>
                  </w:rPr>
                </w:rPrChange>
              </w:rPr>
              <w:t>4.3.4.14.15.3.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08FACD1" w14:textId="77777777" w:rsidR="003F3EDE" w:rsidRPr="00FB0B06" w:rsidRDefault="003F3EDE" w:rsidP="0025185C">
            <w:pPr>
              <w:jc w:val="center"/>
              <w:rPr>
                <w:rFonts w:ascii="Arial" w:eastAsia="Times New Roman" w:hAnsi="Arial" w:cs="Arial"/>
                <w:spacing w:val="-1"/>
                <w:sz w:val="20"/>
                <w:szCs w:val="20"/>
                <w:rPrChange w:id="9418" w:author="Adelino Naquarta Sepalanga Domingos" w:date="2025-03-05T09:26:00Z" w16du:dateUtc="2025-03-05T08:26:00Z">
                  <w:rPr>
                    <w:rFonts w:ascii="Times New Roman" w:eastAsia="Times New Roman" w:hAnsi="Times New Roman"/>
                    <w:spacing w:val="-1"/>
                  </w:rPr>
                </w:rPrChange>
              </w:rPr>
            </w:pPr>
          </w:p>
          <w:p w14:paraId="62E5A537" w14:textId="77777777" w:rsidR="003F3EDE" w:rsidRPr="00FB0B06" w:rsidRDefault="003F3EDE" w:rsidP="0025185C">
            <w:pPr>
              <w:jc w:val="center"/>
              <w:rPr>
                <w:rFonts w:ascii="Arial" w:eastAsia="Times New Roman" w:hAnsi="Arial" w:cs="Arial"/>
                <w:spacing w:val="-1"/>
                <w:sz w:val="20"/>
                <w:szCs w:val="20"/>
                <w:rPrChange w:id="9419" w:author="Adelino Naquarta Sepalanga Domingos" w:date="2025-03-05T09:26:00Z" w16du:dateUtc="2025-03-05T08:26:00Z">
                  <w:rPr>
                    <w:rFonts w:ascii="Times New Roman" w:eastAsia="Times New Roman" w:hAnsi="Times New Roman"/>
                    <w:spacing w:val="-1"/>
                  </w:rPr>
                </w:rPrChange>
              </w:rPr>
            </w:pPr>
          </w:p>
          <w:p w14:paraId="1F002046" w14:textId="77777777" w:rsidR="003F3EDE" w:rsidRPr="00FB0B06" w:rsidRDefault="003F3EDE" w:rsidP="0025185C">
            <w:pPr>
              <w:jc w:val="center"/>
              <w:rPr>
                <w:rFonts w:ascii="Arial" w:eastAsia="Times New Roman" w:hAnsi="Arial" w:cs="Arial"/>
                <w:spacing w:val="-1"/>
                <w:sz w:val="20"/>
                <w:szCs w:val="20"/>
                <w:rPrChange w:id="9420" w:author="Adelino Naquarta Sepalanga Domingos" w:date="2025-03-05T09:26:00Z" w16du:dateUtc="2025-03-05T08:26:00Z">
                  <w:rPr>
                    <w:rFonts w:ascii="Times New Roman" w:eastAsia="Times New Roman" w:hAnsi="Times New Roman"/>
                    <w:spacing w:val="-1"/>
                  </w:rPr>
                </w:rPrChange>
              </w:rPr>
            </w:pPr>
          </w:p>
          <w:p w14:paraId="62E2E97B" w14:textId="77777777" w:rsidR="003F3EDE" w:rsidRPr="00FB0B06" w:rsidRDefault="003F3EDE" w:rsidP="0025185C">
            <w:pPr>
              <w:jc w:val="center"/>
              <w:rPr>
                <w:rFonts w:ascii="Arial" w:eastAsia="Times New Roman" w:hAnsi="Arial" w:cs="Arial"/>
                <w:spacing w:val="-1"/>
                <w:sz w:val="20"/>
                <w:szCs w:val="20"/>
                <w:rPrChange w:id="9421" w:author="Adelino Naquarta Sepalanga Domingos" w:date="2025-03-05T09:26:00Z" w16du:dateUtc="2025-03-05T08:26:00Z">
                  <w:rPr>
                    <w:rFonts w:ascii="Times New Roman" w:eastAsia="Times New Roman" w:hAnsi="Times New Roman"/>
                    <w:spacing w:val="-1"/>
                  </w:rPr>
                </w:rPrChange>
              </w:rPr>
            </w:pPr>
          </w:p>
          <w:p w14:paraId="3623FB89" w14:textId="77777777" w:rsidR="003F3EDE" w:rsidRPr="00FB0B06" w:rsidRDefault="003F3EDE" w:rsidP="0025185C">
            <w:pPr>
              <w:jc w:val="center"/>
              <w:rPr>
                <w:rFonts w:ascii="Arial" w:eastAsia="Times New Roman" w:hAnsi="Arial" w:cs="Arial"/>
                <w:spacing w:val="-1"/>
                <w:sz w:val="20"/>
                <w:szCs w:val="20"/>
                <w:rPrChange w:id="9422" w:author="Adelino Naquarta Sepalanga Domingos" w:date="2025-03-05T09:26:00Z" w16du:dateUtc="2025-03-05T08:26:00Z">
                  <w:rPr>
                    <w:rFonts w:ascii="Times New Roman" w:eastAsia="Times New Roman" w:hAnsi="Times New Roman"/>
                    <w:spacing w:val="-1"/>
                  </w:rPr>
                </w:rPrChange>
              </w:rPr>
            </w:pPr>
          </w:p>
          <w:p w14:paraId="1D75872C" w14:textId="77777777" w:rsidR="003F3EDE" w:rsidRPr="00FB0B06" w:rsidRDefault="003F3EDE" w:rsidP="0025185C">
            <w:pPr>
              <w:jc w:val="center"/>
              <w:rPr>
                <w:rFonts w:ascii="Arial" w:eastAsia="Times New Roman" w:hAnsi="Arial" w:cs="Arial"/>
                <w:spacing w:val="-1"/>
                <w:sz w:val="20"/>
                <w:szCs w:val="20"/>
                <w:rPrChange w:id="9423" w:author="Adelino Naquarta Sepalanga Domingos" w:date="2025-03-05T09:26:00Z" w16du:dateUtc="2025-03-05T08:26:00Z">
                  <w:rPr>
                    <w:rFonts w:ascii="Times New Roman" w:eastAsia="Times New Roman" w:hAnsi="Times New Roman"/>
                    <w:spacing w:val="-1"/>
                  </w:rPr>
                </w:rPrChange>
              </w:rPr>
            </w:pPr>
          </w:p>
          <w:p w14:paraId="40CF52A4" w14:textId="77777777" w:rsidR="003F3EDE" w:rsidRPr="00FB0B06" w:rsidRDefault="003F3EDE" w:rsidP="0025185C">
            <w:pPr>
              <w:jc w:val="center"/>
              <w:rPr>
                <w:rFonts w:ascii="Arial" w:eastAsia="Times New Roman" w:hAnsi="Arial" w:cs="Arial"/>
                <w:spacing w:val="-1"/>
                <w:sz w:val="20"/>
                <w:szCs w:val="20"/>
                <w:rPrChange w:id="942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25"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A22522" w14:textId="77777777" w:rsidR="003F3EDE" w:rsidRPr="00FB0B06" w:rsidRDefault="003F3EDE" w:rsidP="0025185C">
            <w:pPr>
              <w:rPr>
                <w:rFonts w:ascii="Arial" w:eastAsia="Times New Roman" w:hAnsi="Arial" w:cs="Arial"/>
                <w:spacing w:val="-1"/>
                <w:sz w:val="20"/>
                <w:szCs w:val="20"/>
                <w:rPrChange w:id="9426" w:author="Adelino Naquarta Sepalanga Domingos" w:date="2025-03-05T09:26:00Z" w16du:dateUtc="2025-03-05T08:26:00Z">
                  <w:rPr>
                    <w:rFonts w:ascii="Times New Roman" w:eastAsia="Times New Roman" w:hAnsi="Times New Roman"/>
                    <w:spacing w:val="-1"/>
                  </w:rPr>
                </w:rPrChange>
              </w:rPr>
            </w:pPr>
          </w:p>
          <w:p w14:paraId="2377751A" w14:textId="77777777" w:rsidR="003F3EDE" w:rsidRPr="00FB0B06" w:rsidRDefault="003F3EDE" w:rsidP="0025185C">
            <w:pPr>
              <w:rPr>
                <w:rFonts w:ascii="Arial" w:eastAsia="Times New Roman" w:hAnsi="Arial" w:cs="Arial"/>
                <w:spacing w:val="-1"/>
                <w:sz w:val="20"/>
                <w:szCs w:val="20"/>
                <w:rPrChange w:id="9427" w:author="Adelino Naquarta Sepalanga Domingos" w:date="2025-03-05T09:26:00Z" w16du:dateUtc="2025-03-05T08:26:00Z">
                  <w:rPr>
                    <w:rFonts w:ascii="Times New Roman" w:eastAsia="Times New Roman" w:hAnsi="Times New Roman"/>
                    <w:spacing w:val="-1"/>
                  </w:rPr>
                </w:rPrChange>
              </w:rPr>
            </w:pPr>
          </w:p>
          <w:p w14:paraId="38D421B7" w14:textId="77777777" w:rsidR="003F3EDE" w:rsidRPr="00FB0B06" w:rsidRDefault="003F3EDE" w:rsidP="0025185C">
            <w:pPr>
              <w:rPr>
                <w:rFonts w:ascii="Arial" w:eastAsia="Times New Roman" w:hAnsi="Arial" w:cs="Arial"/>
                <w:spacing w:val="-1"/>
                <w:sz w:val="20"/>
                <w:szCs w:val="20"/>
                <w:rPrChange w:id="9428" w:author="Adelino Naquarta Sepalanga Domingos" w:date="2025-03-05T09:26:00Z" w16du:dateUtc="2025-03-05T08:26:00Z">
                  <w:rPr>
                    <w:rFonts w:ascii="Times New Roman" w:eastAsia="Times New Roman" w:hAnsi="Times New Roman"/>
                    <w:spacing w:val="-1"/>
                  </w:rPr>
                </w:rPrChange>
              </w:rPr>
            </w:pPr>
          </w:p>
          <w:p w14:paraId="3D1E36F5" w14:textId="77777777" w:rsidR="003F3EDE" w:rsidRPr="00FB0B06" w:rsidRDefault="003F3EDE" w:rsidP="0025185C">
            <w:pPr>
              <w:rPr>
                <w:rFonts w:ascii="Arial" w:eastAsia="Times New Roman" w:hAnsi="Arial" w:cs="Arial"/>
                <w:spacing w:val="-1"/>
                <w:sz w:val="20"/>
                <w:szCs w:val="20"/>
                <w:rPrChange w:id="9429" w:author="Adelino Naquarta Sepalanga Domingos" w:date="2025-03-05T09:26:00Z" w16du:dateUtc="2025-03-05T08:26:00Z">
                  <w:rPr>
                    <w:rFonts w:ascii="Times New Roman" w:eastAsia="Times New Roman" w:hAnsi="Times New Roman"/>
                    <w:spacing w:val="-1"/>
                  </w:rPr>
                </w:rPrChange>
              </w:rPr>
            </w:pPr>
          </w:p>
          <w:p w14:paraId="4B2F27CD" w14:textId="77777777" w:rsidR="003F3EDE" w:rsidRPr="00FB0B06" w:rsidRDefault="003F3EDE" w:rsidP="0025185C">
            <w:pPr>
              <w:rPr>
                <w:rFonts w:ascii="Arial" w:eastAsia="Times New Roman" w:hAnsi="Arial" w:cs="Arial"/>
                <w:spacing w:val="-1"/>
                <w:sz w:val="20"/>
                <w:szCs w:val="20"/>
                <w:rPrChange w:id="9430" w:author="Adelino Naquarta Sepalanga Domingos" w:date="2025-03-05T09:26:00Z" w16du:dateUtc="2025-03-05T08:26:00Z">
                  <w:rPr>
                    <w:rFonts w:ascii="Times New Roman" w:eastAsia="Times New Roman" w:hAnsi="Times New Roman"/>
                    <w:spacing w:val="-1"/>
                  </w:rPr>
                </w:rPrChange>
              </w:rPr>
            </w:pPr>
          </w:p>
          <w:p w14:paraId="6B16B24B" w14:textId="77777777" w:rsidR="003F3EDE" w:rsidRPr="00FB0B06" w:rsidRDefault="003F3EDE" w:rsidP="0025185C">
            <w:pPr>
              <w:rPr>
                <w:rFonts w:ascii="Arial" w:eastAsia="Times New Roman" w:hAnsi="Arial" w:cs="Arial"/>
                <w:spacing w:val="-1"/>
                <w:sz w:val="20"/>
                <w:szCs w:val="20"/>
                <w:rPrChange w:id="9431" w:author="Adelino Naquarta Sepalanga Domingos" w:date="2025-03-05T09:26:00Z" w16du:dateUtc="2025-03-05T08:26:00Z">
                  <w:rPr>
                    <w:rFonts w:ascii="Times New Roman" w:eastAsia="Times New Roman" w:hAnsi="Times New Roman"/>
                    <w:spacing w:val="-1"/>
                  </w:rPr>
                </w:rPrChange>
              </w:rPr>
            </w:pPr>
          </w:p>
          <w:p w14:paraId="60C2EABE" w14:textId="77777777" w:rsidR="003F3EDE" w:rsidRPr="00FB0B06" w:rsidRDefault="003F3EDE" w:rsidP="0025185C">
            <w:pPr>
              <w:rPr>
                <w:rFonts w:ascii="Arial" w:eastAsia="Times New Roman" w:hAnsi="Arial" w:cs="Arial"/>
                <w:spacing w:val="-1"/>
                <w:sz w:val="20"/>
                <w:szCs w:val="20"/>
                <w:rPrChange w:id="943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33" w:author="Adelino Naquarta Sepalanga Domingos" w:date="2025-03-05T09:26:00Z" w16du:dateUtc="2025-03-05T08:26:00Z">
                  <w:rPr>
                    <w:rFonts w:ascii="Times New Roman" w:eastAsia="Times New Roman" w:hAnsi="Times New Roman"/>
                    <w:spacing w:val="-1"/>
                  </w:rPr>
                </w:rPrChange>
              </w:rPr>
              <w:t>Código da taxa (</w:t>
            </w:r>
            <w:proofErr w:type="spellStart"/>
            <w:r w:rsidRPr="00FB0B06">
              <w:rPr>
                <w:rFonts w:ascii="Arial" w:eastAsia="Times New Roman" w:hAnsi="Arial" w:cs="Arial"/>
                <w:spacing w:val="-1"/>
                <w:sz w:val="20"/>
                <w:szCs w:val="20"/>
                <w:rPrChange w:id="9434" w:author="Adelino Naquarta Sepalanga Domingos" w:date="2025-03-05T09:26:00Z" w16du:dateUtc="2025-03-05T08:26:00Z">
                  <w:rPr>
                    <w:rFonts w:ascii="Times New Roman" w:eastAsia="Times New Roman" w:hAnsi="Times New Roman"/>
                    <w:spacing w:val="-1"/>
                  </w:rPr>
                </w:rPrChange>
              </w:rPr>
              <w:t>TaxCode</w:t>
            </w:r>
            <w:proofErr w:type="spellEnd"/>
            <w:r w:rsidRPr="00FB0B06">
              <w:rPr>
                <w:rFonts w:ascii="Arial" w:eastAsia="Times New Roman" w:hAnsi="Arial" w:cs="Arial"/>
                <w:spacing w:val="-1"/>
                <w:sz w:val="20"/>
                <w:szCs w:val="20"/>
                <w:rPrChange w:id="9435"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B472D6" w14:textId="77777777" w:rsidR="003F3EDE" w:rsidRPr="00FB0B06" w:rsidRDefault="003F3EDE" w:rsidP="0025185C">
            <w:pPr>
              <w:rPr>
                <w:rFonts w:ascii="Arial" w:eastAsia="Times New Roman" w:hAnsi="Arial" w:cs="Arial"/>
                <w:spacing w:val="-1"/>
                <w:sz w:val="20"/>
                <w:szCs w:val="20"/>
                <w:rPrChange w:id="943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37" w:author="Adelino Naquarta Sepalanga Domingos" w:date="2025-03-05T09:26:00Z" w16du:dateUtc="2025-03-05T08:26:00Z">
                  <w:rPr>
                    <w:rFonts w:ascii="Times New Roman" w:eastAsia="Times New Roman" w:hAnsi="Times New Roman"/>
                    <w:spacing w:val="-1"/>
                  </w:rPr>
                </w:rPrChange>
              </w:rPr>
              <w:t>Código da taxa na tabela de impostos.</w:t>
            </w:r>
          </w:p>
          <w:p w14:paraId="15A6403B" w14:textId="77777777" w:rsidR="003F3EDE" w:rsidRPr="00FB0B06" w:rsidRDefault="003F3EDE" w:rsidP="0025185C">
            <w:pPr>
              <w:rPr>
                <w:rFonts w:ascii="Arial" w:eastAsia="Times New Roman" w:hAnsi="Arial" w:cs="Arial"/>
                <w:spacing w:val="-1"/>
                <w:sz w:val="20"/>
                <w:szCs w:val="20"/>
                <w:rPrChange w:id="943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39" w:author="Adelino Naquarta Sepalanga Domingos" w:date="2025-03-05T09:26:00Z" w16du:dateUtc="2025-03-05T08:26:00Z">
                  <w:rPr>
                    <w:rFonts w:ascii="Times New Roman" w:eastAsia="Times New Roman" w:hAnsi="Times New Roman"/>
                    <w:spacing w:val="-1"/>
                  </w:rPr>
                </w:rPrChange>
              </w:rPr>
              <w:t>No caso do campo 4.3.4.14.15.1.</w:t>
            </w:r>
          </w:p>
          <w:p w14:paraId="25FACBA9" w14:textId="77777777" w:rsidR="003F3EDE" w:rsidRPr="00FB0B06" w:rsidRDefault="003F3EDE" w:rsidP="0025185C">
            <w:pPr>
              <w:spacing w:after="0"/>
              <w:rPr>
                <w:rFonts w:ascii="Arial" w:eastAsia="Times New Roman" w:hAnsi="Arial" w:cs="Arial"/>
                <w:spacing w:val="-1"/>
                <w:sz w:val="20"/>
                <w:szCs w:val="20"/>
                <w:rPrChange w:id="944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41" w:author="Adelino Naquarta Sepalanga Domingos" w:date="2025-03-05T09:26:00Z" w16du:dateUtc="2025-03-05T08:26:00Z">
                  <w:rPr>
                    <w:rFonts w:ascii="Times New Roman" w:eastAsia="Times New Roman" w:hAnsi="Times New Roman"/>
                    <w:spacing w:val="-1"/>
                  </w:rPr>
                </w:rPrChange>
              </w:rPr>
              <w:t>Código do tipo de imposto (</w:t>
            </w:r>
            <w:proofErr w:type="spellStart"/>
            <w:r w:rsidRPr="00FB0B06">
              <w:rPr>
                <w:rFonts w:ascii="Arial" w:eastAsia="Times New Roman" w:hAnsi="Arial" w:cs="Arial"/>
                <w:spacing w:val="-1"/>
                <w:sz w:val="20"/>
                <w:szCs w:val="20"/>
                <w:rPrChange w:id="9442" w:author="Adelino Naquarta Sepalanga Domingos" w:date="2025-03-05T09:26:00Z" w16du:dateUtc="2025-03-05T08:26:00Z">
                  <w:rPr>
                    <w:rFonts w:ascii="Times New Roman" w:eastAsia="Times New Roman" w:hAnsi="Times New Roman"/>
                    <w:spacing w:val="-1"/>
                  </w:rPr>
                </w:rPrChange>
              </w:rPr>
              <w:t>TaxType</w:t>
            </w:r>
            <w:proofErr w:type="spellEnd"/>
            <w:r w:rsidRPr="00FB0B06">
              <w:rPr>
                <w:rFonts w:ascii="Arial" w:eastAsia="Times New Roman" w:hAnsi="Arial" w:cs="Arial"/>
                <w:spacing w:val="-1"/>
                <w:sz w:val="20"/>
                <w:szCs w:val="20"/>
                <w:rPrChange w:id="9443" w:author="Adelino Naquarta Sepalanga Domingos" w:date="2025-03-05T09:26:00Z" w16du:dateUtc="2025-03-05T08:26:00Z">
                  <w:rPr>
                    <w:rFonts w:ascii="Times New Roman" w:eastAsia="Times New Roman" w:hAnsi="Times New Roman"/>
                    <w:spacing w:val="-1"/>
                  </w:rPr>
                </w:rPrChange>
              </w:rPr>
              <w:t>) = IVA, deve ser preenchido com:</w:t>
            </w:r>
          </w:p>
          <w:p w14:paraId="2163DD06" w14:textId="77777777" w:rsidR="003F3EDE" w:rsidRPr="00FB0B06" w:rsidRDefault="003F3EDE" w:rsidP="0025185C">
            <w:pPr>
              <w:spacing w:after="0"/>
              <w:rPr>
                <w:rFonts w:ascii="Arial" w:eastAsia="Times New Roman" w:hAnsi="Arial" w:cs="Arial"/>
                <w:spacing w:val="-1"/>
                <w:sz w:val="20"/>
                <w:szCs w:val="20"/>
                <w:rPrChange w:id="944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45" w:author="Adelino Naquarta Sepalanga Domingos" w:date="2025-03-05T09:26:00Z" w16du:dateUtc="2025-03-05T08:26:00Z">
                  <w:rPr>
                    <w:rFonts w:ascii="Times New Roman" w:eastAsia="Times New Roman" w:hAnsi="Times New Roman"/>
                    <w:spacing w:val="-1"/>
                  </w:rPr>
                </w:rPrChange>
              </w:rPr>
              <w:t xml:space="preserve">“NOR” – Taxa normal; </w:t>
            </w:r>
          </w:p>
          <w:p w14:paraId="0F2305BA" w14:textId="77777777" w:rsidR="003F3EDE" w:rsidRPr="00FB0B06" w:rsidRDefault="003F3EDE" w:rsidP="0025185C">
            <w:pPr>
              <w:spacing w:after="0"/>
              <w:rPr>
                <w:rFonts w:ascii="Arial" w:eastAsia="Times New Roman" w:hAnsi="Arial" w:cs="Arial"/>
                <w:spacing w:val="-1"/>
                <w:sz w:val="20"/>
                <w:szCs w:val="20"/>
                <w:rPrChange w:id="944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47" w:author="Adelino Naquarta Sepalanga Domingos" w:date="2025-03-05T09:26:00Z" w16du:dateUtc="2025-03-05T08:26:00Z">
                  <w:rPr>
                    <w:rFonts w:ascii="Times New Roman" w:eastAsia="Times New Roman" w:hAnsi="Times New Roman"/>
                    <w:spacing w:val="-1"/>
                  </w:rPr>
                </w:rPrChange>
              </w:rPr>
              <w:t>“RED” – Taxa reduzida;</w:t>
            </w:r>
          </w:p>
          <w:p w14:paraId="4D9F5C2E" w14:textId="77777777" w:rsidR="003F3EDE" w:rsidRPr="00FB0B06" w:rsidRDefault="003F3EDE" w:rsidP="0025185C">
            <w:pPr>
              <w:spacing w:after="0"/>
              <w:rPr>
                <w:rFonts w:ascii="Arial" w:eastAsia="Times New Roman" w:hAnsi="Arial" w:cs="Arial"/>
                <w:spacing w:val="-1"/>
                <w:sz w:val="20"/>
                <w:szCs w:val="20"/>
                <w:rPrChange w:id="944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49" w:author="Adelino Naquarta Sepalanga Domingos" w:date="2025-03-05T09:26:00Z" w16du:dateUtc="2025-03-05T08:26:00Z">
                  <w:rPr>
                    <w:rFonts w:ascii="Times New Roman" w:eastAsia="Times New Roman" w:hAnsi="Times New Roman"/>
                    <w:spacing w:val="-1"/>
                  </w:rPr>
                </w:rPrChange>
              </w:rPr>
              <w:t>“INT” – Taxa intermédia;</w:t>
            </w:r>
          </w:p>
          <w:p w14:paraId="75A01F9C" w14:textId="77777777" w:rsidR="003F3EDE" w:rsidRPr="00FB0B06" w:rsidRDefault="003F3EDE" w:rsidP="0025185C">
            <w:pPr>
              <w:spacing w:after="0"/>
              <w:rPr>
                <w:rFonts w:ascii="Arial" w:eastAsia="Times New Roman" w:hAnsi="Arial" w:cs="Arial"/>
                <w:spacing w:val="-1"/>
                <w:sz w:val="20"/>
                <w:szCs w:val="20"/>
                <w:rPrChange w:id="945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51" w:author="Adelino Naquarta Sepalanga Domingos" w:date="2025-03-05T09:26:00Z" w16du:dateUtc="2025-03-05T08:26:00Z">
                  <w:rPr>
                    <w:rFonts w:ascii="Times New Roman" w:eastAsia="Times New Roman" w:hAnsi="Times New Roman"/>
                    <w:spacing w:val="-1"/>
                  </w:rPr>
                </w:rPrChange>
              </w:rPr>
              <w:t>“ISE” – Isenta;</w:t>
            </w:r>
          </w:p>
          <w:p w14:paraId="1AE987C7" w14:textId="77777777" w:rsidR="003F3EDE" w:rsidRPr="00FB0B06" w:rsidRDefault="003F3EDE" w:rsidP="0025185C">
            <w:pPr>
              <w:spacing w:after="0"/>
              <w:rPr>
                <w:rFonts w:ascii="Arial" w:eastAsia="Times New Roman" w:hAnsi="Arial" w:cs="Arial"/>
                <w:spacing w:val="-1"/>
                <w:sz w:val="20"/>
                <w:szCs w:val="20"/>
                <w:rPrChange w:id="945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53" w:author="Adelino Naquarta Sepalanga Domingos" w:date="2025-03-05T09:26:00Z" w16du:dateUtc="2025-03-05T08:26:00Z">
                  <w:rPr>
                    <w:rFonts w:ascii="Times New Roman" w:eastAsia="Times New Roman" w:hAnsi="Times New Roman"/>
                    <w:spacing w:val="-1"/>
                  </w:rPr>
                </w:rPrChange>
              </w:rPr>
              <w:t>“OUT” – Outros, aplicável para os regimes especiais de IVA.</w:t>
            </w:r>
          </w:p>
          <w:p w14:paraId="0C0AAA8C" w14:textId="77777777" w:rsidR="003F3EDE" w:rsidRPr="00FB0B06" w:rsidRDefault="003F3EDE" w:rsidP="0025185C">
            <w:pPr>
              <w:rPr>
                <w:rFonts w:ascii="Arial" w:eastAsia="Times New Roman" w:hAnsi="Arial" w:cs="Arial"/>
                <w:spacing w:val="-1"/>
                <w:sz w:val="20"/>
                <w:szCs w:val="20"/>
                <w:rPrChange w:id="945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55" w:author="Adelino Naquarta Sepalanga Domingos" w:date="2025-03-05T09:26:00Z" w16du:dateUtc="2025-03-05T08:26:00Z">
                  <w:rPr>
                    <w:rFonts w:ascii="Times New Roman" w:eastAsia="Times New Roman" w:hAnsi="Times New Roman"/>
                    <w:spacing w:val="-1"/>
                  </w:rPr>
                </w:rPrChange>
              </w:rPr>
              <w:t>No caso do campo 4.3.4.14.15.1.</w:t>
            </w:r>
          </w:p>
          <w:p w14:paraId="103D7AC1" w14:textId="77777777" w:rsidR="003F3EDE" w:rsidRPr="00FB0B06" w:rsidRDefault="003F3EDE" w:rsidP="0025185C">
            <w:pPr>
              <w:spacing w:after="0"/>
              <w:rPr>
                <w:rFonts w:ascii="Arial" w:eastAsia="Times New Roman" w:hAnsi="Arial" w:cs="Arial"/>
                <w:spacing w:val="-1"/>
                <w:sz w:val="20"/>
                <w:szCs w:val="20"/>
                <w:rPrChange w:id="945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57" w:author="Adelino Naquarta Sepalanga Domingos" w:date="2025-03-05T09:26:00Z" w16du:dateUtc="2025-03-05T08:26:00Z">
                  <w:rPr>
                    <w:rFonts w:ascii="Times New Roman" w:eastAsia="Times New Roman" w:hAnsi="Times New Roman"/>
                    <w:spacing w:val="-1"/>
                  </w:rPr>
                </w:rPrChange>
              </w:rPr>
              <w:t>Código do tipo de imposto (</w:t>
            </w:r>
            <w:proofErr w:type="spellStart"/>
            <w:r w:rsidRPr="00FB0B06">
              <w:rPr>
                <w:rFonts w:ascii="Arial" w:eastAsia="Times New Roman" w:hAnsi="Arial" w:cs="Arial"/>
                <w:spacing w:val="-1"/>
                <w:sz w:val="20"/>
                <w:szCs w:val="20"/>
                <w:rPrChange w:id="9458" w:author="Adelino Naquarta Sepalanga Domingos" w:date="2025-03-05T09:26:00Z" w16du:dateUtc="2025-03-05T08:26:00Z">
                  <w:rPr>
                    <w:rFonts w:ascii="Times New Roman" w:eastAsia="Times New Roman" w:hAnsi="Times New Roman"/>
                    <w:spacing w:val="-1"/>
                  </w:rPr>
                </w:rPrChange>
              </w:rPr>
              <w:t>TaxType</w:t>
            </w:r>
            <w:proofErr w:type="spellEnd"/>
            <w:r w:rsidRPr="00FB0B06">
              <w:rPr>
                <w:rFonts w:ascii="Arial" w:eastAsia="Times New Roman" w:hAnsi="Arial" w:cs="Arial"/>
                <w:spacing w:val="-1"/>
                <w:sz w:val="20"/>
                <w:szCs w:val="20"/>
                <w:rPrChange w:id="9459" w:author="Adelino Naquarta Sepalanga Domingos" w:date="2025-03-05T09:26:00Z" w16du:dateUtc="2025-03-05T08:26:00Z">
                  <w:rPr>
                    <w:rFonts w:ascii="Times New Roman" w:eastAsia="Times New Roman" w:hAnsi="Times New Roman"/>
                    <w:spacing w:val="-1"/>
                  </w:rPr>
                </w:rPrChange>
              </w:rPr>
              <w:t>) = IS, deve ser preenchido com:</w:t>
            </w:r>
          </w:p>
          <w:p w14:paraId="219AF2F1" w14:textId="77777777" w:rsidR="003F3EDE" w:rsidRPr="00FB0B06" w:rsidRDefault="003F3EDE" w:rsidP="0025185C">
            <w:pPr>
              <w:spacing w:after="0"/>
              <w:rPr>
                <w:rFonts w:ascii="Arial" w:eastAsia="Times New Roman" w:hAnsi="Arial" w:cs="Arial"/>
                <w:spacing w:val="-1"/>
                <w:sz w:val="20"/>
                <w:szCs w:val="20"/>
                <w:rPrChange w:id="946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61" w:author="Adelino Naquarta Sepalanga Domingos" w:date="2025-03-05T09:26:00Z" w16du:dateUtc="2025-03-05T08:26:00Z">
                  <w:rPr>
                    <w:rFonts w:ascii="Times New Roman" w:eastAsia="Times New Roman" w:hAnsi="Times New Roman"/>
                    <w:spacing w:val="-1"/>
                  </w:rPr>
                </w:rPrChange>
              </w:rPr>
              <w:t>O código da verba respectiva;</w:t>
            </w:r>
          </w:p>
          <w:p w14:paraId="5066BD33" w14:textId="77777777" w:rsidR="003F3EDE" w:rsidRPr="00FB0B06" w:rsidRDefault="003F3EDE" w:rsidP="0025185C">
            <w:pPr>
              <w:spacing w:after="0"/>
              <w:rPr>
                <w:rFonts w:ascii="Arial" w:eastAsia="Times New Roman" w:hAnsi="Arial" w:cs="Arial"/>
                <w:spacing w:val="-1"/>
                <w:sz w:val="20"/>
                <w:szCs w:val="20"/>
                <w:rPrChange w:id="946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63" w:author="Adelino Naquarta Sepalanga Domingos" w:date="2025-03-05T09:26:00Z" w16du:dateUtc="2025-03-05T08:26:00Z">
                  <w:rPr>
                    <w:rFonts w:ascii="Times New Roman" w:eastAsia="Times New Roman" w:hAnsi="Times New Roman"/>
                    <w:spacing w:val="-1"/>
                  </w:rPr>
                </w:rPrChange>
              </w:rPr>
              <w:t>“ISE” – Isenta.</w:t>
            </w:r>
          </w:p>
          <w:p w14:paraId="10752978" w14:textId="77777777" w:rsidR="003F3EDE" w:rsidRPr="00FB0B06" w:rsidRDefault="003F3EDE" w:rsidP="0025185C">
            <w:pPr>
              <w:spacing w:after="0"/>
              <w:rPr>
                <w:rFonts w:ascii="Arial" w:eastAsia="Times New Roman" w:hAnsi="Arial" w:cs="Arial"/>
                <w:spacing w:val="-1"/>
                <w:sz w:val="20"/>
                <w:szCs w:val="20"/>
                <w:rPrChange w:id="946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65" w:author="Adelino Naquarta Sepalanga Domingos" w:date="2025-03-05T09:26:00Z" w16du:dateUtc="2025-03-05T08:26:00Z">
                  <w:rPr>
                    <w:rFonts w:ascii="Times New Roman" w:eastAsia="Times New Roman" w:hAnsi="Times New Roman"/>
                    <w:spacing w:val="-1"/>
                  </w:rPr>
                </w:rPrChange>
              </w:rPr>
              <w:t>No caso de não sujeição deve ser preenchido com “NS”.</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C48F32" w14:textId="77777777" w:rsidR="003F3EDE" w:rsidRPr="00FB0B06" w:rsidRDefault="003F3EDE" w:rsidP="0025185C">
            <w:pPr>
              <w:jc w:val="center"/>
              <w:rPr>
                <w:rFonts w:ascii="Arial" w:eastAsia="Times New Roman" w:hAnsi="Arial" w:cs="Arial"/>
                <w:spacing w:val="-1"/>
                <w:sz w:val="20"/>
                <w:szCs w:val="20"/>
                <w:rPrChange w:id="9466" w:author="Adelino Naquarta Sepalanga Domingos" w:date="2025-03-05T09:26:00Z" w16du:dateUtc="2025-03-05T08:26:00Z">
                  <w:rPr>
                    <w:rFonts w:ascii="Times New Roman" w:eastAsia="Times New Roman" w:hAnsi="Times New Roman"/>
                    <w:spacing w:val="-1"/>
                  </w:rPr>
                </w:rPrChange>
              </w:rPr>
            </w:pPr>
          </w:p>
          <w:p w14:paraId="04B6709F" w14:textId="77777777" w:rsidR="003F3EDE" w:rsidRPr="00FB0B06" w:rsidRDefault="003F3EDE" w:rsidP="0025185C">
            <w:pPr>
              <w:jc w:val="center"/>
              <w:rPr>
                <w:rFonts w:ascii="Arial" w:eastAsia="Times New Roman" w:hAnsi="Arial" w:cs="Arial"/>
                <w:spacing w:val="-1"/>
                <w:sz w:val="20"/>
                <w:szCs w:val="20"/>
                <w:rPrChange w:id="9467" w:author="Adelino Naquarta Sepalanga Domingos" w:date="2025-03-05T09:26:00Z" w16du:dateUtc="2025-03-05T08:26:00Z">
                  <w:rPr>
                    <w:rFonts w:ascii="Times New Roman" w:eastAsia="Times New Roman" w:hAnsi="Times New Roman"/>
                    <w:spacing w:val="-1"/>
                  </w:rPr>
                </w:rPrChange>
              </w:rPr>
            </w:pPr>
          </w:p>
          <w:p w14:paraId="660B3630" w14:textId="77777777" w:rsidR="003F3EDE" w:rsidRPr="00FB0B06" w:rsidRDefault="003F3EDE" w:rsidP="0025185C">
            <w:pPr>
              <w:jc w:val="center"/>
              <w:rPr>
                <w:rFonts w:ascii="Arial" w:eastAsia="Times New Roman" w:hAnsi="Arial" w:cs="Arial"/>
                <w:spacing w:val="-1"/>
                <w:sz w:val="20"/>
                <w:szCs w:val="20"/>
                <w:rPrChange w:id="9468" w:author="Adelino Naquarta Sepalanga Domingos" w:date="2025-03-05T09:26:00Z" w16du:dateUtc="2025-03-05T08:26:00Z">
                  <w:rPr>
                    <w:rFonts w:ascii="Times New Roman" w:eastAsia="Times New Roman" w:hAnsi="Times New Roman"/>
                    <w:spacing w:val="-1"/>
                  </w:rPr>
                </w:rPrChange>
              </w:rPr>
            </w:pPr>
          </w:p>
          <w:p w14:paraId="572AB2A4" w14:textId="77777777" w:rsidR="003F3EDE" w:rsidRPr="00FB0B06" w:rsidRDefault="003F3EDE" w:rsidP="0025185C">
            <w:pPr>
              <w:jc w:val="center"/>
              <w:rPr>
                <w:rFonts w:ascii="Arial" w:eastAsia="Times New Roman" w:hAnsi="Arial" w:cs="Arial"/>
                <w:spacing w:val="-1"/>
                <w:sz w:val="20"/>
                <w:szCs w:val="20"/>
                <w:rPrChange w:id="9469" w:author="Adelino Naquarta Sepalanga Domingos" w:date="2025-03-05T09:26:00Z" w16du:dateUtc="2025-03-05T08:26:00Z">
                  <w:rPr>
                    <w:rFonts w:ascii="Times New Roman" w:eastAsia="Times New Roman" w:hAnsi="Times New Roman"/>
                    <w:spacing w:val="-1"/>
                  </w:rPr>
                </w:rPrChange>
              </w:rPr>
            </w:pPr>
          </w:p>
          <w:p w14:paraId="1C142A4D" w14:textId="77777777" w:rsidR="003F3EDE" w:rsidRPr="00FB0B06" w:rsidRDefault="003F3EDE" w:rsidP="0025185C">
            <w:pPr>
              <w:jc w:val="center"/>
              <w:rPr>
                <w:rFonts w:ascii="Arial" w:eastAsia="Times New Roman" w:hAnsi="Arial" w:cs="Arial"/>
                <w:spacing w:val="-1"/>
                <w:sz w:val="20"/>
                <w:szCs w:val="20"/>
                <w:rPrChange w:id="9470" w:author="Adelino Naquarta Sepalanga Domingos" w:date="2025-03-05T09:26:00Z" w16du:dateUtc="2025-03-05T08:26:00Z">
                  <w:rPr>
                    <w:rFonts w:ascii="Times New Roman" w:eastAsia="Times New Roman" w:hAnsi="Times New Roman"/>
                    <w:spacing w:val="-1"/>
                  </w:rPr>
                </w:rPrChange>
              </w:rPr>
            </w:pPr>
          </w:p>
          <w:p w14:paraId="4CA794F4" w14:textId="77777777" w:rsidR="003F3EDE" w:rsidRPr="00FB0B06" w:rsidRDefault="003F3EDE" w:rsidP="0025185C">
            <w:pPr>
              <w:jc w:val="center"/>
              <w:rPr>
                <w:rFonts w:ascii="Arial" w:eastAsia="Times New Roman" w:hAnsi="Arial" w:cs="Arial"/>
                <w:spacing w:val="-1"/>
                <w:sz w:val="20"/>
                <w:szCs w:val="20"/>
                <w:rPrChange w:id="9471" w:author="Adelino Naquarta Sepalanga Domingos" w:date="2025-03-05T09:26:00Z" w16du:dateUtc="2025-03-05T08:26:00Z">
                  <w:rPr>
                    <w:rFonts w:ascii="Times New Roman" w:eastAsia="Times New Roman" w:hAnsi="Times New Roman"/>
                    <w:spacing w:val="-1"/>
                  </w:rPr>
                </w:rPrChange>
              </w:rPr>
            </w:pPr>
          </w:p>
          <w:p w14:paraId="540A2B55" w14:textId="77777777" w:rsidR="003F3EDE" w:rsidRPr="00FB0B06" w:rsidRDefault="003F3EDE" w:rsidP="0025185C">
            <w:pPr>
              <w:jc w:val="center"/>
              <w:rPr>
                <w:rFonts w:ascii="Arial" w:eastAsia="Times New Roman" w:hAnsi="Arial" w:cs="Arial"/>
                <w:spacing w:val="-1"/>
                <w:sz w:val="20"/>
                <w:szCs w:val="20"/>
                <w:rPrChange w:id="9472" w:author="Adelino Naquarta Sepalanga Domingos" w:date="2025-03-05T09:26:00Z" w16du:dateUtc="2025-03-05T08:26:00Z">
                  <w:rPr>
                    <w:rFonts w:ascii="Times New Roman" w:eastAsia="Times New Roman" w:hAnsi="Times New Roman"/>
                    <w:spacing w:val="-1"/>
                  </w:rPr>
                </w:rPrChange>
              </w:rPr>
            </w:pPr>
          </w:p>
          <w:p w14:paraId="252D3BCA" w14:textId="77777777" w:rsidR="003F3EDE" w:rsidRPr="00FB0B06" w:rsidRDefault="003F3EDE" w:rsidP="0025185C">
            <w:pPr>
              <w:jc w:val="center"/>
              <w:rPr>
                <w:rFonts w:ascii="Arial" w:eastAsia="Times New Roman" w:hAnsi="Arial" w:cs="Arial"/>
                <w:spacing w:val="-1"/>
                <w:sz w:val="20"/>
                <w:szCs w:val="20"/>
                <w:rPrChange w:id="947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74" w:author="Adelino Naquarta Sepalanga Domingos" w:date="2025-03-05T09:26:00Z" w16du:dateUtc="2025-03-05T08:26:00Z">
                  <w:rPr>
                    <w:rFonts w:ascii="Times New Roman" w:eastAsia="Times New Roman" w:hAnsi="Times New Roman"/>
                    <w:spacing w:val="-1"/>
                  </w:rPr>
                </w:rPrChange>
              </w:rPr>
              <w:t>Texto 10</w:t>
            </w:r>
          </w:p>
        </w:tc>
      </w:tr>
      <w:tr w:rsidR="003F3EDE" w:rsidRPr="00FB0B06" w14:paraId="248B20E9"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78C137C" w14:textId="77777777" w:rsidR="003F3EDE" w:rsidRPr="00FB0B06" w:rsidRDefault="003F3EDE" w:rsidP="0025185C">
            <w:pPr>
              <w:jc w:val="center"/>
              <w:rPr>
                <w:rFonts w:ascii="Arial" w:eastAsia="Times New Roman" w:hAnsi="Arial" w:cs="Arial"/>
                <w:spacing w:val="-1"/>
                <w:sz w:val="20"/>
                <w:szCs w:val="20"/>
                <w:rPrChange w:id="9475" w:author="Adelino Naquarta Sepalanga Domingos" w:date="2025-03-05T09:26:00Z" w16du:dateUtc="2025-03-05T08:26:00Z">
                  <w:rPr>
                    <w:rFonts w:ascii="Times New Roman" w:eastAsia="Times New Roman" w:hAnsi="Times New Roman"/>
                    <w:spacing w:val="-1"/>
                  </w:rPr>
                </w:rPrChange>
              </w:rPr>
            </w:pPr>
          </w:p>
          <w:p w14:paraId="53D4689E" w14:textId="77777777" w:rsidR="003F3EDE" w:rsidRPr="00FB0B06" w:rsidRDefault="003F3EDE" w:rsidP="0025185C">
            <w:pPr>
              <w:jc w:val="center"/>
              <w:rPr>
                <w:rFonts w:ascii="Arial" w:eastAsia="Times New Roman" w:hAnsi="Arial" w:cs="Arial"/>
                <w:spacing w:val="-1"/>
                <w:sz w:val="20"/>
                <w:szCs w:val="20"/>
                <w:rPrChange w:id="9476" w:author="Adelino Naquarta Sepalanga Domingos" w:date="2025-03-05T09:26:00Z" w16du:dateUtc="2025-03-05T08:26:00Z">
                  <w:rPr>
                    <w:rFonts w:ascii="Times New Roman" w:eastAsia="Times New Roman" w:hAnsi="Times New Roman"/>
                    <w:spacing w:val="-1"/>
                  </w:rPr>
                </w:rPrChange>
              </w:rPr>
            </w:pPr>
          </w:p>
          <w:p w14:paraId="16BE56E2" w14:textId="77777777" w:rsidR="003F3EDE" w:rsidRPr="00FB0B06" w:rsidRDefault="003F3EDE" w:rsidP="0025185C">
            <w:pPr>
              <w:jc w:val="center"/>
              <w:rPr>
                <w:rFonts w:ascii="Arial" w:eastAsia="Times New Roman" w:hAnsi="Arial" w:cs="Arial"/>
                <w:spacing w:val="-1"/>
                <w:sz w:val="20"/>
                <w:szCs w:val="20"/>
                <w:rPrChange w:id="9477" w:author="Adelino Naquarta Sepalanga Domingos" w:date="2025-03-05T09:26:00Z" w16du:dateUtc="2025-03-05T08:26:00Z">
                  <w:rPr>
                    <w:rFonts w:ascii="Times New Roman" w:eastAsia="Times New Roman" w:hAnsi="Times New Roman"/>
                    <w:spacing w:val="-1"/>
                  </w:rPr>
                </w:rPrChange>
              </w:rPr>
            </w:pPr>
          </w:p>
          <w:p w14:paraId="1F17DBA5" w14:textId="77777777" w:rsidR="003F3EDE" w:rsidRPr="00FB0B06" w:rsidRDefault="003F3EDE" w:rsidP="0025185C">
            <w:pPr>
              <w:jc w:val="center"/>
              <w:rPr>
                <w:rFonts w:ascii="Arial" w:eastAsia="Times New Roman" w:hAnsi="Arial" w:cs="Arial"/>
                <w:spacing w:val="-1"/>
                <w:sz w:val="20"/>
                <w:szCs w:val="20"/>
                <w:rPrChange w:id="9478" w:author="Adelino Naquarta Sepalanga Domingos" w:date="2025-03-05T09:26:00Z" w16du:dateUtc="2025-03-05T08:26:00Z">
                  <w:rPr>
                    <w:rFonts w:ascii="Times New Roman" w:eastAsia="Times New Roman" w:hAnsi="Times New Roman"/>
                    <w:spacing w:val="-1"/>
                  </w:rPr>
                </w:rPrChange>
              </w:rPr>
            </w:pPr>
          </w:p>
          <w:p w14:paraId="7151FD9D" w14:textId="77777777" w:rsidR="003F3EDE" w:rsidRPr="00FB0B06" w:rsidRDefault="003F3EDE" w:rsidP="0025185C">
            <w:pPr>
              <w:jc w:val="center"/>
              <w:rPr>
                <w:rFonts w:ascii="Arial" w:eastAsia="Times New Roman" w:hAnsi="Arial" w:cs="Arial"/>
                <w:spacing w:val="-1"/>
                <w:sz w:val="20"/>
                <w:szCs w:val="20"/>
                <w:rPrChange w:id="9479" w:author="Adelino Naquarta Sepalanga Domingos" w:date="2025-03-05T09:26:00Z" w16du:dateUtc="2025-03-05T08:26:00Z">
                  <w:rPr>
                    <w:rFonts w:ascii="Times New Roman" w:eastAsia="Times New Roman" w:hAnsi="Times New Roman"/>
                    <w:spacing w:val="-1"/>
                  </w:rPr>
                </w:rPrChange>
              </w:rPr>
            </w:pPr>
          </w:p>
          <w:p w14:paraId="717B6479" w14:textId="77777777" w:rsidR="003F3EDE" w:rsidRPr="00FB0B06" w:rsidRDefault="003F3EDE" w:rsidP="0025185C">
            <w:pPr>
              <w:jc w:val="center"/>
              <w:rPr>
                <w:rFonts w:ascii="Arial" w:eastAsia="Times New Roman" w:hAnsi="Arial" w:cs="Arial"/>
                <w:spacing w:val="-1"/>
                <w:sz w:val="20"/>
                <w:szCs w:val="20"/>
                <w:rPrChange w:id="948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81" w:author="Adelino Naquarta Sepalanga Domingos" w:date="2025-03-05T09:26:00Z" w16du:dateUtc="2025-03-05T08:26:00Z">
                  <w:rPr>
                    <w:rFonts w:ascii="Times New Roman" w:eastAsia="Times New Roman" w:hAnsi="Times New Roman"/>
                    <w:spacing w:val="-1"/>
                  </w:rPr>
                </w:rPrChange>
              </w:rPr>
              <w:t>4.3.4.14.15.4.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5CA5A4A" w14:textId="77777777" w:rsidR="003F3EDE" w:rsidRPr="00FB0B06" w:rsidRDefault="003F3EDE" w:rsidP="0025185C">
            <w:pPr>
              <w:jc w:val="center"/>
              <w:rPr>
                <w:rFonts w:ascii="Arial" w:eastAsia="Times New Roman" w:hAnsi="Arial" w:cs="Arial"/>
                <w:spacing w:val="-1"/>
                <w:sz w:val="20"/>
                <w:szCs w:val="20"/>
                <w:rPrChange w:id="9482" w:author="Adelino Naquarta Sepalanga Domingos" w:date="2025-03-05T09:26:00Z" w16du:dateUtc="2025-03-05T08:26:00Z">
                  <w:rPr>
                    <w:rFonts w:ascii="Times New Roman" w:eastAsia="Times New Roman" w:hAnsi="Times New Roman"/>
                    <w:spacing w:val="-1"/>
                  </w:rPr>
                </w:rPrChange>
              </w:rPr>
            </w:pPr>
          </w:p>
          <w:p w14:paraId="5EF684C0" w14:textId="77777777" w:rsidR="003F3EDE" w:rsidRPr="00FB0B06" w:rsidRDefault="003F3EDE" w:rsidP="0025185C">
            <w:pPr>
              <w:jc w:val="center"/>
              <w:rPr>
                <w:rFonts w:ascii="Arial" w:eastAsia="Times New Roman" w:hAnsi="Arial" w:cs="Arial"/>
                <w:spacing w:val="-1"/>
                <w:sz w:val="20"/>
                <w:szCs w:val="20"/>
                <w:rPrChange w:id="9483" w:author="Adelino Naquarta Sepalanga Domingos" w:date="2025-03-05T09:26:00Z" w16du:dateUtc="2025-03-05T08:26:00Z">
                  <w:rPr>
                    <w:rFonts w:ascii="Times New Roman" w:eastAsia="Times New Roman" w:hAnsi="Times New Roman"/>
                    <w:spacing w:val="-1"/>
                  </w:rPr>
                </w:rPrChange>
              </w:rPr>
            </w:pPr>
          </w:p>
          <w:p w14:paraId="324F989C" w14:textId="77777777" w:rsidR="003F3EDE" w:rsidRPr="00FB0B06" w:rsidRDefault="003F3EDE" w:rsidP="0025185C">
            <w:pPr>
              <w:jc w:val="center"/>
              <w:rPr>
                <w:rFonts w:ascii="Arial" w:eastAsia="Times New Roman" w:hAnsi="Arial" w:cs="Arial"/>
                <w:spacing w:val="-1"/>
                <w:sz w:val="20"/>
                <w:szCs w:val="20"/>
                <w:rPrChange w:id="9484" w:author="Adelino Naquarta Sepalanga Domingos" w:date="2025-03-05T09:26:00Z" w16du:dateUtc="2025-03-05T08:26:00Z">
                  <w:rPr>
                    <w:rFonts w:ascii="Times New Roman" w:eastAsia="Times New Roman" w:hAnsi="Times New Roman"/>
                    <w:spacing w:val="-1"/>
                  </w:rPr>
                </w:rPrChange>
              </w:rPr>
            </w:pPr>
          </w:p>
          <w:p w14:paraId="329E70DD" w14:textId="77777777" w:rsidR="003F3EDE" w:rsidRPr="00FB0B06" w:rsidRDefault="003F3EDE" w:rsidP="0025185C">
            <w:pPr>
              <w:jc w:val="center"/>
              <w:rPr>
                <w:rFonts w:ascii="Arial" w:eastAsia="Times New Roman" w:hAnsi="Arial" w:cs="Arial"/>
                <w:spacing w:val="-1"/>
                <w:sz w:val="20"/>
                <w:szCs w:val="20"/>
                <w:rPrChange w:id="9485" w:author="Adelino Naquarta Sepalanga Domingos" w:date="2025-03-05T09:26:00Z" w16du:dateUtc="2025-03-05T08:26:00Z">
                  <w:rPr>
                    <w:rFonts w:ascii="Times New Roman" w:eastAsia="Times New Roman" w:hAnsi="Times New Roman"/>
                    <w:spacing w:val="-1"/>
                  </w:rPr>
                </w:rPrChange>
              </w:rPr>
            </w:pPr>
          </w:p>
          <w:p w14:paraId="035CA01C" w14:textId="77777777" w:rsidR="003F3EDE" w:rsidRPr="00FB0B06" w:rsidRDefault="003F3EDE" w:rsidP="0025185C">
            <w:pPr>
              <w:jc w:val="center"/>
              <w:rPr>
                <w:rFonts w:ascii="Arial" w:eastAsia="Times New Roman" w:hAnsi="Arial" w:cs="Arial"/>
                <w:spacing w:val="-1"/>
                <w:sz w:val="20"/>
                <w:szCs w:val="20"/>
                <w:rPrChange w:id="9486" w:author="Adelino Naquarta Sepalanga Domingos" w:date="2025-03-05T09:26:00Z" w16du:dateUtc="2025-03-05T08:26:00Z">
                  <w:rPr>
                    <w:rFonts w:ascii="Times New Roman" w:eastAsia="Times New Roman" w:hAnsi="Times New Roman"/>
                    <w:spacing w:val="-1"/>
                  </w:rPr>
                </w:rPrChange>
              </w:rPr>
            </w:pPr>
          </w:p>
          <w:p w14:paraId="13771323" w14:textId="77777777" w:rsidR="003F3EDE" w:rsidRPr="00FB0B06" w:rsidRDefault="003F3EDE" w:rsidP="0025185C">
            <w:pPr>
              <w:jc w:val="center"/>
              <w:rPr>
                <w:rFonts w:ascii="Arial" w:eastAsia="Times New Roman" w:hAnsi="Arial" w:cs="Arial"/>
                <w:spacing w:val="-1"/>
                <w:sz w:val="20"/>
                <w:szCs w:val="20"/>
                <w:rPrChange w:id="948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88"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25EBB2" w14:textId="77777777" w:rsidR="003F3EDE" w:rsidRPr="00FB0B06" w:rsidRDefault="003F3EDE" w:rsidP="0025185C">
            <w:pPr>
              <w:rPr>
                <w:rFonts w:ascii="Arial" w:eastAsia="Times New Roman" w:hAnsi="Arial" w:cs="Arial"/>
                <w:spacing w:val="-1"/>
                <w:sz w:val="20"/>
                <w:szCs w:val="20"/>
                <w:rPrChange w:id="9489" w:author="Adelino Naquarta Sepalanga Domingos" w:date="2025-03-05T09:26:00Z" w16du:dateUtc="2025-03-05T08:26:00Z">
                  <w:rPr>
                    <w:rFonts w:ascii="Times New Roman" w:eastAsia="Times New Roman" w:hAnsi="Times New Roman"/>
                    <w:spacing w:val="-1"/>
                  </w:rPr>
                </w:rPrChange>
              </w:rPr>
            </w:pPr>
          </w:p>
          <w:p w14:paraId="7BCFFE87" w14:textId="77777777" w:rsidR="003F3EDE" w:rsidRPr="00FB0B06" w:rsidRDefault="003F3EDE" w:rsidP="0025185C">
            <w:pPr>
              <w:rPr>
                <w:rFonts w:ascii="Arial" w:eastAsia="Times New Roman" w:hAnsi="Arial" w:cs="Arial"/>
                <w:spacing w:val="-1"/>
                <w:sz w:val="20"/>
                <w:szCs w:val="20"/>
                <w:rPrChange w:id="9490" w:author="Adelino Naquarta Sepalanga Domingos" w:date="2025-03-05T09:26:00Z" w16du:dateUtc="2025-03-05T08:26:00Z">
                  <w:rPr>
                    <w:rFonts w:ascii="Times New Roman" w:eastAsia="Times New Roman" w:hAnsi="Times New Roman"/>
                    <w:spacing w:val="-1"/>
                  </w:rPr>
                </w:rPrChange>
              </w:rPr>
            </w:pPr>
          </w:p>
          <w:p w14:paraId="75646C56" w14:textId="77777777" w:rsidR="003F3EDE" w:rsidRPr="00FB0B06" w:rsidRDefault="003F3EDE" w:rsidP="0025185C">
            <w:pPr>
              <w:rPr>
                <w:rFonts w:ascii="Arial" w:eastAsia="Times New Roman" w:hAnsi="Arial" w:cs="Arial"/>
                <w:spacing w:val="-1"/>
                <w:sz w:val="20"/>
                <w:szCs w:val="20"/>
                <w:rPrChange w:id="9491" w:author="Adelino Naquarta Sepalanga Domingos" w:date="2025-03-05T09:26:00Z" w16du:dateUtc="2025-03-05T08:26:00Z">
                  <w:rPr>
                    <w:rFonts w:ascii="Times New Roman" w:eastAsia="Times New Roman" w:hAnsi="Times New Roman"/>
                    <w:spacing w:val="-1"/>
                  </w:rPr>
                </w:rPrChange>
              </w:rPr>
            </w:pPr>
          </w:p>
          <w:p w14:paraId="289D23A4" w14:textId="77777777" w:rsidR="003F3EDE" w:rsidRPr="00FB0B06" w:rsidRDefault="003F3EDE" w:rsidP="0025185C">
            <w:pPr>
              <w:rPr>
                <w:rFonts w:ascii="Arial" w:eastAsia="Times New Roman" w:hAnsi="Arial" w:cs="Arial"/>
                <w:spacing w:val="-1"/>
                <w:sz w:val="20"/>
                <w:szCs w:val="20"/>
                <w:rPrChange w:id="9492" w:author="Adelino Naquarta Sepalanga Domingos" w:date="2025-03-05T09:26:00Z" w16du:dateUtc="2025-03-05T08:26:00Z">
                  <w:rPr>
                    <w:rFonts w:ascii="Times New Roman" w:eastAsia="Times New Roman" w:hAnsi="Times New Roman"/>
                    <w:spacing w:val="-1"/>
                  </w:rPr>
                </w:rPrChange>
              </w:rPr>
            </w:pPr>
          </w:p>
          <w:p w14:paraId="2F6D22EB" w14:textId="77777777" w:rsidR="003F3EDE" w:rsidRPr="00FB0B06" w:rsidRDefault="003F3EDE" w:rsidP="0025185C">
            <w:pPr>
              <w:rPr>
                <w:rFonts w:ascii="Arial" w:eastAsia="Times New Roman" w:hAnsi="Arial" w:cs="Arial"/>
                <w:spacing w:val="-1"/>
                <w:sz w:val="20"/>
                <w:szCs w:val="20"/>
                <w:rPrChange w:id="9493" w:author="Adelino Naquarta Sepalanga Domingos" w:date="2025-03-05T09:26:00Z" w16du:dateUtc="2025-03-05T08:26:00Z">
                  <w:rPr>
                    <w:rFonts w:ascii="Times New Roman" w:eastAsia="Times New Roman" w:hAnsi="Times New Roman"/>
                    <w:spacing w:val="-1"/>
                  </w:rPr>
                </w:rPrChange>
              </w:rPr>
            </w:pPr>
          </w:p>
          <w:p w14:paraId="08E17122" w14:textId="77777777" w:rsidR="003F3EDE" w:rsidRPr="00FB0B06" w:rsidRDefault="003F3EDE" w:rsidP="0025185C">
            <w:pPr>
              <w:rPr>
                <w:rFonts w:ascii="Arial" w:eastAsia="Times New Roman" w:hAnsi="Arial" w:cs="Arial"/>
                <w:spacing w:val="-1"/>
                <w:sz w:val="20"/>
                <w:szCs w:val="20"/>
                <w:rPrChange w:id="949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95" w:author="Adelino Naquarta Sepalanga Domingos" w:date="2025-03-05T09:26:00Z" w16du:dateUtc="2025-03-05T08:26:00Z">
                  <w:rPr>
                    <w:rFonts w:ascii="Times New Roman" w:eastAsia="Times New Roman" w:hAnsi="Times New Roman"/>
                    <w:spacing w:val="-1"/>
                  </w:rPr>
                </w:rPrChange>
              </w:rPr>
              <w:t>Percentagem da taxa de imposto (</w:t>
            </w:r>
            <w:proofErr w:type="spellStart"/>
            <w:r w:rsidRPr="00FB0B06">
              <w:rPr>
                <w:rFonts w:ascii="Arial" w:eastAsia="Times New Roman" w:hAnsi="Arial" w:cs="Arial"/>
                <w:spacing w:val="-1"/>
                <w:sz w:val="20"/>
                <w:szCs w:val="20"/>
                <w:rPrChange w:id="9496" w:author="Adelino Naquarta Sepalanga Domingos" w:date="2025-03-05T09:26:00Z" w16du:dateUtc="2025-03-05T08:26:00Z">
                  <w:rPr>
                    <w:rFonts w:ascii="Times New Roman" w:eastAsia="Times New Roman" w:hAnsi="Times New Roman"/>
                    <w:spacing w:val="-1"/>
                  </w:rPr>
                </w:rPrChange>
              </w:rPr>
              <w:t>TaxPercentage</w:t>
            </w:r>
            <w:proofErr w:type="spellEnd"/>
            <w:r w:rsidRPr="00FB0B06">
              <w:rPr>
                <w:rFonts w:ascii="Arial" w:eastAsia="Times New Roman" w:hAnsi="Arial" w:cs="Arial"/>
                <w:spacing w:val="-1"/>
                <w:sz w:val="20"/>
                <w:szCs w:val="20"/>
                <w:rPrChange w:id="9497"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BDDE12" w14:textId="77777777" w:rsidR="003F3EDE" w:rsidRPr="00FB0B06" w:rsidRDefault="003F3EDE" w:rsidP="0025185C">
            <w:pPr>
              <w:rPr>
                <w:rFonts w:ascii="Arial" w:eastAsia="Times New Roman" w:hAnsi="Arial" w:cs="Arial"/>
                <w:spacing w:val="-1"/>
                <w:sz w:val="20"/>
                <w:szCs w:val="20"/>
                <w:rPrChange w:id="949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499" w:author="Adelino Naquarta Sepalanga Domingos" w:date="2025-03-05T09:26:00Z" w16du:dateUtc="2025-03-05T08:26:00Z">
                  <w:rPr>
                    <w:rFonts w:ascii="Times New Roman" w:eastAsia="Times New Roman" w:hAnsi="Times New Roman"/>
                    <w:spacing w:val="-1"/>
                  </w:rPr>
                </w:rPrChange>
              </w:rPr>
              <w:t>O preenchimento é obrigatório, no caso de se tratar de uma percentagem de imposto.</w:t>
            </w:r>
          </w:p>
          <w:p w14:paraId="4DFD45A2" w14:textId="77777777" w:rsidR="003F3EDE" w:rsidRPr="00FB0B06" w:rsidRDefault="003F3EDE" w:rsidP="0025185C">
            <w:pPr>
              <w:rPr>
                <w:rFonts w:ascii="Arial" w:eastAsia="Times New Roman" w:hAnsi="Arial" w:cs="Arial"/>
                <w:spacing w:val="-1"/>
                <w:sz w:val="20"/>
                <w:szCs w:val="20"/>
                <w:rPrChange w:id="950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01" w:author="Adelino Naquarta Sepalanga Domingos" w:date="2025-03-05T09:26:00Z" w16du:dateUtc="2025-03-05T08:26:00Z">
                  <w:rPr>
                    <w:rFonts w:ascii="Times New Roman" w:eastAsia="Times New Roman" w:hAnsi="Times New Roman"/>
                    <w:spacing w:val="-1"/>
                  </w:rPr>
                </w:rPrChange>
              </w:rPr>
              <w:t>A percentagem da taxa é correspondente ao imposto aplicável ao campo 4.3.4.14.13.</w:t>
            </w:r>
          </w:p>
          <w:p w14:paraId="086543AD" w14:textId="77777777" w:rsidR="003F3EDE" w:rsidRPr="00FB0B06" w:rsidRDefault="003F3EDE" w:rsidP="0025185C">
            <w:pPr>
              <w:rPr>
                <w:rFonts w:ascii="Arial" w:eastAsia="Times New Roman" w:hAnsi="Arial" w:cs="Arial"/>
                <w:spacing w:val="-1"/>
                <w:sz w:val="20"/>
                <w:szCs w:val="20"/>
                <w:rPrChange w:id="950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03" w:author="Adelino Naquarta Sepalanga Domingos" w:date="2025-03-05T09:26:00Z" w16du:dateUtc="2025-03-05T08:26:00Z">
                  <w:rPr>
                    <w:rFonts w:ascii="Times New Roman" w:eastAsia="Times New Roman" w:hAnsi="Times New Roman"/>
                    <w:spacing w:val="-1"/>
                  </w:rPr>
                </w:rPrChange>
              </w:rPr>
              <w:t>– Valor a débito (</w:t>
            </w:r>
            <w:proofErr w:type="spellStart"/>
            <w:r w:rsidRPr="00FB0B06">
              <w:rPr>
                <w:rFonts w:ascii="Arial" w:eastAsia="Times New Roman" w:hAnsi="Arial" w:cs="Arial"/>
                <w:spacing w:val="-1"/>
                <w:sz w:val="20"/>
                <w:szCs w:val="20"/>
                <w:rPrChange w:id="9504" w:author="Adelino Naquarta Sepalanga Domingos" w:date="2025-03-05T09:26:00Z" w16du:dateUtc="2025-03-05T08:26:00Z">
                  <w:rPr>
                    <w:rFonts w:ascii="Times New Roman" w:eastAsia="Times New Roman" w:hAnsi="Times New Roman"/>
                    <w:spacing w:val="-1"/>
                  </w:rPr>
                </w:rPrChange>
              </w:rPr>
              <w:t>DebitAmount</w:t>
            </w:r>
            <w:proofErr w:type="spellEnd"/>
            <w:r w:rsidRPr="00FB0B06">
              <w:rPr>
                <w:rFonts w:ascii="Arial" w:eastAsia="Times New Roman" w:hAnsi="Arial" w:cs="Arial"/>
                <w:spacing w:val="-1"/>
                <w:sz w:val="20"/>
                <w:szCs w:val="20"/>
                <w:rPrChange w:id="9505" w:author="Adelino Naquarta Sepalanga Domingos" w:date="2025-03-05T09:26:00Z" w16du:dateUtc="2025-03-05T08:26:00Z">
                  <w:rPr>
                    <w:rFonts w:ascii="Times New Roman" w:eastAsia="Times New Roman" w:hAnsi="Times New Roman"/>
                    <w:spacing w:val="-1"/>
                  </w:rPr>
                </w:rPrChange>
              </w:rPr>
              <w:t>) ou ao campo 4.3.4.14.14. – Valor a crédito (</w:t>
            </w:r>
            <w:proofErr w:type="spellStart"/>
            <w:r w:rsidRPr="00FB0B06">
              <w:rPr>
                <w:rFonts w:ascii="Arial" w:eastAsia="Times New Roman" w:hAnsi="Arial" w:cs="Arial"/>
                <w:spacing w:val="-1"/>
                <w:sz w:val="20"/>
                <w:szCs w:val="20"/>
                <w:rPrChange w:id="9506" w:author="Adelino Naquarta Sepalanga Domingos" w:date="2025-03-05T09:26:00Z" w16du:dateUtc="2025-03-05T08:26:00Z">
                  <w:rPr>
                    <w:rFonts w:ascii="Times New Roman" w:eastAsia="Times New Roman" w:hAnsi="Times New Roman"/>
                    <w:spacing w:val="-1"/>
                  </w:rPr>
                </w:rPrChange>
              </w:rPr>
              <w:t>CreditAmount</w:t>
            </w:r>
            <w:proofErr w:type="spellEnd"/>
            <w:r w:rsidRPr="00FB0B06">
              <w:rPr>
                <w:rFonts w:ascii="Arial" w:eastAsia="Times New Roman" w:hAnsi="Arial" w:cs="Arial"/>
                <w:spacing w:val="-1"/>
                <w:sz w:val="20"/>
                <w:szCs w:val="20"/>
                <w:rPrChange w:id="9507" w:author="Adelino Naquarta Sepalanga Domingos" w:date="2025-03-05T09:26:00Z" w16du:dateUtc="2025-03-05T08:26:00Z">
                  <w:rPr>
                    <w:rFonts w:ascii="Times New Roman" w:eastAsia="Times New Roman" w:hAnsi="Times New Roman"/>
                    <w:spacing w:val="-1"/>
                  </w:rPr>
                </w:rPrChange>
              </w:rPr>
              <w:t>).</w:t>
            </w:r>
          </w:p>
          <w:p w14:paraId="2FE205F0" w14:textId="77777777" w:rsidR="003F3EDE" w:rsidRPr="00FB0B06" w:rsidRDefault="003F3EDE" w:rsidP="0025185C">
            <w:pPr>
              <w:rPr>
                <w:rFonts w:ascii="Arial" w:eastAsia="Times New Roman" w:hAnsi="Arial" w:cs="Arial"/>
                <w:spacing w:val="-1"/>
                <w:sz w:val="20"/>
                <w:szCs w:val="20"/>
                <w:rPrChange w:id="950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09" w:author="Adelino Naquarta Sepalanga Domingos" w:date="2025-03-05T09:26:00Z" w16du:dateUtc="2025-03-05T08:26:00Z">
                  <w:rPr>
                    <w:rFonts w:ascii="Times New Roman" w:eastAsia="Times New Roman" w:hAnsi="Times New Roman"/>
                    <w:spacing w:val="-1"/>
                  </w:rPr>
                </w:rPrChange>
              </w:rPr>
              <w:lastRenderedPageBreak/>
              <w:t>No caso de isenção ou não sujeição a imposto, utilizar este campo com o valor “0” (zero).</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0A839C" w14:textId="77777777" w:rsidR="003F3EDE" w:rsidRPr="00FB0B06" w:rsidRDefault="003F3EDE" w:rsidP="0025185C">
            <w:pPr>
              <w:jc w:val="center"/>
              <w:rPr>
                <w:rFonts w:ascii="Arial" w:eastAsia="Times New Roman" w:hAnsi="Arial" w:cs="Arial"/>
                <w:spacing w:val="-1"/>
                <w:sz w:val="20"/>
                <w:szCs w:val="20"/>
                <w:rPrChange w:id="9510" w:author="Adelino Naquarta Sepalanga Domingos" w:date="2025-03-05T09:26:00Z" w16du:dateUtc="2025-03-05T08:26:00Z">
                  <w:rPr>
                    <w:rFonts w:ascii="Times New Roman" w:eastAsia="Times New Roman" w:hAnsi="Times New Roman"/>
                    <w:spacing w:val="-1"/>
                  </w:rPr>
                </w:rPrChange>
              </w:rPr>
            </w:pPr>
          </w:p>
          <w:p w14:paraId="6767ACB8" w14:textId="77777777" w:rsidR="003F3EDE" w:rsidRPr="00FB0B06" w:rsidRDefault="003F3EDE" w:rsidP="0025185C">
            <w:pPr>
              <w:jc w:val="center"/>
              <w:rPr>
                <w:rFonts w:ascii="Arial" w:eastAsia="Times New Roman" w:hAnsi="Arial" w:cs="Arial"/>
                <w:spacing w:val="-1"/>
                <w:sz w:val="20"/>
                <w:szCs w:val="20"/>
                <w:rPrChange w:id="9511" w:author="Adelino Naquarta Sepalanga Domingos" w:date="2025-03-05T09:26:00Z" w16du:dateUtc="2025-03-05T08:26:00Z">
                  <w:rPr>
                    <w:rFonts w:ascii="Times New Roman" w:eastAsia="Times New Roman" w:hAnsi="Times New Roman"/>
                    <w:spacing w:val="-1"/>
                  </w:rPr>
                </w:rPrChange>
              </w:rPr>
            </w:pPr>
          </w:p>
          <w:p w14:paraId="0F59FFC4" w14:textId="77777777" w:rsidR="003F3EDE" w:rsidRPr="00FB0B06" w:rsidRDefault="003F3EDE" w:rsidP="0025185C">
            <w:pPr>
              <w:jc w:val="center"/>
              <w:rPr>
                <w:rFonts w:ascii="Arial" w:eastAsia="Times New Roman" w:hAnsi="Arial" w:cs="Arial"/>
                <w:spacing w:val="-1"/>
                <w:sz w:val="20"/>
                <w:szCs w:val="20"/>
                <w:rPrChange w:id="9512" w:author="Adelino Naquarta Sepalanga Domingos" w:date="2025-03-05T09:26:00Z" w16du:dateUtc="2025-03-05T08:26:00Z">
                  <w:rPr>
                    <w:rFonts w:ascii="Times New Roman" w:eastAsia="Times New Roman" w:hAnsi="Times New Roman"/>
                    <w:spacing w:val="-1"/>
                  </w:rPr>
                </w:rPrChange>
              </w:rPr>
            </w:pPr>
          </w:p>
          <w:p w14:paraId="0AB5AB6B" w14:textId="77777777" w:rsidR="003F3EDE" w:rsidRPr="00FB0B06" w:rsidRDefault="003F3EDE" w:rsidP="0025185C">
            <w:pPr>
              <w:jc w:val="center"/>
              <w:rPr>
                <w:rFonts w:ascii="Arial" w:eastAsia="Times New Roman" w:hAnsi="Arial" w:cs="Arial"/>
                <w:spacing w:val="-1"/>
                <w:sz w:val="20"/>
                <w:szCs w:val="20"/>
                <w:rPrChange w:id="9513" w:author="Adelino Naquarta Sepalanga Domingos" w:date="2025-03-05T09:26:00Z" w16du:dateUtc="2025-03-05T08:26:00Z">
                  <w:rPr>
                    <w:rFonts w:ascii="Times New Roman" w:eastAsia="Times New Roman" w:hAnsi="Times New Roman"/>
                    <w:spacing w:val="-1"/>
                  </w:rPr>
                </w:rPrChange>
              </w:rPr>
            </w:pPr>
          </w:p>
          <w:p w14:paraId="767DD799" w14:textId="77777777" w:rsidR="003F3EDE" w:rsidRPr="00FB0B06" w:rsidRDefault="003F3EDE" w:rsidP="0025185C">
            <w:pPr>
              <w:jc w:val="center"/>
              <w:rPr>
                <w:rFonts w:ascii="Arial" w:eastAsia="Times New Roman" w:hAnsi="Arial" w:cs="Arial"/>
                <w:spacing w:val="-1"/>
                <w:sz w:val="20"/>
                <w:szCs w:val="20"/>
                <w:rPrChange w:id="9514" w:author="Adelino Naquarta Sepalanga Domingos" w:date="2025-03-05T09:26:00Z" w16du:dateUtc="2025-03-05T08:26:00Z">
                  <w:rPr>
                    <w:rFonts w:ascii="Times New Roman" w:eastAsia="Times New Roman" w:hAnsi="Times New Roman"/>
                    <w:spacing w:val="-1"/>
                  </w:rPr>
                </w:rPrChange>
              </w:rPr>
            </w:pPr>
          </w:p>
          <w:p w14:paraId="54C4FD78" w14:textId="77777777" w:rsidR="003F3EDE" w:rsidRPr="00FB0B06" w:rsidRDefault="003F3EDE" w:rsidP="0025185C">
            <w:pPr>
              <w:jc w:val="center"/>
              <w:rPr>
                <w:rFonts w:ascii="Arial" w:eastAsia="Times New Roman" w:hAnsi="Arial" w:cs="Arial"/>
                <w:spacing w:val="-1"/>
                <w:sz w:val="20"/>
                <w:szCs w:val="20"/>
                <w:rPrChange w:id="9515" w:author="Adelino Naquarta Sepalanga Domingos" w:date="2025-03-05T09:26:00Z" w16du:dateUtc="2025-03-05T08:26:00Z">
                  <w:rPr>
                    <w:rFonts w:ascii="Times New Roman" w:eastAsia="Times New Roman" w:hAnsi="Times New Roman"/>
                    <w:spacing w:val="-1"/>
                  </w:rPr>
                </w:rPrChange>
              </w:rPr>
            </w:pPr>
          </w:p>
          <w:p w14:paraId="243CCC39" w14:textId="77777777" w:rsidR="003F3EDE" w:rsidRPr="00FB0B06" w:rsidRDefault="003F3EDE" w:rsidP="0025185C">
            <w:pPr>
              <w:jc w:val="center"/>
              <w:rPr>
                <w:rFonts w:ascii="Arial" w:eastAsia="Times New Roman" w:hAnsi="Arial" w:cs="Arial"/>
                <w:spacing w:val="-1"/>
                <w:sz w:val="20"/>
                <w:szCs w:val="20"/>
                <w:rPrChange w:id="9516" w:author="Adelino Naquarta Sepalanga Domingos" w:date="2025-03-05T09:26:00Z" w16du:dateUtc="2025-03-05T08:26:00Z">
                  <w:rPr>
                    <w:rFonts w:ascii="Times New Roman" w:eastAsia="Times New Roman" w:hAnsi="Times New Roman"/>
                    <w:spacing w:val="-1"/>
                  </w:rPr>
                </w:rPrChange>
              </w:rPr>
            </w:pPr>
          </w:p>
          <w:p w14:paraId="4B736233" w14:textId="77777777" w:rsidR="003F3EDE" w:rsidRPr="00FB0B06" w:rsidRDefault="003F3EDE" w:rsidP="0025185C">
            <w:pPr>
              <w:jc w:val="center"/>
              <w:rPr>
                <w:rFonts w:ascii="Arial" w:eastAsia="Times New Roman" w:hAnsi="Arial" w:cs="Arial"/>
                <w:spacing w:val="-1"/>
                <w:sz w:val="20"/>
                <w:szCs w:val="20"/>
                <w:rPrChange w:id="951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18" w:author="Adelino Naquarta Sepalanga Domingos" w:date="2025-03-05T09:26:00Z" w16du:dateUtc="2025-03-05T08:26:00Z">
                  <w:rPr>
                    <w:rFonts w:ascii="Times New Roman" w:eastAsia="Times New Roman" w:hAnsi="Times New Roman"/>
                    <w:spacing w:val="-1"/>
                  </w:rPr>
                </w:rPrChange>
              </w:rPr>
              <w:t>Decimal</w:t>
            </w:r>
          </w:p>
        </w:tc>
      </w:tr>
      <w:tr w:rsidR="003F3EDE" w:rsidRPr="00FB0B06" w14:paraId="6F667D63" w14:textId="77777777" w:rsidTr="0025185C">
        <w:trPr>
          <w:trHeight w:val="75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87A5115" w14:textId="77777777" w:rsidR="003F3EDE" w:rsidRPr="00FB0B06" w:rsidRDefault="003F3EDE" w:rsidP="0025185C">
            <w:pPr>
              <w:jc w:val="center"/>
              <w:rPr>
                <w:rFonts w:ascii="Arial" w:eastAsia="Times New Roman" w:hAnsi="Arial" w:cs="Arial"/>
                <w:spacing w:val="-1"/>
                <w:sz w:val="20"/>
                <w:szCs w:val="20"/>
                <w:rPrChange w:id="9519" w:author="Adelino Naquarta Sepalanga Domingos" w:date="2025-03-05T09:26:00Z" w16du:dateUtc="2025-03-05T08:26:00Z">
                  <w:rPr>
                    <w:rFonts w:ascii="Times New Roman" w:eastAsia="Times New Roman" w:hAnsi="Times New Roman"/>
                    <w:spacing w:val="-1"/>
                  </w:rPr>
                </w:rPrChange>
              </w:rPr>
            </w:pPr>
          </w:p>
          <w:p w14:paraId="57853C37" w14:textId="77777777" w:rsidR="003F3EDE" w:rsidRPr="00FB0B06" w:rsidRDefault="003F3EDE" w:rsidP="0025185C">
            <w:pPr>
              <w:jc w:val="center"/>
              <w:rPr>
                <w:rFonts w:ascii="Arial" w:eastAsia="Times New Roman" w:hAnsi="Arial" w:cs="Arial"/>
                <w:spacing w:val="-1"/>
                <w:sz w:val="20"/>
                <w:szCs w:val="20"/>
                <w:rPrChange w:id="9520" w:author="Adelino Naquarta Sepalanga Domingos" w:date="2025-03-05T09:26:00Z" w16du:dateUtc="2025-03-05T08:26:00Z">
                  <w:rPr>
                    <w:rFonts w:ascii="Times New Roman" w:eastAsia="Times New Roman" w:hAnsi="Times New Roman"/>
                    <w:spacing w:val="-1"/>
                  </w:rPr>
                </w:rPrChange>
              </w:rPr>
            </w:pPr>
          </w:p>
          <w:p w14:paraId="2D63DC8E" w14:textId="77777777" w:rsidR="003F3EDE" w:rsidRPr="00FB0B06" w:rsidRDefault="003F3EDE" w:rsidP="0025185C">
            <w:pPr>
              <w:jc w:val="center"/>
              <w:rPr>
                <w:rFonts w:ascii="Arial" w:eastAsia="Times New Roman" w:hAnsi="Arial" w:cs="Arial"/>
                <w:spacing w:val="-1"/>
                <w:sz w:val="20"/>
                <w:szCs w:val="20"/>
                <w:rPrChange w:id="952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22" w:author="Adelino Naquarta Sepalanga Domingos" w:date="2025-03-05T09:26:00Z" w16du:dateUtc="2025-03-05T08:26:00Z">
                  <w:rPr>
                    <w:rFonts w:ascii="Times New Roman" w:eastAsia="Times New Roman" w:hAnsi="Times New Roman"/>
                    <w:spacing w:val="-1"/>
                  </w:rPr>
                </w:rPrChange>
              </w:rPr>
              <w:t>4.3.4.14.15.5.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B10ED81" w14:textId="77777777" w:rsidR="003F3EDE" w:rsidRPr="00FB0B06" w:rsidRDefault="003F3EDE" w:rsidP="0025185C">
            <w:pPr>
              <w:jc w:val="center"/>
              <w:rPr>
                <w:rFonts w:ascii="Arial" w:eastAsia="Times New Roman" w:hAnsi="Arial" w:cs="Arial"/>
                <w:spacing w:val="-1"/>
                <w:sz w:val="20"/>
                <w:szCs w:val="20"/>
                <w:rPrChange w:id="9523" w:author="Adelino Naquarta Sepalanga Domingos" w:date="2025-03-05T09:26:00Z" w16du:dateUtc="2025-03-05T08:26:00Z">
                  <w:rPr>
                    <w:rFonts w:ascii="Times New Roman" w:eastAsia="Times New Roman" w:hAnsi="Times New Roman"/>
                    <w:spacing w:val="-1"/>
                  </w:rPr>
                </w:rPrChange>
              </w:rPr>
            </w:pPr>
          </w:p>
          <w:p w14:paraId="0374575E" w14:textId="77777777" w:rsidR="003F3EDE" w:rsidRPr="00FB0B06" w:rsidRDefault="003F3EDE" w:rsidP="0025185C">
            <w:pPr>
              <w:jc w:val="center"/>
              <w:rPr>
                <w:rFonts w:ascii="Arial" w:eastAsia="Times New Roman" w:hAnsi="Arial" w:cs="Arial"/>
                <w:spacing w:val="-1"/>
                <w:sz w:val="20"/>
                <w:szCs w:val="20"/>
                <w:rPrChange w:id="9524" w:author="Adelino Naquarta Sepalanga Domingos" w:date="2025-03-05T09:26:00Z" w16du:dateUtc="2025-03-05T08:26:00Z">
                  <w:rPr>
                    <w:rFonts w:ascii="Times New Roman" w:eastAsia="Times New Roman" w:hAnsi="Times New Roman"/>
                    <w:spacing w:val="-1"/>
                  </w:rPr>
                </w:rPrChange>
              </w:rPr>
            </w:pPr>
          </w:p>
          <w:p w14:paraId="21485B09" w14:textId="77777777" w:rsidR="003F3EDE" w:rsidRPr="00FB0B06" w:rsidRDefault="003F3EDE" w:rsidP="0025185C">
            <w:pPr>
              <w:jc w:val="center"/>
              <w:rPr>
                <w:rFonts w:ascii="Arial" w:eastAsia="Times New Roman" w:hAnsi="Arial" w:cs="Arial"/>
                <w:spacing w:val="-1"/>
                <w:sz w:val="20"/>
                <w:szCs w:val="20"/>
                <w:rPrChange w:id="952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26"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D93059" w14:textId="77777777" w:rsidR="003F3EDE" w:rsidRPr="00FB0B06" w:rsidRDefault="003F3EDE" w:rsidP="0025185C">
            <w:pPr>
              <w:rPr>
                <w:rFonts w:ascii="Arial" w:eastAsia="Times New Roman" w:hAnsi="Arial" w:cs="Arial"/>
                <w:spacing w:val="-1"/>
                <w:sz w:val="20"/>
                <w:szCs w:val="20"/>
                <w:rPrChange w:id="9527" w:author="Adelino Naquarta Sepalanga Domingos" w:date="2025-03-05T09:26:00Z" w16du:dateUtc="2025-03-05T08:26:00Z">
                  <w:rPr>
                    <w:rFonts w:ascii="Times New Roman" w:eastAsia="Times New Roman" w:hAnsi="Times New Roman"/>
                    <w:spacing w:val="-1"/>
                  </w:rPr>
                </w:rPrChange>
              </w:rPr>
            </w:pPr>
          </w:p>
          <w:p w14:paraId="7A20BC7E" w14:textId="77777777" w:rsidR="003F3EDE" w:rsidRPr="00FB0B06" w:rsidRDefault="003F3EDE" w:rsidP="0025185C">
            <w:pPr>
              <w:rPr>
                <w:rFonts w:ascii="Arial" w:eastAsia="Times New Roman" w:hAnsi="Arial" w:cs="Arial"/>
                <w:spacing w:val="-1"/>
                <w:sz w:val="20"/>
                <w:szCs w:val="20"/>
                <w:rPrChange w:id="9528" w:author="Adelino Naquarta Sepalanga Domingos" w:date="2025-03-05T09:26:00Z" w16du:dateUtc="2025-03-05T08:26:00Z">
                  <w:rPr>
                    <w:rFonts w:ascii="Times New Roman" w:eastAsia="Times New Roman" w:hAnsi="Times New Roman"/>
                    <w:spacing w:val="-1"/>
                  </w:rPr>
                </w:rPrChange>
              </w:rPr>
            </w:pPr>
          </w:p>
          <w:p w14:paraId="54EC18D8" w14:textId="77777777" w:rsidR="003F3EDE" w:rsidRPr="00FB0B06" w:rsidRDefault="003F3EDE" w:rsidP="0025185C">
            <w:pPr>
              <w:rPr>
                <w:rFonts w:ascii="Arial" w:eastAsia="Times New Roman" w:hAnsi="Arial" w:cs="Arial"/>
                <w:spacing w:val="-1"/>
                <w:sz w:val="20"/>
                <w:szCs w:val="20"/>
                <w:rPrChange w:id="952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30" w:author="Adelino Naquarta Sepalanga Domingos" w:date="2025-03-05T09:26:00Z" w16du:dateUtc="2025-03-05T08:26:00Z">
                  <w:rPr>
                    <w:rFonts w:ascii="Times New Roman" w:eastAsia="Times New Roman" w:hAnsi="Times New Roman"/>
                    <w:spacing w:val="-1"/>
                  </w:rPr>
                </w:rPrChange>
              </w:rPr>
              <w:t>Montante do imposto (</w:t>
            </w:r>
            <w:proofErr w:type="spellStart"/>
            <w:r w:rsidRPr="00FB0B06">
              <w:rPr>
                <w:rFonts w:ascii="Arial" w:eastAsia="Times New Roman" w:hAnsi="Arial" w:cs="Arial"/>
                <w:spacing w:val="-1"/>
                <w:sz w:val="20"/>
                <w:szCs w:val="20"/>
                <w:rPrChange w:id="9531" w:author="Adelino Naquarta Sepalanga Domingos" w:date="2025-03-05T09:26:00Z" w16du:dateUtc="2025-03-05T08:26:00Z">
                  <w:rPr>
                    <w:rFonts w:ascii="Times New Roman" w:eastAsia="Times New Roman" w:hAnsi="Times New Roman"/>
                    <w:spacing w:val="-1"/>
                  </w:rPr>
                </w:rPrChange>
              </w:rPr>
              <w:t>TaxAmount</w:t>
            </w:r>
            <w:proofErr w:type="spellEnd"/>
            <w:r w:rsidRPr="00FB0B06">
              <w:rPr>
                <w:rFonts w:ascii="Arial" w:eastAsia="Times New Roman" w:hAnsi="Arial" w:cs="Arial"/>
                <w:spacing w:val="-1"/>
                <w:sz w:val="20"/>
                <w:szCs w:val="20"/>
                <w:rPrChange w:id="9532"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82060B" w14:textId="77777777" w:rsidR="003F3EDE" w:rsidRPr="00FB0B06" w:rsidRDefault="003F3EDE" w:rsidP="0025185C">
            <w:pPr>
              <w:rPr>
                <w:rFonts w:ascii="Arial" w:eastAsia="Times New Roman" w:hAnsi="Arial" w:cs="Arial"/>
                <w:spacing w:val="-1"/>
                <w:sz w:val="20"/>
                <w:szCs w:val="20"/>
                <w:rPrChange w:id="953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34" w:author="Adelino Naquarta Sepalanga Domingos" w:date="2025-03-05T09:26:00Z" w16du:dateUtc="2025-03-05T08:26:00Z">
                  <w:rPr>
                    <w:rFonts w:ascii="Times New Roman" w:eastAsia="Times New Roman" w:hAnsi="Times New Roman"/>
                    <w:spacing w:val="-1"/>
                  </w:rPr>
                </w:rPrChange>
              </w:rPr>
              <w:t>O preenchimento é obrigatório, no caso de se tratar de uma verba fixa unitária de imposto do selo. Este valor, multiplicado pela quantidade (</w:t>
            </w:r>
            <w:proofErr w:type="spellStart"/>
            <w:r w:rsidRPr="00FB0B06">
              <w:rPr>
                <w:rFonts w:ascii="Arial" w:eastAsia="Times New Roman" w:hAnsi="Arial" w:cs="Arial"/>
                <w:spacing w:val="-1"/>
                <w:sz w:val="20"/>
                <w:szCs w:val="20"/>
                <w:rPrChange w:id="9535" w:author="Adelino Naquarta Sepalanga Domingos" w:date="2025-03-05T09:26:00Z" w16du:dateUtc="2025-03-05T08:26:00Z">
                  <w:rPr>
                    <w:rFonts w:ascii="Times New Roman" w:eastAsia="Times New Roman" w:hAnsi="Times New Roman"/>
                    <w:spacing w:val="-1"/>
                  </w:rPr>
                </w:rPrChange>
              </w:rPr>
              <w:t>Quantity</w:t>
            </w:r>
            <w:proofErr w:type="spellEnd"/>
            <w:r w:rsidRPr="00FB0B06">
              <w:rPr>
                <w:rFonts w:ascii="Arial" w:eastAsia="Times New Roman" w:hAnsi="Arial" w:cs="Arial"/>
                <w:spacing w:val="-1"/>
                <w:sz w:val="20"/>
                <w:szCs w:val="20"/>
                <w:rPrChange w:id="9536" w:author="Adelino Naquarta Sepalanga Domingos" w:date="2025-03-05T09:26:00Z" w16du:dateUtc="2025-03-05T08:26:00Z">
                  <w:rPr>
                    <w:rFonts w:ascii="Times New Roman" w:eastAsia="Times New Roman" w:hAnsi="Times New Roman"/>
                    <w:spacing w:val="-1"/>
                  </w:rPr>
                </w:rPrChange>
              </w:rPr>
              <w:t>) concorre para o valor de imposto a pagar (</w:t>
            </w:r>
            <w:proofErr w:type="spellStart"/>
            <w:r w:rsidRPr="00FB0B06">
              <w:rPr>
                <w:rFonts w:ascii="Arial" w:eastAsia="Times New Roman" w:hAnsi="Arial" w:cs="Arial"/>
                <w:spacing w:val="-1"/>
                <w:sz w:val="20"/>
                <w:szCs w:val="20"/>
                <w:rPrChange w:id="9537" w:author="Adelino Naquarta Sepalanga Domingos" w:date="2025-03-05T09:26:00Z" w16du:dateUtc="2025-03-05T08:26:00Z">
                  <w:rPr>
                    <w:rFonts w:ascii="Times New Roman" w:eastAsia="Times New Roman" w:hAnsi="Times New Roman"/>
                    <w:spacing w:val="-1"/>
                  </w:rPr>
                </w:rPrChange>
              </w:rPr>
              <w:t>TaxPayable</w:t>
            </w:r>
            <w:proofErr w:type="spellEnd"/>
            <w:r w:rsidRPr="00FB0B06">
              <w:rPr>
                <w:rFonts w:ascii="Arial" w:eastAsia="Times New Roman" w:hAnsi="Arial" w:cs="Arial"/>
                <w:spacing w:val="-1"/>
                <w:sz w:val="20"/>
                <w:szCs w:val="20"/>
                <w:rPrChange w:id="9538" w:author="Adelino Naquarta Sepalanga Domingos" w:date="2025-03-05T09:26:00Z" w16du:dateUtc="2025-03-05T08:26:00Z">
                  <w:rPr>
                    <w:rFonts w:ascii="Times New Roman" w:eastAsia="Times New Roman" w:hAnsi="Times New Roman"/>
                    <w:spacing w:val="-1"/>
                  </w:rPr>
                </w:rPrChange>
              </w:rPr>
              <w:t>).</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2E72DF" w14:textId="77777777" w:rsidR="003F3EDE" w:rsidRPr="00FB0B06" w:rsidRDefault="003F3EDE" w:rsidP="0025185C">
            <w:pPr>
              <w:jc w:val="center"/>
              <w:rPr>
                <w:rFonts w:ascii="Arial" w:eastAsia="Times New Roman" w:hAnsi="Arial" w:cs="Arial"/>
                <w:spacing w:val="-1"/>
                <w:sz w:val="20"/>
                <w:szCs w:val="20"/>
                <w:rPrChange w:id="9539" w:author="Adelino Naquarta Sepalanga Domingos" w:date="2025-03-05T09:26:00Z" w16du:dateUtc="2025-03-05T08:26:00Z">
                  <w:rPr>
                    <w:rFonts w:ascii="Times New Roman" w:eastAsia="Times New Roman" w:hAnsi="Times New Roman"/>
                    <w:spacing w:val="-1"/>
                  </w:rPr>
                </w:rPrChange>
              </w:rPr>
            </w:pPr>
          </w:p>
          <w:p w14:paraId="6BF98231" w14:textId="77777777" w:rsidR="003F3EDE" w:rsidRPr="00FB0B06" w:rsidRDefault="003F3EDE" w:rsidP="0025185C">
            <w:pPr>
              <w:jc w:val="center"/>
              <w:rPr>
                <w:rFonts w:ascii="Arial" w:eastAsia="Times New Roman" w:hAnsi="Arial" w:cs="Arial"/>
                <w:spacing w:val="-1"/>
                <w:sz w:val="20"/>
                <w:szCs w:val="20"/>
                <w:rPrChange w:id="9540" w:author="Adelino Naquarta Sepalanga Domingos" w:date="2025-03-05T09:26:00Z" w16du:dateUtc="2025-03-05T08:26:00Z">
                  <w:rPr>
                    <w:rFonts w:ascii="Times New Roman" w:eastAsia="Times New Roman" w:hAnsi="Times New Roman"/>
                    <w:spacing w:val="-1"/>
                  </w:rPr>
                </w:rPrChange>
              </w:rPr>
            </w:pPr>
          </w:p>
          <w:p w14:paraId="5E048B72" w14:textId="77777777" w:rsidR="003F3EDE" w:rsidRPr="00FB0B06" w:rsidRDefault="003F3EDE" w:rsidP="0025185C">
            <w:pPr>
              <w:jc w:val="center"/>
              <w:rPr>
                <w:rFonts w:ascii="Arial" w:eastAsia="Times New Roman" w:hAnsi="Arial" w:cs="Arial"/>
                <w:spacing w:val="-1"/>
                <w:sz w:val="20"/>
                <w:szCs w:val="20"/>
                <w:rPrChange w:id="954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42"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0DC9356F"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E52B29" w14:textId="77777777" w:rsidR="003F3EDE" w:rsidRPr="00FB0B06" w:rsidRDefault="003F3EDE" w:rsidP="0025185C">
            <w:pPr>
              <w:jc w:val="center"/>
              <w:rPr>
                <w:rFonts w:ascii="Arial" w:eastAsia="Times New Roman" w:hAnsi="Arial" w:cs="Arial"/>
                <w:spacing w:val="-1"/>
                <w:sz w:val="20"/>
                <w:szCs w:val="20"/>
                <w:rPrChange w:id="9543" w:author="Adelino Naquarta Sepalanga Domingos" w:date="2025-03-05T09:26:00Z" w16du:dateUtc="2025-03-05T08:26:00Z">
                  <w:rPr>
                    <w:rFonts w:ascii="Times New Roman" w:eastAsia="Times New Roman" w:hAnsi="Times New Roman"/>
                    <w:spacing w:val="-1"/>
                  </w:rPr>
                </w:rPrChange>
              </w:rPr>
            </w:pPr>
          </w:p>
          <w:p w14:paraId="77B5A8D2" w14:textId="77777777" w:rsidR="003F3EDE" w:rsidRPr="00FB0B06" w:rsidRDefault="003F3EDE" w:rsidP="0025185C">
            <w:pPr>
              <w:jc w:val="center"/>
              <w:rPr>
                <w:rFonts w:ascii="Arial" w:eastAsia="Times New Roman" w:hAnsi="Arial" w:cs="Arial"/>
                <w:spacing w:val="-1"/>
                <w:sz w:val="20"/>
                <w:szCs w:val="20"/>
                <w:rPrChange w:id="9544" w:author="Adelino Naquarta Sepalanga Domingos" w:date="2025-03-05T09:26:00Z" w16du:dateUtc="2025-03-05T08:26:00Z">
                  <w:rPr>
                    <w:rFonts w:ascii="Times New Roman" w:eastAsia="Times New Roman" w:hAnsi="Times New Roman"/>
                    <w:spacing w:val="-1"/>
                  </w:rPr>
                </w:rPrChange>
              </w:rPr>
            </w:pPr>
          </w:p>
          <w:p w14:paraId="0F1A73D5" w14:textId="77777777" w:rsidR="003F3EDE" w:rsidRPr="00FB0B06" w:rsidRDefault="003F3EDE" w:rsidP="0025185C">
            <w:pPr>
              <w:jc w:val="center"/>
              <w:rPr>
                <w:rFonts w:ascii="Arial" w:eastAsia="Times New Roman" w:hAnsi="Arial" w:cs="Arial"/>
                <w:spacing w:val="-1"/>
                <w:sz w:val="20"/>
                <w:szCs w:val="20"/>
                <w:rPrChange w:id="9545" w:author="Adelino Naquarta Sepalanga Domingos" w:date="2025-03-05T09:26:00Z" w16du:dateUtc="2025-03-05T08:26:00Z">
                  <w:rPr>
                    <w:rFonts w:ascii="Times New Roman" w:eastAsia="Times New Roman" w:hAnsi="Times New Roman"/>
                    <w:spacing w:val="-1"/>
                  </w:rPr>
                </w:rPrChange>
              </w:rPr>
            </w:pPr>
          </w:p>
          <w:p w14:paraId="04DA6975" w14:textId="77777777" w:rsidR="003F3EDE" w:rsidRPr="00FB0B06" w:rsidRDefault="003F3EDE" w:rsidP="0025185C">
            <w:pPr>
              <w:jc w:val="center"/>
              <w:rPr>
                <w:rFonts w:ascii="Arial" w:eastAsia="Times New Roman" w:hAnsi="Arial" w:cs="Arial"/>
                <w:spacing w:val="-1"/>
                <w:sz w:val="20"/>
                <w:szCs w:val="20"/>
                <w:rPrChange w:id="9546" w:author="Adelino Naquarta Sepalanga Domingos" w:date="2025-03-05T09:26:00Z" w16du:dateUtc="2025-03-05T08:26:00Z">
                  <w:rPr>
                    <w:rFonts w:ascii="Times New Roman" w:eastAsia="Times New Roman" w:hAnsi="Times New Roman"/>
                    <w:spacing w:val="-1"/>
                  </w:rPr>
                </w:rPrChange>
              </w:rPr>
            </w:pPr>
          </w:p>
          <w:p w14:paraId="4A0C4E06" w14:textId="77777777" w:rsidR="003F3EDE" w:rsidRPr="00FB0B06" w:rsidRDefault="003F3EDE" w:rsidP="0025185C">
            <w:pPr>
              <w:jc w:val="center"/>
              <w:rPr>
                <w:rFonts w:ascii="Arial" w:eastAsia="Times New Roman" w:hAnsi="Arial" w:cs="Arial"/>
                <w:spacing w:val="-1"/>
                <w:sz w:val="20"/>
                <w:szCs w:val="20"/>
                <w:rPrChange w:id="9547" w:author="Adelino Naquarta Sepalanga Domingos" w:date="2025-03-05T09:26:00Z" w16du:dateUtc="2025-03-05T08:26:00Z">
                  <w:rPr>
                    <w:rFonts w:ascii="Times New Roman" w:eastAsia="Times New Roman" w:hAnsi="Times New Roman"/>
                    <w:spacing w:val="-1"/>
                  </w:rPr>
                </w:rPrChange>
              </w:rPr>
            </w:pPr>
          </w:p>
          <w:p w14:paraId="551A0F93" w14:textId="77777777" w:rsidR="003F3EDE" w:rsidRPr="00FB0B06" w:rsidRDefault="003F3EDE" w:rsidP="0025185C">
            <w:pPr>
              <w:jc w:val="center"/>
              <w:rPr>
                <w:rFonts w:ascii="Arial" w:eastAsia="Times New Roman" w:hAnsi="Arial" w:cs="Arial"/>
                <w:spacing w:val="-1"/>
                <w:sz w:val="20"/>
                <w:szCs w:val="20"/>
                <w:rPrChange w:id="954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49" w:author="Adelino Naquarta Sepalanga Domingos" w:date="2025-03-05T09:26:00Z" w16du:dateUtc="2025-03-05T08:26:00Z">
                  <w:rPr>
                    <w:rFonts w:ascii="Times New Roman" w:eastAsia="Times New Roman" w:hAnsi="Times New Roman"/>
                    <w:spacing w:val="-1"/>
                  </w:rPr>
                </w:rPrChange>
              </w:rPr>
              <w:t>4.3.4.14.16.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D45A9C" w14:textId="77777777" w:rsidR="003F3EDE" w:rsidRPr="00FB0B06" w:rsidRDefault="003F3EDE" w:rsidP="0025185C">
            <w:pPr>
              <w:jc w:val="center"/>
              <w:rPr>
                <w:rFonts w:ascii="Arial" w:eastAsia="Times New Roman" w:hAnsi="Arial" w:cs="Arial"/>
                <w:spacing w:val="-1"/>
                <w:sz w:val="20"/>
                <w:szCs w:val="20"/>
                <w:rPrChange w:id="9550" w:author="Adelino Naquarta Sepalanga Domingos" w:date="2025-03-05T09:26:00Z" w16du:dateUtc="2025-03-05T08:26:00Z">
                  <w:rPr>
                    <w:rFonts w:ascii="Times New Roman" w:eastAsia="Times New Roman" w:hAnsi="Times New Roman"/>
                    <w:spacing w:val="-1"/>
                  </w:rPr>
                </w:rPrChange>
              </w:rPr>
            </w:pPr>
          </w:p>
          <w:p w14:paraId="64A4F533" w14:textId="77777777" w:rsidR="003F3EDE" w:rsidRPr="00FB0B06" w:rsidRDefault="003F3EDE" w:rsidP="0025185C">
            <w:pPr>
              <w:jc w:val="center"/>
              <w:rPr>
                <w:rFonts w:ascii="Arial" w:eastAsia="Times New Roman" w:hAnsi="Arial" w:cs="Arial"/>
                <w:spacing w:val="-1"/>
                <w:sz w:val="20"/>
                <w:szCs w:val="20"/>
                <w:rPrChange w:id="9551" w:author="Adelino Naquarta Sepalanga Domingos" w:date="2025-03-05T09:26:00Z" w16du:dateUtc="2025-03-05T08:26:00Z">
                  <w:rPr>
                    <w:rFonts w:ascii="Times New Roman" w:eastAsia="Times New Roman" w:hAnsi="Times New Roman"/>
                    <w:spacing w:val="-1"/>
                  </w:rPr>
                </w:rPrChange>
              </w:rPr>
            </w:pPr>
          </w:p>
          <w:p w14:paraId="275FA043" w14:textId="77777777" w:rsidR="003F3EDE" w:rsidRPr="00FB0B06" w:rsidRDefault="003F3EDE" w:rsidP="0025185C">
            <w:pPr>
              <w:jc w:val="center"/>
              <w:rPr>
                <w:rFonts w:ascii="Arial" w:eastAsia="Times New Roman" w:hAnsi="Arial" w:cs="Arial"/>
                <w:spacing w:val="-1"/>
                <w:sz w:val="20"/>
                <w:szCs w:val="20"/>
                <w:rPrChange w:id="9552" w:author="Adelino Naquarta Sepalanga Domingos" w:date="2025-03-05T09:26:00Z" w16du:dateUtc="2025-03-05T08:26:00Z">
                  <w:rPr>
                    <w:rFonts w:ascii="Times New Roman" w:eastAsia="Times New Roman" w:hAnsi="Times New Roman"/>
                    <w:spacing w:val="-1"/>
                  </w:rPr>
                </w:rPrChange>
              </w:rPr>
            </w:pPr>
          </w:p>
          <w:p w14:paraId="1A93F20D" w14:textId="77777777" w:rsidR="003F3EDE" w:rsidRPr="00FB0B06" w:rsidRDefault="003F3EDE" w:rsidP="0025185C">
            <w:pPr>
              <w:jc w:val="center"/>
              <w:rPr>
                <w:rFonts w:ascii="Arial" w:eastAsia="Times New Roman" w:hAnsi="Arial" w:cs="Arial"/>
                <w:spacing w:val="-1"/>
                <w:sz w:val="20"/>
                <w:szCs w:val="20"/>
                <w:rPrChange w:id="9553" w:author="Adelino Naquarta Sepalanga Domingos" w:date="2025-03-05T09:26:00Z" w16du:dateUtc="2025-03-05T08:26:00Z">
                  <w:rPr>
                    <w:rFonts w:ascii="Times New Roman" w:eastAsia="Times New Roman" w:hAnsi="Times New Roman"/>
                    <w:spacing w:val="-1"/>
                  </w:rPr>
                </w:rPrChange>
              </w:rPr>
            </w:pPr>
          </w:p>
          <w:p w14:paraId="38B989AE" w14:textId="77777777" w:rsidR="003F3EDE" w:rsidRPr="00FB0B06" w:rsidRDefault="003F3EDE" w:rsidP="0025185C">
            <w:pPr>
              <w:jc w:val="center"/>
              <w:rPr>
                <w:rFonts w:ascii="Arial" w:eastAsia="Times New Roman" w:hAnsi="Arial" w:cs="Arial"/>
                <w:spacing w:val="-1"/>
                <w:sz w:val="20"/>
                <w:szCs w:val="20"/>
                <w:rPrChange w:id="9554" w:author="Adelino Naquarta Sepalanga Domingos" w:date="2025-03-05T09:26:00Z" w16du:dateUtc="2025-03-05T08:26:00Z">
                  <w:rPr>
                    <w:rFonts w:ascii="Times New Roman" w:eastAsia="Times New Roman" w:hAnsi="Times New Roman"/>
                    <w:spacing w:val="-1"/>
                  </w:rPr>
                </w:rPrChange>
              </w:rPr>
            </w:pPr>
          </w:p>
          <w:p w14:paraId="40E3B173" w14:textId="77777777" w:rsidR="003F3EDE" w:rsidRPr="00FB0B06" w:rsidRDefault="003F3EDE" w:rsidP="0025185C">
            <w:pPr>
              <w:jc w:val="center"/>
              <w:rPr>
                <w:rFonts w:ascii="Arial" w:eastAsia="Times New Roman" w:hAnsi="Arial" w:cs="Arial"/>
                <w:spacing w:val="-1"/>
                <w:sz w:val="20"/>
                <w:szCs w:val="20"/>
                <w:rPrChange w:id="955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56"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A1B6F6D" w14:textId="77777777" w:rsidR="003F3EDE" w:rsidRPr="00FB0B06" w:rsidRDefault="003F3EDE" w:rsidP="0025185C">
            <w:pPr>
              <w:rPr>
                <w:rFonts w:ascii="Arial" w:eastAsia="Times New Roman" w:hAnsi="Arial" w:cs="Arial"/>
                <w:spacing w:val="-1"/>
                <w:sz w:val="20"/>
                <w:szCs w:val="20"/>
                <w:rPrChange w:id="9557" w:author="Adelino Naquarta Sepalanga Domingos" w:date="2025-03-05T09:26:00Z" w16du:dateUtc="2025-03-05T08:26:00Z">
                  <w:rPr>
                    <w:rFonts w:ascii="Times New Roman" w:eastAsia="Times New Roman" w:hAnsi="Times New Roman"/>
                    <w:spacing w:val="-1"/>
                  </w:rPr>
                </w:rPrChange>
              </w:rPr>
            </w:pPr>
          </w:p>
          <w:p w14:paraId="098EA2F6" w14:textId="77777777" w:rsidR="003F3EDE" w:rsidRPr="00FB0B06" w:rsidRDefault="003F3EDE" w:rsidP="0025185C">
            <w:pPr>
              <w:rPr>
                <w:rFonts w:ascii="Arial" w:eastAsia="Times New Roman" w:hAnsi="Arial" w:cs="Arial"/>
                <w:spacing w:val="-1"/>
                <w:sz w:val="20"/>
                <w:szCs w:val="20"/>
                <w:rPrChange w:id="9558" w:author="Adelino Naquarta Sepalanga Domingos" w:date="2025-03-05T09:26:00Z" w16du:dateUtc="2025-03-05T08:26:00Z">
                  <w:rPr>
                    <w:rFonts w:ascii="Times New Roman" w:eastAsia="Times New Roman" w:hAnsi="Times New Roman"/>
                    <w:spacing w:val="-1"/>
                  </w:rPr>
                </w:rPrChange>
              </w:rPr>
            </w:pPr>
          </w:p>
          <w:p w14:paraId="400E5C4F" w14:textId="77777777" w:rsidR="003F3EDE" w:rsidRPr="00FB0B06" w:rsidRDefault="003F3EDE" w:rsidP="0025185C">
            <w:pPr>
              <w:rPr>
                <w:rFonts w:ascii="Arial" w:eastAsia="Times New Roman" w:hAnsi="Arial" w:cs="Arial"/>
                <w:spacing w:val="-1"/>
                <w:sz w:val="20"/>
                <w:szCs w:val="20"/>
                <w:rPrChange w:id="9559" w:author="Adelino Naquarta Sepalanga Domingos" w:date="2025-03-05T09:26:00Z" w16du:dateUtc="2025-03-05T08:26:00Z">
                  <w:rPr>
                    <w:rFonts w:ascii="Times New Roman" w:eastAsia="Times New Roman" w:hAnsi="Times New Roman"/>
                    <w:spacing w:val="-1"/>
                  </w:rPr>
                </w:rPrChange>
              </w:rPr>
            </w:pPr>
          </w:p>
          <w:p w14:paraId="01F80B3C" w14:textId="77777777" w:rsidR="003F3EDE" w:rsidRPr="00FB0B06" w:rsidRDefault="003F3EDE" w:rsidP="0025185C">
            <w:pPr>
              <w:rPr>
                <w:rFonts w:ascii="Arial" w:eastAsia="Times New Roman" w:hAnsi="Arial" w:cs="Arial"/>
                <w:spacing w:val="-1"/>
                <w:sz w:val="20"/>
                <w:szCs w:val="20"/>
                <w:rPrChange w:id="9560" w:author="Adelino Naquarta Sepalanga Domingos" w:date="2025-03-05T09:26:00Z" w16du:dateUtc="2025-03-05T08:26:00Z">
                  <w:rPr>
                    <w:rFonts w:ascii="Times New Roman" w:eastAsia="Times New Roman" w:hAnsi="Times New Roman"/>
                    <w:spacing w:val="-1"/>
                  </w:rPr>
                </w:rPrChange>
              </w:rPr>
            </w:pPr>
          </w:p>
          <w:p w14:paraId="23D3A9AE" w14:textId="77777777" w:rsidR="003F3EDE" w:rsidRPr="00FB0B06" w:rsidRDefault="003F3EDE" w:rsidP="0025185C">
            <w:pPr>
              <w:rPr>
                <w:rFonts w:ascii="Arial" w:eastAsia="Times New Roman" w:hAnsi="Arial" w:cs="Arial"/>
                <w:spacing w:val="-1"/>
                <w:sz w:val="20"/>
                <w:szCs w:val="20"/>
                <w:rPrChange w:id="9561" w:author="Adelino Naquarta Sepalanga Domingos" w:date="2025-03-05T09:26:00Z" w16du:dateUtc="2025-03-05T08:26:00Z">
                  <w:rPr>
                    <w:rFonts w:ascii="Times New Roman" w:eastAsia="Times New Roman" w:hAnsi="Times New Roman"/>
                    <w:spacing w:val="-1"/>
                  </w:rPr>
                </w:rPrChange>
              </w:rPr>
            </w:pPr>
          </w:p>
          <w:p w14:paraId="0A214A7D" w14:textId="77777777" w:rsidR="003F3EDE" w:rsidRPr="00FB0B06" w:rsidRDefault="003F3EDE" w:rsidP="0025185C">
            <w:pPr>
              <w:rPr>
                <w:rFonts w:ascii="Arial" w:eastAsia="Times New Roman" w:hAnsi="Arial" w:cs="Arial"/>
                <w:spacing w:val="-1"/>
                <w:sz w:val="20"/>
                <w:szCs w:val="20"/>
                <w:rPrChange w:id="956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63" w:author="Adelino Naquarta Sepalanga Domingos" w:date="2025-03-05T09:26:00Z" w16du:dateUtc="2025-03-05T08:26:00Z">
                  <w:rPr>
                    <w:rFonts w:ascii="Times New Roman" w:eastAsia="Times New Roman" w:hAnsi="Times New Roman"/>
                    <w:spacing w:val="-1"/>
                  </w:rPr>
                </w:rPrChange>
              </w:rPr>
              <w:t>Motivo da isenção de imposto (</w:t>
            </w:r>
            <w:proofErr w:type="spellStart"/>
            <w:r w:rsidRPr="00FB0B06">
              <w:rPr>
                <w:rFonts w:ascii="Arial" w:eastAsia="Times New Roman" w:hAnsi="Arial" w:cs="Arial"/>
                <w:spacing w:val="-1"/>
                <w:sz w:val="20"/>
                <w:szCs w:val="20"/>
                <w:rPrChange w:id="9564" w:author="Adelino Naquarta Sepalanga Domingos" w:date="2025-03-05T09:26:00Z" w16du:dateUtc="2025-03-05T08:26:00Z">
                  <w:rPr>
                    <w:rFonts w:ascii="Times New Roman" w:eastAsia="Times New Roman" w:hAnsi="Times New Roman"/>
                    <w:spacing w:val="-1"/>
                  </w:rPr>
                </w:rPrChange>
              </w:rPr>
              <w:t>TaxExemptionReason</w:t>
            </w:r>
            <w:proofErr w:type="spellEnd"/>
            <w:r w:rsidRPr="00FB0B06">
              <w:rPr>
                <w:rFonts w:ascii="Arial" w:eastAsia="Times New Roman" w:hAnsi="Arial" w:cs="Arial"/>
                <w:spacing w:val="-1"/>
                <w:sz w:val="20"/>
                <w:szCs w:val="20"/>
                <w:rPrChange w:id="9565"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335276" w14:textId="77777777" w:rsidR="003F3EDE" w:rsidRPr="00FB0B06" w:rsidRDefault="003F3EDE" w:rsidP="0025185C">
            <w:pPr>
              <w:rPr>
                <w:rFonts w:ascii="Arial" w:eastAsia="Times New Roman" w:hAnsi="Arial" w:cs="Arial"/>
                <w:spacing w:val="-1"/>
                <w:sz w:val="20"/>
                <w:szCs w:val="20"/>
                <w:rPrChange w:id="956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67" w:author="Adelino Naquarta Sepalanga Domingos" w:date="2025-03-05T09:26:00Z" w16du:dateUtc="2025-03-05T08:26:00Z">
                  <w:rPr>
                    <w:rFonts w:ascii="Times New Roman" w:eastAsia="Times New Roman" w:hAnsi="Times New Roman"/>
                    <w:spacing w:val="-1"/>
                  </w:rPr>
                </w:rPrChange>
              </w:rPr>
              <w:t>O preenchimento é obrigatório, quando os campos 4.3.4.14.15.4. -Percentagem da taxa de imposto (</w:t>
            </w:r>
            <w:proofErr w:type="spellStart"/>
            <w:r w:rsidRPr="00FB0B06">
              <w:rPr>
                <w:rFonts w:ascii="Arial" w:eastAsia="Times New Roman" w:hAnsi="Arial" w:cs="Arial"/>
                <w:spacing w:val="-1"/>
                <w:sz w:val="20"/>
                <w:szCs w:val="20"/>
                <w:rPrChange w:id="9568" w:author="Adelino Naquarta Sepalanga Domingos" w:date="2025-03-05T09:26:00Z" w16du:dateUtc="2025-03-05T08:26:00Z">
                  <w:rPr>
                    <w:rFonts w:ascii="Times New Roman" w:eastAsia="Times New Roman" w:hAnsi="Times New Roman"/>
                    <w:spacing w:val="-1"/>
                  </w:rPr>
                </w:rPrChange>
              </w:rPr>
              <w:t>TaxPercentage</w:t>
            </w:r>
            <w:proofErr w:type="spellEnd"/>
            <w:r w:rsidRPr="00FB0B06">
              <w:rPr>
                <w:rFonts w:ascii="Arial" w:eastAsia="Times New Roman" w:hAnsi="Arial" w:cs="Arial"/>
                <w:spacing w:val="-1"/>
                <w:sz w:val="20"/>
                <w:szCs w:val="20"/>
                <w:rPrChange w:id="9569" w:author="Adelino Naquarta Sepalanga Domingos" w:date="2025-03-05T09:26:00Z" w16du:dateUtc="2025-03-05T08:26:00Z">
                  <w:rPr>
                    <w:rFonts w:ascii="Times New Roman" w:eastAsia="Times New Roman" w:hAnsi="Times New Roman"/>
                    <w:spacing w:val="-1"/>
                  </w:rPr>
                </w:rPrChange>
              </w:rPr>
              <w:t>) ou 4.3.4.14.15.5. - Montante do imposto (</w:t>
            </w:r>
            <w:proofErr w:type="spellStart"/>
            <w:r w:rsidRPr="00FB0B06">
              <w:rPr>
                <w:rFonts w:ascii="Arial" w:eastAsia="Times New Roman" w:hAnsi="Arial" w:cs="Arial"/>
                <w:spacing w:val="-1"/>
                <w:sz w:val="20"/>
                <w:szCs w:val="20"/>
                <w:rPrChange w:id="9570" w:author="Adelino Naquarta Sepalanga Domingos" w:date="2025-03-05T09:26:00Z" w16du:dateUtc="2025-03-05T08:26:00Z">
                  <w:rPr>
                    <w:rFonts w:ascii="Times New Roman" w:eastAsia="Times New Roman" w:hAnsi="Times New Roman"/>
                    <w:spacing w:val="-1"/>
                  </w:rPr>
                </w:rPrChange>
              </w:rPr>
              <w:t>TaxAmount</w:t>
            </w:r>
            <w:proofErr w:type="spellEnd"/>
            <w:r w:rsidRPr="00FB0B06">
              <w:rPr>
                <w:rFonts w:ascii="Arial" w:eastAsia="Times New Roman" w:hAnsi="Arial" w:cs="Arial"/>
                <w:spacing w:val="-1"/>
                <w:sz w:val="20"/>
                <w:szCs w:val="20"/>
                <w:rPrChange w:id="9571" w:author="Adelino Naquarta Sepalanga Domingos" w:date="2025-03-05T09:26:00Z" w16du:dateUtc="2025-03-05T08:26:00Z">
                  <w:rPr>
                    <w:rFonts w:ascii="Times New Roman" w:eastAsia="Times New Roman" w:hAnsi="Times New Roman"/>
                    <w:spacing w:val="-1"/>
                  </w:rPr>
                </w:rPrChange>
              </w:rPr>
              <w:t>) são iguais a “0” (zero).</w:t>
            </w:r>
          </w:p>
          <w:p w14:paraId="5DEF436B" w14:textId="77777777" w:rsidR="003F3EDE" w:rsidRPr="00FB0B06" w:rsidRDefault="003F3EDE" w:rsidP="0025185C">
            <w:pPr>
              <w:rPr>
                <w:rFonts w:ascii="Arial" w:eastAsia="Times New Roman" w:hAnsi="Arial" w:cs="Arial"/>
                <w:spacing w:val="-1"/>
                <w:sz w:val="20"/>
                <w:szCs w:val="20"/>
                <w:rPrChange w:id="957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73" w:author="Adelino Naquarta Sepalanga Domingos" w:date="2025-03-05T09:26:00Z" w16du:dateUtc="2025-03-05T08:26:00Z">
                  <w:rPr>
                    <w:rFonts w:ascii="Times New Roman" w:eastAsia="Times New Roman" w:hAnsi="Times New Roman"/>
                    <w:spacing w:val="-1"/>
                  </w:rPr>
                </w:rPrChange>
              </w:rPr>
              <w:t>Deve ser referido o preceito legal aplicável.</w:t>
            </w:r>
          </w:p>
          <w:p w14:paraId="3EFA55CF" w14:textId="77777777" w:rsidR="003F3EDE" w:rsidRPr="00FB0B06" w:rsidRDefault="003F3EDE" w:rsidP="0025185C">
            <w:pPr>
              <w:rPr>
                <w:rFonts w:ascii="Arial" w:eastAsia="Times New Roman" w:hAnsi="Arial" w:cs="Arial"/>
                <w:spacing w:val="-1"/>
                <w:sz w:val="20"/>
                <w:szCs w:val="20"/>
                <w:rPrChange w:id="957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75" w:author="Adelino Naquarta Sepalanga Domingos" w:date="2025-03-05T09:26:00Z" w16du:dateUtc="2025-03-05T08:26:00Z">
                  <w:rPr>
                    <w:rFonts w:ascii="Times New Roman" w:eastAsia="Times New Roman" w:hAnsi="Times New Roman"/>
                    <w:spacing w:val="-1"/>
                  </w:rPr>
                </w:rPrChange>
              </w:rPr>
              <w:t>Este campo deve ser igualmente preenchido nos casos de não sujeição aos impostos referidos na tabela 2.5 – Tabela de impostos (</w:t>
            </w:r>
            <w:proofErr w:type="spellStart"/>
            <w:r w:rsidRPr="00FB0B06">
              <w:rPr>
                <w:rFonts w:ascii="Arial" w:eastAsia="Times New Roman" w:hAnsi="Arial" w:cs="Arial"/>
                <w:spacing w:val="-1"/>
                <w:sz w:val="20"/>
                <w:szCs w:val="20"/>
                <w:rPrChange w:id="9576" w:author="Adelino Naquarta Sepalanga Domingos" w:date="2025-03-05T09:26:00Z" w16du:dateUtc="2025-03-05T08:26:00Z">
                  <w:rPr>
                    <w:rFonts w:ascii="Times New Roman" w:eastAsia="Times New Roman" w:hAnsi="Times New Roman"/>
                    <w:spacing w:val="-1"/>
                  </w:rPr>
                </w:rPrChange>
              </w:rPr>
              <w:t>TaxTable</w:t>
            </w:r>
            <w:proofErr w:type="spellEnd"/>
            <w:r w:rsidRPr="00FB0B06">
              <w:rPr>
                <w:rFonts w:ascii="Arial" w:eastAsia="Times New Roman" w:hAnsi="Arial" w:cs="Arial"/>
                <w:spacing w:val="-1"/>
                <w:sz w:val="20"/>
                <w:szCs w:val="20"/>
                <w:rPrChange w:id="9577" w:author="Adelino Naquarta Sepalanga Domingos" w:date="2025-03-05T09:26:00Z" w16du:dateUtc="2025-03-05T08:26:00Z">
                  <w:rPr>
                    <w:rFonts w:ascii="Times New Roman" w:eastAsia="Times New Roman" w:hAnsi="Times New Roman"/>
                    <w:spacing w:val="-1"/>
                  </w:rPr>
                </w:rPrChange>
              </w:rPr>
              <w:t>).</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BABC4B" w14:textId="77777777" w:rsidR="003F3EDE" w:rsidRPr="00FB0B06" w:rsidRDefault="003F3EDE" w:rsidP="0025185C">
            <w:pPr>
              <w:jc w:val="center"/>
              <w:rPr>
                <w:rFonts w:ascii="Arial" w:eastAsia="Times New Roman" w:hAnsi="Arial" w:cs="Arial"/>
                <w:spacing w:val="-1"/>
                <w:sz w:val="20"/>
                <w:szCs w:val="20"/>
                <w:rPrChange w:id="9578" w:author="Adelino Naquarta Sepalanga Domingos" w:date="2025-03-05T09:26:00Z" w16du:dateUtc="2025-03-05T08:26:00Z">
                  <w:rPr>
                    <w:rFonts w:ascii="Times New Roman" w:eastAsia="Times New Roman" w:hAnsi="Times New Roman"/>
                    <w:spacing w:val="-1"/>
                  </w:rPr>
                </w:rPrChange>
              </w:rPr>
            </w:pPr>
          </w:p>
          <w:p w14:paraId="2AD657C6" w14:textId="77777777" w:rsidR="003F3EDE" w:rsidRPr="00FB0B06" w:rsidRDefault="003F3EDE" w:rsidP="0025185C">
            <w:pPr>
              <w:jc w:val="center"/>
              <w:rPr>
                <w:rFonts w:ascii="Arial" w:eastAsia="Times New Roman" w:hAnsi="Arial" w:cs="Arial"/>
                <w:spacing w:val="-1"/>
                <w:sz w:val="20"/>
                <w:szCs w:val="20"/>
                <w:rPrChange w:id="9579" w:author="Adelino Naquarta Sepalanga Domingos" w:date="2025-03-05T09:26:00Z" w16du:dateUtc="2025-03-05T08:26:00Z">
                  <w:rPr>
                    <w:rFonts w:ascii="Times New Roman" w:eastAsia="Times New Roman" w:hAnsi="Times New Roman"/>
                    <w:spacing w:val="-1"/>
                  </w:rPr>
                </w:rPrChange>
              </w:rPr>
            </w:pPr>
          </w:p>
          <w:p w14:paraId="7BF20830" w14:textId="77777777" w:rsidR="003F3EDE" w:rsidRPr="00FB0B06" w:rsidRDefault="003F3EDE" w:rsidP="0025185C">
            <w:pPr>
              <w:jc w:val="center"/>
              <w:rPr>
                <w:rFonts w:ascii="Arial" w:eastAsia="Times New Roman" w:hAnsi="Arial" w:cs="Arial"/>
                <w:spacing w:val="-1"/>
                <w:sz w:val="20"/>
                <w:szCs w:val="20"/>
                <w:rPrChange w:id="9580" w:author="Adelino Naquarta Sepalanga Domingos" w:date="2025-03-05T09:26:00Z" w16du:dateUtc="2025-03-05T08:26:00Z">
                  <w:rPr>
                    <w:rFonts w:ascii="Times New Roman" w:eastAsia="Times New Roman" w:hAnsi="Times New Roman"/>
                    <w:spacing w:val="-1"/>
                  </w:rPr>
                </w:rPrChange>
              </w:rPr>
            </w:pPr>
          </w:p>
          <w:p w14:paraId="0F3121A9" w14:textId="77777777" w:rsidR="003F3EDE" w:rsidRPr="00FB0B06" w:rsidRDefault="003F3EDE" w:rsidP="0025185C">
            <w:pPr>
              <w:jc w:val="center"/>
              <w:rPr>
                <w:rFonts w:ascii="Arial" w:eastAsia="Times New Roman" w:hAnsi="Arial" w:cs="Arial"/>
                <w:spacing w:val="-1"/>
                <w:sz w:val="20"/>
                <w:szCs w:val="20"/>
                <w:rPrChange w:id="9581" w:author="Adelino Naquarta Sepalanga Domingos" w:date="2025-03-05T09:26:00Z" w16du:dateUtc="2025-03-05T08:26:00Z">
                  <w:rPr>
                    <w:rFonts w:ascii="Times New Roman" w:eastAsia="Times New Roman" w:hAnsi="Times New Roman"/>
                    <w:spacing w:val="-1"/>
                  </w:rPr>
                </w:rPrChange>
              </w:rPr>
            </w:pPr>
          </w:p>
          <w:p w14:paraId="6AE50C8F" w14:textId="77777777" w:rsidR="003F3EDE" w:rsidRPr="00FB0B06" w:rsidRDefault="003F3EDE" w:rsidP="0025185C">
            <w:pPr>
              <w:jc w:val="center"/>
              <w:rPr>
                <w:rFonts w:ascii="Arial" w:eastAsia="Times New Roman" w:hAnsi="Arial" w:cs="Arial"/>
                <w:spacing w:val="-1"/>
                <w:sz w:val="20"/>
                <w:szCs w:val="20"/>
                <w:rPrChange w:id="9582" w:author="Adelino Naquarta Sepalanga Domingos" w:date="2025-03-05T09:26:00Z" w16du:dateUtc="2025-03-05T08:26:00Z">
                  <w:rPr>
                    <w:rFonts w:ascii="Times New Roman" w:eastAsia="Times New Roman" w:hAnsi="Times New Roman"/>
                    <w:spacing w:val="-1"/>
                  </w:rPr>
                </w:rPrChange>
              </w:rPr>
            </w:pPr>
          </w:p>
          <w:p w14:paraId="701FC4AE" w14:textId="77777777" w:rsidR="003F3EDE" w:rsidRPr="00FB0B06" w:rsidRDefault="003F3EDE" w:rsidP="0025185C">
            <w:pPr>
              <w:jc w:val="center"/>
              <w:rPr>
                <w:rFonts w:ascii="Arial" w:eastAsia="Times New Roman" w:hAnsi="Arial" w:cs="Arial"/>
                <w:spacing w:val="-1"/>
                <w:sz w:val="20"/>
                <w:szCs w:val="20"/>
                <w:rPrChange w:id="958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84" w:author="Adelino Naquarta Sepalanga Domingos" w:date="2025-03-05T09:26:00Z" w16du:dateUtc="2025-03-05T08:26:00Z">
                  <w:rPr>
                    <w:rFonts w:ascii="Times New Roman" w:eastAsia="Times New Roman" w:hAnsi="Times New Roman"/>
                    <w:spacing w:val="-1"/>
                  </w:rPr>
                </w:rPrChange>
              </w:rPr>
              <w:t>Texto 60</w:t>
            </w:r>
          </w:p>
        </w:tc>
      </w:tr>
      <w:tr w:rsidR="003F3EDE" w:rsidRPr="00FB0B06" w14:paraId="36F05C2E"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139E4A" w14:textId="77777777" w:rsidR="003F3EDE" w:rsidRPr="00FB0B06" w:rsidRDefault="003F3EDE" w:rsidP="0025185C">
            <w:pPr>
              <w:jc w:val="center"/>
              <w:rPr>
                <w:rFonts w:ascii="Arial" w:eastAsia="Times New Roman" w:hAnsi="Arial" w:cs="Arial"/>
                <w:spacing w:val="-1"/>
                <w:sz w:val="20"/>
                <w:szCs w:val="20"/>
                <w:rPrChange w:id="9585" w:author="Adelino Naquarta Sepalanga Domingos" w:date="2025-03-05T09:26:00Z" w16du:dateUtc="2025-03-05T08:26:00Z">
                  <w:rPr>
                    <w:rFonts w:ascii="Times New Roman" w:eastAsia="Times New Roman" w:hAnsi="Times New Roman"/>
                    <w:spacing w:val="-1"/>
                  </w:rPr>
                </w:rPrChange>
              </w:rPr>
            </w:pPr>
          </w:p>
          <w:p w14:paraId="3AAC7B36" w14:textId="77777777" w:rsidR="003F3EDE" w:rsidRPr="00FB0B06" w:rsidRDefault="003F3EDE" w:rsidP="0025185C">
            <w:pPr>
              <w:jc w:val="center"/>
              <w:rPr>
                <w:rFonts w:ascii="Arial" w:eastAsia="Times New Roman" w:hAnsi="Arial" w:cs="Arial"/>
                <w:spacing w:val="-1"/>
                <w:sz w:val="20"/>
                <w:szCs w:val="20"/>
                <w:rPrChange w:id="9586" w:author="Adelino Naquarta Sepalanga Domingos" w:date="2025-03-05T09:26:00Z" w16du:dateUtc="2025-03-05T08:26:00Z">
                  <w:rPr>
                    <w:rFonts w:ascii="Times New Roman" w:eastAsia="Times New Roman" w:hAnsi="Times New Roman"/>
                    <w:spacing w:val="-1"/>
                  </w:rPr>
                </w:rPrChange>
              </w:rPr>
            </w:pPr>
          </w:p>
          <w:p w14:paraId="05FFAA0D" w14:textId="77777777" w:rsidR="003F3EDE" w:rsidRPr="00FB0B06" w:rsidRDefault="003F3EDE" w:rsidP="0025185C">
            <w:pPr>
              <w:jc w:val="center"/>
              <w:rPr>
                <w:rFonts w:ascii="Arial" w:eastAsia="Times New Roman" w:hAnsi="Arial" w:cs="Arial"/>
                <w:spacing w:val="-1"/>
                <w:sz w:val="20"/>
                <w:szCs w:val="20"/>
                <w:rPrChange w:id="9587" w:author="Adelino Naquarta Sepalanga Domingos" w:date="2025-03-05T09:26:00Z" w16du:dateUtc="2025-03-05T08:26:00Z">
                  <w:rPr>
                    <w:rFonts w:ascii="Times New Roman" w:eastAsia="Times New Roman" w:hAnsi="Times New Roman"/>
                    <w:spacing w:val="-1"/>
                  </w:rPr>
                </w:rPrChange>
              </w:rPr>
            </w:pPr>
          </w:p>
          <w:p w14:paraId="3C2B699F" w14:textId="77777777" w:rsidR="003F3EDE" w:rsidRPr="00FB0B06" w:rsidRDefault="003F3EDE" w:rsidP="0025185C">
            <w:pPr>
              <w:jc w:val="center"/>
              <w:rPr>
                <w:rFonts w:ascii="Arial" w:eastAsia="Times New Roman" w:hAnsi="Arial" w:cs="Arial"/>
                <w:spacing w:val="-1"/>
                <w:sz w:val="20"/>
                <w:szCs w:val="20"/>
                <w:rPrChange w:id="9588" w:author="Adelino Naquarta Sepalanga Domingos" w:date="2025-03-05T09:26:00Z" w16du:dateUtc="2025-03-05T08:26:00Z">
                  <w:rPr>
                    <w:rFonts w:ascii="Times New Roman" w:eastAsia="Times New Roman" w:hAnsi="Times New Roman"/>
                    <w:spacing w:val="-1"/>
                  </w:rPr>
                </w:rPrChange>
              </w:rPr>
            </w:pPr>
          </w:p>
          <w:p w14:paraId="687FDBBD" w14:textId="77777777" w:rsidR="003F3EDE" w:rsidRPr="00FB0B06" w:rsidRDefault="003F3EDE" w:rsidP="0025185C">
            <w:pPr>
              <w:jc w:val="center"/>
              <w:rPr>
                <w:rFonts w:ascii="Arial" w:eastAsia="Times New Roman" w:hAnsi="Arial" w:cs="Arial"/>
                <w:spacing w:val="-1"/>
                <w:sz w:val="20"/>
                <w:szCs w:val="20"/>
                <w:rPrChange w:id="958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90" w:author="Adelino Naquarta Sepalanga Domingos" w:date="2025-03-05T09:26:00Z" w16du:dateUtc="2025-03-05T08:26:00Z">
                  <w:rPr>
                    <w:rFonts w:ascii="Times New Roman" w:eastAsia="Times New Roman" w:hAnsi="Times New Roman"/>
                    <w:spacing w:val="-1"/>
                  </w:rPr>
                </w:rPrChange>
              </w:rPr>
              <w:t>4.3.4.14.17.</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1DDFD8" w14:textId="77777777" w:rsidR="003F3EDE" w:rsidRPr="00FB0B06" w:rsidRDefault="003F3EDE" w:rsidP="0025185C">
            <w:pPr>
              <w:jc w:val="center"/>
              <w:rPr>
                <w:rFonts w:ascii="Arial" w:eastAsia="Times New Roman" w:hAnsi="Arial" w:cs="Arial"/>
                <w:spacing w:val="-1"/>
                <w:sz w:val="20"/>
                <w:szCs w:val="20"/>
                <w:rPrChange w:id="9591" w:author="Adelino Naquarta Sepalanga Domingos" w:date="2025-03-05T09:26:00Z" w16du:dateUtc="2025-03-05T08:26:00Z">
                  <w:rPr>
                    <w:rFonts w:ascii="Times New Roman" w:eastAsia="Times New Roman" w:hAnsi="Times New Roman"/>
                    <w:spacing w:val="-1"/>
                  </w:rPr>
                </w:rPrChange>
              </w:rPr>
            </w:pPr>
          </w:p>
          <w:p w14:paraId="71211072" w14:textId="77777777" w:rsidR="003F3EDE" w:rsidRPr="00FB0B06" w:rsidRDefault="003F3EDE" w:rsidP="0025185C">
            <w:pPr>
              <w:jc w:val="center"/>
              <w:rPr>
                <w:rFonts w:ascii="Arial" w:eastAsia="Times New Roman" w:hAnsi="Arial" w:cs="Arial"/>
                <w:spacing w:val="-1"/>
                <w:sz w:val="20"/>
                <w:szCs w:val="20"/>
                <w:rPrChange w:id="9592" w:author="Adelino Naquarta Sepalanga Domingos" w:date="2025-03-05T09:26:00Z" w16du:dateUtc="2025-03-05T08:26:00Z">
                  <w:rPr>
                    <w:rFonts w:ascii="Times New Roman" w:eastAsia="Times New Roman" w:hAnsi="Times New Roman"/>
                    <w:spacing w:val="-1"/>
                  </w:rPr>
                </w:rPrChange>
              </w:rPr>
            </w:pPr>
          </w:p>
          <w:p w14:paraId="1C80E159" w14:textId="77777777" w:rsidR="003F3EDE" w:rsidRPr="00FB0B06" w:rsidRDefault="003F3EDE" w:rsidP="0025185C">
            <w:pPr>
              <w:jc w:val="center"/>
              <w:rPr>
                <w:rFonts w:ascii="Arial" w:eastAsia="Times New Roman" w:hAnsi="Arial" w:cs="Arial"/>
                <w:spacing w:val="-1"/>
                <w:sz w:val="20"/>
                <w:szCs w:val="20"/>
                <w:rPrChange w:id="9593" w:author="Adelino Naquarta Sepalanga Domingos" w:date="2025-03-05T09:26:00Z" w16du:dateUtc="2025-03-05T08:26:00Z">
                  <w:rPr>
                    <w:rFonts w:ascii="Times New Roman" w:eastAsia="Times New Roman" w:hAnsi="Times New Roman"/>
                    <w:spacing w:val="-1"/>
                  </w:rPr>
                </w:rPrChange>
              </w:rPr>
            </w:pPr>
          </w:p>
          <w:p w14:paraId="1751D798" w14:textId="77777777" w:rsidR="003F3EDE" w:rsidRPr="00FB0B06" w:rsidRDefault="003F3EDE" w:rsidP="0025185C">
            <w:pPr>
              <w:jc w:val="center"/>
              <w:rPr>
                <w:rFonts w:ascii="Arial" w:eastAsia="Times New Roman" w:hAnsi="Arial" w:cs="Arial"/>
                <w:spacing w:val="-1"/>
                <w:sz w:val="20"/>
                <w:szCs w:val="20"/>
                <w:rPrChange w:id="9594" w:author="Adelino Naquarta Sepalanga Domingos" w:date="2025-03-05T09:26:00Z" w16du:dateUtc="2025-03-05T08:26:00Z">
                  <w:rPr>
                    <w:rFonts w:ascii="Times New Roman" w:eastAsia="Times New Roman" w:hAnsi="Times New Roman"/>
                    <w:spacing w:val="-1"/>
                  </w:rPr>
                </w:rPrChange>
              </w:rPr>
            </w:pPr>
          </w:p>
          <w:p w14:paraId="39C8A7E7" w14:textId="77777777" w:rsidR="003F3EDE" w:rsidRPr="00FB0B06" w:rsidRDefault="003F3EDE" w:rsidP="0025185C">
            <w:pPr>
              <w:jc w:val="center"/>
              <w:rPr>
                <w:rFonts w:ascii="Arial" w:eastAsia="Times New Roman" w:hAnsi="Arial" w:cs="Arial"/>
                <w:spacing w:val="-1"/>
                <w:sz w:val="20"/>
                <w:szCs w:val="20"/>
                <w:rPrChange w:id="959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596"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DE1FE8" w14:textId="77777777" w:rsidR="003F3EDE" w:rsidRPr="00FB0B06" w:rsidRDefault="003F3EDE" w:rsidP="0025185C">
            <w:pPr>
              <w:rPr>
                <w:rFonts w:ascii="Arial" w:eastAsia="Times New Roman" w:hAnsi="Arial" w:cs="Arial"/>
                <w:spacing w:val="-1"/>
                <w:sz w:val="20"/>
                <w:szCs w:val="20"/>
                <w:rPrChange w:id="9597" w:author="Adelino Naquarta Sepalanga Domingos" w:date="2025-03-05T09:26:00Z" w16du:dateUtc="2025-03-05T08:26:00Z">
                  <w:rPr>
                    <w:rFonts w:ascii="Times New Roman" w:eastAsia="Times New Roman" w:hAnsi="Times New Roman"/>
                    <w:spacing w:val="-1"/>
                  </w:rPr>
                </w:rPrChange>
              </w:rPr>
            </w:pPr>
          </w:p>
          <w:p w14:paraId="217B0311" w14:textId="77777777" w:rsidR="003F3EDE" w:rsidRPr="00FB0B06" w:rsidRDefault="003F3EDE" w:rsidP="0025185C">
            <w:pPr>
              <w:rPr>
                <w:rFonts w:ascii="Arial" w:eastAsia="Times New Roman" w:hAnsi="Arial" w:cs="Arial"/>
                <w:spacing w:val="-1"/>
                <w:sz w:val="20"/>
                <w:szCs w:val="20"/>
                <w:rPrChange w:id="9598" w:author="Adelino Naquarta Sepalanga Domingos" w:date="2025-03-05T09:26:00Z" w16du:dateUtc="2025-03-05T08:26:00Z">
                  <w:rPr>
                    <w:rFonts w:ascii="Times New Roman" w:eastAsia="Times New Roman" w:hAnsi="Times New Roman"/>
                    <w:spacing w:val="-1"/>
                  </w:rPr>
                </w:rPrChange>
              </w:rPr>
            </w:pPr>
          </w:p>
          <w:p w14:paraId="0731595A" w14:textId="77777777" w:rsidR="003F3EDE" w:rsidRPr="00FB0B06" w:rsidRDefault="003F3EDE" w:rsidP="0025185C">
            <w:pPr>
              <w:rPr>
                <w:rFonts w:ascii="Arial" w:eastAsia="Times New Roman" w:hAnsi="Arial" w:cs="Arial"/>
                <w:spacing w:val="-1"/>
                <w:sz w:val="20"/>
                <w:szCs w:val="20"/>
                <w:rPrChange w:id="9599" w:author="Adelino Naquarta Sepalanga Domingos" w:date="2025-03-05T09:26:00Z" w16du:dateUtc="2025-03-05T08:26:00Z">
                  <w:rPr>
                    <w:rFonts w:ascii="Times New Roman" w:eastAsia="Times New Roman" w:hAnsi="Times New Roman"/>
                    <w:spacing w:val="-1"/>
                  </w:rPr>
                </w:rPrChange>
              </w:rPr>
            </w:pPr>
          </w:p>
          <w:p w14:paraId="0B3D91B0" w14:textId="77777777" w:rsidR="003F3EDE" w:rsidRPr="00FB0B06" w:rsidRDefault="003F3EDE" w:rsidP="0025185C">
            <w:pPr>
              <w:rPr>
                <w:rFonts w:ascii="Arial" w:eastAsia="Times New Roman" w:hAnsi="Arial" w:cs="Arial"/>
                <w:spacing w:val="-1"/>
                <w:sz w:val="20"/>
                <w:szCs w:val="20"/>
                <w:rPrChange w:id="9600" w:author="Adelino Naquarta Sepalanga Domingos" w:date="2025-03-05T09:26:00Z" w16du:dateUtc="2025-03-05T08:26:00Z">
                  <w:rPr>
                    <w:rFonts w:ascii="Times New Roman" w:eastAsia="Times New Roman" w:hAnsi="Times New Roman"/>
                    <w:spacing w:val="-1"/>
                  </w:rPr>
                </w:rPrChange>
              </w:rPr>
            </w:pPr>
          </w:p>
          <w:p w14:paraId="540AC50F" w14:textId="77777777" w:rsidR="003F3EDE" w:rsidRPr="00FB0B06" w:rsidRDefault="003F3EDE" w:rsidP="0025185C">
            <w:pPr>
              <w:rPr>
                <w:rFonts w:ascii="Arial" w:eastAsia="Times New Roman" w:hAnsi="Arial" w:cs="Arial"/>
                <w:spacing w:val="-1"/>
                <w:sz w:val="20"/>
                <w:szCs w:val="20"/>
                <w:rPrChange w:id="960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02" w:author="Adelino Naquarta Sepalanga Domingos" w:date="2025-03-05T09:26:00Z" w16du:dateUtc="2025-03-05T08:26:00Z">
                  <w:rPr>
                    <w:rFonts w:ascii="Times New Roman" w:eastAsia="Times New Roman" w:hAnsi="Times New Roman"/>
                    <w:spacing w:val="-1"/>
                  </w:rPr>
                </w:rPrChange>
              </w:rPr>
              <w:t>Código do motivo de isenção de imposto (</w:t>
            </w:r>
            <w:proofErr w:type="spellStart"/>
            <w:r w:rsidRPr="00FB0B06">
              <w:rPr>
                <w:rFonts w:ascii="Arial" w:eastAsia="Times New Roman" w:hAnsi="Arial" w:cs="Arial"/>
                <w:spacing w:val="-1"/>
                <w:sz w:val="20"/>
                <w:szCs w:val="20"/>
                <w:rPrChange w:id="9603" w:author="Adelino Naquarta Sepalanga Domingos" w:date="2025-03-05T09:26:00Z" w16du:dateUtc="2025-03-05T08:26:00Z">
                  <w:rPr>
                    <w:rFonts w:ascii="Times New Roman" w:eastAsia="Times New Roman" w:hAnsi="Times New Roman"/>
                    <w:spacing w:val="-1"/>
                  </w:rPr>
                </w:rPrChange>
              </w:rPr>
              <w:t>TaxExemptionCode</w:t>
            </w:r>
            <w:proofErr w:type="spellEnd"/>
            <w:r w:rsidRPr="00FB0B06">
              <w:rPr>
                <w:rFonts w:ascii="Arial" w:eastAsia="Times New Roman" w:hAnsi="Arial" w:cs="Arial"/>
                <w:spacing w:val="-1"/>
                <w:sz w:val="20"/>
                <w:szCs w:val="20"/>
                <w:rPrChange w:id="9604"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36AC29" w14:textId="77777777" w:rsidR="003F3EDE" w:rsidRPr="00FB0B06" w:rsidRDefault="003F3EDE" w:rsidP="0025185C">
            <w:pPr>
              <w:rPr>
                <w:rFonts w:ascii="Arial" w:eastAsia="Times New Roman" w:hAnsi="Arial" w:cs="Arial"/>
                <w:spacing w:val="-1"/>
                <w:sz w:val="20"/>
                <w:szCs w:val="20"/>
                <w:rPrChange w:id="960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06" w:author="Adelino Naquarta Sepalanga Domingos" w:date="2025-03-05T09:26:00Z" w16du:dateUtc="2025-03-05T08:26:00Z">
                  <w:rPr>
                    <w:rFonts w:ascii="Times New Roman" w:eastAsia="Times New Roman" w:hAnsi="Times New Roman"/>
                    <w:spacing w:val="-1"/>
                  </w:rPr>
                </w:rPrChange>
              </w:rPr>
              <w:t>Deve ser preenchido com o código do motivo de isenção.</w:t>
            </w:r>
          </w:p>
          <w:p w14:paraId="18778753" w14:textId="77777777" w:rsidR="003F3EDE" w:rsidRPr="00FB0B06" w:rsidRDefault="003F3EDE" w:rsidP="0025185C">
            <w:pPr>
              <w:rPr>
                <w:rFonts w:ascii="Arial" w:eastAsia="Times New Roman" w:hAnsi="Arial" w:cs="Arial"/>
                <w:spacing w:val="-1"/>
                <w:sz w:val="20"/>
                <w:szCs w:val="20"/>
                <w:rPrChange w:id="960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08" w:author="Adelino Naquarta Sepalanga Domingos" w:date="2025-03-05T09:26:00Z" w16du:dateUtc="2025-03-05T08:26:00Z">
                  <w:rPr>
                    <w:rFonts w:ascii="Times New Roman" w:eastAsia="Times New Roman" w:hAnsi="Times New Roman"/>
                    <w:spacing w:val="-1"/>
                  </w:rPr>
                </w:rPrChange>
              </w:rPr>
              <w:t>O preenchimento é obrigatório, quando os campos 4.3.4.14.15.4. - Percentagem da taxa de imposto (</w:t>
            </w:r>
            <w:proofErr w:type="spellStart"/>
            <w:r w:rsidRPr="00FB0B06">
              <w:rPr>
                <w:rFonts w:ascii="Arial" w:eastAsia="Times New Roman" w:hAnsi="Arial" w:cs="Arial"/>
                <w:spacing w:val="-1"/>
                <w:sz w:val="20"/>
                <w:szCs w:val="20"/>
                <w:rPrChange w:id="9609" w:author="Adelino Naquarta Sepalanga Domingos" w:date="2025-03-05T09:26:00Z" w16du:dateUtc="2025-03-05T08:26:00Z">
                  <w:rPr>
                    <w:rFonts w:ascii="Times New Roman" w:eastAsia="Times New Roman" w:hAnsi="Times New Roman"/>
                    <w:spacing w:val="-1"/>
                  </w:rPr>
                </w:rPrChange>
              </w:rPr>
              <w:t>TaxPercentage</w:t>
            </w:r>
            <w:proofErr w:type="spellEnd"/>
            <w:r w:rsidRPr="00FB0B06">
              <w:rPr>
                <w:rFonts w:ascii="Arial" w:eastAsia="Times New Roman" w:hAnsi="Arial" w:cs="Arial"/>
                <w:spacing w:val="-1"/>
                <w:sz w:val="20"/>
                <w:szCs w:val="20"/>
                <w:rPrChange w:id="9610" w:author="Adelino Naquarta Sepalanga Domingos" w:date="2025-03-05T09:26:00Z" w16du:dateUtc="2025-03-05T08:26:00Z">
                  <w:rPr>
                    <w:rFonts w:ascii="Times New Roman" w:eastAsia="Times New Roman" w:hAnsi="Times New Roman"/>
                    <w:spacing w:val="-1"/>
                  </w:rPr>
                </w:rPrChange>
              </w:rPr>
              <w:t>) ou 4.3.4.14.15.5. - Montante do imposto (</w:t>
            </w:r>
            <w:proofErr w:type="spellStart"/>
            <w:r w:rsidRPr="00FB0B06">
              <w:rPr>
                <w:rFonts w:ascii="Arial" w:eastAsia="Times New Roman" w:hAnsi="Arial" w:cs="Arial"/>
                <w:spacing w:val="-1"/>
                <w:sz w:val="20"/>
                <w:szCs w:val="20"/>
                <w:rPrChange w:id="9611" w:author="Adelino Naquarta Sepalanga Domingos" w:date="2025-03-05T09:26:00Z" w16du:dateUtc="2025-03-05T08:26:00Z">
                  <w:rPr>
                    <w:rFonts w:ascii="Times New Roman" w:eastAsia="Times New Roman" w:hAnsi="Times New Roman"/>
                    <w:spacing w:val="-1"/>
                  </w:rPr>
                </w:rPrChange>
              </w:rPr>
              <w:t>TaxAmount</w:t>
            </w:r>
            <w:proofErr w:type="spellEnd"/>
            <w:r w:rsidRPr="00FB0B06">
              <w:rPr>
                <w:rFonts w:ascii="Arial" w:eastAsia="Times New Roman" w:hAnsi="Arial" w:cs="Arial"/>
                <w:spacing w:val="-1"/>
                <w:sz w:val="20"/>
                <w:szCs w:val="20"/>
                <w:rPrChange w:id="9612" w:author="Adelino Naquarta Sepalanga Domingos" w:date="2025-03-05T09:26:00Z" w16du:dateUtc="2025-03-05T08:26:00Z">
                  <w:rPr>
                    <w:rFonts w:ascii="Times New Roman" w:eastAsia="Times New Roman" w:hAnsi="Times New Roman"/>
                    <w:spacing w:val="-1"/>
                  </w:rPr>
                </w:rPrChange>
              </w:rPr>
              <w:t>) são iguais a zero.</w:t>
            </w:r>
          </w:p>
          <w:p w14:paraId="3C8F3A3E" w14:textId="77777777" w:rsidR="003F3EDE" w:rsidRPr="00FB0B06" w:rsidRDefault="003F3EDE" w:rsidP="0025185C">
            <w:pPr>
              <w:rPr>
                <w:rFonts w:ascii="Arial" w:eastAsia="Times New Roman" w:hAnsi="Arial" w:cs="Arial"/>
                <w:spacing w:val="-1"/>
                <w:sz w:val="20"/>
                <w:szCs w:val="20"/>
                <w:rPrChange w:id="961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14" w:author="Adelino Naquarta Sepalanga Domingos" w:date="2025-03-05T09:26:00Z" w16du:dateUtc="2025-03-05T08:26:00Z">
                  <w:rPr>
                    <w:rFonts w:ascii="Times New Roman" w:eastAsia="Times New Roman" w:hAnsi="Times New Roman"/>
                    <w:spacing w:val="-1"/>
                  </w:rPr>
                </w:rPrChange>
              </w:rPr>
              <w:t>Este campo deve ser igualmente preenchido nos casos de não sujeição aos impostos referidos na tabela 2.5. – Tabela de impostos (</w:t>
            </w:r>
            <w:proofErr w:type="spellStart"/>
            <w:r w:rsidRPr="00FB0B06">
              <w:rPr>
                <w:rFonts w:ascii="Arial" w:eastAsia="Times New Roman" w:hAnsi="Arial" w:cs="Arial"/>
                <w:spacing w:val="-1"/>
                <w:sz w:val="20"/>
                <w:szCs w:val="20"/>
                <w:rPrChange w:id="9615" w:author="Adelino Naquarta Sepalanga Domingos" w:date="2025-03-05T09:26:00Z" w16du:dateUtc="2025-03-05T08:26:00Z">
                  <w:rPr>
                    <w:rFonts w:ascii="Times New Roman" w:eastAsia="Times New Roman" w:hAnsi="Times New Roman"/>
                    <w:spacing w:val="-1"/>
                  </w:rPr>
                </w:rPrChange>
              </w:rPr>
              <w:t>TaxTable</w:t>
            </w:r>
            <w:proofErr w:type="spellEnd"/>
            <w:r w:rsidRPr="00FB0B06">
              <w:rPr>
                <w:rFonts w:ascii="Arial" w:eastAsia="Times New Roman" w:hAnsi="Arial" w:cs="Arial"/>
                <w:spacing w:val="-1"/>
                <w:sz w:val="20"/>
                <w:szCs w:val="20"/>
                <w:rPrChange w:id="9616" w:author="Adelino Naquarta Sepalanga Domingos" w:date="2025-03-05T09:26:00Z" w16du:dateUtc="2025-03-05T08:26:00Z">
                  <w:rPr>
                    <w:rFonts w:ascii="Times New Roman" w:eastAsia="Times New Roman" w:hAnsi="Times New Roman"/>
                    <w:spacing w:val="-1"/>
                  </w:rPr>
                </w:rPrChange>
              </w:rPr>
              <w:t>).</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DBA341D" w14:textId="77777777" w:rsidR="003F3EDE" w:rsidRPr="00FB0B06" w:rsidRDefault="003F3EDE" w:rsidP="0025185C">
            <w:pPr>
              <w:jc w:val="center"/>
              <w:rPr>
                <w:rFonts w:ascii="Arial" w:eastAsia="Times New Roman" w:hAnsi="Arial" w:cs="Arial"/>
                <w:spacing w:val="-1"/>
                <w:sz w:val="20"/>
                <w:szCs w:val="20"/>
                <w:rPrChange w:id="9617" w:author="Adelino Naquarta Sepalanga Domingos" w:date="2025-03-05T09:26:00Z" w16du:dateUtc="2025-03-05T08:26:00Z">
                  <w:rPr>
                    <w:rFonts w:ascii="Times New Roman" w:eastAsia="Times New Roman" w:hAnsi="Times New Roman"/>
                    <w:spacing w:val="-1"/>
                  </w:rPr>
                </w:rPrChange>
              </w:rPr>
            </w:pPr>
          </w:p>
          <w:p w14:paraId="4B6E2356" w14:textId="77777777" w:rsidR="003F3EDE" w:rsidRPr="00FB0B06" w:rsidRDefault="003F3EDE" w:rsidP="0025185C">
            <w:pPr>
              <w:jc w:val="center"/>
              <w:rPr>
                <w:rFonts w:ascii="Arial" w:eastAsia="Times New Roman" w:hAnsi="Arial" w:cs="Arial"/>
                <w:spacing w:val="-1"/>
                <w:sz w:val="20"/>
                <w:szCs w:val="20"/>
                <w:rPrChange w:id="9618" w:author="Adelino Naquarta Sepalanga Domingos" w:date="2025-03-05T09:26:00Z" w16du:dateUtc="2025-03-05T08:26:00Z">
                  <w:rPr>
                    <w:rFonts w:ascii="Times New Roman" w:eastAsia="Times New Roman" w:hAnsi="Times New Roman"/>
                    <w:spacing w:val="-1"/>
                  </w:rPr>
                </w:rPrChange>
              </w:rPr>
            </w:pPr>
          </w:p>
          <w:p w14:paraId="5B4E7C2C" w14:textId="77777777" w:rsidR="003F3EDE" w:rsidRPr="00FB0B06" w:rsidRDefault="003F3EDE" w:rsidP="0025185C">
            <w:pPr>
              <w:jc w:val="center"/>
              <w:rPr>
                <w:rFonts w:ascii="Arial" w:eastAsia="Times New Roman" w:hAnsi="Arial" w:cs="Arial"/>
                <w:spacing w:val="-1"/>
                <w:sz w:val="20"/>
                <w:szCs w:val="20"/>
                <w:rPrChange w:id="9619" w:author="Adelino Naquarta Sepalanga Domingos" w:date="2025-03-05T09:26:00Z" w16du:dateUtc="2025-03-05T08:26:00Z">
                  <w:rPr>
                    <w:rFonts w:ascii="Times New Roman" w:eastAsia="Times New Roman" w:hAnsi="Times New Roman"/>
                    <w:spacing w:val="-1"/>
                  </w:rPr>
                </w:rPrChange>
              </w:rPr>
            </w:pPr>
          </w:p>
          <w:p w14:paraId="6CFE8D55" w14:textId="77777777" w:rsidR="003F3EDE" w:rsidRPr="00FB0B06" w:rsidRDefault="003F3EDE" w:rsidP="0025185C">
            <w:pPr>
              <w:jc w:val="center"/>
              <w:rPr>
                <w:rFonts w:ascii="Arial" w:eastAsia="Times New Roman" w:hAnsi="Arial" w:cs="Arial"/>
                <w:spacing w:val="-1"/>
                <w:sz w:val="20"/>
                <w:szCs w:val="20"/>
                <w:rPrChange w:id="9620" w:author="Adelino Naquarta Sepalanga Domingos" w:date="2025-03-05T09:26:00Z" w16du:dateUtc="2025-03-05T08:26:00Z">
                  <w:rPr>
                    <w:rFonts w:ascii="Times New Roman" w:eastAsia="Times New Roman" w:hAnsi="Times New Roman"/>
                    <w:spacing w:val="-1"/>
                  </w:rPr>
                </w:rPrChange>
              </w:rPr>
            </w:pPr>
          </w:p>
          <w:p w14:paraId="7C80DE8D" w14:textId="77777777" w:rsidR="003F3EDE" w:rsidRPr="00FB0B06" w:rsidRDefault="003F3EDE" w:rsidP="0025185C">
            <w:pPr>
              <w:jc w:val="center"/>
              <w:rPr>
                <w:rFonts w:ascii="Arial" w:eastAsia="Times New Roman" w:hAnsi="Arial" w:cs="Arial"/>
                <w:spacing w:val="-1"/>
                <w:sz w:val="20"/>
                <w:szCs w:val="20"/>
                <w:rPrChange w:id="9621" w:author="Adelino Naquarta Sepalanga Domingos" w:date="2025-03-05T09:26:00Z" w16du:dateUtc="2025-03-05T08:26:00Z">
                  <w:rPr>
                    <w:rFonts w:ascii="Times New Roman" w:eastAsia="Times New Roman" w:hAnsi="Times New Roman"/>
                    <w:spacing w:val="-1"/>
                  </w:rPr>
                </w:rPrChange>
              </w:rPr>
            </w:pPr>
          </w:p>
          <w:p w14:paraId="76E6BDFB" w14:textId="77777777" w:rsidR="003F3EDE" w:rsidRPr="00FB0B06" w:rsidRDefault="003F3EDE" w:rsidP="0025185C">
            <w:pPr>
              <w:jc w:val="center"/>
              <w:rPr>
                <w:rFonts w:ascii="Arial" w:eastAsia="Times New Roman" w:hAnsi="Arial" w:cs="Arial"/>
                <w:spacing w:val="-1"/>
                <w:sz w:val="20"/>
                <w:szCs w:val="20"/>
                <w:rPrChange w:id="9622" w:author="Adelino Naquarta Sepalanga Domingos" w:date="2025-03-05T09:26:00Z" w16du:dateUtc="2025-03-05T08:26:00Z">
                  <w:rPr>
                    <w:rFonts w:ascii="Times New Roman" w:eastAsia="Times New Roman" w:hAnsi="Times New Roman"/>
                    <w:spacing w:val="-1"/>
                  </w:rPr>
                </w:rPrChange>
              </w:rPr>
            </w:pPr>
          </w:p>
          <w:p w14:paraId="0D1342A5" w14:textId="77777777" w:rsidR="003F3EDE" w:rsidRPr="00FB0B06" w:rsidRDefault="003F3EDE" w:rsidP="0025185C">
            <w:pPr>
              <w:jc w:val="center"/>
              <w:rPr>
                <w:rFonts w:ascii="Arial" w:eastAsia="Times New Roman" w:hAnsi="Arial" w:cs="Arial"/>
                <w:spacing w:val="-1"/>
                <w:sz w:val="20"/>
                <w:szCs w:val="20"/>
                <w:rPrChange w:id="962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24" w:author="Adelino Naquarta Sepalanga Domingos" w:date="2025-03-05T09:26:00Z" w16du:dateUtc="2025-03-05T08:26:00Z">
                  <w:rPr>
                    <w:rFonts w:ascii="Times New Roman" w:eastAsia="Times New Roman" w:hAnsi="Times New Roman"/>
                    <w:spacing w:val="-1"/>
                  </w:rPr>
                </w:rPrChange>
              </w:rPr>
              <w:t>Texto 3</w:t>
            </w:r>
          </w:p>
        </w:tc>
      </w:tr>
      <w:tr w:rsidR="003F3EDE" w:rsidRPr="00FB0B06" w14:paraId="3DC27A87" w14:textId="77777777" w:rsidTr="0025185C">
        <w:trPr>
          <w:trHeight w:val="69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0D18F1" w14:textId="77777777" w:rsidR="003F3EDE" w:rsidRPr="00FB0B06" w:rsidRDefault="003F3EDE" w:rsidP="0025185C">
            <w:pPr>
              <w:jc w:val="center"/>
              <w:rPr>
                <w:rFonts w:ascii="Arial" w:eastAsia="Times New Roman" w:hAnsi="Arial" w:cs="Arial"/>
                <w:spacing w:val="-1"/>
                <w:sz w:val="20"/>
                <w:szCs w:val="20"/>
                <w:rPrChange w:id="962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26" w:author="Adelino Naquarta Sepalanga Domingos" w:date="2025-03-05T09:26:00Z" w16du:dateUtc="2025-03-05T08:26:00Z">
                  <w:rPr>
                    <w:rFonts w:ascii="Times New Roman" w:eastAsia="Times New Roman" w:hAnsi="Times New Roman"/>
                    <w:spacing w:val="-1"/>
                  </w:rPr>
                </w:rPrChange>
              </w:rPr>
              <w:t>4.3.4.14.18.</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82B34A" w14:textId="77777777" w:rsidR="003F3EDE" w:rsidRPr="00FB0B06" w:rsidRDefault="003F3EDE" w:rsidP="0025185C">
            <w:pPr>
              <w:jc w:val="center"/>
              <w:rPr>
                <w:rFonts w:ascii="Arial" w:eastAsia="Times New Roman" w:hAnsi="Arial" w:cs="Arial"/>
                <w:spacing w:val="-1"/>
                <w:sz w:val="20"/>
                <w:szCs w:val="20"/>
                <w:rPrChange w:id="9627"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C24DA47" w14:textId="77777777" w:rsidR="003F3EDE" w:rsidRPr="00FB0B06" w:rsidRDefault="003F3EDE" w:rsidP="0025185C">
            <w:pPr>
              <w:rPr>
                <w:rFonts w:ascii="Arial" w:eastAsia="Times New Roman" w:hAnsi="Arial" w:cs="Arial"/>
                <w:spacing w:val="-1"/>
                <w:sz w:val="20"/>
                <w:szCs w:val="20"/>
                <w:rPrChange w:id="962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29" w:author="Adelino Naquarta Sepalanga Domingos" w:date="2025-03-05T09:26:00Z" w16du:dateUtc="2025-03-05T08:26:00Z">
                  <w:rPr>
                    <w:rFonts w:ascii="Times New Roman" w:eastAsia="Times New Roman" w:hAnsi="Times New Roman"/>
                    <w:spacing w:val="-1"/>
                  </w:rPr>
                </w:rPrChange>
              </w:rPr>
              <w:t>Montante do desconto da linha (</w:t>
            </w:r>
            <w:proofErr w:type="spellStart"/>
            <w:r w:rsidRPr="00FB0B06">
              <w:rPr>
                <w:rFonts w:ascii="Arial" w:eastAsia="Times New Roman" w:hAnsi="Arial" w:cs="Arial"/>
                <w:spacing w:val="-1"/>
                <w:sz w:val="20"/>
                <w:szCs w:val="20"/>
                <w:rPrChange w:id="9630" w:author="Adelino Naquarta Sepalanga Domingos" w:date="2025-03-05T09:26:00Z" w16du:dateUtc="2025-03-05T08:26:00Z">
                  <w:rPr>
                    <w:rFonts w:ascii="Times New Roman" w:eastAsia="Times New Roman" w:hAnsi="Times New Roman"/>
                    <w:spacing w:val="-1"/>
                  </w:rPr>
                </w:rPrChange>
              </w:rPr>
              <w:t>SettlementAmount</w:t>
            </w:r>
            <w:proofErr w:type="spellEnd"/>
            <w:r w:rsidRPr="00FB0B06">
              <w:rPr>
                <w:rFonts w:ascii="Arial" w:eastAsia="Times New Roman" w:hAnsi="Arial" w:cs="Arial"/>
                <w:spacing w:val="-1"/>
                <w:sz w:val="20"/>
                <w:szCs w:val="20"/>
                <w:rPrChange w:id="9631"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D698B3" w14:textId="77777777" w:rsidR="003F3EDE" w:rsidRPr="00FB0B06" w:rsidRDefault="003F3EDE" w:rsidP="0025185C">
            <w:pPr>
              <w:rPr>
                <w:rFonts w:ascii="Arial" w:eastAsia="Times New Roman" w:hAnsi="Arial" w:cs="Arial"/>
                <w:spacing w:val="-1"/>
                <w:sz w:val="20"/>
                <w:szCs w:val="20"/>
                <w:rPrChange w:id="9632"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AD1319" w14:textId="77777777" w:rsidR="003F3EDE" w:rsidRPr="00FB0B06" w:rsidRDefault="003F3EDE" w:rsidP="0025185C">
            <w:pPr>
              <w:jc w:val="center"/>
              <w:rPr>
                <w:rFonts w:ascii="Arial" w:eastAsia="Times New Roman" w:hAnsi="Arial" w:cs="Arial"/>
                <w:spacing w:val="-1"/>
                <w:sz w:val="20"/>
                <w:szCs w:val="20"/>
                <w:rPrChange w:id="963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34"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23873B2C" w14:textId="77777777" w:rsidTr="0025185C">
        <w:trPr>
          <w:trHeight w:val="48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E35BB7" w14:textId="77777777" w:rsidR="003F3EDE" w:rsidRPr="00FB0B06" w:rsidRDefault="003F3EDE" w:rsidP="0025185C">
            <w:pPr>
              <w:jc w:val="center"/>
              <w:rPr>
                <w:rFonts w:ascii="Arial" w:eastAsia="Times New Roman" w:hAnsi="Arial" w:cs="Arial"/>
                <w:spacing w:val="-1"/>
                <w:sz w:val="20"/>
                <w:szCs w:val="20"/>
                <w:rPrChange w:id="963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36" w:author="Adelino Naquarta Sepalanga Domingos" w:date="2025-03-05T09:26:00Z" w16du:dateUtc="2025-03-05T08:26:00Z">
                  <w:rPr>
                    <w:rFonts w:ascii="Times New Roman" w:eastAsia="Times New Roman" w:hAnsi="Times New Roman"/>
                    <w:spacing w:val="-1"/>
                  </w:rPr>
                </w:rPrChange>
              </w:rPr>
              <w:t>4.3.4.14.19.</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42710A" w14:textId="77777777" w:rsidR="003F3EDE" w:rsidRPr="00FB0B06" w:rsidRDefault="003F3EDE" w:rsidP="0025185C">
            <w:pPr>
              <w:jc w:val="center"/>
              <w:rPr>
                <w:rFonts w:ascii="Arial" w:eastAsia="Times New Roman" w:hAnsi="Arial" w:cs="Arial"/>
                <w:spacing w:val="-1"/>
                <w:sz w:val="20"/>
                <w:szCs w:val="20"/>
                <w:rPrChange w:id="9637"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F78C9D" w14:textId="77777777" w:rsidR="003F3EDE" w:rsidRPr="00FB0B06" w:rsidRDefault="003F3EDE" w:rsidP="0025185C">
            <w:pPr>
              <w:rPr>
                <w:rFonts w:ascii="Arial" w:eastAsia="Times New Roman" w:hAnsi="Arial" w:cs="Arial"/>
                <w:spacing w:val="-1"/>
                <w:sz w:val="20"/>
                <w:szCs w:val="20"/>
                <w:rPrChange w:id="963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39" w:author="Adelino Naquarta Sepalanga Domingos" w:date="2025-03-05T09:26:00Z" w16du:dateUtc="2025-03-05T08:26:00Z">
                  <w:rPr>
                    <w:rFonts w:ascii="Times New Roman" w:eastAsia="Times New Roman" w:hAnsi="Times New Roman"/>
                    <w:spacing w:val="-1"/>
                  </w:rPr>
                </w:rPrChange>
              </w:rPr>
              <w:t>Informação aduaneira (</w:t>
            </w:r>
            <w:proofErr w:type="spellStart"/>
            <w:r w:rsidRPr="00FB0B06">
              <w:rPr>
                <w:rFonts w:ascii="Arial" w:eastAsia="Times New Roman" w:hAnsi="Arial" w:cs="Arial"/>
                <w:spacing w:val="-1"/>
                <w:sz w:val="20"/>
                <w:szCs w:val="20"/>
                <w:rPrChange w:id="9640" w:author="Adelino Naquarta Sepalanga Domingos" w:date="2025-03-05T09:26:00Z" w16du:dateUtc="2025-03-05T08:26:00Z">
                  <w:rPr>
                    <w:rFonts w:ascii="Times New Roman" w:eastAsia="Times New Roman" w:hAnsi="Times New Roman"/>
                    <w:spacing w:val="-1"/>
                  </w:rPr>
                </w:rPrChange>
              </w:rPr>
              <w:t>CustomsInformation</w:t>
            </w:r>
            <w:proofErr w:type="spellEnd"/>
            <w:r w:rsidRPr="00FB0B06">
              <w:rPr>
                <w:rFonts w:ascii="Arial" w:eastAsia="Times New Roman" w:hAnsi="Arial" w:cs="Arial"/>
                <w:spacing w:val="-1"/>
                <w:sz w:val="20"/>
                <w:szCs w:val="20"/>
                <w:rPrChange w:id="9641"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3DA1FCE" w14:textId="77777777" w:rsidR="003F3EDE" w:rsidRPr="00FB0B06" w:rsidRDefault="003F3EDE" w:rsidP="0025185C">
            <w:pPr>
              <w:rPr>
                <w:rFonts w:ascii="Arial" w:eastAsia="Times New Roman" w:hAnsi="Arial" w:cs="Arial"/>
                <w:spacing w:val="-1"/>
                <w:sz w:val="20"/>
                <w:szCs w:val="20"/>
                <w:rPrChange w:id="9642"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02E139" w14:textId="77777777" w:rsidR="003F3EDE" w:rsidRPr="00FB0B06" w:rsidRDefault="003F3EDE" w:rsidP="0025185C">
            <w:pPr>
              <w:jc w:val="center"/>
              <w:rPr>
                <w:rFonts w:ascii="Arial" w:eastAsia="Times New Roman" w:hAnsi="Arial" w:cs="Arial"/>
                <w:spacing w:val="-1"/>
                <w:sz w:val="20"/>
                <w:szCs w:val="20"/>
                <w:rPrChange w:id="964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44"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741BFC53" w14:textId="77777777" w:rsidTr="0025185C">
        <w:trPr>
          <w:trHeight w:val="104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F5DD4E" w14:textId="77777777" w:rsidR="003F3EDE" w:rsidRPr="00FB0B06" w:rsidRDefault="003F3EDE" w:rsidP="0025185C">
            <w:pPr>
              <w:jc w:val="center"/>
              <w:rPr>
                <w:rFonts w:ascii="Arial" w:eastAsia="Times New Roman" w:hAnsi="Arial" w:cs="Arial"/>
                <w:spacing w:val="-1"/>
                <w:sz w:val="20"/>
                <w:szCs w:val="20"/>
                <w:rPrChange w:id="9645" w:author="Adelino Naquarta Sepalanga Domingos" w:date="2025-03-05T09:26:00Z" w16du:dateUtc="2025-03-05T08:26:00Z">
                  <w:rPr>
                    <w:rFonts w:ascii="Times New Roman" w:eastAsia="Times New Roman" w:hAnsi="Times New Roman"/>
                    <w:spacing w:val="-1"/>
                  </w:rPr>
                </w:rPrChange>
              </w:rPr>
            </w:pPr>
          </w:p>
          <w:p w14:paraId="1437B668" w14:textId="77777777" w:rsidR="003F3EDE" w:rsidRPr="00FB0B06" w:rsidRDefault="003F3EDE" w:rsidP="0025185C">
            <w:pPr>
              <w:jc w:val="center"/>
              <w:rPr>
                <w:rFonts w:ascii="Arial" w:eastAsia="Times New Roman" w:hAnsi="Arial" w:cs="Arial"/>
                <w:spacing w:val="-1"/>
                <w:sz w:val="20"/>
                <w:szCs w:val="20"/>
                <w:rPrChange w:id="964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47" w:author="Adelino Naquarta Sepalanga Domingos" w:date="2025-03-05T09:26:00Z" w16du:dateUtc="2025-03-05T08:26:00Z">
                  <w:rPr>
                    <w:rFonts w:ascii="Times New Roman" w:eastAsia="Times New Roman" w:hAnsi="Times New Roman"/>
                    <w:spacing w:val="-1"/>
                  </w:rPr>
                </w:rPrChange>
              </w:rPr>
              <w:t>4.3.4.14.19.1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5D68AE" w14:textId="77777777" w:rsidR="003F3EDE" w:rsidRPr="00FB0B06" w:rsidRDefault="003F3EDE" w:rsidP="0025185C">
            <w:pPr>
              <w:jc w:val="center"/>
              <w:rPr>
                <w:rFonts w:ascii="Arial" w:eastAsia="Times New Roman" w:hAnsi="Arial" w:cs="Arial"/>
                <w:spacing w:val="-1"/>
                <w:sz w:val="20"/>
                <w:szCs w:val="20"/>
                <w:rPrChange w:id="9648"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285BE30" w14:textId="77777777" w:rsidR="003F3EDE" w:rsidRPr="00FB0B06" w:rsidRDefault="003F3EDE" w:rsidP="0025185C">
            <w:pPr>
              <w:rPr>
                <w:rFonts w:ascii="Arial" w:eastAsia="Times New Roman" w:hAnsi="Arial" w:cs="Arial"/>
                <w:spacing w:val="-1"/>
                <w:sz w:val="20"/>
                <w:szCs w:val="20"/>
                <w:rPrChange w:id="964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50" w:author="Adelino Naquarta Sepalanga Domingos" w:date="2025-03-05T09:26:00Z" w16du:dateUtc="2025-03-05T08:26:00Z">
                  <w:rPr>
                    <w:rFonts w:ascii="Times New Roman" w:eastAsia="Times New Roman" w:hAnsi="Times New Roman"/>
                    <w:spacing w:val="-1"/>
                  </w:rPr>
                </w:rPrChange>
              </w:rPr>
              <w:t>Código de referência administrativo (</w:t>
            </w:r>
            <w:proofErr w:type="spellStart"/>
            <w:r w:rsidRPr="00FB0B06">
              <w:rPr>
                <w:rFonts w:ascii="Arial" w:eastAsia="Times New Roman" w:hAnsi="Arial" w:cs="Arial"/>
                <w:spacing w:val="-1"/>
                <w:sz w:val="20"/>
                <w:szCs w:val="20"/>
                <w:rPrChange w:id="9651" w:author="Adelino Naquarta Sepalanga Domingos" w:date="2025-03-05T09:26:00Z" w16du:dateUtc="2025-03-05T08:26:00Z">
                  <w:rPr>
                    <w:rFonts w:ascii="Times New Roman" w:eastAsia="Times New Roman" w:hAnsi="Times New Roman"/>
                    <w:spacing w:val="-1"/>
                  </w:rPr>
                </w:rPrChange>
              </w:rPr>
              <w:t>ARCNo</w:t>
            </w:r>
            <w:proofErr w:type="spellEnd"/>
            <w:r w:rsidRPr="00FB0B06">
              <w:rPr>
                <w:rFonts w:ascii="Arial" w:eastAsia="Times New Roman" w:hAnsi="Arial" w:cs="Arial"/>
                <w:spacing w:val="-1"/>
                <w:sz w:val="20"/>
                <w:szCs w:val="20"/>
                <w:rPrChange w:id="9652"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DE359F" w14:textId="4068A0BE" w:rsidR="003F3EDE" w:rsidRPr="00FB0B06" w:rsidRDefault="003F3EDE" w:rsidP="0025185C">
            <w:pPr>
              <w:rPr>
                <w:rFonts w:ascii="Arial" w:eastAsia="Times New Roman" w:hAnsi="Arial" w:cs="Arial"/>
                <w:spacing w:val="-1"/>
                <w:sz w:val="20"/>
                <w:szCs w:val="20"/>
                <w:rPrChange w:id="965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54" w:author="Adelino Naquarta Sepalanga Domingos" w:date="2025-03-05T09:26:00Z" w16du:dateUtc="2025-03-05T08:26:00Z">
                  <w:rPr>
                    <w:rFonts w:ascii="Times New Roman" w:eastAsia="Times New Roman" w:hAnsi="Times New Roman"/>
                    <w:spacing w:val="-1"/>
                  </w:rPr>
                </w:rPrChange>
              </w:rPr>
              <w:t>Existindo a necessidade de efectuar mais do que uma referência, este campo pode</w:t>
            </w:r>
            <w:del w:id="9655" w:author="Adelino Naquarta Sepalanga Domingos" w:date="2025-03-05T09:35:00Z" w16du:dateUtc="2025-03-05T08:35:00Z">
              <w:r w:rsidRPr="00FB0B06" w:rsidDel="00B45277">
                <w:rPr>
                  <w:rFonts w:ascii="Arial" w:eastAsia="Times New Roman" w:hAnsi="Arial" w:cs="Arial"/>
                  <w:spacing w:val="-1"/>
                  <w:sz w:val="20"/>
                  <w:szCs w:val="20"/>
                  <w:rPrChange w:id="9656" w:author="Adelino Naquarta Sepalanga Domingos" w:date="2025-03-05T09:26:00Z" w16du:dateUtc="2025-03-05T08:26: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9657" w:author="Adelino Naquarta Sepalanga Domingos" w:date="2025-03-05T09:26:00Z" w16du:dateUtc="2025-03-05T08:26:00Z">
                  <w:rPr>
                    <w:rFonts w:ascii="Times New Roman" w:eastAsia="Times New Roman" w:hAnsi="Times New Roman"/>
                    <w:spacing w:val="-1"/>
                  </w:rPr>
                </w:rPrChange>
              </w:rPr>
              <w:t xml:space="preserve"> ser gerado tantas vezes quantas as necessárias.</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BBC3BE" w14:textId="77777777" w:rsidR="003F3EDE" w:rsidRPr="00FB0B06" w:rsidRDefault="003F3EDE" w:rsidP="0025185C">
            <w:pPr>
              <w:jc w:val="center"/>
              <w:rPr>
                <w:rFonts w:ascii="Arial" w:eastAsia="Times New Roman" w:hAnsi="Arial" w:cs="Arial"/>
                <w:spacing w:val="-1"/>
                <w:sz w:val="20"/>
                <w:szCs w:val="20"/>
                <w:rPrChange w:id="965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59" w:author="Adelino Naquarta Sepalanga Domingos" w:date="2025-03-05T09:26:00Z" w16du:dateUtc="2025-03-05T08:26:00Z">
                  <w:rPr>
                    <w:rFonts w:ascii="Times New Roman" w:eastAsia="Times New Roman" w:hAnsi="Times New Roman"/>
                    <w:spacing w:val="-1"/>
                  </w:rPr>
                </w:rPrChange>
              </w:rPr>
              <w:t>Texto</w:t>
            </w:r>
          </w:p>
          <w:p w14:paraId="70512597" w14:textId="77777777" w:rsidR="003F3EDE" w:rsidRPr="00FB0B06" w:rsidRDefault="003F3EDE" w:rsidP="0025185C">
            <w:pPr>
              <w:jc w:val="center"/>
              <w:rPr>
                <w:rFonts w:ascii="Arial" w:eastAsia="Times New Roman" w:hAnsi="Arial" w:cs="Arial"/>
                <w:spacing w:val="-1"/>
                <w:sz w:val="20"/>
                <w:szCs w:val="20"/>
                <w:rPrChange w:id="966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61" w:author="Adelino Naquarta Sepalanga Domingos" w:date="2025-03-05T09:26:00Z" w16du:dateUtc="2025-03-05T08:26:00Z">
                  <w:rPr>
                    <w:rFonts w:ascii="Times New Roman" w:eastAsia="Times New Roman" w:hAnsi="Times New Roman"/>
                    <w:spacing w:val="-1"/>
                  </w:rPr>
                </w:rPrChange>
              </w:rPr>
              <w:t>21</w:t>
            </w:r>
          </w:p>
        </w:tc>
      </w:tr>
      <w:tr w:rsidR="003F3EDE" w:rsidRPr="00FB0B06" w14:paraId="1BF4C2ED" w14:textId="77777777" w:rsidTr="0025185C">
        <w:trPr>
          <w:trHeight w:val="193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AC00B3" w14:textId="77777777" w:rsidR="003F3EDE" w:rsidRPr="00FB0B06" w:rsidRDefault="003F3EDE" w:rsidP="0025185C">
            <w:pPr>
              <w:jc w:val="center"/>
              <w:rPr>
                <w:rFonts w:ascii="Arial" w:eastAsia="Times New Roman" w:hAnsi="Arial" w:cs="Arial"/>
                <w:spacing w:val="-1"/>
                <w:sz w:val="20"/>
                <w:szCs w:val="20"/>
                <w:rPrChange w:id="9662" w:author="Adelino Naquarta Sepalanga Domingos" w:date="2025-03-05T09:26:00Z" w16du:dateUtc="2025-03-05T08:26:00Z">
                  <w:rPr>
                    <w:rFonts w:ascii="Times New Roman" w:eastAsia="Times New Roman" w:hAnsi="Times New Roman"/>
                    <w:spacing w:val="-1"/>
                  </w:rPr>
                </w:rPrChange>
              </w:rPr>
            </w:pPr>
          </w:p>
          <w:p w14:paraId="11A3B94F" w14:textId="77777777" w:rsidR="003F3EDE" w:rsidRPr="00FB0B06" w:rsidRDefault="003F3EDE" w:rsidP="0025185C">
            <w:pPr>
              <w:jc w:val="center"/>
              <w:rPr>
                <w:rFonts w:ascii="Arial" w:eastAsia="Times New Roman" w:hAnsi="Arial" w:cs="Arial"/>
                <w:spacing w:val="-1"/>
                <w:sz w:val="20"/>
                <w:szCs w:val="20"/>
                <w:rPrChange w:id="9663" w:author="Adelino Naquarta Sepalanga Domingos" w:date="2025-03-05T09:26:00Z" w16du:dateUtc="2025-03-05T08:26:00Z">
                  <w:rPr>
                    <w:rFonts w:ascii="Times New Roman" w:eastAsia="Times New Roman" w:hAnsi="Times New Roman"/>
                    <w:spacing w:val="-1"/>
                  </w:rPr>
                </w:rPrChange>
              </w:rPr>
            </w:pPr>
          </w:p>
          <w:p w14:paraId="5108BCED" w14:textId="77777777" w:rsidR="003F3EDE" w:rsidRPr="00FB0B06" w:rsidRDefault="003F3EDE" w:rsidP="0025185C">
            <w:pPr>
              <w:jc w:val="center"/>
              <w:rPr>
                <w:rFonts w:ascii="Arial" w:eastAsia="Times New Roman" w:hAnsi="Arial" w:cs="Arial"/>
                <w:spacing w:val="-1"/>
                <w:sz w:val="20"/>
                <w:szCs w:val="20"/>
                <w:rPrChange w:id="9664" w:author="Adelino Naquarta Sepalanga Domingos" w:date="2025-03-05T09:26:00Z" w16du:dateUtc="2025-03-05T08:26:00Z">
                  <w:rPr>
                    <w:rFonts w:ascii="Times New Roman" w:eastAsia="Times New Roman" w:hAnsi="Times New Roman"/>
                    <w:spacing w:val="-1"/>
                  </w:rPr>
                </w:rPrChange>
              </w:rPr>
            </w:pPr>
          </w:p>
          <w:p w14:paraId="5744B6E6" w14:textId="77777777" w:rsidR="003F3EDE" w:rsidRPr="00FB0B06" w:rsidRDefault="003F3EDE" w:rsidP="0025185C">
            <w:pPr>
              <w:jc w:val="center"/>
              <w:rPr>
                <w:rFonts w:ascii="Arial" w:eastAsia="Times New Roman" w:hAnsi="Arial" w:cs="Arial"/>
                <w:spacing w:val="-1"/>
                <w:sz w:val="20"/>
                <w:szCs w:val="20"/>
                <w:rPrChange w:id="966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66" w:author="Adelino Naquarta Sepalanga Domingos" w:date="2025-03-05T09:26:00Z" w16du:dateUtc="2025-03-05T08:26:00Z">
                  <w:rPr>
                    <w:rFonts w:ascii="Times New Roman" w:eastAsia="Times New Roman" w:hAnsi="Times New Roman"/>
                    <w:spacing w:val="-1"/>
                  </w:rPr>
                </w:rPrChange>
              </w:rPr>
              <w:t>4.3.4.14.19.2</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29777D" w14:textId="77777777" w:rsidR="003F3EDE" w:rsidRPr="00FB0B06" w:rsidRDefault="003F3EDE" w:rsidP="0025185C">
            <w:pPr>
              <w:jc w:val="center"/>
              <w:rPr>
                <w:rFonts w:ascii="Arial" w:eastAsia="Times New Roman" w:hAnsi="Arial" w:cs="Arial"/>
                <w:spacing w:val="-1"/>
                <w:sz w:val="20"/>
                <w:szCs w:val="20"/>
                <w:rPrChange w:id="9667"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D9B966" w14:textId="77777777" w:rsidR="003F3EDE" w:rsidRPr="00FB0B06" w:rsidRDefault="003F3EDE" w:rsidP="0025185C">
            <w:pPr>
              <w:rPr>
                <w:rFonts w:ascii="Arial" w:eastAsia="Times New Roman" w:hAnsi="Arial" w:cs="Arial"/>
                <w:spacing w:val="-1"/>
                <w:sz w:val="20"/>
                <w:szCs w:val="20"/>
                <w:rPrChange w:id="9668" w:author="Adelino Naquarta Sepalanga Domingos" w:date="2025-03-05T09:26:00Z" w16du:dateUtc="2025-03-05T08:26:00Z">
                  <w:rPr>
                    <w:rFonts w:ascii="Times New Roman" w:eastAsia="Times New Roman" w:hAnsi="Times New Roman"/>
                    <w:spacing w:val="-1"/>
                  </w:rPr>
                </w:rPrChange>
              </w:rPr>
            </w:pPr>
          </w:p>
          <w:p w14:paraId="3AAA405F" w14:textId="77777777" w:rsidR="003F3EDE" w:rsidRPr="00FB0B06" w:rsidRDefault="003F3EDE" w:rsidP="0025185C">
            <w:pPr>
              <w:rPr>
                <w:rFonts w:ascii="Arial" w:eastAsia="Times New Roman" w:hAnsi="Arial" w:cs="Arial"/>
                <w:spacing w:val="-1"/>
                <w:sz w:val="20"/>
                <w:szCs w:val="20"/>
                <w:rPrChange w:id="9669" w:author="Adelino Naquarta Sepalanga Domingos" w:date="2025-03-05T09:26:00Z" w16du:dateUtc="2025-03-05T08:26:00Z">
                  <w:rPr>
                    <w:rFonts w:ascii="Times New Roman" w:eastAsia="Times New Roman" w:hAnsi="Times New Roman"/>
                    <w:spacing w:val="-1"/>
                  </w:rPr>
                </w:rPrChange>
              </w:rPr>
            </w:pPr>
          </w:p>
          <w:p w14:paraId="30743D77" w14:textId="77777777" w:rsidR="003F3EDE" w:rsidRPr="00FB0B06" w:rsidRDefault="003F3EDE" w:rsidP="0025185C">
            <w:pPr>
              <w:rPr>
                <w:rFonts w:ascii="Arial" w:eastAsia="Times New Roman" w:hAnsi="Arial" w:cs="Arial"/>
                <w:spacing w:val="-1"/>
                <w:sz w:val="20"/>
                <w:szCs w:val="20"/>
                <w:rPrChange w:id="967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71" w:author="Adelino Naquarta Sepalanga Domingos" w:date="2025-03-05T09:26:00Z" w16du:dateUtc="2025-03-05T08:26:00Z">
                  <w:rPr>
                    <w:rFonts w:ascii="Times New Roman" w:eastAsia="Times New Roman" w:hAnsi="Times New Roman"/>
                    <w:spacing w:val="-1"/>
                  </w:rPr>
                </w:rPrChange>
              </w:rPr>
              <w:t>Montante do imposto especial de consumo da linha (</w:t>
            </w:r>
            <w:proofErr w:type="spellStart"/>
            <w:r w:rsidRPr="00FB0B06">
              <w:rPr>
                <w:rFonts w:ascii="Arial" w:eastAsia="Times New Roman" w:hAnsi="Arial" w:cs="Arial"/>
                <w:spacing w:val="-1"/>
                <w:sz w:val="20"/>
                <w:szCs w:val="20"/>
                <w:rPrChange w:id="9672" w:author="Adelino Naquarta Sepalanga Domingos" w:date="2025-03-05T09:26:00Z" w16du:dateUtc="2025-03-05T08:26:00Z">
                  <w:rPr>
                    <w:rFonts w:ascii="Times New Roman" w:eastAsia="Times New Roman" w:hAnsi="Times New Roman"/>
                    <w:spacing w:val="-1"/>
                  </w:rPr>
                </w:rPrChange>
              </w:rPr>
              <w:t>IECAmount</w:t>
            </w:r>
            <w:proofErr w:type="spellEnd"/>
            <w:r w:rsidRPr="00FB0B06">
              <w:rPr>
                <w:rFonts w:ascii="Arial" w:eastAsia="Times New Roman" w:hAnsi="Arial" w:cs="Arial"/>
                <w:spacing w:val="-1"/>
                <w:sz w:val="20"/>
                <w:szCs w:val="20"/>
                <w:rPrChange w:id="9673"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66DB4A" w14:textId="77777777" w:rsidR="003F3EDE" w:rsidRPr="00FB0B06" w:rsidRDefault="003F3EDE" w:rsidP="0025185C">
            <w:pPr>
              <w:rPr>
                <w:rFonts w:ascii="Arial" w:eastAsia="Times New Roman" w:hAnsi="Arial" w:cs="Arial"/>
                <w:spacing w:val="-1"/>
                <w:sz w:val="20"/>
                <w:szCs w:val="20"/>
                <w:rPrChange w:id="967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75" w:author="Adelino Naquarta Sepalanga Domingos" w:date="2025-03-05T09:26:00Z" w16du:dateUtc="2025-03-05T08:26:00Z">
                  <w:rPr>
                    <w:rFonts w:ascii="Times New Roman" w:eastAsia="Times New Roman" w:hAnsi="Times New Roman"/>
                    <w:spacing w:val="-1"/>
                  </w:rPr>
                </w:rPrChange>
              </w:rPr>
              <w:t>Montante do imposto especial de consumo contido na base tributável da linha do documento caso este não esteja discriminado em linha independente no documento, com o “Indicador de produto ou serviço (</w:t>
            </w:r>
            <w:proofErr w:type="spellStart"/>
            <w:r w:rsidRPr="00FB0B06">
              <w:rPr>
                <w:rFonts w:ascii="Arial" w:eastAsia="Times New Roman" w:hAnsi="Arial" w:cs="Arial"/>
                <w:spacing w:val="-1"/>
                <w:sz w:val="20"/>
                <w:szCs w:val="20"/>
                <w:rPrChange w:id="9676" w:author="Adelino Naquarta Sepalanga Domingos" w:date="2025-03-05T09:26:00Z" w16du:dateUtc="2025-03-05T08:26:00Z">
                  <w:rPr>
                    <w:rFonts w:ascii="Times New Roman" w:eastAsia="Times New Roman" w:hAnsi="Times New Roman"/>
                    <w:spacing w:val="-1"/>
                  </w:rPr>
                </w:rPrChange>
              </w:rPr>
              <w:t>ProductType</w:t>
            </w:r>
            <w:proofErr w:type="spellEnd"/>
            <w:r w:rsidRPr="00FB0B06">
              <w:rPr>
                <w:rFonts w:ascii="Arial" w:eastAsia="Times New Roman" w:hAnsi="Arial" w:cs="Arial"/>
                <w:spacing w:val="-1"/>
                <w:sz w:val="20"/>
                <w:szCs w:val="20"/>
                <w:rPrChange w:id="9677" w:author="Adelino Naquarta Sepalanga Domingos" w:date="2025-03-05T09:26:00Z" w16du:dateUtc="2025-03-05T08:26:00Z">
                  <w:rPr>
                    <w:rFonts w:ascii="Times New Roman" w:eastAsia="Times New Roman" w:hAnsi="Times New Roman"/>
                    <w:spacing w:val="-1"/>
                  </w:rPr>
                </w:rPrChange>
              </w:rPr>
              <w:t>)” = E.</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F796A6" w14:textId="77777777" w:rsidR="003F3EDE" w:rsidRPr="00FB0B06" w:rsidRDefault="003F3EDE" w:rsidP="0025185C">
            <w:pPr>
              <w:jc w:val="center"/>
              <w:rPr>
                <w:rFonts w:ascii="Arial" w:eastAsia="Times New Roman" w:hAnsi="Arial" w:cs="Arial"/>
                <w:spacing w:val="-1"/>
                <w:sz w:val="20"/>
                <w:szCs w:val="20"/>
                <w:rPrChange w:id="9678" w:author="Adelino Naquarta Sepalanga Domingos" w:date="2025-03-05T09:26:00Z" w16du:dateUtc="2025-03-05T08:26:00Z">
                  <w:rPr>
                    <w:rFonts w:ascii="Times New Roman" w:eastAsia="Times New Roman" w:hAnsi="Times New Roman"/>
                    <w:spacing w:val="-1"/>
                  </w:rPr>
                </w:rPrChange>
              </w:rPr>
            </w:pPr>
          </w:p>
          <w:p w14:paraId="4F5B4661" w14:textId="77777777" w:rsidR="003F3EDE" w:rsidRPr="00FB0B06" w:rsidRDefault="003F3EDE" w:rsidP="0025185C">
            <w:pPr>
              <w:jc w:val="center"/>
              <w:rPr>
                <w:rFonts w:ascii="Arial" w:eastAsia="Times New Roman" w:hAnsi="Arial" w:cs="Arial"/>
                <w:spacing w:val="-1"/>
                <w:sz w:val="20"/>
                <w:szCs w:val="20"/>
                <w:rPrChange w:id="9679" w:author="Adelino Naquarta Sepalanga Domingos" w:date="2025-03-05T09:26:00Z" w16du:dateUtc="2025-03-05T08:26:00Z">
                  <w:rPr>
                    <w:rFonts w:ascii="Times New Roman" w:eastAsia="Times New Roman" w:hAnsi="Times New Roman"/>
                    <w:spacing w:val="-1"/>
                  </w:rPr>
                </w:rPrChange>
              </w:rPr>
            </w:pPr>
          </w:p>
          <w:p w14:paraId="7BA7DC8A" w14:textId="77777777" w:rsidR="003F3EDE" w:rsidRPr="00FB0B06" w:rsidRDefault="003F3EDE" w:rsidP="0025185C">
            <w:pPr>
              <w:jc w:val="center"/>
              <w:rPr>
                <w:rFonts w:ascii="Arial" w:eastAsia="Times New Roman" w:hAnsi="Arial" w:cs="Arial"/>
                <w:spacing w:val="-1"/>
                <w:sz w:val="20"/>
                <w:szCs w:val="20"/>
                <w:rPrChange w:id="9680" w:author="Adelino Naquarta Sepalanga Domingos" w:date="2025-03-05T09:26:00Z" w16du:dateUtc="2025-03-05T08:26:00Z">
                  <w:rPr>
                    <w:rFonts w:ascii="Times New Roman" w:eastAsia="Times New Roman" w:hAnsi="Times New Roman"/>
                    <w:spacing w:val="-1"/>
                  </w:rPr>
                </w:rPrChange>
              </w:rPr>
            </w:pPr>
          </w:p>
          <w:p w14:paraId="71C48A26" w14:textId="77777777" w:rsidR="003F3EDE" w:rsidRPr="00FB0B06" w:rsidRDefault="003F3EDE" w:rsidP="0025185C">
            <w:pPr>
              <w:jc w:val="center"/>
              <w:rPr>
                <w:rFonts w:ascii="Arial" w:eastAsia="Times New Roman" w:hAnsi="Arial" w:cs="Arial"/>
                <w:spacing w:val="-1"/>
                <w:sz w:val="20"/>
                <w:szCs w:val="20"/>
                <w:rPrChange w:id="968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82"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39F27C22" w14:textId="77777777" w:rsidTr="0025185C">
        <w:trPr>
          <w:trHeight w:val="50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E6BFF6" w14:textId="77777777" w:rsidR="003F3EDE" w:rsidRPr="00FB0B06" w:rsidRDefault="003F3EDE" w:rsidP="0025185C">
            <w:pPr>
              <w:jc w:val="center"/>
              <w:rPr>
                <w:rFonts w:ascii="Arial" w:eastAsia="Times New Roman" w:hAnsi="Arial" w:cs="Arial"/>
                <w:spacing w:val="-1"/>
                <w:sz w:val="20"/>
                <w:szCs w:val="20"/>
                <w:rPrChange w:id="968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84" w:author="Adelino Naquarta Sepalanga Domingos" w:date="2025-03-05T09:26:00Z" w16du:dateUtc="2025-03-05T08:26:00Z">
                  <w:rPr>
                    <w:rFonts w:ascii="Times New Roman" w:eastAsia="Times New Roman" w:hAnsi="Times New Roman"/>
                    <w:spacing w:val="-1"/>
                  </w:rPr>
                </w:rPrChange>
              </w:rPr>
              <w:t>4.3.4.15.</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5F0D3F" w14:textId="77777777" w:rsidR="003F3EDE" w:rsidRPr="00FB0B06" w:rsidRDefault="003F3EDE" w:rsidP="0025185C">
            <w:pPr>
              <w:jc w:val="center"/>
              <w:rPr>
                <w:rFonts w:ascii="Arial" w:eastAsia="Times New Roman" w:hAnsi="Arial" w:cs="Arial"/>
                <w:spacing w:val="-1"/>
                <w:sz w:val="20"/>
                <w:szCs w:val="20"/>
                <w:rPrChange w:id="968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86"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8BEB4C" w14:textId="77777777" w:rsidR="003F3EDE" w:rsidRPr="00FB0B06" w:rsidRDefault="003F3EDE" w:rsidP="0025185C">
            <w:pPr>
              <w:rPr>
                <w:rFonts w:ascii="Arial" w:eastAsia="Times New Roman" w:hAnsi="Arial" w:cs="Arial"/>
                <w:spacing w:val="-1"/>
                <w:sz w:val="20"/>
                <w:szCs w:val="20"/>
                <w:rPrChange w:id="968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88" w:author="Adelino Naquarta Sepalanga Domingos" w:date="2025-03-05T09:26:00Z" w16du:dateUtc="2025-03-05T08:26:00Z">
                  <w:rPr>
                    <w:rFonts w:ascii="Times New Roman" w:eastAsia="Times New Roman" w:hAnsi="Times New Roman"/>
                    <w:spacing w:val="-1"/>
                  </w:rPr>
                </w:rPrChange>
              </w:rPr>
              <w:t>Totais do documento (</w:t>
            </w:r>
            <w:proofErr w:type="spellStart"/>
            <w:r w:rsidRPr="00FB0B06">
              <w:rPr>
                <w:rFonts w:ascii="Arial" w:eastAsia="Times New Roman" w:hAnsi="Arial" w:cs="Arial"/>
                <w:spacing w:val="-1"/>
                <w:sz w:val="20"/>
                <w:szCs w:val="20"/>
                <w:rPrChange w:id="9689" w:author="Adelino Naquarta Sepalanga Domingos" w:date="2025-03-05T09:26:00Z" w16du:dateUtc="2025-03-05T08:26:00Z">
                  <w:rPr>
                    <w:rFonts w:ascii="Times New Roman" w:eastAsia="Times New Roman" w:hAnsi="Times New Roman"/>
                    <w:spacing w:val="-1"/>
                  </w:rPr>
                </w:rPrChange>
              </w:rPr>
              <w:t>DocumentTotals</w:t>
            </w:r>
            <w:proofErr w:type="spellEnd"/>
            <w:r w:rsidRPr="00FB0B06">
              <w:rPr>
                <w:rFonts w:ascii="Arial" w:eastAsia="Times New Roman" w:hAnsi="Arial" w:cs="Arial"/>
                <w:spacing w:val="-1"/>
                <w:sz w:val="20"/>
                <w:szCs w:val="20"/>
                <w:rPrChange w:id="9690"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CEB267" w14:textId="77777777" w:rsidR="003F3EDE" w:rsidRPr="00FB0B06" w:rsidRDefault="003F3EDE" w:rsidP="0025185C">
            <w:pPr>
              <w:rPr>
                <w:rFonts w:ascii="Arial" w:eastAsia="Times New Roman" w:hAnsi="Arial" w:cs="Arial"/>
                <w:spacing w:val="-1"/>
                <w:sz w:val="20"/>
                <w:szCs w:val="20"/>
                <w:rPrChange w:id="9691"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19EF38F" w14:textId="77777777" w:rsidR="003F3EDE" w:rsidRPr="00FB0B06" w:rsidRDefault="003F3EDE" w:rsidP="0025185C">
            <w:pPr>
              <w:jc w:val="center"/>
              <w:rPr>
                <w:rFonts w:ascii="Arial" w:eastAsia="Times New Roman" w:hAnsi="Arial" w:cs="Arial"/>
                <w:spacing w:val="-1"/>
                <w:sz w:val="20"/>
                <w:szCs w:val="20"/>
                <w:rPrChange w:id="969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93"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31A70820" w14:textId="77777777" w:rsidTr="0025185C">
        <w:trPr>
          <w:trHeight w:val="60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90ED42" w14:textId="77777777" w:rsidR="003F3EDE" w:rsidRPr="00FB0B06" w:rsidRDefault="003F3EDE" w:rsidP="0025185C">
            <w:pPr>
              <w:jc w:val="center"/>
              <w:rPr>
                <w:rFonts w:ascii="Arial" w:eastAsia="Times New Roman" w:hAnsi="Arial" w:cs="Arial"/>
                <w:spacing w:val="-1"/>
                <w:sz w:val="20"/>
                <w:szCs w:val="20"/>
                <w:rPrChange w:id="969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95" w:author="Adelino Naquarta Sepalanga Domingos" w:date="2025-03-05T09:26:00Z" w16du:dateUtc="2025-03-05T08:26:00Z">
                  <w:rPr>
                    <w:rFonts w:ascii="Times New Roman" w:eastAsia="Times New Roman" w:hAnsi="Times New Roman"/>
                    <w:spacing w:val="-1"/>
                  </w:rPr>
                </w:rPrChange>
              </w:rPr>
              <w:t>4.3.4.15.1.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0EACCB4" w14:textId="77777777" w:rsidR="003F3EDE" w:rsidRPr="00FB0B06" w:rsidRDefault="003F3EDE" w:rsidP="0025185C">
            <w:pPr>
              <w:jc w:val="center"/>
              <w:rPr>
                <w:rFonts w:ascii="Arial" w:eastAsia="Times New Roman" w:hAnsi="Arial" w:cs="Arial"/>
                <w:spacing w:val="-1"/>
                <w:sz w:val="20"/>
                <w:szCs w:val="20"/>
                <w:rPrChange w:id="969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97"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BBD30E" w14:textId="77777777" w:rsidR="003F3EDE" w:rsidRPr="00FB0B06" w:rsidRDefault="003F3EDE" w:rsidP="0025185C">
            <w:pPr>
              <w:rPr>
                <w:rFonts w:ascii="Arial" w:eastAsia="Times New Roman" w:hAnsi="Arial" w:cs="Arial"/>
                <w:spacing w:val="-1"/>
                <w:sz w:val="20"/>
                <w:szCs w:val="20"/>
                <w:rPrChange w:id="969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699" w:author="Adelino Naquarta Sepalanga Domingos" w:date="2025-03-05T09:26:00Z" w16du:dateUtc="2025-03-05T08:26:00Z">
                  <w:rPr>
                    <w:rFonts w:ascii="Times New Roman" w:eastAsia="Times New Roman" w:hAnsi="Times New Roman"/>
                    <w:spacing w:val="-1"/>
                  </w:rPr>
                </w:rPrChange>
              </w:rPr>
              <w:t>Valor do imposto a pagar (</w:t>
            </w:r>
            <w:proofErr w:type="spellStart"/>
            <w:r w:rsidRPr="00FB0B06">
              <w:rPr>
                <w:rFonts w:ascii="Arial" w:eastAsia="Times New Roman" w:hAnsi="Arial" w:cs="Arial"/>
                <w:spacing w:val="-1"/>
                <w:sz w:val="20"/>
                <w:szCs w:val="20"/>
                <w:rPrChange w:id="9700" w:author="Adelino Naquarta Sepalanga Domingos" w:date="2025-03-05T09:26:00Z" w16du:dateUtc="2025-03-05T08:26:00Z">
                  <w:rPr>
                    <w:rFonts w:ascii="Times New Roman" w:eastAsia="Times New Roman" w:hAnsi="Times New Roman"/>
                    <w:spacing w:val="-1"/>
                  </w:rPr>
                </w:rPrChange>
              </w:rPr>
              <w:t>TaxPayable</w:t>
            </w:r>
            <w:proofErr w:type="spellEnd"/>
            <w:r w:rsidRPr="00FB0B06">
              <w:rPr>
                <w:rFonts w:ascii="Arial" w:eastAsia="Times New Roman" w:hAnsi="Arial" w:cs="Arial"/>
                <w:spacing w:val="-1"/>
                <w:sz w:val="20"/>
                <w:szCs w:val="20"/>
                <w:rPrChange w:id="9701"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9CACBB" w14:textId="77777777" w:rsidR="003F3EDE" w:rsidRPr="00FB0B06" w:rsidRDefault="003F3EDE" w:rsidP="0025185C">
            <w:pPr>
              <w:rPr>
                <w:rFonts w:ascii="Arial" w:eastAsia="Times New Roman" w:hAnsi="Arial" w:cs="Arial"/>
                <w:spacing w:val="-1"/>
                <w:sz w:val="20"/>
                <w:szCs w:val="20"/>
                <w:rPrChange w:id="970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03" w:author="Adelino Naquarta Sepalanga Domingos" w:date="2025-03-05T09:26:00Z" w16du:dateUtc="2025-03-05T08:26:00Z">
                  <w:rPr>
                    <w:rFonts w:ascii="Times New Roman" w:eastAsia="Times New Roman" w:hAnsi="Times New Roman"/>
                    <w:spacing w:val="-1"/>
                  </w:rPr>
                </w:rPrChange>
              </w:rPr>
              <w:t>Quando não valorizado na base de dados, deve ser preenchido com “0.00”.</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F9B6A50" w14:textId="77777777" w:rsidR="003F3EDE" w:rsidRPr="00FB0B06" w:rsidRDefault="003F3EDE" w:rsidP="0025185C">
            <w:pPr>
              <w:jc w:val="center"/>
              <w:rPr>
                <w:rFonts w:ascii="Arial" w:eastAsia="Times New Roman" w:hAnsi="Arial" w:cs="Arial"/>
                <w:spacing w:val="-1"/>
                <w:sz w:val="20"/>
                <w:szCs w:val="20"/>
                <w:rPrChange w:id="9704" w:author="Adelino Naquarta Sepalanga Domingos" w:date="2025-03-05T09:26:00Z" w16du:dateUtc="2025-03-05T08:26:00Z">
                  <w:rPr>
                    <w:rFonts w:ascii="Times New Roman" w:eastAsia="Times New Roman" w:hAnsi="Times New Roman"/>
                    <w:spacing w:val="-1"/>
                  </w:rPr>
                </w:rPrChange>
              </w:rPr>
            </w:pPr>
          </w:p>
          <w:p w14:paraId="584A3383" w14:textId="77777777" w:rsidR="003F3EDE" w:rsidRPr="00FB0B06" w:rsidRDefault="003F3EDE" w:rsidP="0025185C">
            <w:pPr>
              <w:jc w:val="center"/>
              <w:rPr>
                <w:rFonts w:ascii="Arial" w:eastAsia="Times New Roman" w:hAnsi="Arial" w:cs="Arial"/>
                <w:spacing w:val="-1"/>
                <w:sz w:val="20"/>
                <w:szCs w:val="20"/>
                <w:rPrChange w:id="970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06"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4065EBA7" w14:textId="77777777" w:rsidTr="0025185C">
        <w:trPr>
          <w:trHeight w:val="90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EF7DCD" w14:textId="77777777" w:rsidR="003F3EDE" w:rsidRPr="00FB0B06" w:rsidRDefault="003F3EDE" w:rsidP="0025185C">
            <w:pPr>
              <w:jc w:val="center"/>
              <w:rPr>
                <w:rFonts w:ascii="Arial" w:eastAsia="Times New Roman" w:hAnsi="Arial" w:cs="Arial"/>
                <w:spacing w:val="-1"/>
                <w:sz w:val="20"/>
                <w:szCs w:val="20"/>
                <w:rPrChange w:id="9707" w:author="Adelino Naquarta Sepalanga Domingos" w:date="2025-03-05T09:26:00Z" w16du:dateUtc="2025-03-05T08:26:00Z">
                  <w:rPr>
                    <w:rFonts w:ascii="Times New Roman" w:eastAsia="Times New Roman" w:hAnsi="Times New Roman"/>
                    <w:spacing w:val="-1"/>
                  </w:rPr>
                </w:rPrChange>
              </w:rPr>
            </w:pPr>
          </w:p>
          <w:p w14:paraId="51BA1AEE" w14:textId="77777777" w:rsidR="003F3EDE" w:rsidRPr="00FB0B06" w:rsidRDefault="003F3EDE" w:rsidP="0025185C">
            <w:pPr>
              <w:jc w:val="center"/>
              <w:rPr>
                <w:rFonts w:ascii="Arial" w:eastAsia="Times New Roman" w:hAnsi="Arial" w:cs="Arial"/>
                <w:spacing w:val="-1"/>
                <w:sz w:val="20"/>
                <w:szCs w:val="20"/>
                <w:rPrChange w:id="9708" w:author="Adelino Naquarta Sepalanga Domingos" w:date="2025-03-05T09:26:00Z" w16du:dateUtc="2025-03-05T08:26:00Z">
                  <w:rPr>
                    <w:rFonts w:ascii="Times New Roman" w:eastAsia="Times New Roman" w:hAnsi="Times New Roman"/>
                    <w:spacing w:val="-1"/>
                  </w:rPr>
                </w:rPrChange>
              </w:rPr>
            </w:pPr>
          </w:p>
          <w:p w14:paraId="6BA8073B" w14:textId="77777777" w:rsidR="003F3EDE" w:rsidRPr="00FB0B06" w:rsidRDefault="003F3EDE" w:rsidP="0025185C">
            <w:pPr>
              <w:jc w:val="center"/>
              <w:rPr>
                <w:rFonts w:ascii="Arial" w:eastAsia="Times New Roman" w:hAnsi="Arial" w:cs="Arial"/>
                <w:spacing w:val="-1"/>
                <w:sz w:val="20"/>
                <w:szCs w:val="20"/>
                <w:rPrChange w:id="970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10" w:author="Adelino Naquarta Sepalanga Domingos" w:date="2025-03-05T09:26:00Z" w16du:dateUtc="2025-03-05T08:26:00Z">
                  <w:rPr>
                    <w:rFonts w:ascii="Times New Roman" w:eastAsia="Times New Roman" w:hAnsi="Times New Roman"/>
                    <w:spacing w:val="-1"/>
                  </w:rPr>
                </w:rPrChange>
              </w:rPr>
              <w:t>4.3.4.15.2.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82A5C6B" w14:textId="77777777" w:rsidR="003F3EDE" w:rsidRPr="00FB0B06" w:rsidRDefault="003F3EDE" w:rsidP="0025185C">
            <w:pPr>
              <w:jc w:val="center"/>
              <w:rPr>
                <w:rFonts w:ascii="Arial" w:eastAsia="Times New Roman" w:hAnsi="Arial" w:cs="Arial"/>
                <w:spacing w:val="-1"/>
                <w:sz w:val="20"/>
                <w:szCs w:val="20"/>
                <w:rPrChange w:id="9711" w:author="Adelino Naquarta Sepalanga Domingos" w:date="2025-03-05T09:26:00Z" w16du:dateUtc="2025-03-05T08:26:00Z">
                  <w:rPr>
                    <w:rFonts w:ascii="Times New Roman" w:eastAsia="Times New Roman" w:hAnsi="Times New Roman"/>
                    <w:spacing w:val="-1"/>
                  </w:rPr>
                </w:rPrChange>
              </w:rPr>
            </w:pPr>
          </w:p>
          <w:p w14:paraId="7C28439E" w14:textId="77777777" w:rsidR="003F3EDE" w:rsidRPr="00FB0B06" w:rsidRDefault="003F3EDE" w:rsidP="0025185C">
            <w:pPr>
              <w:jc w:val="center"/>
              <w:rPr>
                <w:rFonts w:ascii="Arial" w:eastAsia="Times New Roman" w:hAnsi="Arial" w:cs="Arial"/>
                <w:spacing w:val="-1"/>
                <w:sz w:val="20"/>
                <w:szCs w:val="20"/>
                <w:rPrChange w:id="9712" w:author="Adelino Naquarta Sepalanga Domingos" w:date="2025-03-05T09:26:00Z" w16du:dateUtc="2025-03-05T08:26:00Z">
                  <w:rPr>
                    <w:rFonts w:ascii="Times New Roman" w:eastAsia="Times New Roman" w:hAnsi="Times New Roman"/>
                    <w:spacing w:val="-1"/>
                  </w:rPr>
                </w:rPrChange>
              </w:rPr>
            </w:pPr>
          </w:p>
          <w:p w14:paraId="2FB700EE" w14:textId="77777777" w:rsidR="003F3EDE" w:rsidRPr="00FB0B06" w:rsidRDefault="003F3EDE" w:rsidP="0025185C">
            <w:pPr>
              <w:jc w:val="center"/>
              <w:rPr>
                <w:rFonts w:ascii="Arial" w:eastAsia="Times New Roman" w:hAnsi="Arial" w:cs="Arial"/>
                <w:spacing w:val="-1"/>
                <w:sz w:val="20"/>
                <w:szCs w:val="20"/>
                <w:rPrChange w:id="971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14"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AB801B" w14:textId="77777777" w:rsidR="003F3EDE" w:rsidRPr="00FB0B06" w:rsidRDefault="003F3EDE" w:rsidP="0025185C">
            <w:pPr>
              <w:rPr>
                <w:rFonts w:ascii="Arial" w:eastAsia="Times New Roman" w:hAnsi="Arial" w:cs="Arial"/>
                <w:spacing w:val="-1"/>
                <w:sz w:val="20"/>
                <w:szCs w:val="20"/>
                <w:rPrChange w:id="9715" w:author="Adelino Naquarta Sepalanga Domingos" w:date="2025-03-05T09:26:00Z" w16du:dateUtc="2025-03-05T08:26:00Z">
                  <w:rPr>
                    <w:rFonts w:ascii="Times New Roman" w:eastAsia="Times New Roman" w:hAnsi="Times New Roman"/>
                    <w:spacing w:val="-1"/>
                  </w:rPr>
                </w:rPrChange>
              </w:rPr>
            </w:pPr>
          </w:p>
          <w:p w14:paraId="405E56E3" w14:textId="77777777" w:rsidR="003F3EDE" w:rsidRPr="00FB0B06" w:rsidRDefault="003F3EDE" w:rsidP="0025185C">
            <w:pPr>
              <w:rPr>
                <w:rFonts w:ascii="Arial" w:eastAsia="Times New Roman" w:hAnsi="Arial" w:cs="Arial"/>
                <w:spacing w:val="-1"/>
                <w:sz w:val="20"/>
                <w:szCs w:val="20"/>
                <w:rPrChange w:id="9716" w:author="Adelino Naquarta Sepalanga Domingos" w:date="2025-03-05T09:26:00Z" w16du:dateUtc="2025-03-05T08:26:00Z">
                  <w:rPr>
                    <w:rFonts w:ascii="Times New Roman" w:eastAsia="Times New Roman" w:hAnsi="Times New Roman"/>
                    <w:spacing w:val="-1"/>
                  </w:rPr>
                </w:rPrChange>
              </w:rPr>
            </w:pPr>
          </w:p>
          <w:p w14:paraId="7E381C73" w14:textId="77777777" w:rsidR="003F3EDE" w:rsidRPr="00FB0B06" w:rsidRDefault="003F3EDE" w:rsidP="0025185C">
            <w:pPr>
              <w:rPr>
                <w:rFonts w:ascii="Arial" w:eastAsia="Times New Roman" w:hAnsi="Arial" w:cs="Arial"/>
                <w:spacing w:val="-1"/>
                <w:sz w:val="20"/>
                <w:szCs w:val="20"/>
                <w:rPrChange w:id="971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18" w:author="Adelino Naquarta Sepalanga Domingos" w:date="2025-03-05T09:26:00Z" w16du:dateUtc="2025-03-05T08:26:00Z">
                  <w:rPr>
                    <w:rFonts w:ascii="Times New Roman" w:eastAsia="Times New Roman" w:hAnsi="Times New Roman"/>
                    <w:spacing w:val="-1"/>
                  </w:rPr>
                </w:rPrChange>
              </w:rPr>
              <w:t>Total do documento sem impostos (</w:t>
            </w:r>
            <w:proofErr w:type="spellStart"/>
            <w:r w:rsidRPr="00FB0B06">
              <w:rPr>
                <w:rFonts w:ascii="Arial" w:eastAsia="Times New Roman" w:hAnsi="Arial" w:cs="Arial"/>
                <w:spacing w:val="-1"/>
                <w:sz w:val="20"/>
                <w:szCs w:val="20"/>
                <w:rPrChange w:id="9719" w:author="Adelino Naquarta Sepalanga Domingos" w:date="2025-03-05T09:26:00Z" w16du:dateUtc="2025-03-05T08:26:00Z">
                  <w:rPr>
                    <w:rFonts w:ascii="Times New Roman" w:eastAsia="Times New Roman" w:hAnsi="Times New Roman"/>
                    <w:spacing w:val="-1"/>
                  </w:rPr>
                </w:rPrChange>
              </w:rPr>
              <w:t>NetTotal</w:t>
            </w:r>
            <w:proofErr w:type="spellEnd"/>
            <w:r w:rsidRPr="00FB0B06">
              <w:rPr>
                <w:rFonts w:ascii="Arial" w:eastAsia="Times New Roman" w:hAnsi="Arial" w:cs="Arial"/>
                <w:spacing w:val="-1"/>
                <w:sz w:val="20"/>
                <w:szCs w:val="20"/>
                <w:rPrChange w:id="9720"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A86DC0" w14:textId="77777777" w:rsidR="003F3EDE" w:rsidRPr="00FB0B06" w:rsidRDefault="003F3EDE" w:rsidP="0025185C">
            <w:pPr>
              <w:rPr>
                <w:rFonts w:ascii="Arial" w:eastAsia="Times New Roman" w:hAnsi="Arial" w:cs="Arial"/>
                <w:spacing w:val="-1"/>
                <w:sz w:val="20"/>
                <w:szCs w:val="20"/>
                <w:rPrChange w:id="972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22" w:author="Adelino Naquarta Sepalanga Domingos" w:date="2025-03-05T09:26:00Z" w16du:dateUtc="2025-03-05T08:26:00Z">
                  <w:rPr>
                    <w:rFonts w:ascii="Times New Roman" w:eastAsia="Times New Roman" w:hAnsi="Times New Roman"/>
                    <w:spacing w:val="-1"/>
                  </w:rPr>
                </w:rPrChange>
              </w:rPr>
              <w:t>Este campo não deve incluir as parcelas referentes aos impostos constantes da tabela</w:t>
            </w:r>
          </w:p>
          <w:p w14:paraId="5D872FE5" w14:textId="77777777" w:rsidR="003F3EDE" w:rsidRPr="00FB0B06" w:rsidRDefault="003F3EDE" w:rsidP="0025185C">
            <w:pPr>
              <w:rPr>
                <w:rFonts w:ascii="Arial" w:eastAsia="Times New Roman" w:hAnsi="Arial" w:cs="Arial"/>
                <w:spacing w:val="-1"/>
                <w:sz w:val="20"/>
                <w:szCs w:val="20"/>
                <w:rPrChange w:id="972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24" w:author="Adelino Naquarta Sepalanga Domingos" w:date="2025-03-05T09:26:00Z" w16du:dateUtc="2025-03-05T08:26:00Z">
                  <w:rPr>
                    <w:rFonts w:ascii="Times New Roman" w:eastAsia="Times New Roman" w:hAnsi="Times New Roman"/>
                    <w:spacing w:val="-1"/>
                  </w:rPr>
                </w:rPrChange>
              </w:rPr>
              <w:t>2.5. – Tabela de impostos (</w:t>
            </w:r>
            <w:proofErr w:type="spellStart"/>
            <w:r w:rsidRPr="00FB0B06">
              <w:rPr>
                <w:rFonts w:ascii="Arial" w:eastAsia="Times New Roman" w:hAnsi="Arial" w:cs="Arial"/>
                <w:spacing w:val="-1"/>
                <w:sz w:val="20"/>
                <w:szCs w:val="20"/>
                <w:rPrChange w:id="9725" w:author="Adelino Naquarta Sepalanga Domingos" w:date="2025-03-05T09:26:00Z" w16du:dateUtc="2025-03-05T08:26:00Z">
                  <w:rPr>
                    <w:rFonts w:ascii="Times New Roman" w:eastAsia="Times New Roman" w:hAnsi="Times New Roman"/>
                    <w:spacing w:val="-1"/>
                  </w:rPr>
                </w:rPrChange>
              </w:rPr>
              <w:t>TaxTable</w:t>
            </w:r>
            <w:proofErr w:type="spellEnd"/>
            <w:r w:rsidRPr="00FB0B06">
              <w:rPr>
                <w:rFonts w:ascii="Arial" w:eastAsia="Times New Roman" w:hAnsi="Arial" w:cs="Arial"/>
                <w:spacing w:val="-1"/>
                <w:sz w:val="20"/>
                <w:szCs w:val="20"/>
                <w:rPrChange w:id="9726" w:author="Adelino Naquarta Sepalanga Domingos" w:date="2025-03-05T09:26:00Z" w16du:dateUtc="2025-03-05T08:26:00Z">
                  <w:rPr>
                    <w:rFonts w:ascii="Times New Roman" w:eastAsia="Times New Roman" w:hAnsi="Times New Roman"/>
                    <w:spacing w:val="-1"/>
                  </w:rPr>
                </w:rPrChange>
              </w:rPr>
              <w:t>).</w:t>
            </w:r>
          </w:p>
          <w:p w14:paraId="26455988" w14:textId="77777777" w:rsidR="003F3EDE" w:rsidRPr="00FB0B06" w:rsidRDefault="003F3EDE" w:rsidP="0025185C">
            <w:pPr>
              <w:rPr>
                <w:rFonts w:ascii="Arial" w:eastAsia="Times New Roman" w:hAnsi="Arial" w:cs="Arial"/>
                <w:spacing w:val="-1"/>
                <w:sz w:val="20"/>
                <w:szCs w:val="20"/>
                <w:rPrChange w:id="972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28" w:author="Adelino Naquarta Sepalanga Domingos" w:date="2025-03-05T09:26:00Z" w16du:dateUtc="2025-03-05T08:26:00Z">
                  <w:rPr>
                    <w:rFonts w:ascii="Times New Roman" w:eastAsia="Times New Roman" w:hAnsi="Times New Roman"/>
                    <w:spacing w:val="-1"/>
                  </w:rPr>
                </w:rPrChange>
              </w:rPr>
              <w:t>Quando não valorizado na base de dados, deve ser preenchido com “0.00”.</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D887B1D" w14:textId="77777777" w:rsidR="003F3EDE" w:rsidRPr="00FB0B06" w:rsidRDefault="003F3EDE" w:rsidP="0025185C">
            <w:pPr>
              <w:jc w:val="center"/>
              <w:rPr>
                <w:rFonts w:ascii="Arial" w:eastAsia="Times New Roman" w:hAnsi="Arial" w:cs="Arial"/>
                <w:spacing w:val="-1"/>
                <w:sz w:val="20"/>
                <w:szCs w:val="20"/>
                <w:rPrChange w:id="9729" w:author="Adelino Naquarta Sepalanga Domingos" w:date="2025-03-05T09:26:00Z" w16du:dateUtc="2025-03-05T08:26:00Z">
                  <w:rPr>
                    <w:rFonts w:ascii="Times New Roman" w:eastAsia="Times New Roman" w:hAnsi="Times New Roman"/>
                    <w:spacing w:val="-1"/>
                  </w:rPr>
                </w:rPrChange>
              </w:rPr>
            </w:pPr>
          </w:p>
          <w:p w14:paraId="07E7F708" w14:textId="77777777" w:rsidR="003F3EDE" w:rsidRPr="00FB0B06" w:rsidRDefault="003F3EDE" w:rsidP="0025185C">
            <w:pPr>
              <w:jc w:val="center"/>
              <w:rPr>
                <w:rFonts w:ascii="Arial" w:eastAsia="Times New Roman" w:hAnsi="Arial" w:cs="Arial"/>
                <w:spacing w:val="-1"/>
                <w:sz w:val="20"/>
                <w:szCs w:val="20"/>
                <w:rPrChange w:id="9730" w:author="Adelino Naquarta Sepalanga Domingos" w:date="2025-03-05T09:26:00Z" w16du:dateUtc="2025-03-05T08:26:00Z">
                  <w:rPr>
                    <w:rFonts w:ascii="Times New Roman" w:eastAsia="Times New Roman" w:hAnsi="Times New Roman"/>
                    <w:spacing w:val="-1"/>
                  </w:rPr>
                </w:rPrChange>
              </w:rPr>
            </w:pPr>
          </w:p>
          <w:p w14:paraId="68FCAC2B" w14:textId="77777777" w:rsidR="003F3EDE" w:rsidRPr="00FB0B06" w:rsidRDefault="003F3EDE" w:rsidP="0025185C">
            <w:pPr>
              <w:jc w:val="center"/>
              <w:rPr>
                <w:rFonts w:ascii="Arial" w:eastAsia="Times New Roman" w:hAnsi="Arial" w:cs="Arial"/>
                <w:spacing w:val="-1"/>
                <w:sz w:val="20"/>
                <w:szCs w:val="20"/>
                <w:rPrChange w:id="973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32"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4A6A35F2" w14:textId="77777777" w:rsidTr="0025185C">
        <w:trPr>
          <w:trHeight w:val="108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10E2D14" w14:textId="77777777" w:rsidR="003F3EDE" w:rsidRPr="00FB0B06" w:rsidRDefault="003F3EDE" w:rsidP="0025185C">
            <w:pPr>
              <w:jc w:val="center"/>
              <w:rPr>
                <w:rFonts w:ascii="Arial" w:eastAsia="Times New Roman" w:hAnsi="Arial" w:cs="Arial"/>
                <w:spacing w:val="-1"/>
                <w:sz w:val="20"/>
                <w:szCs w:val="20"/>
                <w:rPrChange w:id="973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34" w:author="Adelino Naquarta Sepalanga Domingos" w:date="2025-03-05T09:26:00Z" w16du:dateUtc="2025-03-05T08:26:00Z">
                  <w:rPr>
                    <w:rFonts w:ascii="Times New Roman" w:eastAsia="Times New Roman" w:hAnsi="Times New Roman"/>
                    <w:spacing w:val="-1"/>
                  </w:rPr>
                </w:rPrChange>
              </w:rPr>
              <w:t>4.3.4.15.3.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E40FB7" w14:textId="77777777" w:rsidR="003F3EDE" w:rsidRPr="00FB0B06" w:rsidRDefault="003F3EDE" w:rsidP="0025185C">
            <w:pPr>
              <w:jc w:val="center"/>
              <w:rPr>
                <w:rFonts w:ascii="Arial" w:eastAsia="Times New Roman" w:hAnsi="Arial" w:cs="Arial"/>
                <w:spacing w:val="-1"/>
                <w:sz w:val="20"/>
                <w:szCs w:val="20"/>
                <w:rPrChange w:id="973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36"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3BA2D7" w14:textId="77777777" w:rsidR="003F3EDE" w:rsidRPr="00FB0B06" w:rsidRDefault="003F3EDE" w:rsidP="0025185C">
            <w:pPr>
              <w:rPr>
                <w:rFonts w:ascii="Arial" w:eastAsia="Times New Roman" w:hAnsi="Arial" w:cs="Arial"/>
                <w:spacing w:val="-1"/>
                <w:sz w:val="20"/>
                <w:szCs w:val="20"/>
                <w:rPrChange w:id="973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38" w:author="Adelino Naquarta Sepalanga Domingos" w:date="2025-03-05T09:26:00Z" w16du:dateUtc="2025-03-05T08:26:00Z">
                  <w:rPr>
                    <w:rFonts w:ascii="Times New Roman" w:eastAsia="Times New Roman" w:hAnsi="Times New Roman"/>
                    <w:spacing w:val="-1"/>
                  </w:rPr>
                </w:rPrChange>
              </w:rPr>
              <w:t>Total do documento com impostos (</w:t>
            </w:r>
            <w:proofErr w:type="spellStart"/>
            <w:r w:rsidRPr="00FB0B06">
              <w:rPr>
                <w:rFonts w:ascii="Arial" w:eastAsia="Times New Roman" w:hAnsi="Arial" w:cs="Arial"/>
                <w:spacing w:val="-1"/>
                <w:sz w:val="20"/>
                <w:szCs w:val="20"/>
                <w:rPrChange w:id="9739" w:author="Adelino Naquarta Sepalanga Domingos" w:date="2025-03-05T09:26:00Z" w16du:dateUtc="2025-03-05T08:26:00Z">
                  <w:rPr>
                    <w:rFonts w:ascii="Times New Roman" w:eastAsia="Times New Roman" w:hAnsi="Times New Roman"/>
                    <w:spacing w:val="-1"/>
                  </w:rPr>
                </w:rPrChange>
              </w:rPr>
              <w:t>GrossTotal</w:t>
            </w:r>
            <w:proofErr w:type="spellEnd"/>
            <w:r w:rsidRPr="00FB0B06">
              <w:rPr>
                <w:rFonts w:ascii="Arial" w:eastAsia="Times New Roman" w:hAnsi="Arial" w:cs="Arial"/>
                <w:spacing w:val="-1"/>
                <w:sz w:val="20"/>
                <w:szCs w:val="20"/>
                <w:rPrChange w:id="9740"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E2F742" w14:textId="77777777" w:rsidR="003F3EDE" w:rsidRPr="00FB0B06" w:rsidRDefault="003F3EDE" w:rsidP="0025185C">
            <w:pPr>
              <w:rPr>
                <w:rFonts w:ascii="Arial" w:eastAsia="Times New Roman" w:hAnsi="Arial" w:cs="Arial"/>
                <w:spacing w:val="-1"/>
                <w:sz w:val="20"/>
                <w:szCs w:val="20"/>
                <w:rPrChange w:id="974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42" w:author="Adelino Naquarta Sepalanga Domingos" w:date="2025-03-05T09:26:00Z" w16du:dateUtc="2025-03-05T08:26:00Z">
                  <w:rPr>
                    <w:rFonts w:ascii="Times New Roman" w:eastAsia="Times New Roman" w:hAnsi="Times New Roman"/>
                    <w:spacing w:val="-1"/>
                  </w:rPr>
                </w:rPrChange>
              </w:rPr>
              <w:t>Quando não valorizado na base de dados, deve ser preenchido com “0.00”.</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34810E" w14:textId="77777777" w:rsidR="003F3EDE" w:rsidRPr="00FB0B06" w:rsidRDefault="003F3EDE" w:rsidP="0025185C">
            <w:pPr>
              <w:jc w:val="center"/>
              <w:rPr>
                <w:rFonts w:ascii="Arial" w:eastAsia="Times New Roman" w:hAnsi="Arial" w:cs="Arial"/>
                <w:spacing w:val="-1"/>
                <w:sz w:val="20"/>
                <w:szCs w:val="20"/>
                <w:rPrChange w:id="9743" w:author="Adelino Naquarta Sepalanga Domingos" w:date="2025-03-05T09:26:00Z" w16du:dateUtc="2025-03-05T08:26:00Z">
                  <w:rPr>
                    <w:rFonts w:ascii="Times New Roman" w:eastAsia="Times New Roman" w:hAnsi="Times New Roman"/>
                    <w:spacing w:val="-1"/>
                  </w:rPr>
                </w:rPrChange>
              </w:rPr>
            </w:pPr>
          </w:p>
          <w:p w14:paraId="0847ED60" w14:textId="77777777" w:rsidR="003F3EDE" w:rsidRPr="00FB0B06" w:rsidRDefault="003F3EDE" w:rsidP="0025185C">
            <w:pPr>
              <w:jc w:val="center"/>
              <w:rPr>
                <w:rFonts w:ascii="Arial" w:eastAsia="Times New Roman" w:hAnsi="Arial" w:cs="Arial"/>
                <w:spacing w:val="-1"/>
                <w:sz w:val="20"/>
                <w:szCs w:val="20"/>
                <w:rPrChange w:id="974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45"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578ED5A0" w14:textId="77777777" w:rsidTr="0025185C">
        <w:trPr>
          <w:trHeight w:val="84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A455FC" w14:textId="77777777" w:rsidR="003F3EDE" w:rsidRPr="00FB0B06" w:rsidRDefault="003F3EDE" w:rsidP="0025185C">
            <w:pPr>
              <w:jc w:val="center"/>
              <w:rPr>
                <w:rFonts w:ascii="Arial" w:eastAsia="Times New Roman" w:hAnsi="Arial" w:cs="Arial"/>
                <w:spacing w:val="-1"/>
                <w:sz w:val="20"/>
                <w:szCs w:val="20"/>
                <w:rPrChange w:id="974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47" w:author="Adelino Naquarta Sepalanga Domingos" w:date="2025-03-05T09:26:00Z" w16du:dateUtc="2025-03-05T08:26:00Z">
                  <w:rPr>
                    <w:rFonts w:ascii="Times New Roman" w:eastAsia="Times New Roman" w:hAnsi="Times New Roman"/>
                    <w:spacing w:val="-1"/>
                  </w:rPr>
                </w:rPrChange>
              </w:rPr>
              <w:t>4.3.4.15.4.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68392EB" w14:textId="77777777" w:rsidR="003F3EDE" w:rsidRPr="00FB0B06" w:rsidRDefault="003F3EDE" w:rsidP="0025185C">
            <w:pPr>
              <w:jc w:val="center"/>
              <w:rPr>
                <w:rFonts w:ascii="Arial" w:eastAsia="Times New Roman" w:hAnsi="Arial" w:cs="Arial"/>
                <w:spacing w:val="-1"/>
                <w:sz w:val="20"/>
                <w:szCs w:val="20"/>
                <w:rPrChange w:id="9748"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0A80A34" w14:textId="77777777" w:rsidR="003F3EDE" w:rsidRPr="00FB0B06" w:rsidRDefault="003F3EDE" w:rsidP="0025185C">
            <w:pPr>
              <w:rPr>
                <w:rFonts w:ascii="Arial" w:eastAsia="Times New Roman" w:hAnsi="Arial" w:cs="Arial"/>
                <w:spacing w:val="-1"/>
                <w:sz w:val="20"/>
                <w:szCs w:val="20"/>
                <w:rPrChange w:id="974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50" w:author="Adelino Naquarta Sepalanga Domingos" w:date="2025-03-05T09:26:00Z" w16du:dateUtc="2025-03-05T08:26:00Z">
                  <w:rPr>
                    <w:rFonts w:ascii="Times New Roman" w:eastAsia="Times New Roman" w:hAnsi="Times New Roman"/>
                    <w:spacing w:val="-1"/>
                  </w:rPr>
                </w:rPrChange>
              </w:rPr>
              <w:t>Moeda (</w:t>
            </w:r>
            <w:proofErr w:type="spellStart"/>
            <w:r w:rsidRPr="00FB0B06">
              <w:rPr>
                <w:rFonts w:ascii="Arial" w:eastAsia="Times New Roman" w:hAnsi="Arial" w:cs="Arial"/>
                <w:spacing w:val="-1"/>
                <w:sz w:val="20"/>
                <w:szCs w:val="20"/>
                <w:rPrChange w:id="9751" w:author="Adelino Naquarta Sepalanga Domingos" w:date="2025-03-05T09:26:00Z" w16du:dateUtc="2025-03-05T08:26:00Z">
                  <w:rPr>
                    <w:rFonts w:ascii="Times New Roman" w:eastAsia="Times New Roman" w:hAnsi="Times New Roman"/>
                    <w:spacing w:val="-1"/>
                  </w:rPr>
                </w:rPrChange>
              </w:rPr>
              <w:t>Currency</w:t>
            </w:r>
            <w:proofErr w:type="spellEnd"/>
            <w:r w:rsidRPr="00FB0B06">
              <w:rPr>
                <w:rFonts w:ascii="Arial" w:eastAsia="Times New Roman" w:hAnsi="Arial" w:cs="Arial"/>
                <w:spacing w:val="-1"/>
                <w:sz w:val="20"/>
                <w:szCs w:val="20"/>
                <w:rPrChange w:id="9752"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9C35A5" w14:textId="77777777" w:rsidR="003F3EDE" w:rsidRPr="00FB0B06" w:rsidRDefault="003F3EDE" w:rsidP="0025185C">
            <w:pPr>
              <w:rPr>
                <w:rFonts w:ascii="Arial" w:eastAsia="Times New Roman" w:hAnsi="Arial" w:cs="Arial"/>
                <w:spacing w:val="-1"/>
                <w:sz w:val="20"/>
                <w:szCs w:val="20"/>
                <w:rPrChange w:id="975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54" w:author="Adelino Naquarta Sepalanga Domingos" w:date="2025-03-05T09:26:00Z" w16du:dateUtc="2025-03-05T08:26:00Z">
                  <w:rPr>
                    <w:rFonts w:ascii="Times New Roman" w:eastAsia="Times New Roman" w:hAnsi="Times New Roman"/>
                    <w:spacing w:val="-1"/>
                  </w:rPr>
                </w:rPrChange>
              </w:rPr>
              <w:t xml:space="preserve">Não deve ser gerada no caso </w:t>
            </w:r>
            <w:proofErr w:type="gramStart"/>
            <w:r w:rsidRPr="00FB0B06">
              <w:rPr>
                <w:rFonts w:ascii="Arial" w:eastAsia="Times New Roman" w:hAnsi="Arial" w:cs="Arial"/>
                <w:spacing w:val="-1"/>
                <w:sz w:val="20"/>
                <w:szCs w:val="20"/>
                <w:rPrChange w:id="9755" w:author="Adelino Naquarta Sepalanga Domingos" w:date="2025-03-05T09:26:00Z" w16du:dateUtc="2025-03-05T08:26:00Z">
                  <w:rPr>
                    <w:rFonts w:ascii="Times New Roman" w:eastAsia="Times New Roman" w:hAnsi="Times New Roman"/>
                    <w:spacing w:val="-1"/>
                  </w:rPr>
                </w:rPrChange>
              </w:rPr>
              <w:t>da</w:t>
            </w:r>
            <w:proofErr w:type="gramEnd"/>
            <w:r w:rsidRPr="00FB0B06">
              <w:rPr>
                <w:rFonts w:ascii="Arial" w:eastAsia="Times New Roman" w:hAnsi="Arial" w:cs="Arial"/>
                <w:spacing w:val="-1"/>
                <w:sz w:val="20"/>
                <w:szCs w:val="20"/>
                <w:rPrChange w:id="9756" w:author="Adelino Naquarta Sepalanga Domingos" w:date="2025-03-05T09:26:00Z" w16du:dateUtc="2025-03-05T08:26:00Z">
                  <w:rPr>
                    <w:rFonts w:ascii="Times New Roman" w:eastAsia="Times New Roman" w:hAnsi="Times New Roman"/>
                    <w:spacing w:val="-1"/>
                  </w:rPr>
                </w:rPrChange>
              </w:rPr>
              <w:t xml:space="preserve"> emissão do documento ser em AOA.</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8C2E318" w14:textId="77777777" w:rsidR="003F3EDE" w:rsidRPr="00FB0B06" w:rsidRDefault="003F3EDE" w:rsidP="0025185C">
            <w:pPr>
              <w:jc w:val="center"/>
              <w:rPr>
                <w:rFonts w:ascii="Arial" w:eastAsia="Times New Roman" w:hAnsi="Arial" w:cs="Arial"/>
                <w:spacing w:val="-1"/>
                <w:sz w:val="20"/>
                <w:szCs w:val="20"/>
                <w:rPrChange w:id="975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58"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4139337B" w14:textId="77777777" w:rsidTr="0025185C">
        <w:trPr>
          <w:trHeight w:val="104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A64706" w14:textId="77777777" w:rsidR="003F3EDE" w:rsidRPr="00FB0B06" w:rsidRDefault="003F3EDE" w:rsidP="0025185C">
            <w:pPr>
              <w:jc w:val="center"/>
              <w:rPr>
                <w:rFonts w:ascii="Arial" w:eastAsia="Times New Roman" w:hAnsi="Arial" w:cs="Arial"/>
                <w:spacing w:val="-1"/>
                <w:sz w:val="20"/>
                <w:szCs w:val="20"/>
                <w:rPrChange w:id="975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60" w:author="Adelino Naquarta Sepalanga Domingos" w:date="2025-03-05T09:26:00Z" w16du:dateUtc="2025-03-05T08:26:00Z">
                  <w:rPr>
                    <w:rFonts w:ascii="Times New Roman" w:eastAsia="Times New Roman" w:hAnsi="Times New Roman"/>
                    <w:spacing w:val="-1"/>
                  </w:rPr>
                </w:rPrChange>
              </w:rPr>
              <w:t>4.3.4.15.4.1.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EFF7A3D" w14:textId="77777777" w:rsidR="003F3EDE" w:rsidRPr="00FB0B06" w:rsidRDefault="003F3EDE" w:rsidP="0025185C">
            <w:pPr>
              <w:jc w:val="center"/>
              <w:rPr>
                <w:rFonts w:ascii="Arial" w:eastAsia="Times New Roman" w:hAnsi="Arial" w:cs="Arial"/>
                <w:spacing w:val="-1"/>
                <w:sz w:val="20"/>
                <w:szCs w:val="20"/>
                <w:rPrChange w:id="976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62"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012D74" w14:textId="77777777" w:rsidR="003F3EDE" w:rsidRPr="00FB0B06" w:rsidRDefault="003F3EDE" w:rsidP="0025185C">
            <w:pPr>
              <w:rPr>
                <w:rFonts w:ascii="Arial" w:eastAsia="Times New Roman" w:hAnsi="Arial" w:cs="Arial"/>
                <w:spacing w:val="-1"/>
                <w:sz w:val="20"/>
                <w:szCs w:val="20"/>
                <w:rPrChange w:id="976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64" w:author="Adelino Naquarta Sepalanga Domingos" w:date="2025-03-05T09:26:00Z" w16du:dateUtc="2025-03-05T08:26:00Z">
                  <w:rPr>
                    <w:rFonts w:ascii="Times New Roman" w:eastAsia="Times New Roman" w:hAnsi="Times New Roman"/>
                    <w:spacing w:val="-1"/>
                  </w:rPr>
                </w:rPrChange>
              </w:rPr>
              <w:t>Código de moeda (</w:t>
            </w:r>
            <w:proofErr w:type="spellStart"/>
            <w:r w:rsidRPr="00FB0B06">
              <w:rPr>
                <w:rFonts w:ascii="Arial" w:eastAsia="Times New Roman" w:hAnsi="Arial" w:cs="Arial"/>
                <w:spacing w:val="-1"/>
                <w:sz w:val="20"/>
                <w:szCs w:val="20"/>
                <w:rPrChange w:id="9765" w:author="Adelino Naquarta Sepalanga Domingos" w:date="2025-03-05T09:26:00Z" w16du:dateUtc="2025-03-05T08:26:00Z">
                  <w:rPr>
                    <w:rFonts w:ascii="Times New Roman" w:eastAsia="Times New Roman" w:hAnsi="Times New Roman"/>
                    <w:spacing w:val="-1"/>
                  </w:rPr>
                </w:rPrChange>
              </w:rPr>
              <w:t>CurrencyCode</w:t>
            </w:r>
            <w:proofErr w:type="spellEnd"/>
            <w:r w:rsidRPr="00FB0B06">
              <w:rPr>
                <w:rFonts w:ascii="Arial" w:eastAsia="Times New Roman" w:hAnsi="Arial" w:cs="Arial"/>
                <w:spacing w:val="-1"/>
                <w:sz w:val="20"/>
                <w:szCs w:val="20"/>
                <w:rPrChange w:id="9766"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39BD4B" w14:textId="77777777" w:rsidR="003F3EDE" w:rsidRPr="00FB0B06" w:rsidRDefault="003F3EDE" w:rsidP="0025185C">
            <w:pPr>
              <w:rPr>
                <w:rFonts w:ascii="Arial" w:eastAsia="Times New Roman" w:hAnsi="Arial" w:cs="Arial"/>
                <w:spacing w:val="-1"/>
                <w:sz w:val="20"/>
                <w:szCs w:val="20"/>
                <w:rPrChange w:id="976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68" w:author="Adelino Naquarta Sepalanga Domingos" w:date="2025-03-05T09:26:00Z" w16du:dateUtc="2025-03-05T08:26:00Z">
                  <w:rPr>
                    <w:rFonts w:ascii="Times New Roman" w:eastAsia="Times New Roman" w:hAnsi="Times New Roman"/>
                    <w:spacing w:val="-1"/>
                  </w:rPr>
                </w:rPrChange>
              </w:rPr>
              <w:t>No caso de moeda estrangeira deve ser preenchido de acordo com a norma ISO 4217.</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1FAD5B" w14:textId="77777777" w:rsidR="003F3EDE" w:rsidRPr="00FB0B06" w:rsidRDefault="003F3EDE" w:rsidP="0025185C">
            <w:pPr>
              <w:jc w:val="center"/>
              <w:rPr>
                <w:rFonts w:ascii="Arial" w:eastAsia="Times New Roman" w:hAnsi="Arial" w:cs="Arial"/>
                <w:spacing w:val="-1"/>
                <w:sz w:val="20"/>
                <w:szCs w:val="20"/>
                <w:rPrChange w:id="9769" w:author="Adelino Naquarta Sepalanga Domingos" w:date="2025-03-05T09:26:00Z" w16du:dateUtc="2025-03-05T08:26:00Z">
                  <w:rPr>
                    <w:rFonts w:ascii="Times New Roman" w:eastAsia="Times New Roman" w:hAnsi="Times New Roman"/>
                    <w:spacing w:val="-1"/>
                  </w:rPr>
                </w:rPrChange>
              </w:rPr>
            </w:pPr>
          </w:p>
          <w:p w14:paraId="3E4A3DFF" w14:textId="77777777" w:rsidR="003F3EDE" w:rsidRPr="00FB0B06" w:rsidRDefault="003F3EDE" w:rsidP="0025185C">
            <w:pPr>
              <w:jc w:val="center"/>
              <w:rPr>
                <w:rFonts w:ascii="Arial" w:eastAsia="Times New Roman" w:hAnsi="Arial" w:cs="Arial"/>
                <w:spacing w:val="-1"/>
                <w:sz w:val="20"/>
                <w:szCs w:val="20"/>
                <w:rPrChange w:id="977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71" w:author="Adelino Naquarta Sepalanga Domingos" w:date="2025-03-05T09:26:00Z" w16du:dateUtc="2025-03-05T08:26:00Z">
                  <w:rPr>
                    <w:rFonts w:ascii="Times New Roman" w:eastAsia="Times New Roman" w:hAnsi="Times New Roman"/>
                    <w:spacing w:val="-1"/>
                  </w:rPr>
                </w:rPrChange>
              </w:rPr>
              <w:t>Texto 3</w:t>
            </w:r>
          </w:p>
        </w:tc>
      </w:tr>
      <w:tr w:rsidR="003F3EDE" w:rsidRPr="00FB0B06" w14:paraId="2E788091" w14:textId="77777777" w:rsidTr="0025185C">
        <w:trPr>
          <w:trHeight w:val="1412"/>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78D957" w14:textId="77777777" w:rsidR="003F3EDE" w:rsidRPr="00FB0B06" w:rsidRDefault="003F3EDE" w:rsidP="0025185C">
            <w:pPr>
              <w:jc w:val="center"/>
              <w:rPr>
                <w:rFonts w:ascii="Arial" w:eastAsia="Times New Roman" w:hAnsi="Arial" w:cs="Arial"/>
                <w:spacing w:val="-1"/>
                <w:sz w:val="20"/>
                <w:szCs w:val="20"/>
                <w:rPrChange w:id="977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73" w:author="Adelino Naquarta Sepalanga Domingos" w:date="2025-03-05T09:26:00Z" w16du:dateUtc="2025-03-05T08:26:00Z">
                  <w:rPr>
                    <w:rFonts w:ascii="Times New Roman" w:eastAsia="Times New Roman" w:hAnsi="Times New Roman"/>
                    <w:spacing w:val="-1"/>
                  </w:rPr>
                </w:rPrChange>
              </w:rPr>
              <w:t>4.3.4.15.4.2.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36A86A" w14:textId="77777777" w:rsidR="003F3EDE" w:rsidRPr="00FB0B06" w:rsidRDefault="003F3EDE" w:rsidP="0025185C">
            <w:pPr>
              <w:jc w:val="center"/>
              <w:rPr>
                <w:rFonts w:ascii="Arial" w:eastAsia="Times New Roman" w:hAnsi="Arial" w:cs="Arial"/>
                <w:spacing w:val="-1"/>
                <w:sz w:val="20"/>
                <w:szCs w:val="20"/>
                <w:rPrChange w:id="977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75"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E79AC3" w14:textId="77777777" w:rsidR="003F3EDE" w:rsidRPr="00FB0B06" w:rsidRDefault="003F3EDE" w:rsidP="0025185C">
            <w:pPr>
              <w:rPr>
                <w:rFonts w:ascii="Arial" w:eastAsia="Times New Roman" w:hAnsi="Arial" w:cs="Arial"/>
                <w:spacing w:val="-1"/>
                <w:sz w:val="20"/>
                <w:szCs w:val="20"/>
                <w:rPrChange w:id="977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77" w:author="Adelino Naquarta Sepalanga Domingos" w:date="2025-03-05T09:26:00Z" w16du:dateUtc="2025-03-05T08:26:00Z">
                  <w:rPr>
                    <w:rFonts w:ascii="Times New Roman" w:eastAsia="Times New Roman" w:hAnsi="Times New Roman"/>
                    <w:spacing w:val="-1"/>
                  </w:rPr>
                </w:rPrChange>
              </w:rPr>
              <w:t>Valor total em moeda estrangeira (</w:t>
            </w:r>
            <w:proofErr w:type="spellStart"/>
            <w:r w:rsidRPr="00FB0B06">
              <w:rPr>
                <w:rFonts w:ascii="Arial" w:eastAsia="Times New Roman" w:hAnsi="Arial" w:cs="Arial"/>
                <w:spacing w:val="-1"/>
                <w:sz w:val="20"/>
                <w:szCs w:val="20"/>
                <w:rPrChange w:id="9778" w:author="Adelino Naquarta Sepalanga Domingos" w:date="2025-03-05T09:26:00Z" w16du:dateUtc="2025-03-05T08:26:00Z">
                  <w:rPr>
                    <w:rFonts w:ascii="Times New Roman" w:eastAsia="Times New Roman" w:hAnsi="Times New Roman"/>
                    <w:spacing w:val="-1"/>
                  </w:rPr>
                </w:rPrChange>
              </w:rPr>
              <w:t>CurrencyAmount</w:t>
            </w:r>
            <w:proofErr w:type="spellEnd"/>
            <w:r w:rsidRPr="00FB0B06">
              <w:rPr>
                <w:rFonts w:ascii="Arial" w:eastAsia="Times New Roman" w:hAnsi="Arial" w:cs="Arial"/>
                <w:spacing w:val="-1"/>
                <w:sz w:val="20"/>
                <w:szCs w:val="20"/>
                <w:rPrChange w:id="9779"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2903C8" w14:textId="77777777" w:rsidR="003F3EDE" w:rsidRPr="00FB0B06" w:rsidRDefault="003F3EDE" w:rsidP="0025185C">
            <w:pPr>
              <w:rPr>
                <w:rFonts w:ascii="Arial" w:eastAsia="Times New Roman" w:hAnsi="Arial" w:cs="Arial"/>
                <w:spacing w:val="-1"/>
                <w:sz w:val="20"/>
                <w:szCs w:val="20"/>
                <w:rPrChange w:id="978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81" w:author="Adelino Naquarta Sepalanga Domingos" w:date="2025-03-05T09:26:00Z" w16du:dateUtc="2025-03-05T08:26:00Z">
                  <w:rPr>
                    <w:rFonts w:ascii="Times New Roman" w:eastAsia="Times New Roman" w:hAnsi="Times New Roman"/>
                    <w:spacing w:val="-1"/>
                  </w:rPr>
                </w:rPrChange>
              </w:rPr>
              <w:t>Valor do campo 4.3.4.15.3. – Total do documento com impostos (</w:t>
            </w:r>
            <w:proofErr w:type="spellStart"/>
            <w:r w:rsidRPr="00FB0B06">
              <w:rPr>
                <w:rFonts w:ascii="Arial" w:eastAsia="Times New Roman" w:hAnsi="Arial" w:cs="Arial"/>
                <w:spacing w:val="-1"/>
                <w:sz w:val="20"/>
                <w:szCs w:val="20"/>
                <w:rPrChange w:id="9782" w:author="Adelino Naquarta Sepalanga Domingos" w:date="2025-03-05T09:26:00Z" w16du:dateUtc="2025-03-05T08:26:00Z">
                  <w:rPr>
                    <w:rFonts w:ascii="Times New Roman" w:eastAsia="Times New Roman" w:hAnsi="Times New Roman"/>
                    <w:spacing w:val="-1"/>
                  </w:rPr>
                </w:rPrChange>
              </w:rPr>
              <w:t>GrossTotal</w:t>
            </w:r>
            <w:proofErr w:type="spellEnd"/>
            <w:r w:rsidRPr="00FB0B06">
              <w:rPr>
                <w:rFonts w:ascii="Arial" w:eastAsia="Times New Roman" w:hAnsi="Arial" w:cs="Arial"/>
                <w:spacing w:val="-1"/>
                <w:sz w:val="20"/>
                <w:szCs w:val="20"/>
                <w:rPrChange w:id="9783" w:author="Adelino Naquarta Sepalanga Domingos" w:date="2025-03-05T09:26:00Z" w16du:dateUtc="2025-03-05T08:26:00Z">
                  <w:rPr>
                    <w:rFonts w:ascii="Times New Roman" w:eastAsia="Times New Roman" w:hAnsi="Times New Roman"/>
                    <w:spacing w:val="-1"/>
                  </w:rPr>
                </w:rPrChange>
              </w:rPr>
              <w:t>) na moeda original do documento.</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82DA70" w14:textId="77777777" w:rsidR="003F3EDE" w:rsidRPr="00FB0B06" w:rsidRDefault="003F3EDE" w:rsidP="0025185C">
            <w:pPr>
              <w:jc w:val="center"/>
              <w:rPr>
                <w:rFonts w:ascii="Arial" w:eastAsia="Times New Roman" w:hAnsi="Arial" w:cs="Arial"/>
                <w:spacing w:val="-1"/>
                <w:sz w:val="20"/>
                <w:szCs w:val="20"/>
                <w:rPrChange w:id="9784" w:author="Adelino Naquarta Sepalanga Domingos" w:date="2025-03-05T09:26:00Z" w16du:dateUtc="2025-03-05T08:26:00Z">
                  <w:rPr>
                    <w:rFonts w:ascii="Times New Roman" w:eastAsia="Times New Roman" w:hAnsi="Times New Roman"/>
                    <w:spacing w:val="-1"/>
                  </w:rPr>
                </w:rPrChange>
              </w:rPr>
            </w:pPr>
          </w:p>
          <w:p w14:paraId="2702B8CE" w14:textId="77777777" w:rsidR="003F3EDE" w:rsidRPr="00FB0B06" w:rsidRDefault="003F3EDE" w:rsidP="0025185C">
            <w:pPr>
              <w:jc w:val="center"/>
              <w:rPr>
                <w:rFonts w:ascii="Arial" w:eastAsia="Times New Roman" w:hAnsi="Arial" w:cs="Arial"/>
                <w:spacing w:val="-1"/>
                <w:sz w:val="20"/>
                <w:szCs w:val="20"/>
                <w:rPrChange w:id="978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86"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529957EE" w14:textId="77777777" w:rsidTr="0025185C">
        <w:trPr>
          <w:trHeight w:val="90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E90A53" w14:textId="77777777" w:rsidR="003F3EDE" w:rsidRPr="00FB0B06" w:rsidRDefault="003F3EDE" w:rsidP="0025185C">
            <w:pPr>
              <w:jc w:val="center"/>
              <w:rPr>
                <w:rFonts w:ascii="Arial" w:eastAsia="Times New Roman" w:hAnsi="Arial" w:cs="Arial"/>
                <w:spacing w:val="-1"/>
                <w:sz w:val="20"/>
                <w:szCs w:val="20"/>
                <w:rPrChange w:id="978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88" w:author="Adelino Naquarta Sepalanga Domingos" w:date="2025-03-05T09:26:00Z" w16du:dateUtc="2025-03-05T08:26:00Z">
                  <w:rPr>
                    <w:rFonts w:ascii="Times New Roman" w:eastAsia="Times New Roman" w:hAnsi="Times New Roman"/>
                    <w:spacing w:val="-1"/>
                  </w:rPr>
                </w:rPrChange>
              </w:rPr>
              <w:t>4.3.4.15.4.3.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3DEF38" w14:textId="77777777" w:rsidR="003F3EDE" w:rsidRPr="00FB0B06" w:rsidRDefault="003F3EDE" w:rsidP="0025185C">
            <w:pPr>
              <w:jc w:val="center"/>
              <w:rPr>
                <w:rFonts w:ascii="Arial" w:eastAsia="Times New Roman" w:hAnsi="Arial" w:cs="Arial"/>
                <w:spacing w:val="-1"/>
                <w:sz w:val="20"/>
                <w:szCs w:val="20"/>
                <w:rPrChange w:id="978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90"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0EDB63" w14:textId="77777777" w:rsidR="003F3EDE" w:rsidRPr="00FB0B06" w:rsidRDefault="003F3EDE" w:rsidP="0025185C">
            <w:pPr>
              <w:rPr>
                <w:rFonts w:ascii="Arial" w:eastAsia="Times New Roman" w:hAnsi="Arial" w:cs="Arial"/>
                <w:spacing w:val="-1"/>
                <w:sz w:val="20"/>
                <w:szCs w:val="20"/>
                <w:rPrChange w:id="979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92" w:author="Adelino Naquarta Sepalanga Domingos" w:date="2025-03-05T09:26:00Z" w16du:dateUtc="2025-03-05T08:26:00Z">
                  <w:rPr>
                    <w:rFonts w:ascii="Times New Roman" w:eastAsia="Times New Roman" w:hAnsi="Times New Roman"/>
                    <w:spacing w:val="-1"/>
                  </w:rPr>
                </w:rPrChange>
              </w:rPr>
              <w:t>Taxa de câmbio (</w:t>
            </w:r>
            <w:proofErr w:type="spellStart"/>
            <w:r w:rsidRPr="00FB0B06">
              <w:rPr>
                <w:rFonts w:ascii="Arial" w:eastAsia="Times New Roman" w:hAnsi="Arial" w:cs="Arial"/>
                <w:spacing w:val="-1"/>
                <w:sz w:val="20"/>
                <w:szCs w:val="20"/>
                <w:rPrChange w:id="9793" w:author="Adelino Naquarta Sepalanga Domingos" w:date="2025-03-05T09:26:00Z" w16du:dateUtc="2025-03-05T08:26:00Z">
                  <w:rPr>
                    <w:rFonts w:ascii="Times New Roman" w:eastAsia="Times New Roman" w:hAnsi="Times New Roman"/>
                    <w:spacing w:val="-1"/>
                  </w:rPr>
                </w:rPrChange>
              </w:rPr>
              <w:t>ExchangeRate</w:t>
            </w:r>
            <w:proofErr w:type="spellEnd"/>
            <w:r w:rsidRPr="00FB0B06">
              <w:rPr>
                <w:rFonts w:ascii="Arial" w:eastAsia="Times New Roman" w:hAnsi="Arial" w:cs="Arial"/>
                <w:spacing w:val="-1"/>
                <w:sz w:val="20"/>
                <w:szCs w:val="20"/>
                <w:rPrChange w:id="9794" w:author="Adelino Naquarta Sepalanga Domingos" w:date="2025-03-05T09:26:00Z" w16du:dateUtc="2025-03-05T08:26:00Z">
                  <w:rPr>
                    <w:rFonts w:ascii="Times New Roman" w:eastAsia="Times New Roman" w:hAnsi="Times New Roman"/>
                    <w:spacing w:val="-1"/>
                  </w:rPr>
                </w:rPrChange>
              </w:rPr>
              <w: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03269B" w14:textId="77777777" w:rsidR="003F3EDE" w:rsidRPr="00FB0B06" w:rsidRDefault="003F3EDE" w:rsidP="0025185C">
            <w:pPr>
              <w:rPr>
                <w:rFonts w:ascii="Arial" w:eastAsia="Times New Roman" w:hAnsi="Arial" w:cs="Arial"/>
                <w:spacing w:val="-1"/>
                <w:sz w:val="20"/>
                <w:szCs w:val="20"/>
                <w:rPrChange w:id="979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96" w:author="Adelino Naquarta Sepalanga Domingos" w:date="2025-03-05T09:26:00Z" w16du:dateUtc="2025-03-05T08:26:00Z">
                  <w:rPr>
                    <w:rFonts w:ascii="Times New Roman" w:eastAsia="Times New Roman" w:hAnsi="Times New Roman"/>
                    <w:spacing w:val="-1"/>
                  </w:rPr>
                </w:rPrChange>
              </w:rPr>
              <w:t>Deve ser indicada a taxa de câmbio utilizada na conversão para AOA.</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ECC047" w14:textId="77777777" w:rsidR="003F3EDE" w:rsidRPr="00FB0B06" w:rsidRDefault="003F3EDE" w:rsidP="0025185C">
            <w:pPr>
              <w:jc w:val="center"/>
              <w:rPr>
                <w:rFonts w:ascii="Arial" w:eastAsia="Times New Roman" w:hAnsi="Arial" w:cs="Arial"/>
                <w:spacing w:val="-1"/>
                <w:sz w:val="20"/>
                <w:szCs w:val="20"/>
                <w:rPrChange w:id="979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9798" w:author="Adelino Naquarta Sepalanga Domingos" w:date="2025-03-05T09:26:00Z" w16du:dateUtc="2025-03-05T08:26:00Z">
                  <w:rPr>
                    <w:rFonts w:ascii="Times New Roman" w:eastAsia="Times New Roman" w:hAnsi="Times New Roman"/>
                    <w:spacing w:val="-1"/>
                  </w:rPr>
                </w:rPrChange>
              </w:rPr>
              <w:t>Decimal</w:t>
            </w:r>
          </w:p>
        </w:tc>
      </w:tr>
    </w:tbl>
    <w:p w14:paraId="5D3CD31F" w14:textId="77777777" w:rsidR="00FB0B06" w:rsidRDefault="00FB0B06" w:rsidP="003F3EDE">
      <w:pPr>
        <w:rPr>
          <w:ins w:id="9799" w:author="Adelino Naquarta Sepalanga Domingos" w:date="2025-03-05T09:28:00Z" w16du:dateUtc="2025-03-05T08:28:00Z"/>
          <w:rFonts w:ascii="Arial" w:eastAsia="Microsoft JhengHei" w:hAnsi="Arial" w:cs="Arial"/>
          <w:b/>
        </w:rPr>
      </w:pPr>
    </w:p>
    <w:p w14:paraId="5FCF3421" w14:textId="631CA6EE" w:rsidR="003F3EDE" w:rsidRPr="00691778" w:rsidRDefault="003F3EDE" w:rsidP="003F3EDE">
      <w:pPr>
        <w:rPr>
          <w:rFonts w:ascii="Arial" w:eastAsia="Microsoft JhengHei" w:hAnsi="Arial" w:cs="Arial"/>
          <w:b/>
          <w:rPrChange w:id="9800" w:author="Adelino Naquarta Sepalanga Domingos" w:date="2025-03-05T08:49:00Z" w16du:dateUtc="2025-03-05T07:49:00Z">
            <w:rPr>
              <w:rFonts w:ascii="Microsoft JhengHei" w:eastAsia="Microsoft JhengHei" w:hAnsi="Microsoft JhengHei" w:cstheme="minorHAnsi"/>
              <w:b/>
            </w:rPr>
          </w:rPrChange>
        </w:rPr>
      </w:pPr>
      <w:r w:rsidRPr="00691778">
        <w:rPr>
          <w:rFonts w:ascii="Arial" w:eastAsia="Microsoft JhengHei" w:hAnsi="Arial" w:cs="Arial"/>
          <w:b/>
          <w:rPrChange w:id="9801" w:author="Adelino Naquarta Sepalanga Domingos" w:date="2025-03-05T08:49:00Z" w16du:dateUtc="2025-03-05T07:49:00Z">
            <w:rPr>
              <w:rFonts w:ascii="Microsoft JhengHei" w:eastAsia="Microsoft JhengHei" w:hAnsi="Microsoft JhengHei" w:cstheme="minorHAnsi"/>
              <w:b/>
            </w:rPr>
          </w:rPrChange>
        </w:rPr>
        <w:t>4.4– Documentos de recibos emitidos (</w:t>
      </w:r>
      <w:proofErr w:type="spellStart"/>
      <w:r w:rsidRPr="00691778">
        <w:rPr>
          <w:rFonts w:ascii="Arial" w:eastAsia="Microsoft JhengHei" w:hAnsi="Arial" w:cs="Arial"/>
          <w:b/>
          <w:rPrChange w:id="9802" w:author="Adelino Naquarta Sepalanga Domingos" w:date="2025-03-05T08:49:00Z" w16du:dateUtc="2025-03-05T07:49:00Z">
            <w:rPr>
              <w:rFonts w:ascii="Microsoft JhengHei" w:eastAsia="Microsoft JhengHei" w:hAnsi="Microsoft JhengHei" w:cstheme="minorHAnsi"/>
              <w:b/>
            </w:rPr>
          </w:rPrChange>
        </w:rPr>
        <w:t>Payments</w:t>
      </w:r>
      <w:proofErr w:type="spellEnd"/>
      <w:r w:rsidRPr="00691778">
        <w:rPr>
          <w:rFonts w:ascii="Arial" w:eastAsia="Microsoft JhengHei" w:hAnsi="Arial" w:cs="Arial"/>
          <w:b/>
          <w:rPrChange w:id="9803" w:author="Adelino Naquarta Sepalanga Domingos" w:date="2025-03-05T08:49:00Z" w16du:dateUtc="2025-03-05T07:49:00Z">
            <w:rPr>
              <w:rFonts w:ascii="Microsoft JhengHei" w:eastAsia="Microsoft JhengHei" w:hAnsi="Microsoft JhengHei" w:cstheme="minorHAnsi"/>
              <w:b/>
            </w:rPr>
          </w:rPrChange>
        </w:rPr>
        <w:t>).</w:t>
      </w:r>
    </w:p>
    <w:p w14:paraId="2B0FBAB2" w14:textId="77777777" w:rsidR="003F3EDE" w:rsidRPr="00691778" w:rsidRDefault="003F3EDE" w:rsidP="003F3EDE">
      <w:pPr>
        <w:spacing w:after="240" w:line="276" w:lineRule="auto"/>
        <w:jc w:val="both"/>
        <w:rPr>
          <w:rFonts w:ascii="Arial" w:eastAsia="Times New Roman" w:hAnsi="Arial" w:cs="Arial"/>
          <w:spacing w:val="-1"/>
          <w:sz w:val="24"/>
          <w:szCs w:val="24"/>
          <w:rPrChange w:id="9804"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9805" w:author="Adelino Naquarta Sepalanga Domingos" w:date="2025-03-05T08:49:00Z" w16du:dateUtc="2025-03-05T07:49:00Z">
            <w:rPr>
              <w:rFonts w:ascii="Times New Roman" w:eastAsia="Times New Roman" w:hAnsi="Times New Roman" w:cs="Times New Roman"/>
              <w:spacing w:val="-1"/>
              <w:sz w:val="24"/>
              <w:szCs w:val="24"/>
            </w:rPr>
          </w:rPrChange>
        </w:rPr>
        <w:t>Nesta tabela devem ser exportados os recibos emitidos, criados após a entrada em vigor da presente estrutura.</w:t>
      </w:r>
    </w:p>
    <w:p w14:paraId="1579F6F0" w14:textId="77777777" w:rsidR="003F3EDE" w:rsidRPr="00691778" w:rsidRDefault="003F3EDE" w:rsidP="003F3EDE">
      <w:pPr>
        <w:rPr>
          <w:rFonts w:ascii="Arial" w:eastAsia="Microsoft JhengHei" w:hAnsi="Arial" w:cs="Arial"/>
          <w:rPrChange w:id="9806" w:author="Adelino Naquarta Sepalanga Domingos" w:date="2025-03-05T08:49:00Z" w16du:dateUtc="2025-03-05T07:49:00Z">
            <w:rPr>
              <w:rFonts w:ascii="Microsoft JhengHei" w:eastAsia="Microsoft JhengHei" w:hAnsi="Microsoft JhengHei" w:cstheme="minorHAnsi"/>
            </w:rPr>
          </w:rPrChange>
        </w:rPr>
      </w:pPr>
    </w:p>
    <w:tbl>
      <w:tblPr>
        <w:tblW w:w="11199" w:type="dxa"/>
        <w:tblInd w:w="-100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60"/>
        <w:gridCol w:w="1504"/>
        <w:gridCol w:w="3000"/>
        <w:gridCol w:w="3860"/>
        <w:gridCol w:w="1275"/>
      </w:tblGrid>
      <w:tr w:rsidR="003F3EDE" w:rsidRPr="00FB0B06" w14:paraId="59CDF414" w14:textId="77777777" w:rsidTr="0025185C">
        <w:trPr>
          <w:trHeight w:val="463"/>
          <w:tblHeader/>
        </w:trPr>
        <w:tc>
          <w:tcPr>
            <w:tcW w:w="156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0303187A"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9807" w:author="Adelino Naquarta Sepalanga Domingos" w:date="2025-03-05T09:28:00Z" w16du:dateUtc="2025-03-05T08:28: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9808" w:author="Adelino Naquarta Sepalanga Domingos" w:date="2025-03-05T09:28:00Z" w16du:dateUtc="2025-03-05T08:28:00Z">
                  <w:rPr>
                    <w:rFonts w:ascii="Times New Roman" w:eastAsia="Times New Roman" w:hAnsi="Times New Roman"/>
                    <w:b/>
                    <w:bCs/>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8CEB825"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9809" w:author="Adelino Naquarta Sepalanga Domingos" w:date="2025-03-05T09:28:00Z" w16du:dateUtc="2025-03-05T08:28: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9810" w:author="Adelino Naquarta Sepalanga Domingos" w:date="2025-03-05T09:28:00Z" w16du:dateUtc="2025-03-05T08:28:00Z">
                  <w:rPr>
                    <w:rFonts w:ascii="Times New Roman" w:eastAsia="Times New Roman" w:hAnsi="Times New Roman"/>
                    <w:b/>
                    <w:bCs/>
                    <w:spacing w:val="-1"/>
                  </w:rPr>
                </w:rPrChange>
              </w:rPr>
              <w:t>Obrigatório</w:t>
            </w:r>
          </w:p>
        </w:tc>
        <w:tc>
          <w:tcPr>
            <w:tcW w:w="300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D7B2349"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9811" w:author="Adelino Naquarta Sepalanga Domingos" w:date="2025-03-05T09:28:00Z" w16du:dateUtc="2025-03-05T08:28: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9812" w:author="Adelino Naquarta Sepalanga Domingos" w:date="2025-03-05T09:28:00Z" w16du:dateUtc="2025-03-05T08:28:00Z">
                  <w:rPr>
                    <w:rFonts w:ascii="Times New Roman" w:eastAsia="Times New Roman" w:hAnsi="Times New Roman"/>
                    <w:b/>
                    <w:bCs/>
                    <w:spacing w:val="-1"/>
                  </w:rPr>
                </w:rPrChange>
              </w:rPr>
              <w:t>Nome do campo</w:t>
            </w:r>
          </w:p>
        </w:tc>
        <w:tc>
          <w:tcPr>
            <w:tcW w:w="386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80568B6"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9813" w:author="Adelino Naquarta Sepalanga Domingos" w:date="2025-03-05T09:28:00Z" w16du:dateUtc="2025-03-05T08:28: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9814" w:author="Adelino Naquarta Sepalanga Domingos" w:date="2025-03-05T09:28:00Z" w16du:dateUtc="2025-03-05T08:28:00Z">
                  <w:rPr>
                    <w:rFonts w:ascii="Times New Roman" w:eastAsia="Times New Roman" w:hAnsi="Times New Roman"/>
                    <w:b/>
                    <w:bCs/>
                    <w:spacing w:val="-1"/>
                  </w:rPr>
                </w:rPrChange>
              </w:rPr>
              <w:t>Notas técnicas</w:t>
            </w:r>
          </w:p>
        </w:tc>
        <w:tc>
          <w:tcPr>
            <w:tcW w:w="1275"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28EC2A5"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9815" w:author="Adelino Naquarta Sepalanga Domingos" w:date="2025-03-05T09:28:00Z" w16du:dateUtc="2025-03-05T08:28: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9816" w:author="Adelino Naquarta Sepalanga Domingos" w:date="2025-03-05T09:28:00Z" w16du:dateUtc="2025-03-05T08:28:00Z">
                  <w:rPr>
                    <w:rFonts w:ascii="Times New Roman" w:eastAsia="Times New Roman" w:hAnsi="Times New Roman"/>
                    <w:b/>
                    <w:bCs/>
                    <w:spacing w:val="-1"/>
                  </w:rPr>
                </w:rPrChange>
              </w:rPr>
              <w:t>Formato</w:t>
            </w:r>
          </w:p>
        </w:tc>
      </w:tr>
      <w:tr w:rsidR="003F3EDE" w:rsidRPr="00FB0B06" w14:paraId="7C3F6BCB" w14:textId="77777777" w:rsidTr="0025185C">
        <w:trPr>
          <w:trHeight w:val="59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D198FB0" w14:textId="77777777" w:rsidR="003F3EDE" w:rsidRPr="00FB0B06" w:rsidRDefault="003F3EDE" w:rsidP="0025185C">
            <w:pPr>
              <w:jc w:val="center"/>
              <w:rPr>
                <w:rFonts w:ascii="Arial" w:eastAsia="Times New Roman" w:hAnsi="Arial" w:cs="Arial"/>
                <w:spacing w:val="-1"/>
                <w:sz w:val="20"/>
                <w:szCs w:val="20"/>
                <w:rPrChange w:id="981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18" w:author="Adelino Naquarta Sepalanga Domingos" w:date="2025-03-05T09:28:00Z" w16du:dateUtc="2025-03-05T08:28:00Z">
                  <w:rPr>
                    <w:rFonts w:ascii="Times New Roman" w:eastAsia="Times New Roman" w:hAnsi="Times New Roman"/>
                    <w:spacing w:val="-1"/>
                  </w:rPr>
                </w:rPrChange>
              </w:rPr>
              <w:t>4.4.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8AA2668" w14:textId="77777777" w:rsidR="003F3EDE" w:rsidRPr="00FB0B06" w:rsidRDefault="003F3EDE" w:rsidP="0025185C">
            <w:pPr>
              <w:jc w:val="center"/>
              <w:rPr>
                <w:rFonts w:ascii="Arial" w:eastAsia="Times New Roman" w:hAnsi="Arial" w:cs="Arial"/>
                <w:spacing w:val="-1"/>
                <w:sz w:val="20"/>
                <w:szCs w:val="20"/>
                <w:rPrChange w:id="9819"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904AF5" w14:textId="77777777" w:rsidR="003F3EDE" w:rsidRPr="00FB0B06" w:rsidRDefault="003F3EDE" w:rsidP="0025185C">
            <w:pPr>
              <w:rPr>
                <w:rFonts w:ascii="Arial" w:eastAsia="Times New Roman" w:hAnsi="Arial" w:cs="Arial"/>
                <w:spacing w:val="-1"/>
                <w:sz w:val="20"/>
                <w:szCs w:val="20"/>
                <w:rPrChange w:id="982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21" w:author="Adelino Naquarta Sepalanga Domingos" w:date="2025-03-05T09:28:00Z" w16du:dateUtc="2025-03-05T08:28:00Z">
                  <w:rPr>
                    <w:rFonts w:ascii="Times New Roman" w:eastAsia="Times New Roman" w:hAnsi="Times New Roman"/>
                    <w:spacing w:val="-1"/>
                  </w:rPr>
                </w:rPrChange>
              </w:rPr>
              <w:t>Documentos de recibos emitidos (</w:t>
            </w:r>
            <w:proofErr w:type="spellStart"/>
            <w:r w:rsidRPr="00FB0B06">
              <w:rPr>
                <w:rFonts w:ascii="Arial" w:eastAsia="Times New Roman" w:hAnsi="Arial" w:cs="Arial"/>
                <w:spacing w:val="-1"/>
                <w:sz w:val="20"/>
                <w:szCs w:val="20"/>
                <w:rPrChange w:id="9822" w:author="Adelino Naquarta Sepalanga Domingos" w:date="2025-03-05T09:28:00Z" w16du:dateUtc="2025-03-05T08:28:00Z">
                  <w:rPr>
                    <w:rFonts w:ascii="Times New Roman" w:eastAsia="Times New Roman" w:hAnsi="Times New Roman"/>
                    <w:spacing w:val="-1"/>
                  </w:rPr>
                </w:rPrChange>
              </w:rPr>
              <w:t>Payments</w:t>
            </w:r>
            <w:proofErr w:type="spellEnd"/>
            <w:r w:rsidRPr="00FB0B06">
              <w:rPr>
                <w:rFonts w:ascii="Arial" w:eastAsia="Times New Roman" w:hAnsi="Arial" w:cs="Arial"/>
                <w:spacing w:val="-1"/>
                <w:sz w:val="20"/>
                <w:szCs w:val="20"/>
                <w:rPrChange w:id="9823"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98776A" w14:textId="77777777" w:rsidR="003F3EDE" w:rsidRPr="00FB0B06" w:rsidRDefault="003F3EDE" w:rsidP="0025185C">
            <w:pPr>
              <w:rPr>
                <w:rFonts w:ascii="Arial" w:eastAsia="Times New Roman" w:hAnsi="Arial" w:cs="Arial"/>
                <w:spacing w:val="-1"/>
                <w:sz w:val="20"/>
                <w:szCs w:val="20"/>
                <w:rPrChange w:id="982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25" w:author="Adelino Naquarta Sepalanga Domingos" w:date="2025-03-05T09:28:00Z" w16du:dateUtc="2025-03-05T08:28:00Z">
                  <w:rPr>
                    <w:rFonts w:ascii="Times New Roman" w:eastAsia="Times New Roman" w:hAnsi="Times New Roman"/>
                    <w:spacing w:val="-1"/>
                  </w:rPr>
                </w:rPrChange>
              </w:rPr>
              <w:t>Devem ser exportados os documentos indicados no campo 4.4.4.6. - Tipo de recibo (</w:t>
            </w:r>
            <w:proofErr w:type="spellStart"/>
            <w:r w:rsidRPr="00FB0B06">
              <w:rPr>
                <w:rFonts w:ascii="Arial" w:eastAsia="Times New Roman" w:hAnsi="Arial" w:cs="Arial"/>
                <w:spacing w:val="-1"/>
                <w:sz w:val="20"/>
                <w:szCs w:val="20"/>
                <w:rPrChange w:id="9826" w:author="Adelino Naquarta Sepalanga Domingos" w:date="2025-03-05T09:28:00Z" w16du:dateUtc="2025-03-05T08:28:00Z">
                  <w:rPr>
                    <w:rFonts w:ascii="Times New Roman" w:eastAsia="Times New Roman" w:hAnsi="Times New Roman"/>
                    <w:spacing w:val="-1"/>
                  </w:rPr>
                </w:rPrChange>
              </w:rPr>
              <w:t>PaymentType</w:t>
            </w:r>
            <w:proofErr w:type="spellEnd"/>
            <w:r w:rsidRPr="00FB0B06">
              <w:rPr>
                <w:rFonts w:ascii="Arial" w:eastAsia="Times New Roman" w:hAnsi="Arial" w:cs="Arial"/>
                <w:spacing w:val="-1"/>
                <w:sz w:val="20"/>
                <w:szCs w:val="20"/>
                <w:rPrChange w:id="9827" w:author="Adelino Naquarta Sepalanga Domingos" w:date="2025-03-05T09:28:00Z" w16du:dateUtc="2025-03-05T08:28:00Z">
                  <w:rPr>
                    <w:rFonts w:ascii="Times New Roman" w:eastAsia="Times New Roman" w:hAnsi="Times New Roman"/>
                    <w:spacing w:val="-1"/>
                  </w:rPr>
                </w:rPrChange>
              </w:rPr>
              <w:t>).</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829F240" w14:textId="77777777" w:rsidR="003F3EDE" w:rsidRPr="00FB0B06" w:rsidRDefault="003F3EDE" w:rsidP="0025185C">
            <w:pPr>
              <w:jc w:val="center"/>
              <w:rPr>
                <w:rFonts w:ascii="Arial" w:eastAsia="Times New Roman" w:hAnsi="Arial" w:cs="Arial"/>
                <w:spacing w:val="-1"/>
                <w:sz w:val="20"/>
                <w:szCs w:val="20"/>
                <w:rPrChange w:id="982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29"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02906343" w14:textId="77777777" w:rsidTr="0025185C">
        <w:trPr>
          <w:trHeight w:val="96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175657" w14:textId="77777777" w:rsidR="003F3EDE" w:rsidRPr="00FB0B06" w:rsidRDefault="003F3EDE" w:rsidP="0025185C">
            <w:pPr>
              <w:jc w:val="center"/>
              <w:rPr>
                <w:rFonts w:ascii="Arial" w:eastAsia="Times New Roman" w:hAnsi="Arial" w:cs="Arial"/>
                <w:spacing w:val="-1"/>
                <w:sz w:val="20"/>
                <w:szCs w:val="20"/>
                <w:rPrChange w:id="9830" w:author="Adelino Naquarta Sepalanga Domingos" w:date="2025-03-05T09:28:00Z" w16du:dateUtc="2025-03-05T08:28:00Z">
                  <w:rPr>
                    <w:rFonts w:ascii="Times New Roman" w:eastAsia="Times New Roman" w:hAnsi="Times New Roman"/>
                    <w:spacing w:val="-1"/>
                  </w:rPr>
                </w:rPrChange>
              </w:rPr>
            </w:pPr>
          </w:p>
          <w:p w14:paraId="22580A5E" w14:textId="77777777" w:rsidR="003F3EDE" w:rsidRPr="00FB0B06" w:rsidRDefault="003F3EDE" w:rsidP="0025185C">
            <w:pPr>
              <w:jc w:val="center"/>
              <w:rPr>
                <w:rFonts w:ascii="Arial" w:eastAsia="Times New Roman" w:hAnsi="Arial" w:cs="Arial"/>
                <w:spacing w:val="-1"/>
                <w:sz w:val="20"/>
                <w:szCs w:val="20"/>
                <w:rPrChange w:id="983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32" w:author="Adelino Naquarta Sepalanga Domingos" w:date="2025-03-05T09:28:00Z" w16du:dateUtc="2025-03-05T08:28:00Z">
                  <w:rPr>
                    <w:rFonts w:ascii="Times New Roman" w:eastAsia="Times New Roman" w:hAnsi="Times New Roman"/>
                    <w:spacing w:val="-1"/>
                  </w:rPr>
                </w:rPrChange>
              </w:rPr>
              <w:t>4.4.1.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928BEC" w14:textId="77777777" w:rsidR="003F3EDE" w:rsidRPr="00FB0B06" w:rsidRDefault="003F3EDE" w:rsidP="0025185C">
            <w:pPr>
              <w:jc w:val="center"/>
              <w:rPr>
                <w:rFonts w:ascii="Arial" w:eastAsia="Times New Roman" w:hAnsi="Arial" w:cs="Arial"/>
                <w:spacing w:val="-1"/>
                <w:sz w:val="20"/>
                <w:szCs w:val="20"/>
                <w:rPrChange w:id="9833" w:author="Adelino Naquarta Sepalanga Domingos" w:date="2025-03-05T09:28:00Z" w16du:dateUtc="2025-03-05T08:28:00Z">
                  <w:rPr>
                    <w:rFonts w:ascii="Times New Roman" w:eastAsia="Times New Roman" w:hAnsi="Times New Roman"/>
                    <w:spacing w:val="-1"/>
                  </w:rPr>
                </w:rPrChange>
              </w:rPr>
            </w:pPr>
          </w:p>
          <w:p w14:paraId="5F0E930E" w14:textId="77777777" w:rsidR="003F3EDE" w:rsidRPr="00FB0B06" w:rsidRDefault="003F3EDE" w:rsidP="0025185C">
            <w:pPr>
              <w:jc w:val="center"/>
              <w:rPr>
                <w:rFonts w:ascii="Arial" w:eastAsia="Times New Roman" w:hAnsi="Arial" w:cs="Arial"/>
                <w:spacing w:val="-1"/>
                <w:sz w:val="20"/>
                <w:szCs w:val="20"/>
                <w:rPrChange w:id="983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35"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2C7460" w14:textId="77777777" w:rsidR="003F3EDE" w:rsidRPr="00FB0B06" w:rsidRDefault="003F3EDE" w:rsidP="0025185C">
            <w:pPr>
              <w:rPr>
                <w:rFonts w:ascii="Arial" w:eastAsia="Times New Roman" w:hAnsi="Arial" w:cs="Arial"/>
                <w:spacing w:val="-1"/>
                <w:sz w:val="20"/>
                <w:szCs w:val="20"/>
                <w:rPrChange w:id="9836" w:author="Adelino Naquarta Sepalanga Domingos" w:date="2025-03-05T09:28:00Z" w16du:dateUtc="2025-03-05T08:28:00Z">
                  <w:rPr>
                    <w:rFonts w:ascii="Times New Roman" w:eastAsia="Times New Roman" w:hAnsi="Times New Roman"/>
                    <w:spacing w:val="-1"/>
                  </w:rPr>
                </w:rPrChange>
              </w:rPr>
            </w:pPr>
          </w:p>
          <w:p w14:paraId="3D795D1E" w14:textId="77777777" w:rsidR="003F3EDE" w:rsidRPr="00FB0B06" w:rsidRDefault="003F3EDE" w:rsidP="0025185C">
            <w:pPr>
              <w:rPr>
                <w:rFonts w:ascii="Arial" w:eastAsia="Times New Roman" w:hAnsi="Arial" w:cs="Arial"/>
                <w:spacing w:val="-1"/>
                <w:sz w:val="20"/>
                <w:szCs w:val="20"/>
                <w:rPrChange w:id="983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38" w:author="Adelino Naquarta Sepalanga Domingos" w:date="2025-03-05T09:28:00Z" w16du:dateUtc="2025-03-05T08:28:00Z">
                  <w:rPr>
                    <w:rFonts w:ascii="Times New Roman" w:eastAsia="Times New Roman" w:hAnsi="Times New Roman"/>
                    <w:spacing w:val="-1"/>
                  </w:rPr>
                </w:rPrChange>
              </w:rPr>
              <w:t>Número de registos de recibos emitidos (</w:t>
            </w:r>
            <w:proofErr w:type="spellStart"/>
            <w:r w:rsidRPr="00FB0B06">
              <w:rPr>
                <w:rFonts w:ascii="Arial" w:eastAsia="Times New Roman" w:hAnsi="Arial" w:cs="Arial"/>
                <w:spacing w:val="-1"/>
                <w:sz w:val="20"/>
                <w:szCs w:val="20"/>
                <w:rPrChange w:id="9839" w:author="Adelino Naquarta Sepalanga Domingos" w:date="2025-03-05T09:28:00Z" w16du:dateUtc="2025-03-05T08:28:00Z">
                  <w:rPr>
                    <w:rFonts w:ascii="Times New Roman" w:eastAsia="Times New Roman" w:hAnsi="Times New Roman"/>
                    <w:spacing w:val="-1"/>
                  </w:rPr>
                </w:rPrChange>
              </w:rPr>
              <w:t>NumberOfEntries</w:t>
            </w:r>
            <w:proofErr w:type="spellEnd"/>
            <w:r w:rsidRPr="00FB0B06">
              <w:rPr>
                <w:rFonts w:ascii="Arial" w:eastAsia="Times New Roman" w:hAnsi="Arial" w:cs="Arial"/>
                <w:spacing w:val="-1"/>
                <w:sz w:val="20"/>
                <w:szCs w:val="20"/>
                <w:rPrChange w:id="9840"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F6245B" w14:textId="77777777" w:rsidR="003F3EDE" w:rsidRPr="00FB0B06" w:rsidRDefault="003F3EDE" w:rsidP="0025185C">
            <w:pPr>
              <w:rPr>
                <w:rFonts w:ascii="Arial" w:eastAsia="Times New Roman" w:hAnsi="Arial" w:cs="Arial"/>
                <w:spacing w:val="-1"/>
                <w:sz w:val="20"/>
                <w:szCs w:val="20"/>
                <w:rPrChange w:id="984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42" w:author="Adelino Naquarta Sepalanga Domingos" w:date="2025-03-05T09:28:00Z" w16du:dateUtc="2025-03-05T08:28:00Z">
                  <w:rPr>
                    <w:rFonts w:ascii="Times New Roman" w:eastAsia="Times New Roman" w:hAnsi="Times New Roman"/>
                    <w:spacing w:val="-1"/>
                  </w:rPr>
                </w:rPrChange>
              </w:rPr>
              <w:t>Deve conter o número total de recibos emitidos, incluindo os documentos cujo valor do campo 4.4.4.9.1. - Estado actual do recibo (</w:t>
            </w:r>
            <w:proofErr w:type="spellStart"/>
            <w:r w:rsidRPr="00FB0B06">
              <w:rPr>
                <w:rFonts w:ascii="Arial" w:eastAsia="Times New Roman" w:hAnsi="Arial" w:cs="Arial"/>
                <w:spacing w:val="-1"/>
                <w:sz w:val="20"/>
                <w:szCs w:val="20"/>
                <w:rPrChange w:id="9843" w:author="Adelino Naquarta Sepalanga Domingos" w:date="2025-03-05T09:28:00Z" w16du:dateUtc="2025-03-05T08:28:00Z">
                  <w:rPr>
                    <w:rFonts w:ascii="Times New Roman" w:eastAsia="Times New Roman" w:hAnsi="Times New Roman"/>
                    <w:spacing w:val="-1"/>
                  </w:rPr>
                </w:rPrChange>
              </w:rPr>
              <w:t>PaymentStatus</w:t>
            </w:r>
            <w:proofErr w:type="spellEnd"/>
            <w:r w:rsidRPr="00FB0B06">
              <w:rPr>
                <w:rFonts w:ascii="Arial" w:eastAsia="Times New Roman" w:hAnsi="Arial" w:cs="Arial"/>
                <w:spacing w:val="-1"/>
                <w:sz w:val="20"/>
                <w:szCs w:val="20"/>
                <w:rPrChange w:id="9844" w:author="Adelino Naquarta Sepalanga Domingos" w:date="2025-03-05T09:28:00Z" w16du:dateUtc="2025-03-05T08:28:00Z">
                  <w:rPr>
                    <w:rFonts w:ascii="Times New Roman" w:eastAsia="Times New Roman" w:hAnsi="Times New Roman"/>
                    <w:spacing w:val="-1"/>
                  </w:rPr>
                </w:rPrChange>
              </w:rPr>
              <w:t>) seja do tipo “A”.</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4DDBCCE" w14:textId="77777777" w:rsidR="003F3EDE" w:rsidRPr="00FB0B06" w:rsidRDefault="003F3EDE" w:rsidP="0025185C">
            <w:pPr>
              <w:jc w:val="center"/>
              <w:rPr>
                <w:rFonts w:ascii="Arial" w:eastAsia="Times New Roman" w:hAnsi="Arial" w:cs="Arial"/>
                <w:spacing w:val="-1"/>
                <w:sz w:val="20"/>
                <w:szCs w:val="20"/>
                <w:rPrChange w:id="9845" w:author="Adelino Naquarta Sepalanga Domingos" w:date="2025-03-05T09:28:00Z" w16du:dateUtc="2025-03-05T08:28:00Z">
                  <w:rPr>
                    <w:rFonts w:ascii="Times New Roman" w:eastAsia="Times New Roman" w:hAnsi="Times New Roman"/>
                    <w:spacing w:val="-1"/>
                  </w:rPr>
                </w:rPrChange>
              </w:rPr>
            </w:pPr>
          </w:p>
          <w:p w14:paraId="09A10D85" w14:textId="77777777" w:rsidR="003F3EDE" w:rsidRPr="00FB0B06" w:rsidRDefault="003F3EDE" w:rsidP="0025185C">
            <w:pPr>
              <w:jc w:val="center"/>
              <w:rPr>
                <w:rFonts w:ascii="Arial" w:eastAsia="Times New Roman" w:hAnsi="Arial" w:cs="Arial"/>
                <w:spacing w:val="-1"/>
                <w:sz w:val="20"/>
                <w:szCs w:val="20"/>
                <w:rPrChange w:id="984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47" w:author="Adelino Naquarta Sepalanga Domingos" w:date="2025-03-05T09:28:00Z" w16du:dateUtc="2025-03-05T08:28:00Z">
                  <w:rPr>
                    <w:rFonts w:ascii="Times New Roman" w:eastAsia="Times New Roman" w:hAnsi="Times New Roman"/>
                    <w:spacing w:val="-1"/>
                  </w:rPr>
                </w:rPrChange>
              </w:rPr>
              <w:t>Inteiro</w:t>
            </w:r>
          </w:p>
        </w:tc>
      </w:tr>
      <w:tr w:rsidR="003F3EDE" w:rsidRPr="00FB0B06" w14:paraId="560FF383" w14:textId="77777777" w:rsidTr="0025185C">
        <w:trPr>
          <w:trHeight w:val="164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83CC0CD" w14:textId="77777777" w:rsidR="003F3EDE" w:rsidRPr="00FB0B06" w:rsidRDefault="003F3EDE" w:rsidP="0025185C">
            <w:pPr>
              <w:jc w:val="center"/>
              <w:rPr>
                <w:rFonts w:ascii="Arial" w:eastAsia="Times New Roman" w:hAnsi="Arial" w:cs="Arial"/>
                <w:spacing w:val="-1"/>
                <w:sz w:val="20"/>
                <w:szCs w:val="20"/>
                <w:rPrChange w:id="9848" w:author="Adelino Naquarta Sepalanga Domingos" w:date="2025-03-05T09:28:00Z" w16du:dateUtc="2025-03-05T08:28:00Z">
                  <w:rPr>
                    <w:rFonts w:ascii="Times New Roman" w:eastAsia="Times New Roman" w:hAnsi="Times New Roman"/>
                    <w:spacing w:val="-1"/>
                  </w:rPr>
                </w:rPrChange>
              </w:rPr>
            </w:pPr>
          </w:p>
          <w:p w14:paraId="4DBD72E8" w14:textId="77777777" w:rsidR="003F3EDE" w:rsidRPr="00FB0B06" w:rsidRDefault="003F3EDE" w:rsidP="0025185C">
            <w:pPr>
              <w:jc w:val="center"/>
              <w:rPr>
                <w:rFonts w:ascii="Arial" w:eastAsia="Times New Roman" w:hAnsi="Arial" w:cs="Arial"/>
                <w:spacing w:val="-1"/>
                <w:sz w:val="20"/>
                <w:szCs w:val="20"/>
                <w:rPrChange w:id="9849" w:author="Adelino Naquarta Sepalanga Domingos" w:date="2025-03-05T09:28:00Z" w16du:dateUtc="2025-03-05T08:28:00Z">
                  <w:rPr>
                    <w:rFonts w:ascii="Times New Roman" w:eastAsia="Times New Roman" w:hAnsi="Times New Roman"/>
                    <w:spacing w:val="-1"/>
                  </w:rPr>
                </w:rPrChange>
              </w:rPr>
            </w:pPr>
          </w:p>
          <w:p w14:paraId="77EE178D" w14:textId="77777777" w:rsidR="003F3EDE" w:rsidRPr="00FB0B06" w:rsidRDefault="003F3EDE" w:rsidP="0025185C">
            <w:pPr>
              <w:jc w:val="center"/>
              <w:rPr>
                <w:rFonts w:ascii="Arial" w:eastAsia="Times New Roman" w:hAnsi="Arial" w:cs="Arial"/>
                <w:spacing w:val="-1"/>
                <w:sz w:val="20"/>
                <w:szCs w:val="20"/>
                <w:rPrChange w:id="985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51" w:author="Adelino Naquarta Sepalanga Domingos" w:date="2025-03-05T09:28:00Z" w16du:dateUtc="2025-03-05T08:28:00Z">
                  <w:rPr>
                    <w:rFonts w:ascii="Times New Roman" w:eastAsia="Times New Roman" w:hAnsi="Times New Roman"/>
                    <w:spacing w:val="-1"/>
                  </w:rPr>
                </w:rPrChange>
              </w:rPr>
              <w:t>4.4.2.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0A844C" w14:textId="77777777" w:rsidR="003F3EDE" w:rsidRPr="00FB0B06" w:rsidRDefault="003F3EDE" w:rsidP="0025185C">
            <w:pPr>
              <w:jc w:val="center"/>
              <w:rPr>
                <w:rFonts w:ascii="Arial" w:eastAsia="Times New Roman" w:hAnsi="Arial" w:cs="Arial"/>
                <w:spacing w:val="-1"/>
                <w:sz w:val="20"/>
                <w:szCs w:val="20"/>
                <w:rPrChange w:id="9852" w:author="Adelino Naquarta Sepalanga Domingos" w:date="2025-03-05T09:28:00Z" w16du:dateUtc="2025-03-05T08:28:00Z">
                  <w:rPr>
                    <w:rFonts w:ascii="Times New Roman" w:eastAsia="Times New Roman" w:hAnsi="Times New Roman"/>
                    <w:spacing w:val="-1"/>
                  </w:rPr>
                </w:rPrChange>
              </w:rPr>
            </w:pPr>
          </w:p>
          <w:p w14:paraId="228205B1" w14:textId="77777777" w:rsidR="003F3EDE" w:rsidRPr="00FB0B06" w:rsidRDefault="003F3EDE" w:rsidP="0025185C">
            <w:pPr>
              <w:jc w:val="center"/>
              <w:rPr>
                <w:rFonts w:ascii="Arial" w:eastAsia="Times New Roman" w:hAnsi="Arial" w:cs="Arial"/>
                <w:spacing w:val="-1"/>
                <w:sz w:val="20"/>
                <w:szCs w:val="20"/>
                <w:rPrChange w:id="9853" w:author="Adelino Naquarta Sepalanga Domingos" w:date="2025-03-05T09:28:00Z" w16du:dateUtc="2025-03-05T08:28:00Z">
                  <w:rPr>
                    <w:rFonts w:ascii="Times New Roman" w:eastAsia="Times New Roman" w:hAnsi="Times New Roman"/>
                    <w:spacing w:val="-1"/>
                  </w:rPr>
                </w:rPrChange>
              </w:rPr>
            </w:pPr>
          </w:p>
          <w:p w14:paraId="712125F9" w14:textId="77777777" w:rsidR="003F3EDE" w:rsidRPr="00FB0B06" w:rsidRDefault="003F3EDE" w:rsidP="0025185C">
            <w:pPr>
              <w:jc w:val="center"/>
              <w:rPr>
                <w:rFonts w:ascii="Arial" w:eastAsia="Times New Roman" w:hAnsi="Arial" w:cs="Arial"/>
                <w:spacing w:val="-1"/>
                <w:sz w:val="20"/>
                <w:szCs w:val="20"/>
                <w:rPrChange w:id="985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55"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BAB706" w14:textId="77777777" w:rsidR="003F3EDE" w:rsidRPr="00FB0B06" w:rsidRDefault="003F3EDE" w:rsidP="0025185C">
            <w:pPr>
              <w:rPr>
                <w:rFonts w:ascii="Arial" w:eastAsia="Times New Roman" w:hAnsi="Arial" w:cs="Arial"/>
                <w:spacing w:val="-1"/>
                <w:sz w:val="20"/>
                <w:szCs w:val="20"/>
                <w:rPrChange w:id="9856" w:author="Adelino Naquarta Sepalanga Domingos" w:date="2025-03-05T09:28:00Z" w16du:dateUtc="2025-03-05T08:28:00Z">
                  <w:rPr>
                    <w:rFonts w:ascii="Times New Roman" w:eastAsia="Times New Roman" w:hAnsi="Times New Roman"/>
                    <w:spacing w:val="-1"/>
                  </w:rPr>
                </w:rPrChange>
              </w:rPr>
            </w:pPr>
          </w:p>
          <w:p w14:paraId="590C1481" w14:textId="77777777" w:rsidR="003F3EDE" w:rsidRPr="00FB0B06" w:rsidRDefault="003F3EDE" w:rsidP="0025185C">
            <w:pPr>
              <w:rPr>
                <w:rFonts w:ascii="Arial" w:eastAsia="Times New Roman" w:hAnsi="Arial" w:cs="Arial"/>
                <w:spacing w:val="-1"/>
                <w:sz w:val="20"/>
                <w:szCs w:val="20"/>
                <w:rPrChange w:id="9857" w:author="Adelino Naquarta Sepalanga Domingos" w:date="2025-03-05T09:28:00Z" w16du:dateUtc="2025-03-05T08:28:00Z">
                  <w:rPr>
                    <w:rFonts w:ascii="Times New Roman" w:eastAsia="Times New Roman" w:hAnsi="Times New Roman"/>
                    <w:spacing w:val="-1"/>
                  </w:rPr>
                </w:rPrChange>
              </w:rPr>
            </w:pPr>
          </w:p>
          <w:p w14:paraId="3F7B82F6" w14:textId="77777777" w:rsidR="003F3EDE" w:rsidRPr="00FB0B06" w:rsidRDefault="003F3EDE" w:rsidP="0025185C">
            <w:pPr>
              <w:rPr>
                <w:rFonts w:ascii="Arial" w:eastAsia="Times New Roman" w:hAnsi="Arial" w:cs="Arial"/>
                <w:spacing w:val="-1"/>
                <w:sz w:val="20"/>
                <w:szCs w:val="20"/>
                <w:rPrChange w:id="985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59" w:author="Adelino Naquarta Sepalanga Domingos" w:date="2025-03-05T09:28:00Z" w16du:dateUtc="2025-03-05T08:28:00Z">
                  <w:rPr>
                    <w:rFonts w:ascii="Times New Roman" w:eastAsia="Times New Roman" w:hAnsi="Times New Roman"/>
                    <w:spacing w:val="-1"/>
                  </w:rPr>
                </w:rPrChange>
              </w:rPr>
              <w:t>Total dos débitos (</w:t>
            </w:r>
            <w:proofErr w:type="spellStart"/>
            <w:r w:rsidRPr="00FB0B06">
              <w:rPr>
                <w:rFonts w:ascii="Arial" w:eastAsia="Times New Roman" w:hAnsi="Arial" w:cs="Arial"/>
                <w:spacing w:val="-1"/>
                <w:sz w:val="20"/>
                <w:szCs w:val="20"/>
                <w:rPrChange w:id="9860" w:author="Adelino Naquarta Sepalanga Domingos" w:date="2025-03-05T09:28:00Z" w16du:dateUtc="2025-03-05T08:28:00Z">
                  <w:rPr>
                    <w:rFonts w:ascii="Times New Roman" w:eastAsia="Times New Roman" w:hAnsi="Times New Roman"/>
                    <w:spacing w:val="-1"/>
                  </w:rPr>
                </w:rPrChange>
              </w:rPr>
              <w:t>TotalDebit</w:t>
            </w:r>
            <w:proofErr w:type="spellEnd"/>
            <w:r w:rsidRPr="00FB0B06">
              <w:rPr>
                <w:rFonts w:ascii="Arial" w:eastAsia="Times New Roman" w:hAnsi="Arial" w:cs="Arial"/>
                <w:spacing w:val="-1"/>
                <w:sz w:val="20"/>
                <w:szCs w:val="20"/>
                <w:rPrChange w:id="9861"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05BF901" w14:textId="77777777" w:rsidR="003F3EDE" w:rsidRPr="00FB0B06" w:rsidRDefault="003F3EDE" w:rsidP="0025185C">
            <w:pPr>
              <w:rPr>
                <w:rFonts w:ascii="Arial" w:eastAsia="Times New Roman" w:hAnsi="Arial" w:cs="Arial"/>
                <w:spacing w:val="-1"/>
                <w:sz w:val="20"/>
                <w:szCs w:val="20"/>
                <w:rPrChange w:id="986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63" w:author="Adelino Naquarta Sepalanga Domingos" w:date="2025-03-05T09:28:00Z" w16du:dateUtc="2025-03-05T08:28:00Z">
                  <w:rPr>
                    <w:rFonts w:ascii="Times New Roman" w:eastAsia="Times New Roman" w:hAnsi="Times New Roman"/>
                    <w:spacing w:val="-1"/>
                  </w:rPr>
                </w:rPrChange>
              </w:rPr>
              <w:t>Deve conter a soma de controlo do campo 4.4.4.14.4 – Valor a débito (</w:t>
            </w:r>
            <w:proofErr w:type="spellStart"/>
            <w:r w:rsidRPr="00FB0B06">
              <w:rPr>
                <w:rFonts w:ascii="Arial" w:eastAsia="Times New Roman" w:hAnsi="Arial" w:cs="Arial"/>
                <w:spacing w:val="-1"/>
                <w:sz w:val="20"/>
                <w:szCs w:val="20"/>
                <w:rPrChange w:id="9864" w:author="Adelino Naquarta Sepalanga Domingos" w:date="2025-03-05T09:28:00Z" w16du:dateUtc="2025-03-05T08:28:00Z">
                  <w:rPr>
                    <w:rFonts w:ascii="Times New Roman" w:eastAsia="Times New Roman" w:hAnsi="Times New Roman"/>
                    <w:spacing w:val="-1"/>
                  </w:rPr>
                </w:rPrChange>
              </w:rPr>
              <w:t>DebitAmount</w:t>
            </w:r>
            <w:proofErr w:type="spellEnd"/>
            <w:r w:rsidRPr="00FB0B06">
              <w:rPr>
                <w:rFonts w:ascii="Arial" w:eastAsia="Times New Roman" w:hAnsi="Arial" w:cs="Arial"/>
                <w:spacing w:val="-1"/>
                <w:sz w:val="20"/>
                <w:szCs w:val="20"/>
                <w:rPrChange w:id="9865" w:author="Adelino Naquarta Sepalanga Domingos" w:date="2025-03-05T09:28:00Z" w16du:dateUtc="2025-03-05T08:28:00Z">
                  <w:rPr>
                    <w:rFonts w:ascii="Times New Roman" w:eastAsia="Times New Roman" w:hAnsi="Times New Roman"/>
                    <w:spacing w:val="-1"/>
                  </w:rPr>
                </w:rPrChange>
              </w:rPr>
              <w:t>), dela excluindo os documentos em que o campo 4.4.4.9.1. – Estado actual do recibo (</w:t>
            </w:r>
            <w:proofErr w:type="spellStart"/>
            <w:r w:rsidRPr="00FB0B06">
              <w:rPr>
                <w:rFonts w:ascii="Arial" w:eastAsia="Times New Roman" w:hAnsi="Arial" w:cs="Arial"/>
                <w:spacing w:val="-1"/>
                <w:sz w:val="20"/>
                <w:szCs w:val="20"/>
                <w:rPrChange w:id="9866" w:author="Adelino Naquarta Sepalanga Domingos" w:date="2025-03-05T09:28:00Z" w16du:dateUtc="2025-03-05T08:28:00Z">
                  <w:rPr>
                    <w:rFonts w:ascii="Times New Roman" w:eastAsia="Times New Roman" w:hAnsi="Times New Roman"/>
                    <w:spacing w:val="-1"/>
                  </w:rPr>
                </w:rPrChange>
              </w:rPr>
              <w:t>PaymentStatus</w:t>
            </w:r>
            <w:proofErr w:type="spellEnd"/>
            <w:r w:rsidRPr="00FB0B06">
              <w:rPr>
                <w:rFonts w:ascii="Arial" w:eastAsia="Times New Roman" w:hAnsi="Arial" w:cs="Arial"/>
                <w:spacing w:val="-1"/>
                <w:sz w:val="20"/>
                <w:szCs w:val="20"/>
                <w:rPrChange w:id="9867" w:author="Adelino Naquarta Sepalanga Domingos" w:date="2025-03-05T09:28:00Z" w16du:dateUtc="2025-03-05T08:28:00Z">
                  <w:rPr>
                    <w:rFonts w:ascii="Times New Roman" w:eastAsia="Times New Roman" w:hAnsi="Times New Roman"/>
                    <w:spacing w:val="-1"/>
                  </w:rPr>
                </w:rPrChange>
              </w:rPr>
              <w:t>) seja do tipo “A”.</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6C4279" w14:textId="77777777" w:rsidR="003F3EDE" w:rsidRPr="00FB0B06" w:rsidRDefault="003F3EDE" w:rsidP="0025185C">
            <w:pPr>
              <w:jc w:val="center"/>
              <w:rPr>
                <w:rFonts w:ascii="Arial" w:eastAsia="Times New Roman" w:hAnsi="Arial" w:cs="Arial"/>
                <w:spacing w:val="-1"/>
                <w:sz w:val="20"/>
                <w:szCs w:val="20"/>
                <w:rPrChange w:id="9868" w:author="Adelino Naquarta Sepalanga Domingos" w:date="2025-03-05T09:28:00Z" w16du:dateUtc="2025-03-05T08:28:00Z">
                  <w:rPr>
                    <w:rFonts w:ascii="Times New Roman" w:eastAsia="Times New Roman" w:hAnsi="Times New Roman"/>
                    <w:spacing w:val="-1"/>
                  </w:rPr>
                </w:rPrChange>
              </w:rPr>
            </w:pPr>
          </w:p>
          <w:p w14:paraId="4B3F151E" w14:textId="77777777" w:rsidR="003F3EDE" w:rsidRPr="00FB0B06" w:rsidRDefault="003F3EDE" w:rsidP="0025185C">
            <w:pPr>
              <w:jc w:val="center"/>
              <w:rPr>
                <w:rFonts w:ascii="Arial" w:eastAsia="Times New Roman" w:hAnsi="Arial" w:cs="Arial"/>
                <w:spacing w:val="-1"/>
                <w:sz w:val="20"/>
                <w:szCs w:val="20"/>
                <w:rPrChange w:id="9869" w:author="Adelino Naquarta Sepalanga Domingos" w:date="2025-03-05T09:28:00Z" w16du:dateUtc="2025-03-05T08:28:00Z">
                  <w:rPr>
                    <w:rFonts w:ascii="Times New Roman" w:eastAsia="Times New Roman" w:hAnsi="Times New Roman"/>
                    <w:spacing w:val="-1"/>
                  </w:rPr>
                </w:rPrChange>
              </w:rPr>
            </w:pPr>
          </w:p>
          <w:p w14:paraId="4E19FD1C" w14:textId="77777777" w:rsidR="003F3EDE" w:rsidRPr="00FB0B06" w:rsidRDefault="003F3EDE" w:rsidP="0025185C">
            <w:pPr>
              <w:jc w:val="center"/>
              <w:rPr>
                <w:rFonts w:ascii="Arial" w:eastAsia="Times New Roman" w:hAnsi="Arial" w:cs="Arial"/>
                <w:spacing w:val="-1"/>
                <w:sz w:val="20"/>
                <w:szCs w:val="20"/>
                <w:rPrChange w:id="987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71"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6BD6CFC5"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FDC859" w14:textId="77777777" w:rsidR="003F3EDE" w:rsidRPr="00FB0B06" w:rsidRDefault="003F3EDE" w:rsidP="0025185C">
            <w:pPr>
              <w:jc w:val="center"/>
              <w:rPr>
                <w:rFonts w:ascii="Arial" w:eastAsia="Times New Roman" w:hAnsi="Arial" w:cs="Arial"/>
                <w:spacing w:val="-1"/>
                <w:sz w:val="20"/>
                <w:szCs w:val="20"/>
                <w:rPrChange w:id="9872" w:author="Adelino Naquarta Sepalanga Domingos" w:date="2025-03-05T09:28:00Z" w16du:dateUtc="2025-03-05T08:28:00Z">
                  <w:rPr>
                    <w:rFonts w:ascii="Times New Roman" w:eastAsia="Times New Roman" w:hAnsi="Times New Roman"/>
                    <w:spacing w:val="-1"/>
                  </w:rPr>
                </w:rPrChange>
              </w:rPr>
            </w:pPr>
          </w:p>
          <w:p w14:paraId="6EFBDD6A" w14:textId="77777777" w:rsidR="003F3EDE" w:rsidRPr="00FB0B06" w:rsidRDefault="003F3EDE" w:rsidP="0025185C">
            <w:pPr>
              <w:jc w:val="center"/>
              <w:rPr>
                <w:rFonts w:ascii="Arial" w:eastAsia="Times New Roman" w:hAnsi="Arial" w:cs="Arial"/>
                <w:spacing w:val="-1"/>
                <w:sz w:val="20"/>
                <w:szCs w:val="20"/>
                <w:rPrChange w:id="9873" w:author="Adelino Naquarta Sepalanga Domingos" w:date="2025-03-05T09:28:00Z" w16du:dateUtc="2025-03-05T08:28:00Z">
                  <w:rPr>
                    <w:rFonts w:ascii="Times New Roman" w:eastAsia="Times New Roman" w:hAnsi="Times New Roman"/>
                    <w:spacing w:val="-1"/>
                  </w:rPr>
                </w:rPrChange>
              </w:rPr>
            </w:pPr>
          </w:p>
          <w:p w14:paraId="4F6A189A" w14:textId="77777777" w:rsidR="003F3EDE" w:rsidRPr="00FB0B06" w:rsidRDefault="003F3EDE" w:rsidP="0025185C">
            <w:pPr>
              <w:jc w:val="center"/>
              <w:rPr>
                <w:rFonts w:ascii="Arial" w:eastAsia="Times New Roman" w:hAnsi="Arial" w:cs="Arial"/>
                <w:spacing w:val="-1"/>
                <w:sz w:val="20"/>
                <w:szCs w:val="20"/>
                <w:rPrChange w:id="9874" w:author="Adelino Naquarta Sepalanga Domingos" w:date="2025-03-05T09:28:00Z" w16du:dateUtc="2025-03-05T08:28:00Z">
                  <w:rPr>
                    <w:rFonts w:ascii="Times New Roman" w:eastAsia="Times New Roman" w:hAnsi="Times New Roman"/>
                    <w:spacing w:val="-1"/>
                  </w:rPr>
                </w:rPrChange>
              </w:rPr>
            </w:pPr>
          </w:p>
          <w:p w14:paraId="343EB7C5" w14:textId="77777777" w:rsidR="003F3EDE" w:rsidRPr="00FB0B06" w:rsidRDefault="003F3EDE" w:rsidP="0025185C">
            <w:pPr>
              <w:jc w:val="center"/>
              <w:rPr>
                <w:rFonts w:ascii="Arial" w:eastAsia="Times New Roman" w:hAnsi="Arial" w:cs="Arial"/>
                <w:spacing w:val="-1"/>
                <w:sz w:val="20"/>
                <w:szCs w:val="20"/>
                <w:rPrChange w:id="987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76" w:author="Adelino Naquarta Sepalanga Domingos" w:date="2025-03-05T09:28:00Z" w16du:dateUtc="2025-03-05T08:28:00Z">
                  <w:rPr>
                    <w:rFonts w:ascii="Times New Roman" w:eastAsia="Times New Roman" w:hAnsi="Times New Roman"/>
                    <w:spacing w:val="-1"/>
                  </w:rPr>
                </w:rPrChange>
              </w:rPr>
              <w:t>4.4.3.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51CC2A7" w14:textId="77777777" w:rsidR="003F3EDE" w:rsidRPr="00FB0B06" w:rsidRDefault="003F3EDE" w:rsidP="0025185C">
            <w:pPr>
              <w:jc w:val="center"/>
              <w:rPr>
                <w:rFonts w:ascii="Arial" w:eastAsia="Times New Roman" w:hAnsi="Arial" w:cs="Arial"/>
                <w:spacing w:val="-1"/>
                <w:sz w:val="20"/>
                <w:szCs w:val="20"/>
                <w:rPrChange w:id="9877" w:author="Adelino Naquarta Sepalanga Domingos" w:date="2025-03-05T09:28:00Z" w16du:dateUtc="2025-03-05T08:28:00Z">
                  <w:rPr>
                    <w:rFonts w:ascii="Times New Roman" w:eastAsia="Times New Roman" w:hAnsi="Times New Roman"/>
                    <w:spacing w:val="-1"/>
                  </w:rPr>
                </w:rPrChange>
              </w:rPr>
            </w:pPr>
          </w:p>
          <w:p w14:paraId="1B646274" w14:textId="77777777" w:rsidR="003F3EDE" w:rsidRPr="00FB0B06" w:rsidRDefault="003F3EDE" w:rsidP="0025185C">
            <w:pPr>
              <w:jc w:val="center"/>
              <w:rPr>
                <w:rFonts w:ascii="Arial" w:eastAsia="Times New Roman" w:hAnsi="Arial" w:cs="Arial"/>
                <w:spacing w:val="-1"/>
                <w:sz w:val="20"/>
                <w:szCs w:val="20"/>
                <w:rPrChange w:id="9878" w:author="Adelino Naquarta Sepalanga Domingos" w:date="2025-03-05T09:28:00Z" w16du:dateUtc="2025-03-05T08:28:00Z">
                  <w:rPr>
                    <w:rFonts w:ascii="Times New Roman" w:eastAsia="Times New Roman" w:hAnsi="Times New Roman"/>
                    <w:spacing w:val="-1"/>
                  </w:rPr>
                </w:rPrChange>
              </w:rPr>
            </w:pPr>
          </w:p>
          <w:p w14:paraId="7521B130" w14:textId="77777777" w:rsidR="003F3EDE" w:rsidRPr="00FB0B06" w:rsidRDefault="003F3EDE" w:rsidP="0025185C">
            <w:pPr>
              <w:jc w:val="center"/>
              <w:rPr>
                <w:rFonts w:ascii="Arial" w:eastAsia="Times New Roman" w:hAnsi="Arial" w:cs="Arial"/>
                <w:spacing w:val="-1"/>
                <w:sz w:val="20"/>
                <w:szCs w:val="20"/>
                <w:rPrChange w:id="9879" w:author="Adelino Naquarta Sepalanga Domingos" w:date="2025-03-05T09:28:00Z" w16du:dateUtc="2025-03-05T08:28:00Z">
                  <w:rPr>
                    <w:rFonts w:ascii="Times New Roman" w:eastAsia="Times New Roman" w:hAnsi="Times New Roman"/>
                    <w:spacing w:val="-1"/>
                  </w:rPr>
                </w:rPrChange>
              </w:rPr>
            </w:pPr>
          </w:p>
          <w:p w14:paraId="28976F5B" w14:textId="77777777" w:rsidR="003F3EDE" w:rsidRPr="00FB0B06" w:rsidRDefault="003F3EDE" w:rsidP="0025185C">
            <w:pPr>
              <w:jc w:val="center"/>
              <w:rPr>
                <w:rFonts w:ascii="Arial" w:eastAsia="Times New Roman" w:hAnsi="Arial" w:cs="Arial"/>
                <w:spacing w:val="-1"/>
                <w:sz w:val="20"/>
                <w:szCs w:val="20"/>
                <w:rPrChange w:id="988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81"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97C5B5" w14:textId="77777777" w:rsidR="003F3EDE" w:rsidRPr="00FB0B06" w:rsidRDefault="003F3EDE" w:rsidP="0025185C">
            <w:pPr>
              <w:rPr>
                <w:rFonts w:ascii="Arial" w:eastAsia="Times New Roman" w:hAnsi="Arial" w:cs="Arial"/>
                <w:spacing w:val="-1"/>
                <w:sz w:val="20"/>
                <w:szCs w:val="20"/>
                <w:rPrChange w:id="9882" w:author="Adelino Naquarta Sepalanga Domingos" w:date="2025-03-05T09:28:00Z" w16du:dateUtc="2025-03-05T08:28:00Z">
                  <w:rPr>
                    <w:rFonts w:ascii="Times New Roman" w:eastAsia="Times New Roman" w:hAnsi="Times New Roman"/>
                    <w:spacing w:val="-1"/>
                  </w:rPr>
                </w:rPrChange>
              </w:rPr>
            </w:pPr>
          </w:p>
          <w:p w14:paraId="5D888DD0" w14:textId="77777777" w:rsidR="003F3EDE" w:rsidRPr="00FB0B06" w:rsidRDefault="003F3EDE" w:rsidP="0025185C">
            <w:pPr>
              <w:rPr>
                <w:rFonts w:ascii="Arial" w:eastAsia="Times New Roman" w:hAnsi="Arial" w:cs="Arial"/>
                <w:spacing w:val="-1"/>
                <w:sz w:val="20"/>
                <w:szCs w:val="20"/>
                <w:rPrChange w:id="9883" w:author="Adelino Naquarta Sepalanga Domingos" w:date="2025-03-05T09:28:00Z" w16du:dateUtc="2025-03-05T08:28:00Z">
                  <w:rPr>
                    <w:rFonts w:ascii="Times New Roman" w:eastAsia="Times New Roman" w:hAnsi="Times New Roman"/>
                    <w:spacing w:val="-1"/>
                  </w:rPr>
                </w:rPrChange>
              </w:rPr>
            </w:pPr>
          </w:p>
          <w:p w14:paraId="5AB55554" w14:textId="77777777" w:rsidR="003F3EDE" w:rsidRPr="00FB0B06" w:rsidRDefault="003F3EDE" w:rsidP="0025185C">
            <w:pPr>
              <w:rPr>
                <w:rFonts w:ascii="Arial" w:eastAsia="Times New Roman" w:hAnsi="Arial" w:cs="Arial"/>
                <w:spacing w:val="-1"/>
                <w:sz w:val="20"/>
                <w:szCs w:val="20"/>
                <w:rPrChange w:id="9884" w:author="Adelino Naquarta Sepalanga Domingos" w:date="2025-03-05T09:28:00Z" w16du:dateUtc="2025-03-05T08:28:00Z">
                  <w:rPr>
                    <w:rFonts w:ascii="Times New Roman" w:eastAsia="Times New Roman" w:hAnsi="Times New Roman"/>
                    <w:spacing w:val="-1"/>
                  </w:rPr>
                </w:rPrChange>
              </w:rPr>
            </w:pPr>
          </w:p>
          <w:p w14:paraId="79975F83" w14:textId="77777777" w:rsidR="003F3EDE" w:rsidRPr="00FB0B06" w:rsidRDefault="003F3EDE" w:rsidP="0025185C">
            <w:pPr>
              <w:rPr>
                <w:rFonts w:ascii="Arial" w:eastAsia="Times New Roman" w:hAnsi="Arial" w:cs="Arial"/>
                <w:spacing w:val="-1"/>
                <w:sz w:val="20"/>
                <w:szCs w:val="20"/>
                <w:rPrChange w:id="988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86" w:author="Adelino Naquarta Sepalanga Domingos" w:date="2025-03-05T09:28:00Z" w16du:dateUtc="2025-03-05T08:28:00Z">
                  <w:rPr>
                    <w:rFonts w:ascii="Times New Roman" w:eastAsia="Times New Roman" w:hAnsi="Times New Roman"/>
                    <w:spacing w:val="-1"/>
                  </w:rPr>
                </w:rPrChange>
              </w:rPr>
              <w:t>Total dos créditos (</w:t>
            </w:r>
            <w:proofErr w:type="spellStart"/>
            <w:r w:rsidRPr="00FB0B06">
              <w:rPr>
                <w:rFonts w:ascii="Arial" w:eastAsia="Times New Roman" w:hAnsi="Arial" w:cs="Arial"/>
                <w:spacing w:val="-1"/>
                <w:sz w:val="20"/>
                <w:szCs w:val="20"/>
                <w:rPrChange w:id="9887" w:author="Adelino Naquarta Sepalanga Domingos" w:date="2025-03-05T09:28:00Z" w16du:dateUtc="2025-03-05T08:28:00Z">
                  <w:rPr>
                    <w:rFonts w:ascii="Times New Roman" w:eastAsia="Times New Roman" w:hAnsi="Times New Roman"/>
                    <w:spacing w:val="-1"/>
                  </w:rPr>
                </w:rPrChange>
              </w:rPr>
              <w:t>TotalCredit</w:t>
            </w:r>
            <w:proofErr w:type="spellEnd"/>
            <w:r w:rsidRPr="00FB0B06">
              <w:rPr>
                <w:rFonts w:ascii="Arial" w:eastAsia="Times New Roman" w:hAnsi="Arial" w:cs="Arial"/>
                <w:spacing w:val="-1"/>
                <w:sz w:val="20"/>
                <w:szCs w:val="20"/>
                <w:rPrChange w:id="9888"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38294A" w14:textId="77777777" w:rsidR="003F3EDE" w:rsidRPr="00FB0B06" w:rsidRDefault="003F3EDE" w:rsidP="0025185C">
            <w:pPr>
              <w:rPr>
                <w:rFonts w:ascii="Arial" w:eastAsia="Times New Roman" w:hAnsi="Arial" w:cs="Arial"/>
                <w:spacing w:val="-1"/>
                <w:sz w:val="20"/>
                <w:szCs w:val="20"/>
                <w:rPrChange w:id="988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90" w:author="Adelino Naquarta Sepalanga Domingos" w:date="2025-03-05T09:28:00Z" w16du:dateUtc="2025-03-05T08:28:00Z">
                  <w:rPr>
                    <w:rFonts w:ascii="Times New Roman" w:eastAsia="Times New Roman" w:hAnsi="Times New Roman"/>
                    <w:spacing w:val="-1"/>
                  </w:rPr>
                </w:rPrChange>
              </w:rPr>
              <w:t>Deve conter a soma de controlo do campo 4.4.4.14.5 – Valor a crédito (</w:t>
            </w:r>
            <w:proofErr w:type="spellStart"/>
            <w:r w:rsidRPr="00FB0B06">
              <w:rPr>
                <w:rFonts w:ascii="Arial" w:eastAsia="Times New Roman" w:hAnsi="Arial" w:cs="Arial"/>
                <w:spacing w:val="-1"/>
                <w:sz w:val="20"/>
                <w:szCs w:val="20"/>
                <w:rPrChange w:id="9891" w:author="Adelino Naquarta Sepalanga Domingos" w:date="2025-03-05T09:28:00Z" w16du:dateUtc="2025-03-05T08:28:00Z">
                  <w:rPr>
                    <w:rFonts w:ascii="Times New Roman" w:eastAsia="Times New Roman" w:hAnsi="Times New Roman"/>
                    <w:spacing w:val="-1"/>
                  </w:rPr>
                </w:rPrChange>
              </w:rPr>
              <w:t>CreditAmount</w:t>
            </w:r>
            <w:proofErr w:type="spellEnd"/>
            <w:r w:rsidRPr="00FB0B06">
              <w:rPr>
                <w:rFonts w:ascii="Arial" w:eastAsia="Times New Roman" w:hAnsi="Arial" w:cs="Arial"/>
                <w:spacing w:val="-1"/>
                <w:sz w:val="20"/>
                <w:szCs w:val="20"/>
                <w:rPrChange w:id="9892" w:author="Adelino Naquarta Sepalanga Domingos" w:date="2025-03-05T09:28:00Z" w16du:dateUtc="2025-03-05T08:28:00Z">
                  <w:rPr>
                    <w:rFonts w:ascii="Times New Roman" w:eastAsia="Times New Roman" w:hAnsi="Times New Roman"/>
                    <w:spacing w:val="-1"/>
                  </w:rPr>
                </w:rPrChange>
              </w:rPr>
              <w:t>), dela excluindo os documentos em que o campo 4.4.4.9.1. – Estado actual do documento (</w:t>
            </w:r>
            <w:proofErr w:type="spellStart"/>
            <w:r w:rsidRPr="00FB0B06">
              <w:rPr>
                <w:rFonts w:ascii="Arial" w:eastAsia="Times New Roman" w:hAnsi="Arial" w:cs="Arial"/>
                <w:spacing w:val="-1"/>
                <w:sz w:val="20"/>
                <w:szCs w:val="20"/>
                <w:rPrChange w:id="9893" w:author="Adelino Naquarta Sepalanga Domingos" w:date="2025-03-05T09:28:00Z" w16du:dateUtc="2025-03-05T08:28:00Z">
                  <w:rPr>
                    <w:rFonts w:ascii="Times New Roman" w:eastAsia="Times New Roman" w:hAnsi="Times New Roman"/>
                    <w:spacing w:val="-1"/>
                  </w:rPr>
                </w:rPrChange>
              </w:rPr>
              <w:t>PaymentStatus</w:t>
            </w:r>
            <w:proofErr w:type="spellEnd"/>
            <w:r w:rsidRPr="00FB0B06">
              <w:rPr>
                <w:rFonts w:ascii="Arial" w:eastAsia="Times New Roman" w:hAnsi="Arial" w:cs="Arial"/>
                <w:spacing w:val="-1"/>
                <w:sz w:val="20"/>
                <w:szCs w:val="20"/>
                <w:rPrChange w:id="9894" w:author="Adelino Naquarta Sepalanga Domingos" w:date="2025-03-05T09:28:00Z" w16du:dateUtc="2025-03-05T08:28:00Z">
                  <w:rPr>
                    <w:rFonts w:ascii="Times New Roman" w:eastAsia="Times New Roman" w:hAnsi="Times New Roman"/>
                    <w:spacing w:val="-1"/>
                  </w:rPr>
                </w:rPrChange>
              </w:rPr>
              <w:t>) seja do tipo “A”.</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94C9BB" w14:textId="77777777" w:rsidR="003F3EDE" w:rsidRPr="00FB0B06" w:rsidRDefault="003F3EDE" w:rsidP="0025185C">
            <w:pPr>
              <w:jc w:val="center"/>
              <w:rPr>
                <w:rFonts w:ascii="Arial" w:eastAsia="Times New Roman" w:hAnsi="Arial" w:cs="Arial"/>
                <w:spacing w:val="-1"/>
                <w:sz w:val="20"/>
                <w:szCs w:val="20"/>
                <w:rPrChange w:id="9895" w:author="Adelino Naquarta Sepalanga Domingos" w:date="2025-03-05T09:28:00Z" w16du:dateUtc="2025-03-05T08:28:00Z">
                  <w:rPr>
                    <w:rFonts w:ascii="Times New Roman" w:eastAsia="Times New Roman" w:hAnsi="Times New Roman"/>
                    <w:spacing w:val="-1"/>
                  </w:rPr>
                </w:rPrChange>
              </w:rPr>
            </w:pPr>
          </w:p>
          <w:p w14:paraId="2F0C0093" w14:textId="77777777" w:rsidR="003F3EDE" w:rsidRPr="00FB0B06" w:rsidRDefault="003F3EDE" w:rsidP="0025185C">
            <w:pPr>
              <w:jc w:val="center"/>
              <w:rPr>
                <w:rFonts w:ascii="Arial" w:eastAsia="Times New Roman" w:hAnsi="Arial" w:cs="Arial"/>
                <w:spacing w:val="-1"/>
                <w:sz w:val="20"/>
                <w:szCs w:val="20"/>
                <w:rPrChange w:id="9896" w:author="Adelino Naquarta Sepalanga Domingos" w:date="2025-03-05T09:28:00Z" w16du:dateUtc="2025-03-05T08:28:00Z">
                  <w:rPr>
                    <w:rFonts w:ascii="Times New Roman" w:eastAsia="Times New Roman" w:hAnsi="Times New Roman"/>
                    <w:spacing w:val="-1"/>
                  </w:rPr>
                </w:rPrChange>
              </w:rPr>
            </w:pPr>
          </w:p>
          <w:p w14:paraId="7A7EC19E" w14:textId="77777777" w:rsidR="003F3EDE" w:rsidRPr="00FB0B06" w:rsidRDefault="003F3EDE" w:rsidP="0025185C">
            <w:pPr>
              <w:jc w:val="center"/>
              <w:rPr>
                <w:rFonts w:ascii="Arial" w:eastAsia="Times New Roman" w:hAnsi="Arial" w:cs="Arial"/>
                <w:spacing w:val="-1"/>
                <w:sz w:val="20"/>
                <w:szCs w:val="20"/>
                <w:rPrChange w:id="989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898"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42316718" w14:textId="77777777" w:rsidTr="0025185C">
        <w:trPr>
          <w:trHeight w:val="70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ED9EB2" w14:textId="77777777" w:rsidR="003F3EDE" w:rsidRPr="00FB0B06" w:rsidRDefault="003F3EDE" w:rsidP="0025185C">
            <w:pPr>
              <w:jc w:val="center"/>
              <w:rPr>
                <w:rFonts w:ascii="Arial" w:eastAsia="Times New Roman" w:hAnsi="Arial" w:cs="Arial"/>
                <w:spacing w:val="-1"/>
                <w:sz w:val="20"/>
                <w:szCs w:val="20"/>
                <w:rPrChange w:id="989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00" w:author="Adelino Naquarta Sepalanga Domingos" w:date="2025-03-05T09:28:00Z" w16du:dateUtc="2025-03-05T08:28:00Z">
                  <w:rPr>
                    <w:rFonts w:ascii="Times New Roman" w:eastAsia="Times New Roman" w:hAnsi="Times New Roman"/>
                    <w:spacing w:val="-1"/>
                  </w:rPr>
                </w:rPrChange>
              </w:rPr>
              <w:t>4.4.4.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8EDDC51" w14:textId="77777777" w:rsidR="003F3EDE" w:rsidRPr="00FB0B06" w:rsidRDefault="003F3EDE" w:rsidP="0025185C">
            <w:pPr>
              <w:jc w:val="center"/>
              <w:rPr>
                <w:rFonts w:ascii="Arial" w:eastAsia="Times New Roman" w:hAnsi="Arial" w:cs="Arial"/>
                <w:spacing w:val="-1"/>
                <w:sz w:val="20"/>
                <w:szCs w:val="20"/>
                <w:rPrChange w:id="9901"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829FE78" w14:textId="77777777" w:rsidR="003F3EDE" w:rsidRPr="00FB0B06" w:rsidRDefault="003F3EDE" w:rsidP="0025185C">
            <w:pPr>
              <w:rPr>
                <w:rFonts w:ascii="Arial" w:eastAsia="Times New Roman" w:hAnsi="Arial" w:cs="Arial"/>
                <w:spacing w:val="-1"/>
                <w:sz w:val="20"/>
                <w:szCs w:val="20"/>
                <w:rPrChange w:id="990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03" w:author="Adelino Naquarta Sepalanga Domingos" w:date="2025-03-05T09:28:00Z" w16du:dateUtc="2025-03-05T08:28:00Z">
                  <w:rPr>
                    <w:rFonts w:ascii="Times New Roman" w:eastAsia="Times New Roman" w:hAnsi="Times New Roman"/>
                    <w:spacing w:val="-1"/>
                  </w:rPr>
                </w:rPrChange>
              </w:rPr>
              <w:t>Documento de recibo emitido (Payment)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1422ED" w14:textId="77777777" w:rsidR="003F3EDE" w:rsidRPr="00FB0B06" w:rsidRDefault="003F3EDE" w:rsidP="0025185C">
            <w:pPr>
              <w:rPr>
                <w:rFonts w:ascii="Arial" w:eastAsia="Times New Roman" w:hAnsi="Arial" w:cs="Arial"/>
                <w:spacing w:val="-1"/>
                <w:sz w:val="20"/>
                <w:szCs w:val="20"/>
                <w:rPrChange w:id="9904"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8CB610" w14:textId="77777777" w:rsidR="003F3EDE" w:rsidRPr="00FB0B06" w:rsidRDefault="003F3EDE" w:rsidP="0025185C">
            <w:pPr>
              <w:jc w:val="center"/>
              <w:rPr>
                <w:rFonts w:ascii="Arial" w:eastAsia="Times New Roman" w:hAnsi="Arial" w:cs="Arial"/>
                <w:spacing w:val="-1"/>
                <w:sz w:val="20"/>
                <w:szCs w:val="20"/>
                <w:rPrChange w:id="990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06"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5D38A0F0" w14:textId="77777777" w:rsidTr="0025185C">
        <w:trPr>
          <w:trHeight w:val="90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4CD10B" w14:textId="77777777" w:rsidR="003F3EDE" w:rsidRPr="00FB0B06" w:rsidRDefault="003F3EDE" w:rsidP="0025185C">
            <w:pPr>
              <w:jc w:val="center"/>
              <w:rPr>
                <w:rFonts w:ascii="Arial" w:eastAsia="Times New Roman" w:hAnsi="Arial" w:cs="Arial"/>
                <w:spacing w:val="-1"/>
                <w:sz w:val="20"/>
                <w:szCs w:val="20"/>
                <w:rPrChange w:id="9907" w:author="Adelino Naquarta Sepalanga Domingos" w:date="2025-03-05T09:28:00Z" w16du:dateUtc="2025-03-05T08:28:00Z">
                  <w:rPr>
                    <w:rFonts w:ascii="Times New Roman" w:eastAsia="Times New Roman" w:hAnsi="Times New Roman"/>
                    <w:spacing w:val="-1"/>
                  </w:rPr>
                </w:rPrChange>
              </w:rPr>
            </w:pPr>
          </w:p>
          <w:p w14:paraId="29FC7E38" w14:textId="77777777" w:rsidR="003F3EDE" w:rsidRPr="00FB0B06" w:rsidRDefault="003F3EDE" w:rsidP="0025185C">
            <w:pPr>
              <w:jc w:val="center"/>
              <w:rPr>
                <w:rFonts w:ascii="Arial" w:eastAsia="Times New Roman" w:hAnsi="Arial" w:cs="Arial"/>
                <w:spacing w:val="-1"/>
                <w:sz w:val="20"/>
                <w:szCs w:val="20"/>
                <w:rPrChange w:id="9908" w:author="Adelino Naquarta Sepalanga Domingos" w:date="2025-03-05T09:28:00Z" w16du:dateUtc="2025-03-05T08:28:00Z">
                  <w:rPr>
                    <w:rFonts w:ascii="Times New Roman" w:eastAsia="Times New Roman" w:hAnsi="Times New Roman"/>
                    <w:spacing w:val="-1"/>
                  </w:rPr>
                </w:rPrChange>
              </w:rPr>
            </w:pPr>
          </w:p>
          <w:p w14:paraId="5683017C" w14:textId="77777777" w:rsidR="003F3EDE" w:rsidRPr="00FB0B06" w:rsidRDefault="003F3EDE" w:rsidP="0025185C">
            <w:pPr>
              <w:jc w:val="center"/>
              <w:rPr>
                <w:rFonts w:ascii="Arial" w:eastAsia="Times New Roman" w:hAnsi="Arial" w:cs="Arial"/>
                <w:spacing w:val="-1"/>
                <w:sz w:val="20"/>
                <w:szCs w:val="20"/>
                <w:rPrChange w:id="9909" w:author="Adelino Naquarta Sepalanga Domingos" w:date="2025-03-05T09:28:00Z" w16du:dateUtc="2025-03-05T08:28:00Z">
                  <w:rPr>
                    <w:rFonts w:ascii="Times New Roman" w:eastAsia="Times New Roman" w:hAnsi="Times New Roman"/>
                    <w:spacing w:val="-1"/>
                  </w:rPr>
                </w:rPrChange>
              </w:rPr>
            </w:pPr>
          </w:p>
          <w:p w14:paraId="7ADCD566" w14:textId="77777777" w:rsidR="003F3EDE" w:rsidRPr="00FB0B06" w:rsidRDefault="003F3EDE" w:rsidP="0025185C">
            <w:pPr>
              <w:jc w:val="center"/>
              <w:rPr>
                <w:rFonts w:ascii="Arial" w:eastAsia="Times New Roman" w:hAnsi="Arial" w:cs="Arial"/>
                <w:spacing w:val="-1"/>
                <w:sz w:val="20"/>
                <w:szCs w:val="20"/>
                <w:rPrChange w:id="9910" w:author="Adelino Naquarta Sepalanga Domingos" w:date="2025-03-05T09:28:00Z" w16du:dateUtc="2025-03-05T08:28:00Z">
                  <w:rPr>
                    <w:rFonts w:ascii="Times New Roman" w:eastAsia="Times New Roman" w:hAnsi="Times New Roman"/>
                    <w:spacing w:val="-1"/>
                  </w:rPr>
                </w:rPrChange>
              </w:rPr>
            </w:pPr>
          </w:p>
          <w:p w14:paraId="04F3A4B7" w14:textId="77777777" w:rsidR="003F3EDE" w:rsidRPr="00FB0B06" w:rsidRDefault="003F3EDE" w:rsidP="0025185C">
            <w:pPr>
              <w:jc w:val="center"/>
              <w:rPr>
                <w:rFonts w:ascii="Arial" w:eastAsia="Times New Roman" w:hAnsi="Arial" w:cs="Arial"/>
                <w:spacing w:val="-1"/>
                <w:sz w:val="20"/>
                <w:szCs w:val="20"/>
                <w:rPrChange w:id="9911" w:author="Adelino Naquarta Sepalanga Domingos" w:date="2025-03-05T09:28:00Z" w16du:dateUtc="2025-03-05T08:28:00Z">
                  <w:rPr>
                    <w:rFonts w:ascii="Times New Roman" w:eastAsia="Times New Roman" w:hAnsi="Times New Roman"/>
                    <w:spacing w:val="-1"/>
                  </w:rPr>
                </w:rPrChange>
              </w:rPr>
            </w:pPr>
          </w:p>
          <w:p w14:paraId="1202C14C" w14:textId="77777777" w:rsidR="003F3EDE" w:rsidRPr="00FB0B06" w:rsidRDefault="003F3EDE" w:rsidP="0025185C">
            <w:pPr>
              <w:jc w:val="center"/>
              <w:rPr>
                <w:rFonts w:ascii="Arial" w:eastAsia="Times New Roman" w:hAnsi="Arial" w:cs="Arial"/>
                <w:spacing w:val="-1"/>
                <w:sz w:val="20"/>
                <w:szCs w:val="20"/>
                <w:rPrChange w:id="9912" w:author="Adelino Naquarta Sepalanga Domingos" w:date="2025-03-05T09:28:00Z" w16du:dateUtc="2025-03-05T08:28:00Z">
                  <w:rPr>
                    <w:rFonts w:ascii="Times New Roman" w:eastAsia="Times New Roman" w:hAnsi="Times New Roman"/>
                    <w:spacing w:val="-1"/>
                  </w:rPr>
                </w:rPrChange>
              </w:rPr>
            </w:pPr>
          </w:p>
          <w:p w14:paraId="0EBE38A9" w14:textId="77777777" w:rsidR="003F3EDE" w:rsidRPr="00FB0B06" w:rsidRDefault="003F3EDE" w:rsidP="0025185C">
            <w:pPr>
              <w:jc w:val="center"/>
              <w:rPr>
                <w:rFonts w:ascii="Arial" w:eastAsia="Times New Roman" w:hAnsi="Arial" w:cs="Arial"/>
                <w:spacing w:val="-1"/>
                <w:sz w:val="20"/>
                <w:szCs w:val="20"/>
                <w:rPrChange w:id="9913" w:author="Adelino Naquarta Sepalanga Domingos" w:date="2025-03-05T09:28:00Z" w16du:dateUtc="2025-03-05T08:28:00Z">
                  <w:rPr>
                    <w:rFonts w:ascii="Times New Roman" w:eastAsia="Times New Roman" w:hAnsi="Times New Roman"/>
                    <w:spacing w:val="-1"/>
                  </w:rPr>
                </w:rPrChange>
              </w:rPr>
            </w:pPr>
          </w:p>
          <w:p w14:paraId="329059C7" w14:textId="77777777" w:rsidR="003F3EDE" w:rsidRPr="00FB0B06" w:rsidRDefault="003F3EDE" w:rsidP="0025185C">
            <w:pPr>
              <w:jc w:val="center"/>
              <w:rPr>
                <w:rFonts w:ascii="Arial" w:eastAsia="Times New Roman" w:hAnsi="Arial" w:cs="Arial"/>
                <w:spacing w:val="-1"/>
                <w:sz w:val="20"/>
                <w:szCs w:val="20"/>
                <w:rPrChange w:id="991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15" w:author="Adelino Naquarta Sepalanga Domingos" w:date="2025-03-05T09:28:00Z" w16du:dateUtc="2025-03-05T08:28:00Z">
                  <w:rPr>
                    <w:rFonts w:ascii="Times New Roman" w:eastAsia="Times New Roman" w:hAnsi="Times New Roman"/>
                    <w:spacing w:val="-1"/>
                  </w:rPr>
                </w:rPrChange>
              </w:rPr>
              <w:t>4.4.4.1.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D0EB7A" w14:textId="77777777" w:rsidR="003F3EDE" w:rsidRPr="00FB0B06" w:rsidRDefault="003F3EDE" w:rsidP="0025185C">
            <w:pPr>
              <w:jc w:val="center"/>
              <w:rPr>
                <w:rFonts w:ascii="Arial" w:eastAsia="Times New Roman" w:hAnsi="Arial" w:cs="Arial"/>
                <w:spacing w:val="-1"/>
                <w:sz w:val="20"/>
                <w:szCs w:val="20"/>
                <w:rPrChange w:id="9916" w:author="Adelino Naquarta Sepalanga Domingos" w:date="2025-03-05T09:28:00Z" w16du:dateUtc="2025-03-05T08:28:00Z">
                  <w:rPr>
                    <w:rFonts w:ascii="Times New Roman" w:eastAsia="Times New Roman" w:hAnsi="Times New Roman"/>
                    <w:spacing w:val="-1"/>
                  </w:rPr>
                </w:rPrChange>
              </w:rPr>
            </w:pPr>
          </w:p>
          <w:p w14:paraId="77E68C65" w14:textId="77777777" w:rsidR="003F3EDE" w:rsidRPr="00FB0B06" w:rsidRDefault="003F3EDE" w:rsidP="0025185C">
            <w:pPr>
              <w:jc w:val="center"/>
              <w:rPr>
                <w:rFonts w:ascii="Arial" w:eastAsia="Times New Roman" w:hAnsi="Arial" w:cs="Arial"/>
                <w:spacing w:val="-1"/>
                <w:sz w:val="20"/>
                <w:szCs w:val="20"/>
                <w:rPrChange w:id="9917" w:author="Adelino Naquarta Sepalanga Domingos" w:date="2025-03-05T09:28:00Z" w16du:dateUtc="2025-03-05T08:28:00Z">
                  <w:rPr>
                    <w:rFonts w:ascii="Times New Roman" w:eastAsia="Times New Roman" w:hAnsi="Times New Roman"/>
                    <w:spacing w:val="-1"/>
                  </w:rPr>
                </w:rPrChange>
              </w:rPr>
            </w:pPr>
          </w:p>
          <w:p w14:paraId="62A5002A" w14:textId="77777777" w:rsidR="003F3EDE" w:rsidRPr="00FB0B06" w:rsidRDefault="003F3EDE" w:rsidP="0025185C">
            <w:pPr>
              <w:jc w:val="center"/>
              <w:rPr>
                <w:rFonts w:ascii="Arial" w:eastAsia="Times New Roman" w:hAnsi="Arial" w:cs="Arial"/>
                <w:spacing w:val="-1"/>
                <w:sz w:val="20"/>
                <w:szCs w:val="20"/>
                <w:rPrChange w:id="9918" w:author="Adelino Naquarta Sepalanga Domingos" w:date="2025-03-05T09:28:00Z" w16du:dateUtc="2025-03-05T08:28:00Z">
                  <w:rPr>
                    <w:rFonts w:ascii="Times New Roman" w:eastAsia="Times New Roman" w:hAnsi="Times New Roman"/>
                    <w:spacing w:val="-1"/>
                  </w:rPr>
                </w:rPrChange>
              </w:rPr>
            </w:pPr>
          </w:p>
          <w:p w14:paraId="6F0446AA" w14:textId="77777777" w:rsidR="003F3EDE" w:rsidRPr="00FB0B06" w:rsidRDefault="003F3EDE" w:rsidP="0025185C">
            <w:pPr>
              <w:jc w:val="center"/>
              <w:rPr>
                <w:rFonts w:ascii="Arial" w:eastAsia="Times New Roman" w:hAnsi="Arial" w:cs="Arial"/>
                <w:spacing w:val="-1"/>
                <w:sz w:val="20"/>
                <w:szCs w:val="20"/>
                <w:rPrChange w:id="9919" w:author="Adelino Naquarta Sepalanga Domingos" w:date="2025-03-05T09:28:00Z" w16du:dateUtc="2025-03-05T08:28:00Z">
                  <w:rPr>
                    <w:rFonts w:ascii="Times New Roman" w:eastAsia="Times New Roman" w:hAnsi="Times New Roman"/>
                    <w:spacing w:val="-1"/>
                  </w:rPr>
                </w:rPrChange>
              </w:rPr>
            </w:pPr>
          </w:p>
          <w:p w14:paraId="1217C7D2" w14:textId="77777777" w:rsidR="003F3EDE" w:rsidRPr="00FB0B06" w:rsidRDefault="003F3EDE" w:rsidP="0025185C">
            <w:pPr>
              <w:jc w:val="center"/>
              <w:rPr>
                <w:rFonts w:ascii="Arial" w:eastAsia="Times New Roman" w:hAnsi="Arial" w:cs="Arial"/>
                <w:spacing w:val="-1"/>
                <w:sz w:val="20"/>
                <w:szCs w:val="20"/>
                <w:rPrChange w:id="9920" w:author="Adelino Naquarta Sepalanga Domingos" w:date="2025-03-05T09:28:00Z" w16du:dateUtc="2025-03-05T08:28:00Z">
                  <w:rPr>
                    <w:rFonts w:ascii="Times New Roman" w:eastAsia="Times New Roman" w:hAnsi="Times New Roman"/>
                    <w:spacing w:val="-1"/>
                  </w:rPr>
                </w:rPrChange>
              </w:rPr>
            </w:pPr>
          </w:p>
          <w:p w14:paraId="355971AC" w14:textId="77777777" w:rsidR="003F3EDE" w:rsidRPr="00FB0B06" w:rsidRDefault="003F3EDE" w:rsidP="0025185C">
            <w:pPr>
              <w:jc w:val="center"/>
              <w:rPr>
                <w:rFonts w:ascii="Arial" w:eastAsia="Times New Roman" w:hAnsi="Arial" w:cs="Arial"/>
                <w:spacing w:val="-1"/>
                <w:sz w:val="20"/>
                <w:szCs w:val="20"/>
                <w:rPrChange w:id="9921" w:author="Adelino Naquarta Sepalanga Domingos" w:date="2025-03-05T09:28:00Z" w16du:dateUtc="2025-03-05T08:28:00Z">
                  <w:rPr>
                    <w:rFonts w:ascii="Times New Roman" w:eastAsia="Times New Roman" w:hAnsi="Times New Roman"/>
                    <w:spacing w:val="-1"/>
                  </w:rPr>
                </w:rPrChange>
              </w:rPr>
            </w:pPr>
          </w:p>
          <w:p w14:paraId="436A97AB" w14:textId="77777777" w:rsidR="003F3EDE" w:rsidRPr="00FB0B06" w:rsidRDefault="003F3EDE" w:rsidP="0025185C">
            <w:pPr>
              <w:jc w:val="center"/>
              <w:rPr>
                <w:rFonts w:ascii="Arial" w:eastAsia="Times New Roman" w:hAnsi="Arial" w:cs="Arial"/>
                <w:spacing w:val="-1"/>
                <w:sz w:val="20"/>
                <w:szCs w:val="20"/>
                <w:rPrChange w:id="9922" w:author="Adelino Naquarta Sepalanga Domingos" w:date="2025-03-05T09:28:00Z" w16du:dateUtc="2025-03-05T08:28:00Z">
                  <w:rPr>
                    <w:rFonts w:ascii="Times New Roman" w:eastAsia="Times New Roman" w:hAnsi="Times New Roman"/>
                    <w:spacing w:val="-1"/>
                  </w:rPr>
                </w:rPrChange>
              </w:rPr>
            </w:pPr>
          </w:p>
          <w:p w14:paraId="6B496032" w14:textId="77777777" w:rsidR="003F3EDE" w:rsidRPr="00FB0B06" w:rsidRDefault="003F3EDE" w:rsidP="0025185C">
            <w:pPr>
              <w:jc w:val="center"/>
              <w:rPr>
                <w:rFonts w:ascii="Arial" w:eastAsia="Times New Roman" w:hAnsi="Arial" w:cs="Arial"/>
                <w:spacing w:val="-1"/>
                <w:sz w:val="20"/>
                <w:szCs w:val="20"/>
                <w:rPrChange w:id="992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24"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FC5FA3" w14:textId="77777777" w:rsidR="003F3EDE" w:rsidRPr="00FB0B06" w:rsidRDefault="003F3EDE" w:rsidP="0025185C">
            <w:pPr>
              <w:rPr>
                <w:rFonts w:ascii="Arial" w:eastAsia="Times New Roman" w:hAnsi="Arial" w:cs="Arial"/>
                <w:spacing w:val="-1"/>
                <w:sz w:val="20"/>
                <w:szCs w:val="20"/>
                <w:rPrChange w:id="9925" w:author="Adelino Naquarta Sepalanga Domingos" w:date="2025-03-05T09:28:00Z" w16du:dateUtc="2025-03-05T08:28:00Z">
                  <w:rPr>
                    <w:rFonts w:ascii="Times New Roman" w:eastAsia="Times New Roman" w:hAnsi="Times New Roman"/>
                    <w:spacing w:val="-1"/>
                  </w:rPr>
                </w:rPrChange>
              </w:rPr>
            </w:pPr>
          </w:p>
          <w:p w14:paraId="04EDEBA0" w14:textId="77777777" w:rsidR="003F3EDE" w:rsidRPr="00FB0B06" w:rsidRDefault="003F3EDE" w:rsidP="0025185C">
            <w:pPr>
              <w:rPr>
                <w:rFonts w:ascii="Arial" w:eastAsia="Times New Roman" w:hAnsi="Arial" w:cs="Arial"/>
                <w:spacing w:val="-1"/>
                <w:sz w:val="20"/>
                <w:szCs w:val="20"/>
                <w:rPrChange w:id="9926" w:author="Adelino Naquarta Sepalanga Domingos" w:date="2025-03-05T09:28:00Z" w16du:dateUtc="2025-03-05T08:28:00Z">
                  <w:rPr>
                    <w:rFonts w:ascii="Times New Roman" w:eastAsia="Times New Roman" w:hAnsi="Times New Roman"/>
                    <w:spacing w:val="-1"/>
                  </w:rPr>
                </w:rPrChange>
              </w:rPr>
            </w:pPr>
          </w:p>
          <w:p w14:paraId="367512E5" w14:textId="77777777" w:rsidR="003F3EDE" w:rsidRPr="00FB0B06" w:rsidRDefault="003F3EDE" w:rsidP="0025185C">
            <w:pPr>
              <w:rPr>
                <w:rFonts w:ascii="Arial" w:eastAsia="Times New Roman" w:hAnsi="Arial" w:cs="Arial"/>
                <w:spacing w:val="-1"/>
                <w:sz w:val="20"/>
                <w:szCs w:val="20"/>
                <w:rPrChange w:id="9927" w:author="Adelino Naquarta Sepalanga Domingos" w:date="2025-03-05T09:28:00Z" w16du:dateUtc="2025-03-05T08:28:00Z">
                  <w:rPr>
                    <w:rFonts w:ascii="Times New Roman" w:eastAsia="Times New Roman" w:hAnsi="Times New Roman"/>
                    <w:spacing w:val="-1"/>
                  </w:rPr>
                </w:rPrChange>
              </w:rPr>
            </w:pPr>
          </w:p>
          <w:p w14:paraId="4462B6C1" w14:textId="77777777" w:rsidR="003F3EDE" w:rsidRPr="00FB0B06" w:rsidRDefault="003F3EDE" w:rsidP="0025185C">
            <w:pPr>
              <w:rPr>
                <w:rFonts w:ascii="Arial" w:eastAsia="Times New Roman" w:hAnsi="Arial" w:cs="Arial"/>
                <w:spacing w:val="-1"/>
                <w:sz w:val="20"/>
                <w:szCs w:val="20"/>
                <w:rPrChange w:id="9928" w:author="Adelino Naquarta Sepalanga Domingos" w:date="2025-03-05T09:28:00Z" w16du:dateUtc="2025-03-05T08:28:00Z">
                  <w:rPr>
                    <w:rFonts w:ascii="Times New Roman" w:eastAsia="Times New Roman" w:hAnsi="Times New Roman"/>
                    <w:spacing w:val="-1"/>
                  </w:rPr>
                </w:rPrChange>
              </w:rPr>
            </w:pPr>
          </w:p>
          <w:p w14:paraId="1A09E29B" w14:textId="77777777" w:rsidR="003F3EDE" w:rsidRPr="00FB0B06" w:rsidRDefault="003F3EDE" w:rsidP="0025185C">
            <w:pPr>
              <w:rPr>
                <w:rFonts w:ascii="Arial" w:eastAsia="Times New Roman" w:hAnsi="Arial" w:cs="Arial"/>
                <w:spacing w:val="-1"/>
                <w:sz w:val="20"/>
                <w:szCs w:val="20"/>
                <w:rPrChange w:id="9929" w:author="Adelino Naquarta Sepalanga Domingos" w:date="2025-03-05T09:28:00Z" w16du:dateUtc="2025-03-05T08:28:00Z">
                  <w:rPr>
                    <w:rFonts w:ascii="Times New Roman" w:eastAsia="Times New Roman" w:hAnsi="Times New Roman"/>
                    <w:spacing w:val="-1"/>
                  </w:rPr>
                </w:rPrChange>
              </w:rPr>
            </w:pPr>
          </w:p>
          <w:p w14:paraId="08471BA5" w14:textId="77777777" w:rsidR="003F3EDE" w:rsidRPr="00FB0B06" w:rsidRDefault="003F3EDE" w:rsidP="0025185C">
            <w:pPr>
              <w:rPr>
                <w:rFonts w:ascii="Arial" w:eastAsia="Times New Roman" w:hAnsi="Arial" w:cs="Arial"/>
                <w:spacing w:val="-1"/>
                <w:sz w:val="20"/>
                <w:szCs w:val="20"/>
                <w:rPrChange w:id="9930" w:author="Adelino Naquarta Sepalanga Domingos" w:date="2025-03-05T09:28:00Z" w16du:dateUtc="2025-03-05T08:28:00Z">
                  <w:rPr>
                    <w:rFonts w:ascii="Times New Roman" w:eastAsia="Times New Roman" w:hAnsi="Times New Roman"/>
                    <w:spacing w:val="-1"/>
                  </w:rPr>
                </w:rPrChange>
              </w:rPr>
            </w:pPr>
          </w:p>
          <w:p w14:paraId="2AFC396C" w14:textId="77777777" w:rsidR="003F3EDE" w:rsidRPr="00FB0B06" w:rsidRDefault="003F3EDE" w:rsidP="0025185C">
            <w:pPr>
              <w:rPr>
                <w:rFonts w:ascii="Arial" w:eastAsia="Times New Roman" w:hAnsi="Arial" w:cs="Arial"/>
                <w:spacing w:val="-1"/>
                <w:sz w:val="20"/>
                <w:szCs w:val="20"/>
                <w:rPrChange w:id="9931" w:author="Adelino Naquarta Sepalanga Domingos" w:date="2025-03-05T09:28:00Z" w16du:dateUtc="2025-03-05T08:28:00Z">
                  <w:rPr>
                    <w:rFonts w:ascii="Times New Roman" w:eastAsia="Times New Roman" w:hAnsi="Times New Roman"/>
                    <w:spacing w:val="-1"/>
                  </w:rPr>
                </w:rPrChange>
              </w:rPr>
            </w:pPr>
          </w:p>
          <w:p w14:paraId="2933ABB8" w14:textId="77777777" w:rsidR="003F3EDE" w:rsidRPr="00FB0B06" w:rsidRDefault="003F3EDE" w:rsidP="0025185C">
            <w:pPr>
              <w:rPr>
                <w:rFonts w:ascii="Arial" w:eastAsia="Times New Roman" w:hAnsi="Arial" w:cs="Arial"/>
                <w:spacing w:val="-1"/>
                <w:sz w:val="20"/>
                <w:szCs w:val="20"/>
                <w:rPrChange w:id="993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33" w:author="Adelino Naquarta Sepalanga Domingos" w:date="2025-03-05T09:28:00Z" w16du:dateUtc="2025-03-05T08:28:00Z">
                  <w:rPr>
                    <w:rFonts w:ascii="Times New Roman" w:eastAsia="Times New Roman" w:hAnsi="Times New Roman"/>
                    <w:spacing w:val="-1"/>
                  </w:rPr>
                </w:rPrChange>
              </w:rPr>
              <w:t>Identificação única do recibo (</w:t>
            </w:r>
            <w:proofErr w:type="spellStart"/>
            <w:r w:rsidRPr="00FB0B06">
              <w:rPr>
                <w:rFonts w:ascii="Arial" w:eastAsia="Times New Roman" w:hAnsi="Arial" w:cs="Arial"/>
                <w:spacing w:val="-1"/>
                <w:sz w:val="20"/>
                <w:szCs w:val="20"/>
                <w:rPrChange w:id="9934" w:author="Adelino Naquarta Sepalanga Domingos" w:date="2025-03-05T09:28:00Z" w16du:dateUtc="2025-03-05T08:28:00Z">
                  <w:rPr>
                    <w:rFonts w:ascii="Times New Roman" w:eastAsia="Times New Roman" w:hAnsi="Times New Roman"/>
                    <w:spacing w:val="-1"/>
                  </w:rPr>
                </w:rPrChange>
              </w:rPr>
              <w:t>PaymentRefNo</w:t>
            </w:r>
            <w:proofErr w:type="spellEnd"/>
            <w:r w:rsidRPr="00FB0B06">
              <w:rPr>
                <w:rFonts w:ascii="Arial" w:eastAsia="Times New Roman" w:hAnsi="Arial" w:cs="Arial"/>
                <w:spacing w:val="-1"/>
                <w:sz w:val="20"/>
                <w:szCs w:val="20"/>
                <w:rPrChange w:id="9935"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4F7042" w14:textId="77777777" w:rsidR="003F3EDE" w:rsidRPr="00FB0B06" w:rsidRDefault="003F3EDE" w:rsidP="0025185C">
            <w:pPr>
              <w:rPr>
                <w:rFonts w:ascii="Arial" w:eastAsia="Times New Roman" w:hAnsi="Arial" w:cs="Arial"/>
                <w:spacing w:val="-1"/>
                <w:sz w:val="20"/>
                <w:szCs w:val="20"/>
                <w:rPrChange w:id="993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37" w:author="Adelino Naquarta Sepalanga Domingos" w:date="2025-03-05T09:28:00Z" w16du:dateUtc="2025-03-05T08:28:00Z">
                  <w:rPr>
                    <w:rFonts w:ascii="Times New Roman" w:eastAsia="Times New Roman" w:hAnsi="Times New Roman"/>
                    <w:spacing w:val="-1"/>
                  </w:rPr>
                </w:rPrChange>
              </w:rPr>
              <w:t>Esta identificação é composta sequencialmente pelos seguintes elementos: Tipo de documento (</w:t>
            </w:r>
            <w:proofErr w:type="spellStart"/>
            <w:r w:rsidRPr="00FB0B06">
              <w:rPr>
                <w:rFonts w:ascii="Arial" w:eastAsia="Times New Roman" w:hAnsi="Arial" w:cs="Arial"/>
                <w:spacing w:val="-1"/>
                <w:sz w:val="20"/>
                <w:szCs w:val="20"/>
                <w:rPrChange w:id="9938" w:author="Adelino Naquarta Sepalanga Domingos" w:date="2025-03-05T09:28:00Z" w16du:dateUtc="2025-03-05T08:28:00Z">
                  <w:rPr>
                    <w:rFonts w:ascii="Times New Roman" w:eastAsia="Times New Roman" w:hAnsi="Times New Roman"/>
                    <w:spacing w:val="-1"/>
                  </w:rPr>
                </w:rPrChange>
              </w:rPr>
              <w:t>PaymentType</w:t>
            </w:r>
            <w:proofErr w:type="spellEnd"/>
            <w:r w:rsidRPr="00FB0B06">
              <w:rPr>
                <w:rFonts w:ascii="Arial" w:eastAsia="Times New Roman" w:hAnsi="Arial" w:cs="Arial"/>
                <w:spacing w:val="-1"/>
                <w:sz w:val="20"/>
                <w:szCs w:val="20"/>
                <w:rPrChange w:id="9939" w:author="Adelino Naquarta Sepalanga Domingos" w:date="2025-03-05T09:28:00Z" w16du:dateUtc="2025-03-05T08:28:00Z">
                  <w:rPr>
                    <w:rFonts w:ascii="Times New Roman" w:eastAsia="Times New Roman" w:hAnsi="Times New Roman"/>
                    <w:spacing w:val="-1"/>
                  </w:rPr>
                </w:rPrChange>
              </w:rPr>
              <w:t>), um espaço, o código interno do tipo de documento atribuído pela aplicação o identificador e a série do documento, uma barra (/) e o número sequencial desse documento dentro dessa série.</w:t>
            </w:r>
          </w:p>
          <w:p w14:paraId="08927995" w14:textId="77777777" w:rsidR="003F3EDE" w:rsidRPr="00FB0B06" w:rsidRDefault="003F3EDE" w:rsidP="0025185C">
            <w:pPr>
              <w:rPr>
                <w:rFonts w:ascii="Arial" w:eastAsia="Times New Roman" w:hAnsi="Arial" w:cs="Arial"/>
                <w:spacing w:val="-1"/>
                <w:sz w:val="20"/>
                <w:szCs w:val="20"/>
                <w:rPrChange w:id="994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41" w:author="Adelino Naquarta Sepalanga Domingos" w:date="2025-03-05T09:28:00Z" w16du:dateUtc="2025-03-05T08:28:00Z">
                  <w:rPr>
                    <w:rFonts w:ascii="Times New Roman" w:eastAsia="Times New Roman" w:hAnsi="Times New Roman"/>
                    <w:spacing w:val="-1"/>
                  </w:rPr>
                </w:rPrChange>
              </w:rPr>
              <w:t>Não podem existir registos com a mesma identificação.</w:t>
            </w:r>
          </w:p>
          <w:p w14:paraId="764F084A" w14:textId="77777777" w:rsidR="003F3EDE" w:rsidRPr="00FB0B06" w:rsidRDefault="003F3EDE" w:rsidP="0025185C">
            <w:pPr>
              <w:rPr>
                <w:rFonts w:ascii="Arial" w:eastAsia="Times New Roman" w:hAnsi="Arial" w:cs="Arial"/>
                <w:spacing w:val="-1"/>
                <w:sz w:val="20"/>
                <w:szCs w:val="20"/>
                <w:rPrChange w:id="994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43" w:author="Adelino Naquarta Sepalanga Domingos" w:date="2025-03-05T09:28:00Z" w16du:dateUtc="2025-03-05T08:28:00Z">
                  <w:rPr>
                    <w:rFonts w:ascii="Times New Roman" w:eastAsia="Times New Roman" w:hAnsi="Times New Roman"/>
                    <w:spacing w:val="-1"/>
                  </w:rPr>
                </w:rPrChange>
              </w:rPr>
              <w:t>Não pode ser utilizado o mesmo código interno de tipo de documento em diferentes tipos de documentos.</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FE03CE" w14:textId="77777777" w:rsidR="003F3EDE" w:rsidRPr="00FB0B06" w:rsidRDefault="003F3EDE" w:rsidP="0025185C">
            <w:pPr>
              <w:jc w:val="center"/>
              <w:rPr>
                <w:rFonts w:ascii="Arial" w:eastAsia="Times New Roman" w:hAnsi="Arial" w:cs="Arial"/>
                <w:spacing w:val="-1"/>
                <w:sz w:val="20"/>
                <w:szCs w:val="20"/>
                <w:rPrChange w:id="9944" w:author="Adelino Naquarta Sepalanga Domingos" w:date="2025-03-05T09:28:00Z" w16du:dateUtc="2025-03-05T08:28:00Z">
                  <w:rPr>
                    <w:rFonts w:ascii="Times New Roman" w:eastAsia="Times New Roman" w:hAnsi="Times New Roman"/>
                    <w:spacing w:val="-1"/>
                  </w:rPr>
                </w:rPrChange>
              </w:rPr>
            </w:pPr>
          </w:p>
          <w:p w14:paraId="3BE4D8AB" w14:textId="77777777" w:rsidR="003F3EDE" w:rsidRPr="00FB0B06" w:rsidRDefault="003F3EDE" w:rsidP="0025185C">
            <w:pPr>
              <w:jc w:val="center"/>
              <w:rPr>
                <w:rFonts w:ascii="Arial" w:eastAsia="Times New Roman" w:hAnsi="Arial" w:cs="Arial"/>
                <w:spacing w:val="-1"/>
                <w:sz w:val="20"/>
                <w:szCs w:val="20"/>
                <w:rPrChange w:id="9945" w:author="Adelino Naquarta Sepalanga Domingos" w:date="2025-03-05T09:28:00Z" w16du:dateUtc="2025-03-05T08:28:00Z">
                  <w:rPr>
                    <w:rFonts w:ascii="Times New Roman" w:eastAsia="Times New Roman" w:hAnsi="Times New Roman"/>
                    <w:spacing w:val="-1"/>
                  </w:rPr>
                </w:rPrChange>
              </w:rPr>
            </w:pPr>
          </w:p>
          <w:p w14:paraId="5558E200" w14:textId="77777777" w:rsidR="003F3EDE" w:rsidRPr="00FB0B06" w:rsidRDefault="003F3EDE" w:rsidP="0025185C">
            <w:pPr>
              <w:jc w:val="center"/>
              <w:rPr>
                <w:rFonts w:ascii="Arial" w:eastAsia="Times New Roman" w:hAnsi="Arial" w:cs="Arial"/>
                <w:spacing w:val="-1"/>
                <w:sz w:val="20"/>
                <w:szCs w:val="20"/>
                <w:rPrChange w:id="9946" w:author="Adelino Naquarta Sepalanga Domingos" w:date="2025-03-05T09:28:00Z" w16du:dateUtc="2025-03-05T08:28:00Z">
                  <w:rPr>
                    <w:rFonts w:ascii="Times New Roman" w:eastAsia="Times New Roman" w:hAnsi="Times New Roman"/>
                    <w:spacing w:val="-1"/>
                  </w:rPr>
                </w:rPrChange>
              </w:rPr>
            </w:pPr>
          </w:p>
          <w:p w14:paraId="4DE2F796" w14:textId="77777777" w:rsidR="003F3EDE" w:rsidRPr="00FB0B06" w:rsidRDefault="003F3EDE" w:rsidP="0025185C">
            <w:pPr>
              <w:jc w:val="center"/>
              <w:rPr>
                <w:rFonts w:ascii="Arial" w:eastAsia="Times New Roman" w:hAnsi="Arial" w:cs="Arial"/>
                <w:spacing w:val="-1"/>
                <w:sz w:val="20"/>
                <w:szCs w:val="20"/>
                <w:rPrChange w:id="9947" w:author="Adelino Naquarta Sepalanga Domingos" w:date="2025-03-05T09:28:00Z" w16du:dateUtc="2025-03-05T08:28:00Z">
                  <w:rPr>
                    <w:rFonts w:ascii="Times New Roman" w:eastAsia="Times New Roman" w:hAnsi="Times New Roman"/>
                    <w:spacing w:val="-1"/>
                  </w:rPr>
                </w:rPrChange>
              </w:rPr>
            </w:pPr>
          </w:p>
          <w:p w14:paraId="17410A50" w14:textId="77777777" w:rsidR="003F3EDE" w:rsidRPr="00FB0B06" w:rsidRDefault="003F3EDE" w:rsidP="0025185C">
            <w:pPr>
              <w:jc w:val="center"/>
              <w:rPr>
                <w:rFonts w:ascii="Arial" w:eastAsia="Times New Roman" w:hAnsi="Arial" w:cs="Arial"/>
                <w:spacing w:val="-1"/>
                <w:sz w:val="20"/>
                <w:szCs w:val="20"/>
                <w:rPrChange w:id="9948" w:author="Adelino Naquarta Sepalanga Domingos" w:date="2025-03-05T09:28:00Z" w16du:dateUtc="2025-03-05T08:28:00Z">
                  <w:rPr>
                    <w:rFonts w:ascii="Times New Roman" w:eastAsia="Times New Roman" w:hAnsi="Times New Roman"/>
                    <w:spacing w:val="-1"/>
                  </w:rPr>
                </w:rPrChange>
              </w:rPr>
            </w:pPr>
          </w:p>
          <w:p w14:paraId="35356A37" w14:textId="77777777" w:rsidR="003F3EDE" w:rsidRPr="00FB0B06" w:rsidRDefault="003F3EDE" w:rsidP="0025185C">
            <w:pPr>
              <w:jc w:val="center"/>
              <w:rPr>
                <w:rFonts w:ascii="Arial" w:eastAsia="Times New Roman" w:hAnsi="Arial" w:cs="Arial"/>
                <w:spacing w:val="-1"/>
                <w:sz w:val="20"/>
                <w:szCs w:val="20"/>
                <w:rPrChange w:id="994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50" w:author="Adelino Naquarta Sepalanga Domingos" w:date="2025-03-05T09:28:00Z" w16du:dateUtc="2025-03-05T08:28:00Z">
                  <w:rPr>
                    <w:rFonts w:ascii="Times New Roman" w:eastAsia="Times New Roman" w:hAnsi="Times New Roman"/>
                    <w:spacing w:val="-1"/>
                  </w:rPr>
                </w:rPrChange>
              </w:rPr>
              <w:t>Texto 60</w:t>
            </w:r>
          </w:p>
        </w:tc>
      </w:tr>
      <w:tr w:rsidR="003F3EDE" w:rsidRPr="00FB0B06" w14:paraId="5CDDC553" w14:textId="77777777" w:rsidTr="0025185C">
        <w:trPr>
          <w:trHeight w:val="65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82F2AC" w14:textId="77777777" w:rsidR="003F3EDE" w:rsidRPr="00FB0B06" w:rsidRDefault="003F3EDE" w:rsidP="0025185C">
            <w:pPr>
              <w:jc w:val="center"/>
              <w:rPr>
                <w:rFonts w:ascii="Arial" w:eastAsia="Times New Roman" w:hAnsi="Arial" w:cs="Arial"/>
                <w:spacing w:val="-1"/>
                <w:sz w:val="20"/>
                <w:szCs w:val="20"/>
                <w:rPrChange w:id="995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52" w:author="Adelino Naquarta Sepalanga Domingos" w:date="2025-03-05T09:28:00Z" w16du:dateUtc="2025-03-05T08:28:00Z">
                  <w:rPr>
                    <w:rFonts w:ascii="Times New Roman" w:eastAsia="Times New Roman" w:hAnsi="Times New Roman"/>
                    <w:spacing w:val="-1"/>
                  </w:rPr>
                </w:rPrChange>
              </w:rPr>
              <w:lastRenderedPageBreak/>
              <w:t>4.4.4.3.</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A4A85F" w14:textId="77777777" w:rsidR="003F3EDE" w:rsidRPr="00FB0B06" w:rsidRDefault="003F3EDE" w:rsidP="0025185C">
            <w:pPr>
              <w:jc w:val="center"/>
              <w:rPr>
                <w:rFonts w:ascii="Arial" w:eastAsia="Times New Roman" w:hAnsi="Arial" w:cs="Arial"/>
                <w:spacing w:val="-1"/>
                <w:sz w:val="20"/>
                <w:szCs w:val="20"/>
                <w:rPrChange w:id="9953"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DC0FF7" w14:textId="77777777" w:rsidR="003F3EDE" w:rsidRPr="00FB0B06" w:rsidRDefault="003F3EDE" w:rsidP="0025185C">
            <w:pPr>
              <w:rPr>
                <w:rFonts w:ascii="Arial" w:eastAsia="Times New Roman" w:hAnsi="Arial" w:cs="Arial"/>
                <w:spacing w:val="-1"/>
                <w:sz w:val="20"/>
                <w:szCs w:val="20"/>
                <w:rPrChange w:id="995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55" w:author="Adelino Naquarta Sepalanga Domingos" w:date="2025-03-05T09:28:00Z" w16du:dateUtc="2025-03-05T08:28:00Z">
                  <w:rPr>
                    <w:rFonts w:ascii="Times New Roman" w:eastAsia="Times New Roman" w:hAnsi="Times New Roman"/>
                    <w:spacing w:val="-1"/>
                  </w:rPr>
                </w:rPrChange>
              </w:rPr>
              <w:t>Período contabilístico (</w:t>
            </w:r>
            <w:proofErr w:type="spellStart"/>
            <w:r w:rsidRPr="00FB0B06">
              <w:rPr>
                <w:rFonts w:ascii="Arial" w:eastAsia="Times New Roman" w:hAnsi="Arial" w:cs="Arial"/>
                <w:spacing w:val="-1"/>
                <w:sz w:val="20"/>
                <w:szCs w:val="20"/>
                <w:rPrChange w:id="9956" w:author="Adelino Naquarta Sepalanga Domingos" w:date="2025-03-05T09:28:00Z" w16du:dateUtc="2025-03-05T08:28:00Z">
                  <w:rPr>
                    <w:rFonts w:ascii="Times New Roman" w:eastAsia="Times New Roman" w:hAnsi="Times New Roman"/>
                    <w:spacing w:val="-1"/>
                  </w:rPr>
                </w:rPrChange>
              </w:rPr>
              <w:t>Period</w:t>
            </w:r>
            <w:proofErr w:type="spellEnd"/>
            <w:r w:rsidRPr="00FB0B06">
              <w:rPr>
                <w:rFonts w:ascii="Arial" w:eastAsia="Times New Roman" w:hAnsi="Arial" w:cs="Arial"/>
                <w:spacing w:val="-1"/>
                <w:sz w:val="20"/>
                <w:szCs w:val="20"/>
                <w:rPrChange w:id="9957"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5D4D33" w14:textId="77777777" w:rsidR="003F3EDE" w:rsidRPr="00FB0B06" w:rsidRDefault="003F3EDE" w:rsidP="0025185C">
            <w:pPr>
              <w:rPr>
                <w:rFonts w:ascii="Arial" w:eastAsia="Times New Roman" w:hAnsi="Arial" w:cs="Arial"/>
                <w:spacing w:val="-1"/>
                <w:sz w:val="20"/>
                <w:szCs w:val="20"/>
                <w:rPrChange w:id="995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59" w:author="Adelino Naquarta Sepalanga Domingos" w:date="2025-03-05T09:28:00Z" w16du:dateUtc="2025-03-05T08:28:00Z">
                  <w:rPr>
                    <w:rFonts w:ascii="Times New Roman" w:eastAsia="Times New Roman" w:hAnsi="Times New Roman"/>
                    <w:spacing w:val="-1"/>
                  </w:rPr>
                </w:rPrChange>
              </w:rPr>
              <w:t>Deve ser indicado o mês do período de tributação de “1” a “12”, contado desde a data do seu início.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8676887" w14:textId="77777777" w:rsidR="003F3EDE" w:rsidRPr="00FB0B06" w:rsidRDefault="003F3EDE" w:rsidP="0025185C">
            <w:pPr>
              <w:jc w:val="center"/>
              <w:rPr>
                <w:rFonts w:ascii="Arial" w:eastAsia="Times New Roman" w:hAnsi="Arial" w:cs="Arial"/>
                <w:spacing w:val="-1"/>
                <w:sz w:val="20"/>
                <w:szCs w:val="20"/>
                <w:rPrChange w:id="9960" w:author="Adelino Naquarta Sepalanga Domingos" w:date="2025-03-05T09:28:00Z" w16du:dateUtc="2025-03-05T08:28:00Z">
                  <w:rPr>
                    <w:rFonts w:ascii="Times New Roman" w:eastAsia="Times New Roman" w:hAnsi="Times New Roman"/>
                    <w:spacing w:val="-1"/>
                  </w:rPr>
                </w:rPrChange>
              </w:rPr>
            </w:pPr>
          </w:p>
          <w:p w14:paraId="3221FC6E" w14:textId="77777777" w:rsidR="003F3EDE" w:rsidRPr="00FB0B06" w:rsidRDefault="003F3EDE" w:rsidP="0025185C">
            <w:pPr>
              <w:jc w:val="center"/>
              <w:rPr>
                <w:rFonts w:ascii="Arial" w:eastAsia="Times New Roman" w:hAnsi="Arial" w:cs="Arial"/>
                <w:spacing w:val="-1"/>
                <w:sz w:val="20"/>
                <w:szCs w:val="20"/>
                <w:rPrChange w:id="996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62" w:author="Adelino Naquarta Sepalanga Domingos" w:date="2025-03-05T09:28:00Z" w16du:dateUtc="2025-03-05T08:28:00Z">
                  <w:rPr>
                    <w:rFonts w:ascii="Times New Roman" w:eastAsia="Times New Roman" w:hAnsi="Times New Roman"/>
                    <w:spacing w:val="-1"/>
                  </w:rPr>
                </w:rPrChange>
              </w:rPr>
              <w:t>Inteiro</w:t>
            </w:r>
          </w:p>
        </w:tc>
      </w:tr>
      <w:tr w:rsidR="003F3EDE" w:rsidRPr="00FB0B06" w14:paraId="44E9FC54"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E7F84A" w14:textId="77777777" w:rsidR="003F3EDE" w:rsidRPr="00FB0B06" w:rsidRDefault="003F3EDE" w:rsidP="0025185C">
            <w:pPr>
              <w:jc w:val="center"/>
              <w:rPr>
                <w:rFonts w:ascii="Arial" w:eastAsia="Times New Roman" w:hAnsi="Arial" w:cs="Arial"/>
                <w:spacing w:val="-1"/>
                <w:sz w:val="20"/>
                <w:szCs w:val="20"/>
                <w:rPrChange w:id="9963" w:author="Adelino Naquarta Sepalanga Domingos" w:date="2025-03-05T09:28:00Z" w16du:dateUtc="2025-03-05T08:28:00Z">
                  <w:rPr>
                    <w:rFonts w:ascii="Times New Roman" w:eastAsia="Times New Roman" w:hAnsi="Times New Roman"/>
                    <w:spacing w:val="-1"/>
                  </w:rPr>
                </w:rPrChange>
              </w:rPr>
            </w:pPr>
          </w:p>
          <w:p w14:paraId="582D0161" w14:textId="77777777" w:rsidR="003F3EDE" w:rsidRPr="00FB0B06" w:rsidRDefault="003F3EDE" w:rsidP="0025185C">
            <w:pPr>
              <w:jc w:val="center"/>
              <w:rPr>
                <w:rFonts w:ascii="Arial" w:eastAsia="Times New Roman" w:hAnsi="Arial" w:cs="Arial"/>
                <w:spacing w:val="-1"/>
                <w:sz w:val="20"/>
                <w:szCs w:val="20"/>
                <w:rPrChange w:id="9964" w:author="Adelino Naquarta Sepalanga Domingos" w:date="2025-03-05T09:28:00Z" w16du:dateUtc="2025-03-05T08:28:00Z">
                  <w:rPr>
                    <w:rFonts w:ascii="Times New Roman" w:eastAsia="Times New Roman" w:hAnsi="Times New Roman"/>
                    <w:spacing w:val="-1"/>
                  </w:rPr>
                </w:rPrChange>
              </w:rPr>
            </w:pPr>
          </w:p>
          <w:p w14:paraId="519ABF8D" w14:textId="77777777" w:rsidR="003F3EDE" w:rsidRPr="00FB0B06" w:rsidRDefault="003F3EDE" w:rsidP="0025185C">
            <w:pPr>
              <w:jc w:val="center"/>
              <w:rPr>
                <w:rFonts w:ascii="Arial" w:eastAsia="Times New Roman" w:hAnsi="Arial" w:cs="Arial"/>
                <w:spacing w:val="-1"/>
                <w:sz w:val="20"/>
                <w:szCs w:val="20"/>
                <w:rPrChange w:id="9965" w:author="Adelino Naquarta Sepalanga Domingos" w:date="2025-03-05T09:28:00Z" w16du:dateUtc="2025-03-05T08:28:00Z">
                  <w:rPr>
                    <w:rFonts w:ascii="Times New Roman" w:eastAsia="Times New Roman" w:hAnsi="Times New Roman"/>
                    <w:spacing w:val="-1"/>
                  </w:rPr>
                </w:rPrChange>
              </w:rPr>
            </w:pPr>
          </w:p>
          <w:p w14:paraId="38B371D8" w14:textId="77777777" w:rsidR="003F3EDE" w:rsidRPr="00FB0B06" w:rsidRDefault="003F3EDE" w:rsidP="0025185C">
            <w:pPr>
              <w:jc w:val="center"/>
              <w:rPr>
                <w:rFonts w:ascii="Arial" w:eastAsia="Times New Roman" w:hAnsi="Arial" w:cs="Arial"/>
                <w:spacing w:val="-1"/>
                <w:sz w:val="20"/>
                <w:szCs w:val="20"/>
                <w:rPrChange w:id="9966" w:author="Adelino Naquarta Sepalanga Domingos" w:date="2025-03-05T09:28:00Z" w16du:dateUtc="2025-03-05T08:28:00Z">
                  <w:rPr>
                    <w:rFonts w:ascii="Times New Roman" w:eastAsia="Times New Roman" w:hAnsi="Times New Roman"/>
                    <w:spacing w:val="-1"/>
                  </w:rPr>
                </w:rPrChange>
              </w:rPr>
            </w:pPr>
          </w:p>
          <w:p w14:paraId="57233B57" w14:textId="77777777" w:rsidR="003F3EDE" w:rsidRPr="00FB0B06" w:rsidRDefault="003F3EDE" w:rsidP="0025185C">
            <w:pPr>
              <w:jc w:val="center"/>
              <w:rPr>
                <w:rFonts w:ascii="Arial" w:eastAsia="Times New Roman" w:hAnsi="Arial" w:cs="Arial"/>
                <w:spacing w:val="-1"/>
                <w:sz w:val="20"/>
                <w:szCs w:val="20"/>
                <w:rPrChange w:id="9967" w:author="Adelino Naquarta Sepalanga Domingos" w:date="2025-03-05T09:28:00Z" w16du:dateUtc="2025-03-05T08:28:00Z">
                  <w:rPr>
                    <w:rFonts w:ascii="Times New Roman" w:eastAsia="Times New Roman" w:hAnsi="Times New Roman"/>
                    <w:spacing w:val="-1"/>
                  </w:rPr>
                </w:rPrChange>
              </w:rPr>
            </w:pPr>
          </w:p>
          <w:p w14:paraId="7DA86A91" w14:textId="77777777" w:rsidR="003F3EDE" w:rsidRPr="00FB0B06" w:rsidRDefault="003F3EDE" w:rsidP="0025185C">
            <w:pPr>
              <w:jc w:val="center"/>
              <w:rPr>
                <w:rFonts w:ascii="Arial" w:eastAsia="Times New Roman" w:hAnsi="Arial" w:cs="Arial"/>
                <w:spacing w:val="-1"/>
                <w:sz w:val="20"/>
                <w:szCs w:val="20"/>
                <w:rPrChange w:id="9968" w:author="Adelino Naquarta Sepalanga Domingos" w:date="2025-03-05T09:28:00Z" w16du:dateUtc="2025-03-05T08:28:00Z">
                  <w:rPr>
                    <w:rFonts w:ascii="Times New Roman" w:eastAsia="Times New Roman" w:hAnsi="Times New Roman"/>
                    <w:spacing w:val="-1"/>
                  </w:rPr>
                </w:rPrChange>
              </w:rPr>
            </w:pPr>
          </w:p>
          <w:p w14:paraId="410D4771" w14:textId="77777777" w:rsidR="003F3EDE" w:rsidRPr="00FB0B06" w:rsidRDefault="003F3EDE" w:rsidP="0025185C">
            <w:pPr>
              <w:jc w:val="center"/>
              <w:rPr>
                <w:rFonts w:ascii="Arial" w:eastAsia="Times New Roman" w:hAnsi="Arial" w:cs="Arial"/>
                <w:spacing w:val="-1"/>
                <w:sz w:val="20"/>
                <w:szCs w:val="20"/>
                <w:rPrChange w:id="996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70" w:author="Adelino Naquarta Sepalanga Domingos" w:date="2025-03-05T09:28:00Z" w16du:dateUtc="2025-03-05T08:28:00Z">
                  <w:rPr>
                    <w:rFonts w:ascii="Times New Roman" w:eastAsia="Times New Roman" w:hAnsi="Times New Roman"/>
                    <w:spacing w:val="-1"/>
                  </w:rPr>
                </w:rPrChange>
              </w:rPr>
              <w:t>4.4.4.4.</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7AA32D" w14:textId="77777777" w:rsidR="003F3EDE" w:rsidRPr="00FB0B06" w:rsidRDefault="003F3EDE" w:rsidP="0025185C">
            <w:pPr>
              <w:jc w:val="center"/>
              <w:rPr>
                <w:rFonts w:ascii="Arial" w:eastAsia="Times New Roman" w:hAnsi="Arial" w:cs="Arial"/>
                <w:spacing w:val="-1"/>
                <w:sz w:val="20"/>
                <w:szCs w:val="20"/>
                <w:rPrChange w:id="9971" w:author="Adelino Naquarta Sepalanga Domingos" w:date="2025-03-05T09:28:00Z" w16du:dateUtc="2025-03-05T08:28:00Z">
                  <w:rPr>
                    <w:rFonts w:ascii="Times New Roman" w:eastAsia="Times New Roman" w:hAnsi="Times New Roman"/>
                    <w:spacing w:val="-1"/>
                  </w:rPr>
                </w:rPrChange>
              </w:rPr>
            </w:pPr>
          </w:p>
          <w:p w14:paraId="3CD2C91E" w14:textId="77777777" w:rsidR="003F3EDE" w:rsidRPr="00FB0B06" w:rsidRDefault="003F3EDE" w:rsidP="0025185C">
            <w:pPr>
              <w:jc w:val="center"/>
              <w:rPr>
                <w:rFonts w:ascii="Arial" w:eastAsia="Times New Roman" w:hAnsi="Arial" w:cs="Arial"/>
                <w:spacing w:val="-1"/>
                <w:sz w:val="20"/>
                <w:szCs w:val="20"/>
                <w:rPrChange w:id="9972" w:author="Adelino Naquarta Sepalanga Domingos" w:date="2025-03-05T09:28:00Z" w16du:dateUtc="2025-03-05T08:28:00Z">
                  <w:rPr>
                    <w:rFonts w:ascii="Times New Roman" w:eastAsia="Times New Roman" w:hAnsi="Times New Roman"/>
                    <w:spacing w:val="-1"/>
                  </w:rPr>
                </w:rPrChange>
              </w:rPr>
            </w:pPr>
          </w:p>
          <w:p w14:paraId="7D7A6095" w14:textId="77777777" w:rsidR="003F3EDE" w:rsidRPr="00FB0B06" w:rsidRDefault="003F3EDE" w:rsidP="0025185C">
            <w:pPr>
              <w:jc w:val="center"/>
              <w:rPr>
                <w:rFonts w:ascii="Arial" w:eastAsia="Times New Roman" w:hAnsi="Arial" w:cs="Arial"/>
                <w:spacing w:val="-1"/>
                <w:sz w:val="20"/>
                <w:szCs w:val="20"/>
                <w:rPrChange w:id="9973" w:author="Adelino Naquarta Sepalanga Domingos" w:date="2025-03-05T09:28:00Z" w16du:dateUtc="2025-03-05T08:28:00Z">
                  <w:rPr>
                    <w:rFonts w:ascii="Times New Roman" w:eastAsia="Times New Roman" w:hAnsi="Times New Roman"/>
                    <w:spacing w:val="-1"/>
                  </w:rPr>
                </w:rPrChange>
              </w:rPr>
            </w:pPr>
          </w:p>
          <w:p w14:paraId="5AD8286B" w14:textId="77777777" w:rsidR="003F3EDE" w:rsidRPr="00FB0B06" w:rsidRDefault="003F3EDE" w:rsidP="0025185C">
            <w:pPr>
              <w:jc w:val="center"/>
              <w:rPr>
                <w:rFonts w:ascii="Arial" w:eastAsia="Times New Roman" w:hAnsi="Arial" w:cs="Arial"/>
                <w:spacing w:val="-1"/>
                <w:sz w:val="20"/>
                <w:szCs w:val="20"/>
                <w:rPrChange w:id="9974" w:author="Adelino Naquarta Sepalanga Domingos" w:date="2025-03-05T09:28:00Z" w16du:dateUtc="2025-03-05T08:28:00Z">
                  <w:rPr>
                    <w:rFonts w:ascii="Times New Roman" w:eastAsia="Times New Roman" w:hAnsi="Times New Roman"/>
                    <w:spacing w:val="-1"/>
                  </w:rPr>
                </w:rPrChange>
              </w:rPr>
            </w:pPr>
          </w:p>
          <w:p w14:paraId="3193671D" w14:textId="77777777" w:rsidR="003F3EDE" w:rsidRPr="00FB0B06" w:rsidRDefault="003F3EDE" w:rsidP="0025185C">
            <w:pPr>
              <w:jc w:val="center"/>
              <w:rPr>
                <w:rFonts w:ascii="Arial" w:eastAsia="Times New Roman" w:hAnsi="Arial" w:cs="Arial"/>
                <w:spacing w:val="-1"/>
                <w:sz w:val="20"/>
                <w:szCs w:val="20"/>
                <w:rPrChange w:id="9975" w:author="Adelino Naquarta Sepalanga Domingos" w:date="2025-03-05T09:28:00Z" w16du:dateUtc="2025-03-05T08:28:00Z">
                  <w:rPr>
                    <w:rFonts w:ascii="Times New Roman" w:eastAsia="Times New Roman" w:hAnsi="Times New Roman"/>
                    <w:spacing w:val="-1"/>
                  </w:rPr>
                </w:rPrChange>
              </w:rPr>
            </w:pPr>
          </w:p>
          <w:p w14:paraId="7EE79FFE" w14:textId="77777777" w:rsidR="003F3EDE" w:rsidRPr="00FB0B06" w:rsidRDefault="003F3EDE" w:rsidP="0025185C">
            <w:pPr>
              <w:jc w:val="center"/>
              <w:rPr>
                <w:rFonts w:ascii="Arial" w:eastAsia="Times New Roman" w:hAnsi="Arial" w:cs="Arial"/>
                <w:spacing w:val="-1"/>
                <w:sz w:val="20"/>
                <w:szCs w:val="20"/>
                <w:rPrChange w:id="9976" w:author="Adelino Naquarta Sepalanga Domingos" w:date="2025-03-05T09:28:00Z" w16du:dateUtc="2025-03-05T08:28:00Z">
                  <w:rPr>
                    <w:rFonts w:ascii="Times New Roman" w:eastAsia="Times New Roman" w:hAnsi="Times New Roman"/>
                    <w:spacing w:val="-1"/>
                  </w:rPr>
                </w:rPrChange>
              </w:rPr>
            </w:pPr>
          </w:p>
          <w:p w14:paraId="16F1D906" w14:textId="77777777" w:rsidR="003F3EDE" w:rsidRPr="00FB0B06" w:rsidRDefault="003F3EDE" w:rsidP="0025185C">
            <w:pPr>
              <w:jc w:val="center"/>
              <w:rPr>
                <w:rFonts w:ascii="Arial" w:eastAsia="Times New Roman" w:hAnsi="Arial" w:cs="Arial"/>
                <w:spacing w:val="-1"/>
                <w:sz w:val="20"/>
                <w:szCs w:val="20"/>
                <w:rPrChange w:id="997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78"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1F777F" w14:textId="77777777" w:rsidR="003F3EDE" w:rsidRPr="00FB0B06" w:rsidRDefault="003F3EDE" w:rsidP="0025185C">
            <w:pPr>
              <w:rPr>
                <w:rFonts w:ascii="Arial" w:eastAsia="Times New Roman" w:hAnsi="Arial" w:cs="Arial"/>
                <w:spacing w:val="-1"/>
                <w:sz w:val="20"/>
                <w:szCs w:val="20"/>
                <w:rPrChange w:id="9979" w:author="Adelino Naquarta Sepalanga Domingos" w:date="2025-03-05T09:28:00Z" w16du:dateUtc="2025-03-05T08:28:00Z">
                  <w:rPr>
                    <w:rFonts w:ascii="Times New Roman" w:eastAsia="Times New Roman" w:hAnsi="Times New Roman"/>
                    <w:spacing w:val="-1"/>
                  </w:rPr>
                </w:rPrChange>
              </w:rPr>
            </w:pPr>
          </w:p>
          <w:p w14:paraId="6D382571" w14:textId="77777777" w:rsidR="003F3EDE" w:rsidRPr="00FB0B06" w:rsidRDefault="003F3EDE" w:rsidP="0025185C">
            <w:pPr>
              <w:rPr>
                <w:rFonts w:ascii="Arial" w:eastAsia="Times New Roman" w:hAnsi="Arial" w:cs="Arial"/>
                <w:spacing w:val="-1"/>
                <w:sz w:val="20"/>
                <w:szCs w:val="20"/>
                <w:rPrChange w:id="9980" w:author="Adelino Naquarta Sepalanga Domingos" w:date="2025-03-05T09:28:00Z" w16du:dateUtc="2025-03-05T08:28:00Z">
                  <w:rPr>
                    <w:rFonts w:ascii="Times New Roman" w:eastAsia="Times New Roman" w:hAnsi="Times New Roman"/>
                    <w:spacing w:val="-1"/>
                  </w:rPr>
                </w:rPrChange>
              </w:rPr>
            </w:pPr>
          </w:p>
          <w:p w14:paraId="1E0145E1" w14:textId="77777777" w:rsidR="003F3EDE" w:rsidRPr="00FB0B06" w:rsidRDefault="003F3EDE" w:rsidP="0025185C">
            <w:pPr>
              <w:rPr>
                <w:rFonts w:ascii="Arial" w:eastAsia="Times New Roman" w:hAnsi="Arial" w:cs="Arial"/>
                <w:spacing w:val="-1"/>
                <w:sz w:val="20"/>
                <w:szCs w:val="20"/>
                <w:rPrChange w:id="9981" w:author="Adelino Naquarta Sepalanga Domingos" w:date="2025-03-05T09:28:00Z" w16du:dateUtc="2025-03-05T08:28:00Z">
                  <w:rPr>
                    <w:rFonts w:ascii="Times New Roman" w:eastAsia="Times New Roman" w:hAnsi="Times New Roman"/>
                    <w:spacing w:val="-1"/>
                  </w:rPr>
                </w:rPrChange>
              </w:rPr>
            </w:pPr>
          </w:p>
          <w:p w14:paraId="31E29CE2" w14:textId="77777777" w:rsidR="003F3EDE" w:rsidRPr="00FB0B06" w:rsidRDefault="003F3EDE" w:rsidP="0025185C">
            <w:pPr>
              <w:rPr>
                <w:rFonts w:ascii="Arial" w:eastAsia="Times New Roman" w:hAnsi="Arial" w:cs="Arial"/>
                <w:spacing w:val="-1"/>
                <w:sz w:val="20"/>
                <w:szCs w:val="20"/>
                <w:rPrChange w:id="9982" w:author="Adelino Naquarta Sepalanga Domingos" w:date="2025-03-05T09:28:00Z" w16du:dateUtc="2025-03-05T08:28:00Z">
                  <w:rPr>
                    <w:rFonts w:ascii="Times New Roman" w:eastAsia="Times New Roman" w:hAnsi="Times New Roman"/>
                    <w:spacing w:val="-1"/>
                  </w:rPr>
                </w:rPrChange>
              </w:rPr>
            </w:pPr>
          </w:p>
          <w:p w14:paraId="5DA96344" w14:textId="77777777" w:rsidR="003F3EDE" w:rsidRPr="00FB0B06" w:rsidRDefault="003F3EDE" w:rsidP="0025185C">
            <w:pPr>
              <w:rPr>
                <w:rFonts w:ascii="Arial" w:eastAsia="Times New Roman" w:hAnsi="Arial" w:cs="Arial"/>
                <w:spacing w:val="-1"/>
                <w:sz w:val="20"/>
                <w:szCs w:val="20"/>
                <w:rPrChange w:id="9983" w:author="Adelino Naquarta Sepalanga Domingos" w:date="2025-03-05T09:28:00Z" w16du:dateUtc="2025-03-05T08:28:00Z">
                  <w:rPr>
                    <w:rFonts w:ascii="Times New Roman" w:eastAsia="Times New Roman" w:hAnsi="Times New Roman"/>
                    <w:spacing w:val="-1"/>
                  </w:rPr>
                </w:rPrChange>
              </w:rPr>
            </w:pPr>
          </w:p>
          <w:p w14:paraId="46520763" w14:textId="77777777" w:rsidR="003F3EDE" w:rsidRPr="00FB0B06" w:rsidRDefault="003F3EDE" w:rsidP="0025185C">
            <w:pPr>
              <w:rPr>
                <w:rFonts w:ascii="Arial" w:eastAsia="Times New Roman" w:hAnsi="Arial" w:cs="Arial"/>
                <w:spacing w:val="-1"/>
                <w:sz w:val="20"/>
                <w:szCs w:val="20"/>
                <w:rPrChange w:id="998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85" w:author="Adelino Naquarta Sepalanga Domingos" w:date="2025-03-05T09:28:00Z" w16du:dateUtc="2025-03-05T08:28:00Z">
                  <w:rPr>
                    <w:rFonts w:ascii="Times New Roman" w:eastAsia="Times New Roman" w:hAnsi="Times New Roman"/>
                    <w:spacing w:val="-1"/>
                  </w:rPr>
                </w:rPrChange>
              </w:rPr>
              <w:t>Identificador da transação (</w:t>
            </w:r>
            <w:proofErr w:type="spellStart"/>
            <w:r w:rsidRPr="00FB0B06">
              <w:rPr>
                <w:rFonts w:ascii="Arial" w:eastAsia="Times New Roman" w:hAnsi="Arial" w:cs="Arial"/>
                <w:spacing w:val="-1"/>
                <w:sz w:val="20"/>
                <w:szCs w:val="20"/>
                <w:rPrChange w:id="9986" w:author="Adelino Naquarta Sepalanga Domingos" w:date="2025-03-05T09:28:00Z" w16du:dateUtc="2025-03-05T08:28:00Z">
                  <w:rPr>
                    <w:rFonts w:ascii="Times New Roman" w:eastAsia="Times New Roman" w:hAnsi="Times New Roman"/>
                    <w:spacing w:val="-1"/>
                  </w:rPr>
                </w:rPrChange>
              </w:rPr>
              <w:t>TransactionID</w:t>
            </w:r>
            <w:proofErr w:type="spellEnd"/>
            <w:r w:rsidRPr="00FB0B06">
              <w:rPr>
                <w:rFonts w:ascii="Arial" w:eastAsia="Times New Roman" w:hAnsi="Arial" w:cs="Arial"/>
                <w:spacing w:val="-1"/>
                <w:sz w:val="20"/>
                <w:szCs w:val="20"/>
                <w:rPrChange w:id="9987"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3F23914" w14:textId="77777777" w:rsidR="003F3EDE" w:rsidRPr="00FB0B06" w:rsidRDefault="003F3EDE" w:rsidP="0025185C">
            <w:pPr>
              <w:rPr>
                <w:rFonts w:ascii="Arial" w:eastAsia="Times New Roman" w:hAnsi="Arial" w:cs="Arial"/>
                <w:spacing w:val="-1"/>
                <w:sz w:val="20"/>
                <w:szCs w:val="20"/>
                <w:rPrChange w:id="998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89" w:author="Adelino Naquarta Sepalanga Domingos" w:date="2025-03-05T09:28:00Z" w16du:dateUtc="2025-03-05T08:28:00Z">
                  <w:rPr>
                    <w:rFonts w:ascii="Times New Roman" w:eastAsia="Times New Roman" w:hAnsi="Times New Roman"/>
                    <w:spacing w:val="-1"/>
                  </w:rPr>
                </w:rPrChange>
              </w:rPr>
              <w:t>O preenchimento é obrigatório, no caso de se tratar de um sistema integrado de contabilidade e facturação, ainda que o tipo de ficheiro (</w:t>
            </w:r>
            <w:proofErr w:type="spellStart"/>
            <w:r w:rsidRPr="00FB0B06">
              <w:rPr>
                <w:rFonts w:ascii="Arial" w:eastAsia="Times New Roman" w:hAnsi="Arial" w:cs="Arial"/>
                <w:spacing w:val="-1"/>
                <w:sz w:val="20"/>
                <w:szCs w:val="20"/>
                <w:rPrChange w:id="9990" w:author="Adelino Naquarta Sepalanga Domingos" w:date="2025-03-05T09:28:00Z" w16du:dateUtc="2025-03-05T08:28:00Z">
                  <w:rPr>
                    <w:rFonts w:ascii="Times New Roman" w:eastAsia="Times New Roman" w:hAnsi="Times New Roman"/>
                    <w:spacing w:val="-1"/>
                  </w:rPr>
                </w:rPrChange>
              </w:rPr>
              <w:t>TaxAccountingBasis</w:t>
            </w:r>
            <w:proofErr w:type="spellEnd"/>
            <w:r w:rsidRPr="00FB0B06">
              <w:rPr>
                <w:rFonts w:ascii="Arial" w:eastAsia="Times New Roman" w:hAnsi="Arial" w:cs="Arial"/>
                <w:spacing w:val="-1"/>
                <w:sz w:val="20"/>
                <w:szCs w:val="20"/>
                <w:rPrChange w:id="9991" w:author="Adelino Naquarta Sepalanga Domingos" w:date="2025-03-05T09:28:00Z" w16du:dateUtc="2025-03-05T08:28:00Z">
                  <w:rPr>
                    <w:rFonts w:ascii="Times New Roman" w:eastAsia="Times New Roman" w:hAnsi="Times New Roman"/>
                    <w:spacing w:val="-1"/>
                  </w:rPr>
                </w:rPrChange>
              </w:rPr>
              <w:t>) não deva conter as tabelas relativas à contabilidade.</w:t>
            </w:r>
          </w:p>
          <w:p w14:paraId="0E84A57C" w14:textId="77777777" w:rsidR="003F3EDE" w:rsidRPr="00FB0B06" w:rsidRDefault="003F3EDE" w:rsidP="0025185C">
            <w:pPr>
              <w:rPr>
                <w:rFonts w:ascii="Arial" w:eastAsia="Times New Roman" w:hAnsi="Arial" w:cs="Arial"/>
                <w:spacing w:val="-1"/>
                <w:sz w:val="20"/>
                <w:szCs w:val="20"/>
                <w:rPrChange w:id="999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93" w:author="Adelino Naquarta Sepalanga Domingos" w:date="2025-03-05T09:28:00Z" w16du:dateUtc="2025-03-05T08:28:00Z">
                  <w:rPr>
                    <w:rFonts w:ascii="Times New Roman" w:eastAsia="Times New Roman" w:hAnsi="Times New Roman"/>
                    <w:spacing w:val="-1"/>
                  </w:rPr>
                </w:rPrChange>
              </w:rPr>
              <w:t>Deve ser indicada a chave única da tabela 3. Movimentos contabilísticos (</w:t>
            </w:r>
            <w:proofErr w:type="spellStart"/>
            <w:r w:rsidRPr="00FB0B06">
              <w:rPr>
                <w:rFonts w:ascii="Arial" w:eastAsia="Times New Roman" w:hAnsi="Arial" w:cs="Arial"/>
                <w:spacing w:val="-1"/>
                <w:sz w:val="20"/>
                <w:szCs w:val="20"/>
                <w:rPrChange w:id="9994" w:author="Adelino Naquarta Sepalanga Domingos" w:date="2025-03-05T09:28:00Z" w16du:dateUtc="2025-03-05T08:28:00Z">
                  <w:rPr>
                    <w:rFonts w:ascii="Times New Roman" w:eastAsia="Times New Roman" w:hAnsi="Times New Roman"/>
                    <w:spacing w:val="-1"/>
                  </w:rPr>
                </w:rPrChange>
              </w:rPr>
              <w:t>GeneralLedgerEntries</w:t>
            </w:r>
            <w:proofErr w:type="spellEnd"/>
            <w:r w:rsidRPr="00FB0B06">
              <w:rPr>
                <w:rFonts w:ascii="Arial" w:eastAsia="Times New Roman" w:hAnsi="Arial" w:cs="Arial"/>
                <w:spacing w:val="-1"/>
                <w:sz w:val="20"/>
                <w:szCs w:val="20"/>
                <w:rPrChange w:id="9995" w:author="Adelino Naquarta Sepalanga Domingos" w:date="2025-03-05T09:28:00Z" w16du:dateUtc="2025-03-05T08:28:00Z">
                  <w:rPr>
                    <w:rFonts w:ascii="Times New Roman" w:eastAsia="Times New Roman" w:hAnsi="Times New Roman"/>
                    <w:spacing w:val="-1"/>
                  </w:rPr>
                </w:rPrChange>
              </w:rPr>
              <w:t xml:space="preserve">) da </w:t>
            </w:r>
            <w:proofErr w:type="spellStart"/>
            <w:r w:rsidRPr="00FB0B06">
              <w:rPr>
                <w:rFonts w:ascii="Arial" w:eastAsia="Times New Roman" w:hAnsi="Arial" w:cs="Arial"/>
                <w:spacing w:val="-1"/>
                <w:sz w:val="20"/>
                <w:szCs w:val="20"/>
                <w:rPrChange w:id="9996" w:author="Adelino Naquarta Sepalanga Domingos" w:date="2025-03-05T09:28:00Z" w16du:dateUtc="2025-03-05T08:28:00Z">
                  <w:rPr>
                    <w:rFonts w:ascii="Times New Roman" w:eastAsia="Times New Roman" w:hAnsi="Times New Roman"/>
                    <w:spacing w:val="-1"/>
                  </w:rPr>
                </w:rPrChange>
              </w:rPr>
              <w:t>transacção</w:t>
            </w:r>
            <w:proofErr w:type="spellEnd"/>
            <w:r w:rsidRPr="00FB0B06">
              <w:rPr>
                <w:rFonts w:ascii="Arial" w:eastAsia="Times New Roman" w:hAnsi="Arial" w:cs="Arial"/>
                <w:spacing w:val="-1"/>
                <w:sz w:val="20"/>
                <w:szCs w:val="20"/>
                <w:rPrChange w:id="9997" w:author="Adelino Naquarta Sepalanga Domingos" w:date="2025-03-05T09:28:00Z" w16du:dateUtc="2025-03-05T08:28:00Z">
                  <w:rPr>
                    <w:rFonts w:ascii="Times New Roman" w:eastAsia="Times New Roman" w:hAnsi="Times New Roman"/>
                    <w:spacing w:val="-1"/>
                  </w:rPr>
                </w:rPrChange>
              </w:rPr>
              <w:t xml:space="preserve"> onde foi lançado este documento, respeitando a regra aí definida para o campo</w:t>
            </w:r>
          </w:p>
          <w:p w14:paraId="11CD4B22" w14:textId="77777777" w:rsidR="003F3EDE" w:rsidRPr="00FB0B06" w:rsidRDefault="003F3EDE" w:rsidP="0025185C">
            <w:pPr>
              <w:rPr>
                <w:rFonts w:ascii="Arial" w:eastAsia="Times New Roman" w:hAnsi="Arial" w:cs="Arial"/>
                <w:spacing w:val="-1"/>
                <w:sz w:val="20"/>
                <w:szCs w:val="20"/>
                <w:rPrChange w:id="999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999" w:author="Adelino Naquarta Sepalanga Domingos" w:date="2025-03-05T09:28:00Z" w16du:dateUtc="2025-03-05T08:28:00Z">
                  <w:rPr>
                    <w:rFonts w:ascii="Times New Roman" w:eastAsia="Times New Roman" w:hAnsi="Times New Roman"/>
                    <w:spacing w:val="-1"/>
                  </w:rPr>
                </w:rPrChange>
              </w:rPr>
              <w:t>3.4.3.1 - Chave única do movimento contabilístico (</w:t>
            </w:r>
            <w:proofErr w:type="spellStart"/>
            <w:r w:rsidRPr="00FB0B06">
              <w:rPr>
                <w:rFonts w:ascii="Arial" w:eastAsia="Times New Roman" w:hAnsi="Arial" w:cs="Arial"/>
                <w:spacing w:val="-1"/>
                <w:sz w:val="20"/>
                <w:szCs w:val="20"/>
                <w:rPrChange w:id="10000" w:author="Adelino Naquarta Sepalanga Domingos" w:date="2025-03-05T09:28:00Z" w16du:dateUtc="2025-03-05T08:28:00Z">
                  <w:rPr>
                    <w:rFonts w:ascii="Times New Roman" w:eastAsia="Times New Roman" w:hAnsi="Times New Roman"/>
                    <w:spacing w:val="-1"/>
                  </w:rPr>
                </w:rPrChange>
              </w:rPr>
              <w:t>TransactionID</w:t>
            </w:r>
            <w:proofErr w:type="spellEnd"/>
            <w:r w:rsidRPr="00FB0B06">
              <w:rPr>
                <w:rFonts w:ascii="Arial" w:eastAsia="Times New Roman" w:hAnsi="Arial" w:cs="Arial"/>
                <w:spacing w:val="-1"/>
                <w:sz w:val="20"/>
                <w:szCs w:val="20"/>
                <w:rPrChange w:id="10001" w:author="Adelino Naquarta Sepalanga Domingos" w:date="2025-03-05T09:28:00Z" w16du:dateUtc="2025-03-05T08:28:00Z">
                  <w:rPr>
                    <w:rFonts w:ascii="Times New Roman" w:eastAsia="Times New Roman" w:hAnsi="Times New Roman"/>
                    <w:spacing w:val="-1"/>
                  </w:rPr>
                </w:rPrChange>
              </w:rPr>
              <w:t>).</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C81CF7" w14:textId="77777777" w:rsidR="003F3EDE" w:rsidRPr="00FB0B06" w:rsidRDefault="003F3EDE" w:rsidP="0025185C">
            <w:pPr>
              <w:jc w:val="center"/>
              <w:rPr>
                <w:rFonts w:ascii="Arial" w:eastAsia="Times New Roman" w:hAnsi="Arial" w:cs="Arial"/>
                <w:spacing w:val="-1"/>
                <w:sz w:val="20"/>
                <w:szCs w:val="20"/>
                <w:rPrChange w:id="10002" w:author="Adelino Naquarta Sepalanga Domingos" w:date="2025-03-05T09:28:00Z" w16du:dateUtc="2025-03-05T08:28:00Z">
                  <w:rPr>
                    <w:rFonts w:ascii="Times New Roman" w:eastAsia="Times New Roman" w:hAnsi="Times New Roman"/>
                    <w:spacing w:val="-1"/>
                  </w:rPr>
                </w:rPrChange>
              </w:rPr>
            </w:pPr>
          </w:p>
          <w:p w14:paraId="170BD965" w14:textId="77777777" w:rsidR="003F3EDE" w:rsidRPr="00FB0B06" w:rsidRDefault="003F3EDE" w:rsidP="0025185C">
            <w:pPr>
              <w:jc w:val="center"/>
              <w:rPr>
                <w:rFonts w:ascii="Arial" w:eastAsia="Times New Roman" w:hAnsi="Arial" w:cs="Arial"/>
                <w:spacing w:val="-1"/>
                <w:sz w:val="20"/>
                <w:szCs w:val="20"/>
                <w:rPrChange w:id="10003" w:author="Adelino Naquarta Sepalanga Domingos" w:date="2025-03-05T09:28:00Z" w16du:dateUtc="2025-03-05T08:28:00Z">
                  <w:rPr>
                    <w:rFonts w:ascii="Times New Roman" w:eastAsia="Times New Roman" w:hAnsi="Times New Roman"/>
                    <w:spacing w:val="-1"/>
                  </w:rPr>
                </w:rPrChange>
              </w:rPr>
            </w:pPr>
          </w:p>
          <w:p w14:paraId="3C9FAADE" w14:textId="77777777" w:rsidR="003F3EDE" w:rsidRPr="00FB0B06" w:rsidRDefault="003F3EDE" w:rsidP="0025185C">
            <w:pPr>
              <w:jc w:val="center"/>
              <w:rPr>
                <w:rFonts w:ascii="Arial" w:eastAsia="Times New Roman" w:hAnsi="Arial" w:cs="Arial"/>
                <w:spacing w:val="-1"/>
                <w:sz w:val="20"/>
                <w:szCs w:val="20"/>
                <w:rPrChange w:id="10004" w:author="Adelino Naquarta Sepalanga Domingos" w:date="2025-03-05T09:28:00Z" w16du:dateUtc="2025-03-05T08:28:00Z">
                  <w:rPr>
                    <w:rFonts w:ascii="Times New Roman" w:eastAsia="Times New Roman" w:hAnsi="Times New Roman"/>
                    <w:spacing w:val="-1"/>
                  </w:rPr>
                </w:rPrChange>
              </w:rPr>
            </w:pPr>
          </w:p>
          <w:p w14:paraId="546AE2CF" w14:textId="77777777" w:rsidR="003F3EDE" w:rsidRPr="00FB0B06" w:rsidRDefault="003F3EDE" w:rsidP="0025185C">
            <w:pPr>
              <w:jc w:val="center"/>
              <w:rPr>
                <w:rFonts w:ascii="Arial" w:eastAsia="Times New Roman" w:hAnsi="Arial" w:cs="Arial"/>
                <w:spacing w:val="-1"/>
                <w:sz w:val="20"/>
                <w:szCs w:val="20"/>
                <w:rPrChange w:id="10005" w:author="Adelino Naquarta Sepalanga Domingos" w:date="2025-03-05T09:28:00Z" w16du:dateUtc="2025-03-05T08:28:00Z">
                  <w:rPr>
                    <w:rFonts w:ascii="Times New Roman" w:eastAsia="Times New Roman" w:hAnsi="Times New Roman"/>
                    <w:spacing w:val="-1"/>
                  </w:rPr>
                </w:rPrChange>
              </w:rPr>
            </w:pPr>
          </w:p>
          <w:p w14:paraId="238C0913" w14:textId="77777777" w:rsidR="003F3EDE" w:rsidRPr="00FB0B06" w:rsidRDefault="003F3EDE" w:rsidP="0025185C">
            <w:pPr>
              <w:jc w:val="center"/>
              <w:rPr>
                <w:rFonts w:ascii="Arial" w:eastAsia="Times New Roman" w:hAnsi="Arial" w:cs="Arial"/>
                <w:spacing w:val="-1"/>
                <w:sz w:val="20"/>
                <w:szCs w:val="20"/>
                <w:rPrChange w:id="10006" w:author="Adelino Naquarta Sepalanga Domingos" w:date="2025-03-05T09:28:00Z" w16du:dateUtc="2025-03-05T08:28:00Z">
                  <w:rPr>
                    <w:rFonts w:ascii="Times New Roman" w:eastAsia="Times New Roman" w:hAnsi="Times New Roman"/>
                    <w:spacing w:val="-1"/>
                  </w:rPr>
                </w:rPrChange>
              </w:rPr>
            </w:pPr>
          </w:p>
          <w:p w14:paraId="4E44EAA1" w14:textId="77777777" w:rsidR="003F3EDE" w:rsidRPr="00FB0B06" w:rsidRDefault="003F3EDE" w:rsidP="0025185C">
            <w:pPr>
              <w:jc w:val="center"/>
              <w:rPr>
                <w:rFonts w:ascii="Arial" w:eastAsia="Times New Roman" w:hAnsi="Arial" w:cs="Arial"/>
                <w:spacing w:val="-1"/>
                <w:sz w:val="20"/>
                <w:szCs w:val="20"/>
                <w:rPrChange w:id="1000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08" w:author="Adelino Naquarta Sepalanga Domingos" w:date="2025-03-05T09:28:00Z" w16du:dateUtc="2025-03-05T08:28:00Z">
                  <w:rPr>
                    <w:rFonts w:ascii="Times New Roman" w:eastAsia="Times New Roman" w:hAnsi="Times New Roman"/>
                    <w:spacing w:val="-1"/>
                  </w:rPr>
                </w:rPrChange>
              </w:rPr>
              <w:t>Texto 70</w:t>
            </w:r>
          </w:p>
        </w:tc>
      </w:tr>
      <w:tr w:rsidR="003F3EDE" w:rsidRPr="00FB0B06" w14:paraId="0B54EC74" w14:textId="77777777" w:rsidTr="0025185C">
        <w:trPr>
          <w:trHeight w:val="102"/>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F81F430" w14:textId="77777777" w:rsidR="003F3EDE" w:rsidRPr="00FB0B06" w:rsidRDefault="003F3EDE" w:rsidP="0025185C">
            <w:pPr>
              <w:jc w:val="center"/>
              <w:rPr>
                <w:rFonts w:ascii="Arial" w:eastAsia="Times New Roman" w:hAnsi="Arial" w:cs="Arial"/>
                <w:spacing w:val="-1"/>
                <w:sz w:val="20"/>
                <w:szCs w:val="20"/>
                <w:rPrChange w:id="1000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10" w:author="Adelino Naquarta Sepalanga Domingos" w:date="2025-03-05T09:28:00Z" w16du:dateUtc="2025-03-05T08:28:00Z">
                  <w:rPr>
                    <w:rFonts w:ascii="Times New Roman" w:eastAsia="Times New Roman" w:hAnsi="Times New Roman"/>
                    <w:spacing w:val="-1"/>
                  </w:rPr>
                </w:rPrChange>
              </w:rPr>
              <w:t>4.4.4.5.</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81AED4" w14:textId="77777777" w:rsidR="003F3EDE" w:rsidRPr="00FB0B06" w:rsidRDefault="003F3EDE" w:rsidP="0025185C">
            <w:pPr>
              <w:jc w:val="center"/>
              <w:rPr>
                <w:rFonts w:ascii="Arial" w:eastAsia="Times New Roman" w:hAnsi="Arial" w:cs="Arial"/>
                <w:spacing w:val="-1"/>
                <w:sz w:val="20"/>
                <w:szCs w:val="20"/>
                <w:rPrChange w:id="1001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12"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51CC93D" w14:textId="77777777" w:rsidR="003F3EDE" w:rsidRPr="00FB0B06" w:rsidRDefault="003F3EDE" w:rsidP="0025185C">
            <w:pPr>
              <w:rPr>
                <w:rFonts w:ascii="Arial" w:eastAsia="Times New Roman" w:hAnsi="Arial" w:cs="Arial"/>
                <w:spacing w:val="-1"/>
                <w:sz w:val="20"/>
                <w:szCs w:val="20"/>
                <w:rPrChange w:id="1001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14" w:author="Adelino Naquarta Sepalanga Domingos" w:date="2025-03-05T09:28:00Z" w16du:dateUtc="2025-03-05T08:28:00Z">
                  <w:rPr>
                    <w:rFonts w:ascii="Times New Roman" w:eastAsia="Times New Roman" w:hAnsi="Times New Roman"/>
                    <w:spacing w:val="-1"/>
                  </w:rPr>
                </w:rPrChange>
              </w:rPr>
              <w:t>Data do recibo (</w:t>
            </w:r>
            <w:proofErr w:type="spellStart"/>
            <w:r w:rsidRPr="00FB0B06">
              <w:rPr>
                <w:rFonts w:ascii="Arial" w:eastAsia="Times New Roman" w:hAnsi="Arial" w:cs="Arial"/>
                <w:spacing w:val="-1"/>
                <w:sz w:val="20"/>
                <w:szCs w:val="20"/>
                <w:rPrChange w:id="10015" w:author="Adelino Naquarta Sepalanga Domingos" w:date="2025-03-05T09:28:00Z" w16du:dateUtc="2025-03-05T08:28:00Z">
                  <w:rPr>
                    <w:rFonts w:ascii="Times New Roman" w:eastAsia="Times New Roman" w:hAnsi="Times New Roman"/>
                    <w:spacing w:val="-1"/>
                  </w:rPr>
                </w:rPrChange>
              </w:rPr>
              <w:t>TransactionDate</w:t>
            </w:r>
            <w:proofErr w:type="spellEnd"/>
            <w:r w:rsidRPr="00FB0B06">
              <w:rPr>
                <w:rFonts w:ascii="Arial" w:eastAsia="Times New Roman" w:hAnsi="Arial" w:cs="Arial"/>
                <w:spacing w:val="-1"/>
                <w:sz w:val="20"/>
                <w:szCs w:val="20"/>
                <w:rPrChange w:id="10016"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611B47" w14:textId="77777777" w:rsidR="003F3EDE" w:rsidRPr="00FB0B06" w:rsidRDefault="003F3EDE" w:rsidP="0025185C">
            <w:pPr>
              <w:rPr>
                <w:rFonts w:ascii="Arial" w:eastAsia="Times New Roman" w:hAnsi="Arial" w:cs="Arial"/>
                <w:spacing w:val="-1"/>
                <w:sz w:val="20"/>
                <w:szCs w:val="20"/>
                <w:rPrChange w:id="1001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18" w:author="Adelino Naquarta Sepalanga Domingos" w:date="2025-03-05T09:28:00Z" w16du:dateUtc="2025-03-05T08:28:00Z">
                  <w:rPr>
                    <w:rFonts w:ascii="Times New Roman" w:eastAsia="Times New Roman" w:hAnsi="Times New Roman"/>
                    <w:spacing w:val="-1"/>
                  </w:rPr>
                </w:rPrChange>
              </w:rPr>
              <w:t>Data de emissão do recibo.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603EC5" w14:textId="77777777" w:rsidR="003F3EDE" w:rsidRPr="00FB0B06" w:rsidRDefault="003F3EDE" w:rsidP="0025185C">
            <w:pPr>
              <w:jc w:val="center"/>
              <w:rPr>
                <w:rFonts w:ascii="Arial" w:eastAsia="Times New Roman" w:hAnsi="Arial" w:cs="Arial"/>
                <w:spacing w:val="-1"/>
                <w:sz w:val="20"/>
                <w:szCs w:val="20"/>
                <w:rPrChange w:id="1001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20" w:author="Adelino Naquarta Sepalanga Domingos" w:date="2025-03-05T09:28:00Z" w16du:dateUtc="2025-03-05T08:28:00Z">
                  <w:rPr>
                    <w:rFonts w:ascii="Times New Roman" w:eastAsia="Times New Roman" w:hAnsi="Times New Roman"/>
                    <w:spacing w:val="-1"/>
                  </w:rPr>
                </w:rPrChange>
              </w:rPr>
              <w:t>Data</w:t>
            </w:r>
          </w:p>
        </w:tc>
      </w:tr>
      <w:tr w:rsidR="003F3EDE" w:rsidRPr="00FB0B06" w14:paraId="0E444172" w14:textId="77777777" w:rsidTr="0025185C">
        <w:trPr>
          <w:trHeight w:val="132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3FFCC4C" w14:textId="77777777" w:rsidR="003F3EDE" w:rsidRPr="00FB0B06" w:rsidRDefault="003F3EDE" w:rsidP="0025185C">
            <w:pPr>
              <w:jc w:val="center"/>
              <w:rPr>
                <w:rFonts w:ascii="Arial" w:eastAsia="Times New Roman" w:hAnsi="Arial" w:cs="Arial"/>
                <w:spacing w:val="-1"/>
                <w:sz w:val="20"/>
                <w:szCs w:val="20"/>
                <w:rPrChange w:id="1002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22" w:author="Adelino Naquarta Sepalanga Domingos" w:date="2025-03-05T09:28:00Z" w16du:dateUtc="2025-03-05T08:28:00Z">
                  <w:rPr>
                    <w:rFonts w:ascii="Times New Roman" w:eastAsia="Times New Roman" w:hAnsi="Times New Roman"/>
                    <w:spacing w:val="-1"/>
                  </w:rPr>
                </w:rPrChange>
              </w:rPr>
              <w:t>4.4.4.6.</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4D5541" w14:textId="77777777" w:rsidR="003F3EDE" w:rsidRPr="00FB0B06" w:rsidRDefault="003F3EDE" w:rsidP="0025185C">
            <w:pPr>
              <w:jc w:val="center"/>
              <w:rPr>
                <w:rFonts w:ascii="Arial" w:eastAsia="Times New Roman" w:hAnsi="Arial" w:cs="Arial"/>
                <w:spacing w:val="-1"/>
                <w:sz w:val="20"/>
                <w:szCs w:val="20"/>
                <w:rPrChange w:id="1002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24"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CC69B2" w14:textId="77777777" w:rsidR="003F3EDE" w:rsidRPr="00FB0B06" w:rsidRDefault="003F3EDE" w:rsidP="0025185C">
            <w:pPr>
              <w:rPr>
                <w:rFonts w:ascii="Arial" w:eastAsia="Times New Roman" w:hAnsi="Arial" w:cs="Arial"/>
                <w:spacing w:val="-1"/>
                <w:sz w:val="20"/>
                <w:szCs w:val="20"/>
                <w:rPrChange w:id="1002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26" w:author="Adelino Naquarta Sepalanga Domingos" w:date="2025-03-05T09:28:00Z" w16du:dateUtc="2025-03-05T08:28:00Z">
                  <w:rPr>
                    <w:rFonts w:ascii="Times New Roman" w:eastAsia="Times New Roman" w:hAnsi="Times New Roman"/>
                    <w:spacing w:val="-1"/>
                  </w:rPr>
                </w:rPrChange>
              </w:rPr>
              <w:t>Tipo de recibo (</w:t>
            </w:r>
            <w:proofErr w:type="spellStart"/>
            <w:r w:rsidRPr="00FB0B06">
              <w:rPr>
                <w:rFonts w:ascii="Arial" w:eastAsia="Times New Roman" w:hAnsi="Arial" w:cs="Arial"/>
                <w:spacing w:val="-1"/>
                <w:sz w:val="20"/>
                <w:szCs w:val="20"/>
                <w:rPrChange w:id="10027" w:author="Adelino Naquarta Sepalanga Domingos" w:date="2025-03-05T09:28:00Z" w16du:dateUtc="2025-03-05T08:28:00Z">
                  <w:rPr>
                    <w:rFonts w:ascii="Times New Roman" w:eastAsia="Times New Roman" w:hAnsi="Times New Roman"/>
                    <w:spacing w:val="-1"/>
                  </w:rPr>
                </w:rPrChange>
              </w:rPr>
              <w:t>PaymentType</w:t>
            </w:r>
            <w:proofErr w:type="spellEnd"/>
            <w:r w:rsidRPr="00FB0B06">
              <w:rPr>
                <w:rFonts w:ascii="Arial" w:eastAsia="Times New Roman" w:hAnsi="Arial" w:cs="Arial"/>
                <w:spacing w:val="-1"/>
                <w:sz w:val="20"/>
                <w:szCs w:val="20"/>
                <w:rPrChange w:id="10028"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FF854B" w14:textId="77777777" w:rsidR="003F3EDE" w:rsidRPr="00FB0B06" w:rsidRDefault="003F3EDE" w:rsidP="0025185C">
            <w:pPr>
              <w:rPr>
                <w:rFonts w:ascii="Arial" w:eastAsia="Times New Roman" w:hAnsi="Arial" w:cs="Arial"/>
                <w:spacing w:val="-1"/>
                <w:sz w:val="20"/>
                <w:szCs w:val="20"/>
                <w:rPrChange w:id="1002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30" w:author="Adelino Naquarta Sepalanga Domingos" w:date="2025-03-05T09:28:00Z" w16du:dateUtc="2025-03-05T08:28:00Z">
                  <w:rPr>
                    <w:rFonts w:ascii="Times New Roman" w:eastAsia="Times New Roman" w:hAnsi="Times New Roman"/>
                    <w:spacing w:val="-1"/>
                  </w:rPr>
                </w:rPrChange>
              </w:rPr>
              <w:t xml:space="preserve">Deve ser preenchido com: </w:t>
            </w:r>
          </w:p>
          <w:p w14:paraId="1DA9477E" w14:textId="77777777" w:rsidR="003F3EDE" w:rsidRPr="00FB0B06" w:rsidRDefault="003F3EDE" w:rsidP="0025185C">
            <w:pPr>
              <w:spacing w:after="0"/>
              <w:rPr>
                <w:rFonts w:ascii="Arial" w:eastAsia="Times New Roman" w:hAnsi="Arial" w:cs="Arial"/>
                <w:spacing w:val="-1"/>
                <w:sz w:val="20"/>
                <w:szCs w:val="20"/>
                <w:rPrChange w:id="1003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32" w:author="Adelino Naquarta Sepalanga Domingos" w:date="2025-03-05T09:28:00Z" w16du:dateUtc="2025-03-05T08:28:00Z">
                  <w:rPr>
                    <w:rFonts w:ascii="Times New Roman" w:eastAsia="Times New Roman" w:hAnsi="Times New Roman"/>
                    <w:spacing w:val="-1"/>
                  </w:rPr>
                </w:rPrChange>
              </w:rPr>
              <w:t xml:space="preserve">“RC” – Recibo emitido  </w:t>
            </w:r>
          </w:p>
          <w:p w14:paraId="02287DED" w14:textId="77777777" w:rsidR="003F3EDE" w:rsidRPr="00FB0B06" w:rsidRDefault="003F3EDE" w:rsidP="0025185C">
            <w:pPr>
              <w:spacing w:after="0"/>
              <w:rPr>
                <w:rFonts w:ascii="Arial" w:eastAsia="Times New Roman" w:hAnsi="Arial" w:cs="Arial"/>
                <w:spacing w:val="-1"/>
                <w:sz w:val="20"/>
                <w:szCs w:val="20"/>
                <w:rPrChange w:id="1003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34" w:author="Adelino Naquarta Sepalanga Domingos" w:date="2025-03-05T09:28:00Z" w16du:dateUtc="2025-03-05T08:28:00Z">
                  <w:rPr>
                    <w:rFonts w:ascii="Times New Roman" w:eastAsia="Times New Roman" w:hAnsi="Times New Roman"/>
                    <w:spacing w:val="-1"/>
                  </w:rPr>
                </w:rPrChange>
              </w:rPr>
              <w:t>“AR” – Aviso de cobrança/recibo</w:t>
            </w:r>
          </w:p>
          <w:p w14:paraId="667395B5" w14:textId="77777777" w:rsidR="003F3EDE" w:rsidRPr="00FB0B06" w:rsidRDefault="003F3EDE" w:rsidP="0025185C">
            <w:pPr>
              <w:spacing w:after="0"/>
              <w:rPr>
                <w:rFonts w:ascii="Arial" w:eastAsia="Times New Roman" w:hAnsi="Arial" w:cs="Arial"/>
                <w:spacing w:val="-1"/>
                <w:sz w:val="20"/>
                <w:szCs w:val="20"/>
                <w:rPrChange w:id="1003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36" w:author="Adelino Naquarta Sepalanga Domingos" w:date="2025-03-05T09:28:00Z" w16du:dateUtc="2025-03-05T08:28:00Z">
                  <w:rPr>
                    <w:rFonts w:ascii="Times New Roman" w:eastAsia="Times New Roman" w:hAnsi="Times New Roman"/>
                    <w:spacing w:val="-1"/>
                  </w:rPr>
                </w:rPrChange>
              </w:rPr>
              <w:t>“RG” – Outros recibos emitidos.</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432BD3" w14:textId="77777777" w:rsidR="003F3EDE" w:rsidRPr="00FB0B06" w:rsidRDefault="003F3EDE" w:rsidP="0025185C">
            <w:pPr>
              <w:jc w:val="center"/>
              <w:rPr>
                <w:rFonts w:ascii="Arial" w:eastAsia="Times New Roman" w:hAnsi="Arial" w:cs="Arial"/>
                <w:spacing w:val="-1"/>
                <w:sz w:val="20"/>
                <w:szCs w:val="20"/>
                <w:rPrChange w:id="10037" w:author="Adelino Naquarta Sepalanga Domingos" w:date="2025-03-05T09:28:00Z" w16du:dateUtc="2025-03-05T08:28:00Z">
                  <w:rPr>
                    <w:rFonts w:ascii="Times New Roman" w:eastAsia="Times New Roman" w:hAnsi="Times New Roman"/>
                    <w:spacing w:val="-1"/>
                  </w:rPr>
                </w:rPrChange>
              </w:rPr>
            </w:pPr>
          </w:p>
          <w:p w14:paraId="5AF54426" w14:textId="77777777" w:rsidR="003F3EDE" w:rsidRPr="00FB0B06" w:rsidRDefault="003F3EDE" w:rsidP="0025185C">
            <w:pPr>
              <w:jc w:val="center"/>
              <w:rPr>
                <w:rFonts w:ascii="Arial" w:eastAsia="Times New Roman" w:hAnsi="Arial" w:cs="Arial"/>
                <w:spacing w:val="-1"/>
                <w:sz w:val="20"/>
                <w:szCs w:val="20"/>
                <w:rPrChange w:id="1003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39" w:author="Adelino Naquarta Sepalanga Domingos" w:date="2025-03-05T09:28:00Z" w16du:dateUtc="2025-03-05T08:28:00Z">
                  <w:rPr>
                    <w:rFonts w:ascii="Times New Roman" w:eastAsia="Times New Roman" w:hAnsi="Times New Roman"/>
                    <w:spacing w:val="-1"/>
                  </w:rPr>
                </w:rPrChange>
              </w:rPr>
              <w:t>Texto 2</w:t>
            </w:r>
          </w:p>
        </w:tc>
      </w:tr>
      <w:tr w:rsidR="003F3EDE" w:rsidRPr="00FB0B06" w14:paraId="0C73ED09" w14:textId="77777777" w:rsidTr="0025185C">
        <w:trPr>
          <w:trHeight w:val="23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8F6B82" w14:textId="77777777" w:rsidR="003F3EDE" w:rsidRPr="00FB0B06" w:rsidRDefault="003F3EDE" w:rsidP="0025185C">
            <w:pPr>
              <w:jc w:val="center"/>
              <w:rPr>
                <w:rFonts w:ascii="Arial" w:eastAsia="Times New Roman" w:hAnsi="Arial" w:cs="Arial"/>
                <w:spacing w:val="-1"/>
                <w:sz w:val="20"/>
                <w:szCs w:val="20"/>
                <w:rPrChange w:id="1004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41" w:author="Adelino Naquarta Sepalanga Domingos" w:date="2025-03-05T09:28:00Z" w16du:dateUtc="2025-03-05T08:28:00Z">
                  <w:rPr>
                    <w:rFonts w:ascii="Times New Roman" w:eastAsia="Times New Roman" w:hAnsi="Times New Roman"/>
                    <w:spacing w:val="-1"/>
                  </w:rPr>
                </w:rPrChange>
              </w:rPr>
              <w:t>4.4.4.7.</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81C43CC" w14:textId="77777777" w:rsidR="003F3EDE" w:rsidRPr="00FB0B06" w:rsidRDefault="003F3EDE" w:rsidP="0025185C">
            <w:pPr>
              <w:jc w:val="center"/>
              <w:rPr>
                <w:rFonts w:ascii="Arial" w:eastAsia="Times New Roman" w:hAnsi="Arial" w:cs="Arial"/>
                <w:spacing w:val="-1"/>
                <w:sz w:val="20"/>
                <w:szCs w:val="20"/>
                <w:rPrChange w:id="10042"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61E6C3" w14:textId="77777777" w:rsidR="003F3EDE" w:rsidRPr="00FB0B06" w:rsidRDefault="003F3EDE" w:rsidP="0025185C">
            <w:pPr>
              <w:rPr>
                <w:rFonts w:ascii="Arial" w:eastAsia="Times New Roman" w:hAnsi="Arial" w:cs="Arial"/>
                <w:spacing w:val="-1"/>
                <w:sz w:val="20"/>
                <w:szCs w:val="20"/>
                <w:rPrChange w:id="1004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44" w:author="Adelino Naquarta Sepalanga Domingos" w:date="2025-03-05T09:28:00Z" w16du:dateUtc="2025-03-05T08:28:00Z">
                  <w:rPr>
                    <w:rFonts w:ascii="Times New Roman" w:eastAsia="Times New Roman" w:hAnsi="Times New Roman"/>
                    <w:spacing w:val="-1"/>
                  </w:rPr>
                </w:rPrChange>
              </w:rPr>
              <w:t>Descrição do pagamento (</w:t>
            </w:r>
            <w:proofErr w:type="spellStart"/>
            <w:r w:rsidRPr="00FB0B06">
              <w:rPr>
                <w:rFonts w:ascii="Arial" w:eastAsia="Times New Roman" w:hAnsi="Arial" w:cs="Arial"/>
                <w:spacing w:val="-1"/>
                <w:sz w:val="20"/>
                <w:szCs w:val="20"/>
                <w:rPrChange w:id="10045" w:author="Adelino Naquarta Sepalanga Domingos" w:date="2025-03-05T09:28:00Z" w16du:dateUtc="2025-03-05T08:28:00Z">
                  <w:rPr>
                    <w:rFonts w:ascii="Times New Roman" w:eastAsia="Times New Roman" w:hAnsi="Times New Roman"/>
                    <w:spacing w:val="-1"/>
                  </w:rPr>
                </w:rPrChange>
              </w:rPr>
              <w:t>Description</w:t>
            </w:r>
            <w:proofErr w:type="spellEnd"/>
            <w:r w:rsidRPr="00FB0B06">
              <w:rPr>
                <w:rFonts w:ascii="Arial" w:eastAsia="Times New Roman" w:hAnsi="Arial" w:cs="Arial"/>
                <w:spacing w:val="-1"/>
                <w:sz w:val="20"/>
                <w:szCs w:val="20"/>
                <w:rPrChange w:id="10046"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DEB836" w14:textId="77777777" w:rsidR="003F3EDE" w:rsidRPr="00FB0B06" w:rsidRDefault="003F3EDE" w:rsidP="0025185C">
            <w:pPr>
              <w:rPr>
                <w:rFonts w:ascii="Arial" w:eastAsia="Times New Roman" w:hAnsi="Arial" w:cs="Arial"/>
                <w:spacing w:val="-1"/>
                <w:sz w:val="20"/>
                <w:szCs w:val="20"/>
                <w:rPrChange w:id="10047"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4D9C5A" w14:textId="77777777" w:rsidR="003F3EDE" w:rsidRPr="00FB0B06" w:rsidRDefault="003F3EDE" w:rsidP="0025185C">
            <w:pPr>
              <w:jc w:val="center"/>
              <w:rPr>
                <w:rFonts w:ascii="Arial" w:eastAsia="Times New Roman" w:hAnsi="Arial" w:cs="Arial"/>
                <w:spacing w:val="-1"/>
                <w:sz w:val="20"/>
                <w:szCs w:val="20"/>
                <w:rPrChange w:id="1004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49" w:author="Adelino Naquarta Sepalanga Domingos" w:date="2025-03-05T09:28:00Z" w16du:dateUtc="2025-03-05T08:28:00Z">
                  <w:rPr>
                    <w:rFonts w:ascii="Times New Roman" w:eastAsia="Times New Roman" w:hAnsi="Times New Roman"/>
                    <w:spacing w:val="-1"/>
                  </w:rPr>
                </w:rPrChange>
              </w:rPr>
              <w:t>Texto 200</w:t>
            </w:r>
          </w:p>
        </w:tc>
      </w:tr>
      <w:tr w:rsidR="003F3EDE" w:rsidRPr="00FB0B06" w14:paraId="26202B5F" w14:textId="77777777" w:rsidTr="0025185C">
        <w:trPr>
          <w:trHeight w:val="79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59188F" w14:textId="77777777" w:rsidR="003F3EDE" w:rsidRPr="00FB0B06" w:rsidRDefault="003F3EDE" w:rsidP="0025185C">
            <w:pPr>
              <w:jc w:val="center"/>
              <w:rPr>
                <w:rFonts w:ascii="Arial" w:eastAsia="Times New Roman" w:hAnsi="Arial" w:cs="Arial"/>
                <w:spacing w:val="-1"/>
                <w:sz w:val="20"/>
                <w:szCs w:val="20"/>
                <w:rPrChange w:id="1005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51" w:author="Adelino Naquarta Sepalanga Domingos" w:date="2025-03-05T09:28:00Z" w16du:dateUtc="2025-03-05T08:28:00Z">
                  <w:rPr>
                    <w:rFonts w:ascii="Times New Roman" w:eastAsia="Times New Roman" w:hAnsi="Times New Roman"/>
                    <w:spacing w:val="-1"/>
                  </w:rPr>
                </w:rPrChange>
              </w:rPr>
              <w:t>4.4.4.8.</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0FF8D2" w14:textId="77777777" w:rsidR="003F3EDE" w:rsidRPr="00FB0B06" w:rsidRDefault="003F3EDE" w:rsidP="0025185C">
            <w:pPr>
              <w:jc w:val="center"/>
              <w:rPr>
                <w:rFonts w:ascii="Arial" w:eastAsia="Times New Roman" w:hAnsi="Arial" w:cs="Arial"/>
                <w:spacing w:val="-1"/>
                <w:sz w:val="20"/>
                <w:szCs w:val="20"/>
                <w:rPrChange w:id="10052"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C96616" w14:textId="77777777" w:rsidR="003F3EDE" w:rsidRPr="00FB0B06" w:rsidRDefault="003F3EDE" w:rsidP="0025185C">
            <w:pPr>
              <w:rPr>
                <w:rFonts w:ascii="Arial" w:eastAsia="Times New Roman" w:hAnsi="Arial" w:cs="Arial"/>
                <w:spacing w:val="-1"/>
                <w:sz w:val="20"/>
                <w:szCs w:val="20"/>
                <w:rPrChange w:id="10053" w:author="Adelino Naquarta Sepalanga Domingos" w:date="2025-03-05T09:28:00Z" w16du:dateUtc="2025-03-05T08:28:00Z">
                  <w:rPr>
                    <w:rFonts w:ascii="Times New Roman" w:eastAsia="Times New Roman" w:hAnsi="Times New Roman"/>
                    <w:spacing w:val="-1"/>
                  </w:rPr>
                </w:rPrChange>
              </w:rPr>
            </w:pPr>
            <w:proofErr w:type="gramStart"/>
            <w:r w:rsidRPr="00FB0B06">
              <w:rPr>
                <w:rFonts w:ascii="Arial" w:eastAsia="Times New Roman" w:hAnsi="Arial" w:cs="Arial"/>
                <w:spacing w:val="-1"/>
                <w:sz w:val="20"/>
                <w:szCs w:val="20"/>
                <w:rPrChange w:id="10054" w:author="Adelino Naquarta Sepalanga Domingos" w:date="2025-03-05T09:28:00Z" w16du:dateUtc="2025-03-05T08:28:00Z">
                  <w:rPr>
                    <w:rFonts w:ascii="Times New Roman" w:eastAsia="Times New Roman" w:hAnsi="Times New Roman"/>
                    <w:spacing w:val="-1"/>
                  </w:rPr>
                </w:rPrChange>
              </w:rPr>
              <w:t>Numero</w:t>
            </w:r>
            <w:proofErr w:type="gramEnd"/>
            <w:r w:rsidRPr="00FB0B06">
              <w:rPr>
                <w:rFonts w:ascii="Arial" w:eastAsia="Times New Roman" w:hAnsi="Arial" w:cs="Arial"/>
                <w:spacing w:val="-1"/>
                <w:sz w:val="20"/>
                <w:szCs w:val="20"/>
                <w:rPrChange w:id="10055" w:author="Adelino Naquarta Sepalanga Domingos" w:date="2025-03-05T09:28:00Z" w16du:dateUtc="2025-03-05T08:28:00Z">
                  <w:rPr>
                    <w:rFonts w:ascii="Times New Roman" w:eastAsia="Times New Roman" w:hAnsi="Times New Roman"/>
                    <w:spacing w:val="-1"/>
                  </w:rPr>
                </w:rPrChange>
              </w:rPr>
              <w:t xml:space="preserve"> gerado pela aplicação (</w:t>
            </w:r>
            <w:proofErr w:type="spellStart"/>
            <w:r w:rsidRPr="00FB0B06">
              <w:rPr>
                <w:rFonts w:ascii="Arial" w:eastAsia="Times New Roman" w:hAnsi="Arial" w:cs="Arial"/>
                <w:spacing w:val="-1"/>
                <w:sz w:val="20"/>
                <w:szCs w:val="20"/>
                <w:rPrChange w:id="10056" w:author="Adelino Naquarta Sepalanga Domingos" w:date="2025-03-05T09:28:00Z" w16du:dateUtc="2025-03-05T08:28:00Z">
                  <w:rPr>
                    <w:rFonts w:ascii="Times New Roman" w:eastAsia="Times New Roman" w:hAnsi="Times New Roman"/>
                    <w:spacing w:val="-1"/>
                  </w:rPr>
                </w:rPrChange>
              </w:rPr>
              <w:t>SystemID</w:t>
            </w:r>
            <w:proofErr w:type="spellEnd"/>
            <w:r w:rsidRPr="00FB0B06">
              <w:rPr>
                <w:rFonts w:ascii="Arial" w:eastAsia="Times New Roman" w:hAnsi="Arial" w:cs="Arial"/>
                <w:spacing w:val="-1"/>
                <w:sz w:val="20"/>
                <w:szCs w:val="20"/>
                <w:rPrChange w:id="10057"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75E0CA4" w14:textId="77777777" w:rsidR="003F3EDE" w:rsidRPr="00FB0B06" w:rsidRDefault="003F3EDE" w:rsidP="0025185C">
            <w:pPr>
              <w:rPr>
                <w:rFonts w:ascii="Arial" w:eastAsia="Times New Roman" w:hAnsi="Arial" w:cs="Arial"/>
                <w:spacing w:val="-1"/>
                <w:sz w:val="20"/>
                <w:szCs w:val="20"/>
                <w:rPrChange w:id="1005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59" w:author="Adelino Naquarta Sepalanga Domingos" w:date="2025-03-05T09:28:00Z" w16du:dateUtc="2025-03-05T08:28:00Z">
                  <w:rPr>
                    <w:rFonts w:ascii="Times New Roman" w:eastAsia="Times New Roman" w:hAnsi="Times New Roman"/>
                    <w:spacing w:val="-1"/>
                  </w:rPr>
                </w:rPrChange>
              </w:rPr>
              <w:t>Número único do recibo gerado internamente pela aplicação.</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17E7B0" w14:textId="77777777" w:rsidR="003F3EDE" w:rsidRPr="00FB0B06" w:rsidRDefault="003F3EDE" w:rsidP="0025185C">
            <w:pPr>
              <w:jc w:val="center"/>
              <w:rPr>
                <w:rFonts w:ascii="Arial" w:eastAsia="Times New Roman" w:hAnsi="Arial" w:cs="Arial"/>
                <w:spacing w:val="-1"/>
                <w:sz w:val="20"/>
                <w:szCs w:val="20"/>
                <w:rPrChange w:id="1006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61" w:author="Adelino Naquarta Sepalanga Domingos" w:date="2025-03-05T09:28:00Z" w16du:dateUtc="2025-03-05T08:28:00Z">
                  <w:rPr>
                    <w:rFonts w:ascii="Times New Roman" w:eastAsia="Times New Roman" w:hAnsi="Times New Roman"/>
                    <w:spacing w:val="-1"/>
                  </w:rPr>
                </w:rPrChange>
              </w:rPr>
              <w:t>Texto 60</w:t>
            </w:r>
          </w:p>
        </w:tc>
      </w:tr>
      <w:tr w:rsidR="003F3EDE" w:rsidRPr="00FB0B06" w14:paraId="49C3A02D" w14:textId="77777777" w:rsidTr="0025185C">
        <w:trPr>
          <w:trHeight w:val="26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B2CACA9" w14:textId="77777777" w:rsidR="003F3EDE" w:rsidRPr="00FB0B06" w:rsidRDefault="003F3EDE" w:rsidP="0025185C">
            <w:pPr>
              <w:jc w:val="center"/>
              <w:rPr>
                <w:rFonts w:ascii="Arial" w:eastAsia="Times New Roman" w:hAnsi="Arial" w:cs="Arial"/>
                <w:spacing w:val="-1"/>
                <w:sz w:val="20"/>
                <w:szCs w:val="20"/>
                <w:rPrChange w:id="1006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63" w:author="Adelino Naquarta Sepalanga Domingos" w:date="2025-03-05T09:28:00Z" w16du:dateUtc="2025-03-05T08:28:00Z">
                  <w:rPr>
                    <w:rFonts w:ascii="Times New Roman" w:eastAsia="Times New Roman" w:hAnsi="Times New Roman"/>
                    <w:spacing w:val="-1"/>
                  </w:rPr>
                </w:rPrChange>
              </w:rPr>
              <w:t>4.4.4.9.</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BE89E5F" w14:textId="77777777" w:rsidR="003F3EDE" w:rsidRPr="00FB0B06" w:rsidRDefault="003F3EDE" w:rsidP="0025185C">
            <w:pPr>
              <w:jc w:val="center"/>
              <w:rPr>
                <w:rFonts w:ascii="Arial" w:eastAsia="Times New Roman" w:hAnsi="Arial" w:cs="Arial"/>
                <w:spacing w:val="-1"/>
                <w:sz w:val="20"/>
                <w:szCs w:val="20"/>
                <w:rPrChange w:id="1006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65"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106738" w14:textId="77777777" w:rsidR="003F3EDE" w:rsidRPr="00FB0B06" w:rsidRDefault="003F3EDE" w:rsidP="0025185C">
            <w:pPr>
              <w:rPr>
                <w:rFonts w:ascii="Arial" w:eastAsia="Times New Roman" w:hAnsi="Arial" w:cs="Arial"/>
                <w:spacing w:val="-1"/>
                <w:sz w:val="20"/>
                <w:szCs w:val="20"/>
                <w:rPrChange w:id="1006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67" w:author="Adelino Naquarta Sepalanga Domingos" w:date="2025-03-05T09:28:00Z" w16du:dateUtc="2025-03-05T08:28:00Z">
                  <w:rPr>
                    <w:rFonts w:ascii="Times New Roman" w:eastAsia="Times New Roman" w:hAnsi="Times New Roman"/>
                    <w:spacing w:val="-1"/>
                  </w:rPr>
                </w:rPrChange>
              </w:rPr>
              <w:t>Situação do documento (</w:t>
            </w:r>
            <w:proofErr w:type="spellStart"/>
            <w:r w:rsidRPr="00FB0B06">
              <w:rPr>
                <w:rFonts w:ascii="Arial" w:eastAsia="Times New Roman" w:hAnsi="Arial" w:cs="Arial"/>
                <w:spacing w:val="-1"/>
                <w:sz w:val="20"/>
                <w:szCs w:val="20"/>
                <w:rPrChange w:id="10068" w:author="Adelino Naquarta Sepalanga Domingos" w:date="2025-03-05T09:28:00Z" w16du:dateUtc="2025-03-05T08:28:00Z">
                  <w:rPr>
                    <w:rFonts w:ascii="Times New Roman" w:eastAsia="Times New Roman" w:hAnsi="Times New Roman"/>
                    <w:spacing w:val="-1"/>
                  </w:rPr>
                </w:rPrChange>
              </w:rPr>
              <w:t>DocumentStatus</w:t>
            </w:r>
            <w:proofErr w:type="spellEnd"/>
            <w:r w:rsidRPr="00FB0B06">
              <w:rPr>
                <w:rFonts w:ascii="Arial" w:eastAsia="Times New Roman" w:hAnsi="Arial" w:cs="Arial"/>
                <w:spacing w:val="-1"/>
                <w:sz w:val="20"/>
                <w:szCs w:val="20"/>
                <w:rPrChange w:id="10069"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E54BED7" w14:textId="77777777" w:rsidR="003F3EDE" w:rsidRPr="00FB0B06" w:rsidRDefault="003F3EDE" w:rsidP="0025185C">
            <w:pPr>
              <w:rPr>
                <w:rFonts w:ascii="Arial" w:eastAsia="Times New Roman" w:hAnsi="Arial" w:cs="Arial"/>
                <w:spacing w:val="-1"/>
                <w:sz w:val="20"/>
                <w:szCs w:val="20"/>
                <w:rPrChange w:id="10070"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29FC5F" w14:textId="77777777" w:rsidR="003F3EDE" w:rsidRPr="00FB0B06" w:rsidRDefault="003F3EDE" w:rsidP="0025185C">
            <w:pPr>
              <w:jc w:val="center"/>
              <w:rPr>
                <w:rFonts w:ascii="Arial" w:eastAsia="Times New Roman" w:hAnsi="Arial" w:cs="Arial"/>
                <w:spacing w:val="-1"/>
                <w:sz w:val="20"/>
                <w:szCs w:val="20"/>
                <w:rPrChange w:id="1007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72"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1284C0B5" w14:textId="77777777" w:rsidTr="0025185C">
        <w:trPr>
          <w:trHeight w:val="97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E4CC1D" w14:textId="77777777" w:rsidR="003F3EDE" w:rsidRPr="00FB0B06" w:rsidRDefault="003F3EDE" w:rsidP="0025185C">
            <w:pPr>
              <w:jc w:val="center"/>
              <w:rPr>
                <w:rFonts w:ascii="Arial" w:eastAsia="Times New Roman" w:hAnsi="Arial" w:cs="Arial"/>
                <w:spacing w:val="-1"/>
                <w:sz w:val="20"/>
                <w:szCs w:val="20"/>
                <w:rPrChange w:id="1007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74" w:author="Adelino Naquarta Sepalanga Domingos" w:date="2025-03-05T09:28:00Z" w16du:dateUtc="2025-03-05T08:28:00Z">
                  <w:rPr>
                    <w:rFonts w:ascii="Times New Roman" w:eastAsia="Times New Roman" w:hAnsi="Times New Roman"/>
                    <w:spacing w:val="-1"/>
                  </w:rPr>
                </w:rPrChange>
              </w:rPr>
              <w:t>4.4.4.9.1.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7778B6" w14:textId="77777777" w:rsidR="003F3EDE" w:rsidRPr="00FB0B06" w:rsidRDefault="003F3EDE" w:rsidP="0025185C">
            <w:pPr>
              <w:jc w:val="center"/>
              <w:rPr>
                <w:rFonts w:ascii="Arial" w:eastAsia="Times New Roman" w:hAnsi="Arial" w:cs="Arial"/>
                <w:spacing w:val="-1"/>
                <w:sz w:val="20"/>
                <w:szCs w:val="20"/>
                <w:rPrChange w:id="1007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76"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65EA17A" w14:textId="77777777" w:rsidR="003F3EDE" w:rsidRPr="00FB0B06" w:rsidRDefault="003F3EDE" w:rsidP="0025185C">
            <w:pPr>
              <w:rPr>
                <w:rFonts w:ascii="Arial" w:eastAsia="Times New Roman" w:hAnsi="Arial" w:cs="Arial"/>
                <w:spacing w:val="-1"/>
                <w:sz w:val="20"/>
                <w:szCs w:val="20"/>
                <w:rPrChange w:id="1007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78" w:author="Adelino Naquarta Sepalanga Domingos" w:date="2025-03-05T09:28:00Z" w16du:dateUtc="2025-03-05T08:28:00Z">
                  <w:rPr>
                    <w:rFonts w:ascii="Times New Roman" w:eastAsia="Times New Roman" w:hAnsi="Times New Roman"/>
                    <w:spacing w:val="-1"/>
                  </w:rPr>
                </w:rPrChange>
              </w:rPr>
              <w:t>Estado actual do recibo (</w:t>
            </w:r>
            <w:proofErr w:type="spellStart"/>
            <w:r w:rsidRPr="00FB0B06">
              <w:rPr>
                <w:rFonts w:ascii="Arial" w:eastAsia="Times New Roman" w:hAnsi="Arial" w:cs="Arial"/>
                <w:spacing w:val="-1"/>
                <w:sz w:val="20"/>
                <w:szCs w:val="20"/>
                <w:rPrChange w:id="10079" w:author="Adelino Naquarta Sepalanga Domingos" w:date="2025-03-05T09:28:00Z" w16du:dateUtc="2025-03-05T08:28:00Z">
                  <w:rPr>
                    <w:rFonts w:ascii="Times New Roman" w:eastAsia="Times New Roman" w:hAnsi="Times New Roman"/>
                    <w:spacing w:val="-1"/>
                  </w:rPr>
                </w:rPrChange>
              </w:rPr>
              <w:t>PaymentStatus</w:t>
            </w:r>
            <w:proofErr w:type="spellEnd"/>
            <w:r w:rsidRPr="00FB0B06">
              <w:rPr>
                <w:rFonts w:ascii="Arial" w:eastAsia="Times New Roman" w:hAnsi="Arial" w:cs="Arial"/>
                <w:spacing w:val="-1"/>
                <w:sz w:val="20"/>
                <w:szCs w:val="20"/>
                <w:rPrChange w:id="10080"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65AA79" w14:textId="77777777" w:rsidR="003F3EDE" w:rsidRPr="00FB0B06" w:rsidRDefault="003F3EDE" w:rsidP="0025185C">
            <w:pPr>
              <w:rPr>
                <w:rFonts w:ascii="Arial" w:eastAsia="Times New Roman" w:hAnsi="Arial" w:cs="Arial"/>
                <w:spacing w:val="-1"/>
                <w:sz w:val="20"/>
                <w:szCs w:val="20"/>
                <w:rPrChange w:id="1008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82" w:author="Adelino Naquarta Sepalanga Domingos" w:date="2025-03-05T09:28:00Z" w16du:dateUtc="2025-03-05T08:28:00Z">
                  <w:rPr>
                    <w:rFonts w:ascii="Times New Roman" w:eastAsia="Times New Roman" w:hAnsi="Times New Roman"/>
                    <w:spacing w:val="-1"/>
                  </w:rPr>
                </w:rPrChange>
              </w:rPr>
              <w:t>Deve ser preenchido com:</w:t>
            </w:r>
          </w:p>
          <w:p w14:paraId="5249C60A" w14:textId="77777777" w:rsidR="003F3EDE" w:rsidRPr="00FB0B06" w:rsidRDefault="003F3EDE" w:rsidP="0025185C">
            <w:pPr>
              <w:spacing w:after="0"/>
              <w:rPr>
                <w:rFonts w:ascii="Arial" w:eastAsia="Times New Roman" w:hAnsi="Arial" w:cs="Arial"/>
                <w:spacing w:val="-1"/>
                <w:sz w:val="20"/>
                <w:szCs w:val="20"/>
                <w:rPrChange w:id="1008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84" w:author="Adelino Naquarta Sepalanga Domingos" w:date="2025-03-05T09:28:00Z" w16du:dateUtc="2025-03-05T08:28:00Z">
                  <w:rPr>
                    <w:rFonts w:ascii="Times New Roman" w:eastAsia="Times New Roman" w:hAnsi="Times New Roman"/>
                    <w:spacing w:val="-1"/>
                  </w:rPr>
                </w:rPrChange>
              </w:rPr>
              <w:t xml:space="preserve">“N” – Recibo normal e vigente; </w:t>
            </w:r>
          </w:p>
          <w:p w14:paraId="733F3E8D" w14:textId="77777777" w:rsidR="003F3EDE" w:rsidRPr="00FB0B06" w:rsidRDefault="003F3EDE" w:rsidP="0025185C">
            <w:pPr>
              <w:spacing w:after="0"/>
              <w:rPr>
                <w:rFonts w:ascii="Arial" w:eastAsia="Times New Roman" w:hAnsi="Arial" w:cs="Arial"/>
                <w:spacing w:val="-1"/>
                <w:sz w:val="20"/>
                <w:szCs w:val="20"/>
                <w:rPrChange w:id="1008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86" w:author="Adelino Naquarta Sepalanga Domingos" w:date="2025-03-05T09:28:00Z" w16du:dateUtc="2025-03-05T08:28:00Z">
                  <w:rPr>
                    <w:rFonts w:ascii="Times New Roman" w:eastAsia="Times New Roman" w:hAnsi="Times New Roman"/>
                    <w:spacing w:val="-1"/>
                  </w:rPr>
                </w:rPrChange>
              </w:rPr>
              <w:t>“A” – Recibo anulado.</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4FAE04" w14:textId="77777777" w:rsidR="003F3EDE" w:rsidRPr="00FB0B06" w:rsidRDefault="003F3EDE" w:rsidP="0025185C">
            <w:pPr>
              <w:jc w:val="center"/>
              <w:rPr>
                <w:rFonts w:ascii="Arial" w:eastAsia="Times New Roman" w:hAnsi="Arial" w:cs="Arial"/>
                <w:spacing w:val="-1"/>
                <w:sz w:val="20"/>
                <w:szCs w:val="20"/>
                <w:rPrChange w:id="10087" w:author="Adelino Naquarta Sepalanga Domingos" w:date="2025-03-05T09:28:00Z" w16du:dateUtc="2025-03-05T08:28:00Z">
                  <w:rPr>
                    <w:rFonts w:ascii="Times New Roman" w:eastAsia="Times New Roman" w:hAnsi="Times New Roman"/>
                    <w:spacing w:val="-1"/>
                  </w:rPr>
                </w:rPrChange>
              </w:rPr>
            </w:pPr>
          </w:p>
          <w:p w14:paraId="77D3C6F6" w14:textId="77777777" w:rsidR="003F3EDE" w:rsidRPr="00FB0B06" w:rsidRDefault="003F3EDE" w:rsidP="0025185C">
            <w:pPr>
              <w:jc w:val="center"/>
              <w:rPr>
                <w:rFonts w:ascii="Arial" w:eastAsia="Times New Roman" w:hAnsi="Arial" w:cs="Arial"/>
                <w:spacing w:val="-1"/>
                <w:sz w:val="20"/>
                <w:szCs w:val="20"/>
                <w:rPrChange w:id="1008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89" w:author="Adelino Naquarta Sepalanga Domingos" w:date="2025-03-05T09:28:00Z" w16du:dateUtc="2025-03-05T08:28:00Z">
                  <w:rPr>
                    <w:rFonts w:ascii="Times New Roman" w:eastAsia="Times New Roman" w:hAnsi="Times New Roman"/>
                    <w:spacing w:val="-1"/>
                  </w:rPr>
                </w:rPrChange>
              </w:rPr>
              <w:t>Texto 1</w:t>
            </w:r>
          </w:p>
        </w:tc>
      </w:tr>
      <w:tr w:rsidR="003F3EDE" w:rsidRPr="00FB0B06" w14:paraId="76EF7CD7" w14:textId="77777777" w:rsidTr="0025185C">
        <w:trPr>
          <w:trHeight w:val="118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E1A49E" w14:textId="77777777" w:rsidR="003F3EDE" w:rsidRPr="00FB0B06" w:rsidRDefault="003F3EDE" w:rsidP="0025185C">
            <w:pPr>
              <w:jc w:val="center"/>
              <w:rPr>
                <w:rFonts w:ascii="Arial" w:eastAsia="Times New Roman" w:hAnsi="Arial" w:cs="Arial"/>
                <w:spacing w:val="-1"/>
                <w:sz w:val="20"/>
                <w:szCs w:val="20"/>
                <w:rPrChange w:id="1009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91" w:author="Adelino Naquarta Sepalanga Domingos" w:date="2025-03-05T09:28:00Z" w16du:dateUtc="2025-03-05T08:28:00Z">
                  <w:rPr>
                    <w:rFonts w:ascii="Times New Roman" w:eastAsia="Times New Roman" w:hAnsi="Times New Roman"/>
                    <w:spacing w:val="-1"/>
                  </w:rPr>
                </w:rPrChange>
              </w:rPr>
              <w:t>4.4.4.9.2.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74F21A" w14:textId="77777777" w:rsidR="003F3EDE" w:rsidRPr="00FB0B06" w:rsidRDefault="003F3EDE" w:rsidP="0025185C">
            <w:pPr>
              <w:jc w:val="center"/>
              <w:rPr>
                <w:rFonts w:ascii="Arial" w:eastAsia="Times New Roman" w:hAnsi="Arial" w:cs="Arial"/>
                <w:spacing w:val="-1"/>
                <w:sz w:val="20"/>
                <w:szCs w:val="20"/>
                <w:rPrChange w:id="1009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93"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78ABD6" w14:textId="77777777" w:rsidR="003F3EDE" w:rsidRPr="00FB0B06" w:rsidRDefault="003F3EDE" w:rsidP="0025185C">
            <w:pPr>
              <w:rPr>
                <w:rFonts w:ascii="Arial" w:eastAsia="Times New Roman" w:hAnsi="Arial" w:cs="Arial"/>
                <w:spacing w:val="-1"/>
                <w:sz w:val="20"/>
                <w:szCs w:val="20"/>
                <w:rPrChange w:id="1009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95" w:author="Adelino Naquarta Sepalanga Domingos" w:date="2025-03-05T09:28:00Z" w16du:dateUtc="2025-03-05T08:28:00Z">
                  <w:rPr>
                    <w:rFonts w:ascii="Times New Roman" w:eastAsia="Times New Roman" w:hAnsi="Times New Roman"/>
                    <w:spacing w:val="-1"/>
                  </w:rPr>
                </w:rPrChange>
              </w:rPr>
              <w:t>Data e hora do estado actual do recibo (</w:t>
            </w:r>
            <w:proofErr w:type="spellStart"/>
            <w:r w:rsidRPr="00FB0B06">
              <w:rPr>
                <w:rFonts w:ascii="Arial" w:eastAsia="Times New Roman" w:hAnsi="Arial" w:cs="Arial"/>
                <w:spacing w:val="-1"/>
                <w:sz w:val="20"/>
                <w:szCs w:val="20"/>
                <w:rPrChange w:id="10096" w:author="Adelino Naquarta Sepalanga Domingos" w:date="2025-03-05T09:28:00Z" w16du:dateUtc="2025-03-05T08:28:00Z">
                  <w:rPr>
                    <w:rFonts w:ascii="Times New Roman" w:eastAsia="Times New Roman" w:hAnsi="Times New Roman"/>
                    <w:spacing w:val="-1"/>
                  </w:rPr>
                </w:rPrChange>
              </w:rPr>
              <w:t>PaymentStatusDate</w:t>
            </w:r>
            <w:proofErr w:type="spellEnd"/>
            <w:r w:rsidRPr="00FB0B06">
              <w:rPr>
                <w:rFonts w:ascii="Arial" w:eastAsia="Times New Roman" w:hAnsi="Arial" w:cs="Arial"/>
                <w:spacing w:val="-1"/>
                <w:sz w:val="20"/>
                <w:szCs w:val="20"/>
                <w:rPrChange w:id="10097"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64E2CB" w14:textId="77777777" w:rsidR="003F3EDE" w:rsidRPr="00FB0B06" w:rsidRDefault="003F3EDE" w:rsidP="0025185C">
            <w:pPr>
              <w:rPr>
                <w:rFonts w:ascii="Arial" w:eastAsia="Times New Roman" w:hAnsi="Arial" w:cs="Arial"/>
                <w:spacing w:val="-1"/>
                <w:sz w:val="20"/>
                <w:szCs w:val="20"/>
                <w:rPrChange w:id="1009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099" w:author="Adelino Naquarta Sepalanga Domingos" w:date="2025-03-05T09:28:00Z" w16du:dateUtc="2025-03-05T08:28:00Z">
                  <w:rPr>
                    <w:rFonts w:ascii="Times New Roman" w:eastAsia="Times New Roman" w:hAnsi="Times New Roman"/>
                    <w:spacing w:val="-1"/>
                  </w:rPr>
                </w:rPrChange>
              </w:rPr>
              <w:t xml:space="preserve">Data da última gravação do estado do recibo ao segundo. Tipo data e hora: “AAAA-MM- </w:t>
            </w:r>
            <w:proofErr w:type="spellStart"/>
            <w:r w:rsidRPr="00FB0B06">
              <w:rPr>
                <w:rFonts w:ascii="Arial" w:eastAsia="Times New Roman" w:hAnsi="Arial" w:cs="Arial"/>
                <w:spacing w:val="-1"/>
                <w:sz w:val="20"/>
                <w:szCs w:val="20"/>
                <w:rPrChange w:id="10100" w:author="Adelino Naquarta Sepalanga Domingos" w:date="2025-03-05T09:28:00Z" w16du:dateUtc="2025-03-05T08:28:00Z">
                  <w:rPr>
                    <w:rFonts w:ascii="Times New Roman" w:eastAsia="Times New Roman" w:hAnsi="Times New Roman"/>
                    <w:spacing w:val="-1"/>
                  </w:rPr>
                </w:rPrChange>
              </w:rPr>
              <w:t>DDThh:</w:t>
            </w:r>
            <w:proofErr w:type="gramStart"/>
            <w:r w:rsidRPr="00FB0B06">
              <w:rPr>
                <w:rFonts w:ascii="Arial" w:eastAsia="Times New Roman" w:hAnsi="Arial" w:cs="Arial"/>
                <w:spacing w:val="-1"/>
                <w:sz w:val="20"/>
                <w:szCs w:val="20"/>
                <w:rPrChange w:id="10101" w:author="Adelino Naquarta Sepalanga Domingos" w:date="2025-03-05T09:28:00Z" w16du:dateUtc="2025-03-05T08:28:00Z">
                  <w:rPr>
                    <w:rFonts w:ascii="Times New Roman" w:eastAsia="Times New Roman" w:hAnsi="Times New Roman"/>
                    <w:spacing w:val="-1"/>
                  </w:rPr>
                </w:rPrChange>
              </w:rPr>
              <w:t>mm:ss</w:t>
            </w:r>
            <w:proofErr w:type="spellEnd"/>
            <w:proofErr w:type="gramEnd"/>
            <w:r w:rsidRPr="00FB0B06">
              <w:rPr>
                <w:rFonts w:ascii="Arial" w:eastAsia="Times New Roman" w:hAnsi="Arial" w:cs="Arial"/>
                <w:spacing w:val="-1"/>
                <w:sz w:val="20"/>
                <w:szCs w:val="20"/>
                <w:rPrChange w:id="10102" w:author="Adelino Naquarta Sepalanga Domingos" w:date="2025-03-05T09:28:00Z" w16du:dateUtc="2025-03-05T08:28:00Z">
                  <w:rPr>
                    <w:rFonts w:ascii="Times New Roman" w:eastAsia="Times New Roman" w:hAnsi="Times New Roman"/>
                    <w:spacing w:val="-1"/>
                  </w:rPr>
                </w:rPrChange>
              </w:rPr>
              <w:t>”.</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25D6C7A" w14:textId="77777777" w:rsidR="003F3EDE" w:rsidRPr="00FB0B06" w:rsidRDefault="003F3EDE" w:rsidP="0025185C">
            <w:pPr>
              <w:jc w:val="center"/>
              <w:rPr>
                <w:rFonts w:ascii="Arial" w:eastAsia="Times New Roman" w:hAnsi="Arial" w:cs="Arial"/>
                <w:spacing w:val="-1"/>
                <w:sz w:val="20"/>
                <w:szCs w:val="20"/>
                <w:rPrChange w:id="10103" w:author="Adelino Naquarta Sepalanga Domingos" w:date="2025-03-05T09:28:00Z" w16du:dateUtc="2025-03-05T08:28:00Z">
                  <w:rPr>
                    <w:rFonts w:ascii="Times New Roman" w:eastAsia="Times New Roman" w:hAnsi="Times New Roman"/>
                    <w:spacing w:val="-1"/>
                  </w:rPr>
                </w:rPrChange>
              </w:rPr>
            </w:pPr>
          </w:p>
          <w:p w14:paraId="551738EB" w14:textId="77777777" w:rsidR="003F3EDE" w:rsidRPr="00FB0B06" w:rsidRDefault="003F3EDE" w:rsidP="0025185C">
            <w:pPr>
              <w:jc w:val="center"/>
              <w:rPr>
                <w:rFonts w:ascii="Arial" w:eastAsia="Times New Roman" w:hAnsi="Arial" w:cs="Arial"/>
                <w:spacing w:val="-1"/>
                <w:sz w:val="20"/>
                <w:szCs w:val="20"/>
                <w:rPrChange w:id="1010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05" w:author="Adelino Naquarta Sepalanga Domingos" w:date="2025-03-05T09:28:00Z" w16du:dateUtc="2025-03-05T08:28:00Z">
                  <w:rPr>
                    <w:rFonts w:ascii="Times New Roman" w:eastAsia="Times New Roman" w:hAnsi="Times New Roman"/>
                    <w:spacing w:val="-1"/>
                  </w:rPr>
                </w:rPrChange>
              </w:rPr>
              <w:t>Data e Hora</w:t>
            </w:r>
          </w:p>
        </w:tc>
      </w:tr>
      <w:tr w:rsidR="003F3EDE" w:rsidRPr="00FB0B06" w14:paraId="725F2503" w14:textId="77777777" w:rsidTr="0025185C">
        <w:trPr>
          <w:trHeight w:val="96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954368" w14:textId="77777777" w:rsidR="003F3EDE" w:rsidRPr="00FB0B06" w:rsidRDefault="003F3EDE" w:rsidP="0025185C">
            <w:pPr>
              <w:jc w:val="center"/>
              <w:rPr>
                <w:rFonts w:ascii="Arial" w:eastAsia="Times New Roman" w:hAnsi="Arial" w:cs="Arial"/>
                <w:spacing w:val="-1"/>
                <w:sz w:val="20"/>
                <w:szCs w:val="20"/>
                <w:rPrChange w:id="1010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07" w:author="Adelino Naquarta Sepalanga Domingos" w:date="2025-03-05T09:28:00Z" w16du:dateUtc="2025-03-05T08:28:00Z">
                  <w:rPr>
                    <w:rFonts w:ascii="Times New Roman" w:eastAsia="Times New Roman" w:hAnsi="Times New Roman"/>
                    <w:spacing w:val="-1"/>
                  </w:rPr>
                </w:rPrChange>
              </w:rPr>
              <w:t>4.4.4.9.3.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547DDFF" w14:textId="77777777" w:rsidR="003F3EDE" w:rsidRPr="00FB0B06" w:rsidRDefault="003F3EDE" w:rsidP="0025185C">
            <w:pPr>
              <w:jc w:val="center"/>
              <w:rPr>
                <w:rFonts w:ascii="Arial" w:eastAsia="Times New Roman" w:hAnsi="Arial" w:cs="Arial"/>
                <w:spacing w:val="-1"/>
                <w:sz w:val="20"/>
                <w:szCs w:val="20"/>
                <w:rPrChange w:id="10108"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1C6B16" w14:textId="77777777" w:rsidR="003F3EDE" w:rsidRPr="00FB0B06" w:rsidRDefault="003F3EDE" w:rsidP="0025185C">
            <w:pPr>
              <w:rPr>
                <w:rFonts w:ascii="Arial" w:eastAsia="Times New Roman" w:hAnsi="Arial" w:cs="Arial"/>
                <w:spacing w:val="-1"/>
                <w:sz w:val="20"/>
                <w:szCs w:val="20"/>
                <w:rPrChange w:id="1010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10" w:author="Adelino Naquarta Sepalanga Domingos" w:date="2025-03-05T09:28:00Z" w16du:dateUtc="2025-03-05T08:28:00Z">
                  <w:rPr>
                    <w:rFonts w:ascii="Times New Roman" w:eastAsia="Times New Roman" w:hAnsi="Times New Roman"/>
                    <w:spacing w:val="-1"/>
                  </w:rPr>
                </w:rPrChange>
              </w:rPr>
              <w:t>Motivo da alteração de estado do recibo (</w:t>
            </w:r>
            <w:proofErr w:type="spellStart"/>
            <w:r w:rsidRPr="00FB0B06">
              <w:rPr>
                <w:rFonts w:ascii="Arial" w:eastAsia="Times New Roman" w:hAnsi="Arial" w:cs="Arial"/>
                <w:spacing w:val="-1"/>
                <w:sz w:val="20"/>
                <w:szCs w:val="20"/>
                <w:rPrChange w:id="10111" w:author="Adelino Naquarta Sepalanga Domingos" w:date="2025-03-05T09:28:00Z" w16du:dateUtc="2025-03-05T08:28:00Z">
                  <w:rPr>
                    <w:rFonts w:ascii="Times New Roman" w:eastAsia="Times New Roman" w:hAnsi="Times New Roman"/>
                    <w:spacing w:val="-1"/>
                  </w:rPr>
                </w:rPrChange>
              </w:rPr>
              <w:t>Reason</w:t>
            </w:r>
            <w:proofErr w:type="spellEnd"/>
            <w:r w:rsidRPr="00FB0B06">
              <w:rPr>
                <w:rFonts w:ascii="Arial" w:eastAsia="Times New Roman" w:hAnsi="Arial" w:cs="Arial"/>
                <w:spacing w:val="-1"/>
                <w:sz w:val="20"/>
                <w:szCs w:val="20"/>
                <w:rPrChange w:id="10112"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44F09B" w14:textId="77777777" w:rsidR="003F3EDE" w:rsidRPr="00FB0B06" w:rsidRDefault="003F3EDE" w:rsidP="0025185C">
            <w:pPr>
              <w:rPr>
                <w:rFonts w:ascii="Arial" w:eastAsia="Times New Roman" w:hAnsi="Arial" w:cs="Arial"/>
                <w:spacing w:val="-1"/>
                <w:sz w:val="20"/>
                <w:szCs w:val="20"/>
                <w:rPrChange w:id="1011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14" w:author="Adelino Naquarta Sepalanga Domingos" w:date="2025-03-05T09:28:00Z" w16du:dateUtc="2025-03-05T08:28:00Z">
                  <w:rPr>
                    <w:rFonts w:ascii="Times New Roman" w:eastAsia="Times New Roman" w:hAnsi="Times New Roman"/>
                    <w:spacing w:val="-1"/>
                  </w:rPr>
                </w:rPrChange>
              </w:rPr>
              <w:t>Deve ser indicada a razão que levou à alteração de estado do recibo.</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CF13F9" w14:textId="77777777" w:rsidR="003F3EDE" w:rsidRPr="00FB0B06" w:rsidRDefault="003F3EDE" w:rsidP="0025185C">
            <w:pPr>
              <w:jc w:val="center"/>
              <w:rPr>
                <w:rFonts w:ascii="Arial" w:eastAsia="Times New Roman" w:hAnsi="Arial" w:cs="Arial"/>
                <w:spacing w:val="-1"/>
                <w:sz w:val="20"/>
                <w:szCs w:val="20"/>
                <w:rPrChange w:id="10115" w:author="Adelino Naquarta Sepalanga Domingos" w:date="2025-03-05T09:28:00Z" w16du:dateUtc="2025-03-05T08:28:00Z">
                  <w:rPr>
                    <w:rFonts w:ascii="Times New Roman" w:eastAsia="Times New Roman" w:hAnsi="Times New Roman"/>
                    <w:spacing w:val="-1"/>
                  </w:rPr>
                </w:rPrChange>
              </w:rPr>
            </w:pPr>
          </w:p>
          <w:p w14:paraId="503DEAA2" w14:textId="77777777" w:rsidR="003F3EDE" w:rsidRPr="00FB0B06" w:rsidRDefault="003F3EDE" w:rsidP="0025185C">
            <w:pPr>
              <w:jc w:val="center"/>
              <w:rPr>
                <w:rFonts w:ascii="Arial" w:eastAsia="Times New Roman" w:hAnsi="Arial" w:cs="Arial"/>
                <w:spacing w:val="-1"/>
                <w:sz w:val="20"/>
                <w:szCs w:val="20"/>
                <w:rPrChange w:id="1011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17" w:author="Adelino Naquarta Sepalanga Domingos" w:date="2025-03-05T09:28:00Z" w16du:dateUtc="2025-03-05T08:28:00Z">
                  <w:rPr>
                    <w:rFonts w:ascii="Times New Roman" w:eastAsia="Times New Roman" w:hAnsi="Times New Roman"/>
                    <w:spacing w:val="-1"/>
                  </w:rPr>
                </w:rPrChange>
              </w:rPr>
              <w:t>Texto 50</w:t>
            </w:r>
          </w:p>
        </w:tc>
      </w:tr>
      <w:tr w:rsidR="003F3EDE" w:rsidRPr="00FB0B06" w14:paraId="236657B1" w14:textId="77777777" w:rsidTr="0025185C">
        <w:trPr>
          <w:trHeight w:val="65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71BCDF7" w14:textId="77777777" w:rsidR="003F3EDE" w:rsidRPr="00FB0B06" w:rsidRDefault="003F3EDE" w:rsidP="0025185C">
            <w:pPr>
              <w:jc w:val="center"/>
              <w:rPr>
                <w:rFonts w:ascii="Arial" w:eastAsia="Times New Roman" w:hAnsi="Arial" w:cs="Arial"/>
                <w:spacing w:val="-1"/>
                <w:sz w:val="20"/>
                <w:szCs w:val="20"/>
                <w:rPrChange w:id="1011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19" w:author="Adelino Naquarta Sepalanga Domingos" w:date="2025-03-05T09:28:00Z" w16du:dateUtc="2025-03-05T08:28:00Z">
                  <w:rPr>
                    <w:rFonts w:ascii="Times New Roman" w:eastAsia="Times New Roman" w:hAnsi="Times New Roman"/>
                    <w:spacing w:val="-1"/>
                  </w:rPr>
                </w:rPrChange>
              </w:rPr>
              <w:lastRenderedPageBreak/>
              <w:t>4.4.4.9.4.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B94989" w14:textId="77777777" w:rsidR="003F3EDE" w:rsidRPr="00FB0B06" w:rsidRDefault="003F3EDE" w:rsidP="0025185C">
            <w:pPr>
              <w:jc w:val="center"/>
              <w:rPr>
                <w:rFonts w:ascii="Arial" w:eastAsia="Times New Roman" w:hAnsi="Arial" w:cs="Arial"/>
                <w:spacing w:val="-1"/>
                <w:sz w:val="20"/>
                <w:szCs w:val="20"/>
                <w:rPrChange w:id="1012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21"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46C737" w14:textId="77777777" w:rsidR="003F3EDE" w:rsidRPr="00FB0B06" w:rsidRDefault="003F3EDE" w:rsidP="0025185C">
            <w:pPr>
              <w:rPr>
                <w:rFonts w:ascii="Arial" w:eastAsia="Times New Roman" w:hAnsi="Arial" w:cs="Arial"/>
                <w:spacing w:val="-1"/>
                <w:sz w:val="20"/>
                <w:szCs w:val="20"/>
                <w:rPrChange w:id="1012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23" w:author="Adelino Naquarta Sepalanga Domingos" w:date="2025-03-05T09:28:00Z" w16du:dateUtc="2025-03-05T08:28:00Z">
                  <w:rPr>
                    <w:rFonts w:ascii="Times New Roman" w:eastAsia="Times New Roman" w:hAnsi="Times New Roman"/>
                    <w:spacing w:val="-1"/>
                  </w:rPr>
                </w:rPrChange>
              </w:rPr>
              <w:t>Código do utilizador (</w:t>
            </w:r>
            <w:proofErr w:type="spellStart"/>
            <w:r w:rsidRPr="00FB0B06">
              <w:rPr>
                <w:rFonts w:ascii="Arial" w:eastAsia="Times New Roman" w:hAnsi="Arial" w:cs="Arial"/>
                <w:spacing w:val="-1"/>
                <w:sz w:val="20"/>
                <w:szCs w:val="20"/>
                <w:rPrChange w:id="10124" w:author="Adelino Naquarta Sepalanga Domingos" w:date="2025-03-05T09:28:00Z" w16du:dateUtc="2025-03-05T08:28:00Z">
                  <w:rPr>
                    <w:rFonts w:ascii="Times New Roman" w:eastAsia="Times New Roman" w:hAnsi="Times New Roman"/>
                    <w:spacing w:val="-1"/>
                  </w:rPr>
                </w:rPrChange>
              </w:rPr>
              <w:t>SourceID</w:t>
            </w:r>
            <w:proofErr w:type="spellEnd"/>
            <w:r w:rsidRPr="00FB0B06">
              <w:rPr>
                <w:rFonts w:ascii="Arial" w:eastAsia="Times New Roman" w:hAnsi="Arial" w:cs="Arial"/>
                <w:spacing w:val="-1"/>
                <w:sz w:val="20"/>
                <w:szCs w:val="20"/>
                <w:rPrChange w:id="10125"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555688" w14:textId="77777777" w:rsidR="003F3EDE" w:rsidRPr="00FB0B06" w:rsidRDefault="003F3EDE" w:rsidP="0025185C">
            <w:pPr>
              <w:rPr>
                <w:rFonts w:ascii="Arial" w:eastAsia="Times New Roman" w:hAnsi="Arial" w:cs="Arial"/>
                <w:spacing w:val="-1"/>
                <w:sz w:val="20"/>
                <w:szCs w:val="20"/>
                <w:rPrChange w:id="1012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27" w:author="Adelino Naquarta Sepalanga Domingos" w:date="2025-03-05T09:28:00Z" w16du:dateUtc="2025-03-05T08:28:00Z">
                  <w:rPr>
                    <w:rFonts w:ascii="Times New Roman" w:eastAsia="Times New Roman" w:hAnsi="Times New Roman"/>
                    <w:spacing w:val="-1"/>
                  </w:rPr>
                </w:rPrChange>
              </w:rPr>
              <w:t>Utilizador responsável pelo estado actual do recibo.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E5792B" w14:textId="77777777" w:rsidR="003F3EDE" w:rsidRPr="00FB0B06" w:rsidRDefault="003F3EDE" w:rsidP="0025185C">
            <w:pPr>
              <w:jc w:val="center"/>
              <w:rPr>
                <w:rFonts w:ascii="Arial" w:eastAsia="Times New Roman" w:hAnsi="Arial" w:cs="Arial"/>
                <w:spacing w:val="-1"/>
                <w:sz w:val="20"/>
                <w:szCs w:val="20"/>
                <w:rPrChange w:id="1012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29" w:author="Adelino Naquarta Sepalanga Domingos" w:date="2025-03-05T09:28:00Z" w16du:dateUtc="2025-03-05T08:28:00Z">
                  <w:rPr>
                    <w:rFonts w:ascii="Times New Roman" w:eastAsia="Times New Roman" w:hAnsi="Times New Roman"/>
                    <w:spacing w:val="-1"/>
                  </w:rPr>
                </w:rPrChange>
              </w:rPr>
              <w:t>Texto 30</w:t>
            </w:r>
          </w:p>
        </w:tc>
      </w:tr>
      <w:tr w:rsidR="003F3EDE" w:rsidRPr="00FB0B06" w14:paraId="2E80E2FB" w14:textId="77777777" w:rsidTr="0025185C">
        <w:trPr>
          <w:trHeight w:val="181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3ED873" w14:textId="77777777" w:rsidR="003F3EDE" w:rsidRPr="00FB0B06" w:rsidRDefault="003F3EDE" w:rsidP="0025185C">
            <w:pPr>
              <w:jc w:val="center"/>
              <w:rPr>
                <w:rFonts w:ascii="Arial" w:eastAsia="Times New Roman" w:hAnsi="Arial" w:cs="Arial"/>
                <w:spacing w:val="-1"/>
                <w:sz w:val="20"/>
                <w:szCs w:val="20"/>
                <w:rPrChange w:id="10130" w:author="Adelino Naquarta Sepalanga Domingos" w:date="2025-03-05T09:28:00Z" w16du:dateUtc="2025-03-05T08:28:00Z">
                  <w:rPr>
                    <w:rFonts w:ascii="Times New Roman" w:eastAsia="Times New Roman" w:hAnsi="Times New Roman"/>
                    <w:spacing w:val="-1"/>
                  </w:rPr>
                </w:rPrChange>
              </w:rPr>
            </w:pPr>
          </w:p>
          <w:p w14:paraId="0E0281A2" w14:textId="77777777" w:rsidR="003F3EDE" w:rsidRPr="00FB0B06" w:rsidRDefault="003F3EDE" w:rsidP="0025185C">
            <w:pPr>
              <w:jc w:val="center"/>
              <w:rPr>
                <w:rFonts w:ascii="Arial" w:eastAsia="Times New Roman" w:hAnsi="Arial" w:cs="Arial"/>
                <w:spacing w:val="-1"/>
                <w:sz w:val="20"/>
                <w:szCs w:val="20"/>
                <w:rPrChange w:id="10131" w:author="Adelino Naquarta Sepalanga Domingos" w:date="2025-03-05T09:28:00Z" w16du:dateUtc="2025-03-05T08:28:00Z">
                  <w:rPr>
                    <w:rFonts w:ascii="Times New Roman" w:eastAsia="Times New Roman" w:hAnsi="Times New Roman"/>
                    <w:spacing w:val="-1"/>
                  </w:rPr>
                </w:rPrChange>
              </w:rPr>
            </w:pPr>
          </w:p>
          <w:p w14:paraId="1133CCC4" w14:textId="77777777" w:rsidR="003F3EDE" w:rsidRPr="00FB0B06" w:rsidRDefault="003F3EDE" w:rsidP="0025185C">
            <w:pPr>
              <w:jc w:val="center"/>
              <w:rPr>
                <w:rFonts w:ascii="Arial" w:eastAsia="Times New Roman" w:hAnsi="Arial" w:cs="Arial"/>
                <w:spacing w:val="-1"/>
                <w:sz w:val="20"/>
                <w:szCs w:val="20"/>
                <w:rPrChange w:id="1013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33" w:author="Adelino Naquarta Sepalanga Domingos" w:date="2025-03-05T09:28:00Z" w16du:dateUtc="2025-03-05T08:28:00Z">
                  <w:rPr>
                    <w:rFonts w:ascii="Times New Roman" w:eastAsia="Times New Roman" w:hAnsi="Times New Roman"/>
                    <w:spacing w:val="-1"/>
                  </w:rPr>
                </w:rPrChange>
              </w:rPr>
              <w:t>4.4.4.9.5.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43356D" w14:textId="77777777" w:rsidR="003F3EDE" w:rsidRPr="00FB0B06" w:rsidRDefault="003F3EDE" w:rsidP="0025185C">
            <w:pPr>
              <w:jc w:val="center"/>
              <w:rPr>
                <w:rFonts w:ascii="Arial" w:eastAsia="Times New Roman" w:hAnsi="Arial" w:cs="Arial"/>
                <w:spacing w:val="-1"/>
                <w:sz w:val="20"/>
                <w:szCs w:val="20"/>
                <w:rPrChange w:id="10134" w:author="Adelino Naquarta Sepalanga Domingos" w:date="2025-03-05T09:28:00Z" w16du:dateUtc="2025-03-05T08:28:00Z">
                  <w:rPr>
                    <w:rFonts w:ascii="Times New Roman" w:eastAsia="Times New Roman" w:hAnsi="Times New Roman"/>
                    <w:spacing w:val="-1"/>
                  </w:rPr>
                </w:rPrChange>
              </w:rPr>
            </w:pPr>
          </w:p>
          <w:p w14:paraId="2C654F3F" w14:textId="77777777" w:rsidR="003F3EDE" w:rsidRPr="00FB0B06" w:rsidRDefault="003F3EDE" w:rsidP="0025185C">
            <w:pPr>
              <w:jc w:val="center"/>
              <w:rPr>
                <w:rFonts w:ascii="Arial" w:eastAsia="Times New Roman" w:hAnsi="Arial" w:cs="Arial"/>
                <w:spacing w:val="-1"/>
                <w:sz w:val="20"/>
                <w:szCs w:val="20"/>
                <w:rPrChange w:id="10135" w:author="Adelino Naquarta Sepalanga Domingos" w:date="2025-03-05T09:28:00Z" w16du:dateUtc="2025-03-05T08:28:00Z">
                  <w:rPr>
                    <w:rFonts w:ascii="Times New Roman" w:eastAsia="Times New Roman" w:hAnsi="Times New Roman"/>
                    <w:spacing w:val="-1"/>
                  </w:rPr>
                </w:rPrChange>
              </w:rPr>
            </w:pPr>
          </w:p>
          <w:p w14:paraId="459DE3A7" w14:textId="77777777" w:rsidR="003F3EDE" w:rsidRPr="00FB0B06" w:rsidRDefault="003F3EDE" w:rsidP="0025185C">
            <w:pPr>
              <w:jc w:val="center"/>
              <w:rPr>
                <w:rFonts w:ascii="Arial" w:eastAsia="Times New Roman" w:hAnsi="Arial" w:cs="Arial"/>
                <w:spacing w:val="-1"/>
                <w:sz w:val="20"/>
                <w:szCs w:val="20"/>
                <w:rPrChange w:id="1013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37"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33473F" w14:textId="77777777" w:rsidR="003F3EDE" w:rsidRPr="00FB0B06" w:rsidRDefault="003F3EDE" w:rsidP="0025185C">
            <w:pPr>
              <w:rPr>
                <w:rFonts w:ascii="Arial" w:eastAsia="Times New Roman" w:hAnsi="Arial" w:cs="Arial"/>
                <w:spacing w:val="-1"/>
                <w:sz w:val="20"/>
                <w:szCs w:val="20"/>
                <w:rPrChange w:id="10138" w:author="Adelino Naquarta Sepalanga Domingos" w:date="2025-03-05T09:28:00Z" w16du:dateUtc="2025-03-05T08:28:00Z">
                  <w:rPr>
                    <w:rFonts w:ascii="Times New Roman" w:eastAsia="Times New Roman" w:hAnsi="Times New Roman"/>
                    <w:spacing w:val="-1"/>
                  </w:rPr>
                </w:rPrChange>
              </w:rPr>
            </w:pPr>
          </w:p>
          <w:p w14:paraId="2B4123F7" w14:textId="77777777" w:rsidR="003F3EDE" w:rsidRPr="00FB0B06" w:rsidRDefault="003F3EDE" w:rsidP="0025185C">
            <w:pPr>
              <w:rPr>
                <w:rFonts w:ascii="Arial" w:eastAsia="Times New Roman" w:hAnsi="Arial" w:cs="Arial"/>
                <w:spacing w:val="-1"/>
                <w:sz w:val="20"/>
                <w:szCs w:val="20"/>
                <w:rPrChange w:id="10139" w:author="Adelino Naquarta Sepalanga Domingos" w:date="2025-03-05T09:28:00Z" w16du:dateUtc="2025-03-05T08:28:00Z">
                  <w:rPr>
                    <w:rFonts w:ascii="Times New Roman" w:eastAsia="Times New Roman" w:hAnsi="Times New Roman"/>
                    <w:spacing w:val="-1"/>
                  </w:rPr>
                </w:rPrChange>
              </w:rPr>
            </w:pPr>
          </w:p>
          <w:p w14:paraId="7D0D79AB" w14:textId="77777777" w:rsidR="003F3EDE" w:rsidRPr="00FB0B06" w:rsidRDefault="003F3EDE" w:rsidP="0025185C">
            <w:pPr>
              <w:rPr>
                <w:rFonts w:ascii="Arial" w:eastAsia="Times New Roman" w:hAnsi="Arial" w:cs="Arial"/>
                <w:spacing w:val="-1"/>
                <w:sz w:val="20"/>
                <w:szCs w:val="20"/>
                <w:rPrChange w:id="1014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41" w:author="Adelino Naquarta Sepalanga Domingos" w:date="2025-03-05T09:28:00Z" w16du:dateUtc="2025-03-05T08:28:00Z">
                  <w:rPr>
                    <w:rFonts w:ascii="Times New Roman" w:eastAsia="Times New Roman" w:hAnsi="Times New Roman"/>
                    <w:spacing w:val="-1"/>
                  </w:rPr>
                </w:rPrChange>
              </w:rPr>
              <w:t>Origem do documento (</w:t>
            </w:r>
            <w:proofErr w:type="spellStart"/>
            <w:r w:rsidRPr="00FB0B06">
              <w:rPr>
                <w:rFonts w:ascii="Arial" w:eastAsia="Times New Roman" w:hAnsi="Arial" w:cs="Arial"/>
                <w:spacing w:val="-1"/>
                <w:sz w:val="20"/>
                <w:szCs w:val="20"/>
                <w:rPrChange w:id="10142" w:author="Adelino Naquarta Sepalanga Domingos" w:date="2025-03-05T09:28:00Z" w16du:dateUtc="2025-03-05T08:28:00Z">
                  <w:rPr>
                    <w:rFonts w:ascii="Times New Roman" w:eastAsia="Times New Roman" w:hAnsi="Times New Roman"/>
                    <w:spacing w:val="-1"/>
                  </w:rPr>
                </w:rPrChange>
              </w:rPr>
              <w:t>SourcePayment</w:t>
            </w:r>
            <w:proofErr w:type="spellEnd"/>
            <w:r w:rsidRPr="00FB0B06">
              <w:rPr>
                <w:rFonts w:ascii="Arial" w:eastAsia="Times New Roman" w:hAnsi="Arial" w:cs="Arial"/>
                <w:spacing w:val="-1"/>
                <w:sz w:val="20"/>
                <w:szCs w:val="20"/>
                <w:rPrChange w:id="10143"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9018524" w14:textId="77777777" w:rsidR="003F3EDE" w:rsidRPr="00FB0B06" w:rsidRDefault="003F3EDE" w:rsidP="0025185C">
            <w:pPr>
              <w:rPr>
                <w:rFonts w:ascii="Arial" w:eastAsia="Times New Roman" w:hAnsi="Arial" w:cs="Arial"/>
                <w:spacing w:val="-1"/>
                <w:sz w:val="20"/>
                <w:szCs w:val="20"/>
                <w:rPrChange w:id="1014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45" w:author="Adelino Naquarta Sepalanga Domingos" w:date="2025-03-05T09:28:00Z" w16du:dateUtc="2025-03-05T08:28:00Z">
                  <w:rPr>
                    <w:rFonts w:ascii="Times New Roman" w:eastAsia="Times New Roman" w:hAnsi="Times New Roman"/>
                    <w:spacing w:val="-1"/>
                  </w:rPr>
                </w:rPrChange>
              </w:rPr>
              <w:t>Deve ser preenchido com:</w:t>
            </w:r>
          </w:p>
          <w:p w14:paraId="1A5D7ED6" w14:textId="77777777" w:rsidR="003F3EDE" w:rsidRPr="00FB0B06" w:rsidRDefault="003F3EDE" w:rsidP="0025185C">
            <w:pPr>
              <w:spacing w:after="0"/>
              <w:rPr>
                <w:rFonts w:ascii="Arial" w:eastAsia="Times New Roman" w:hAnsi="Arial" w:cs="Arial"/>
                <w:spacing w:val="-1"/>
                <w:sz w:val="20"/>
                <w:szCs w:val="20"/>
                <w:rPrChange w:id="1014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47" w:author="Adelino Naquarta Sepalanga Domingos" w:date="2025-03-05T09:28:00Z" w16du:dateUtc="2025-03-05T08:28:00Z">
                  <w:rPr>
                    <w:rFonts w:ascii="Times New Roman" w:eastAsia="Times New Roman" w:hAnsi="Times New Roman"/>
                    <w:spacing w:val="-1"/>
                  </w:rPr>
                </w:rPrChange>
              </w:rPr>
              <w:t>“P” – Recibo produzido na aplicação;</w:t>
            </w:r>
          </w:p>
          <w:p w14:paraId="0FD79988" w14:textId="77777777" w:rsidR="003F3EDE" w:rsidRPr="00FB0B06" w:rsidRDefault="003F3EDE" w:rsidP="0025185C">
            <w:pPr>
              <w:spacing w:after="0"/>
              <w:rPr>
                <w:rFonts w:ascii="Arial" w:eastAsia="Times New Roman" w:hAnsi="Arial" w:cs="Arial"/>
                <w:spacing w:val="-1"/>
                <w:sz w:val="20"/>
                <w:szCs w:val="20"/>
                <w:rPrChange w:id="1014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49" w:author="Adelino Naquarta Sepalanga Domingos" w:date="2025-03-05T09:28:00Z" w16du:dateUtc="2025-03-05T08:28:00Z">
                  <w:rPr>
                    <w:rFonts w:ascii="Times New Roman" w:eastAsia="Times New Roman" w:hAnsi="Times New Roman"/>
                    <w:spacing w:val="-1"/>
                  </w:rPr>
                </w:rPrChange>
              </w:rPr>
              <w:t>“I” – Recibo integrado e produzido noutra aplicação;</w:t>
            </w:r>
          </w:p>
          <w:p w14:paraId="5D29BC50" w14:textId="77777777" w:rsidR="003F3EDE" w:rsidRPr="00FB0B06" w:rsidRDefault="003F3EDE" w:rsidP="0025185C">
            <w:pPr>
              <w:spacing w:after="0"/>
              <w:rPr>
                <w:rFonts w:ascii="Arial" w:eastAsia="Times New Roman" w:hAnsi="Arial" w:cs="Arial"/>
                <w:spacing w:val="-1"/>
                <w:sz w:val="20"/>
                <w:szCs w:val="20"/>
                <w:rPrChange w:id="1015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51" w:author="Adelino Naquarta Sepalanga Domingos" w:date="2025-03-05T09:28:00Z" w16du:dateUtc="2025-03-05T08:28:00Z">
                  <w:rPr>
                    <w:rFonts w:ascii="Times New Roman" w:eastAsia="Times New Roman" w:hAnsi="Times New Roman"/>
                    <w:spacing w:val="-1"/>
                  </w:rPr>
                </w:rPrChange>
              </w:rPr>
              <w:t>“M” – Recibo proveniente de recuperação ou de emissão manual.</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2A34F6" w14:textId="77777777" w:rsidR="003F3EDE" w:rsidRPr="00FB0B06" w:rsidRDefault="003F3EDE" w:rsidP="0025185C">
            <w:pPr>
              <w:jc w:val="center"/>
              <w:rPr>
                <w:rFonts w:ascii="Arial" w:eastAsia="Times New Roman" w:hAnsi="Arial" w:cs="Arial"/>
                <w:spacing w:val="-1"/>
                <w:sz w:val="20"/>
                <w:szCs w:val="20"/>
                <w:rPrChange w:id="10152" w:author="Adelino Naquarta Sepalanga Domingos" w:date="2025-03-05T09:28:00Z" w16du:dateUtc="2025-03-05T08:28:00Z">
                  <w:rPr>
                    <w:rFonts w:ascii="Times New Roman" w:eastAsia="Times New Roman" w:hAnsi="Times New Roman"/>
                    <w:spacing w:val="-1"/>
                  </w:rPr>
                </w:rPrChange>
              </w:rPr>
            </w:pPr>
          </w:p>
          <w:p w14:paraId="5F3E8A6C" w14:textId="77777777" w:rsidR="003F3EDE" w:rsidRPr="00FB0B06" w:rsidRDefault="003F3EDE" w:rsidP="0025185C">
            <w:pPr>
              <w:jc w:val="center"/>
              <w:rPr>
                <w:rFonts w:ascii="Arial" w:eastAsia="Times New Roman" w:hAnsi="Arial" w:cs="Arial"/>
                <w:spacing w:val="-1"/>
                <w:sz w:val="20"/>
                <w:szCs w:val="20"/>
                <w:rPrChange w:id="10153" w:author="Adelino Naquarta Sepalanga Domingos" w:date="2025-03-05T09:28:00Z" w16du:dateUtc="2025-03-05T08:28:00Z">
                  <w:rPr>
                    <w:rFonts w:ascii="Times New Roman" w:eastAsia="Times New Roman" w:hAnsi="Times New Roman"/>
                    <w:spacing w:val="-1"/>
                  </w:rPr>
                </w:rPrChange>
              </w:rPr>
            </w:pPr>
          </w:p>
          <w:p w14:paraId="7D512EE4" w14:textId="77777777" w:rsidR="003F3EDE" w:rsidRPr="00FB0B06" w:rsidRDefault="003F3EDE" w:rsidP="0025185C">
            <w:pPr>
              <w:jc w:val="center"/>
              <w:rPr>
                <w:rFonts w:ascii="Arial" w:eastAsia="Times New Roman" w:hAnsi="Arial" w:cs="Arial"/>
                <w:spacing w:val="-1"/>
                <w:sz w:val="20"/>
                <w:szCs w:val="20"/>
                <w:rPrChange w:id="1015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55" w:author="Adelino Naquarta Sepalanga Domingos" w:date="2025-03-05T09:28:00Z" w16du:dateUtc="2025-03-05T08:28:00Z">
                  <w:rPr>
                    <w:rFonts w:ascii="Times New Roman" w:eastAsia="Times New Roman" w:hAnsi="Times New Roman"/>
                    <w:spacing w:val="-1"/>
                  </w:rPr>
                </w:rPrChange>
              </w:rPr>
              <w:t>Texto 1</w:t>
            </w:r>
          </w:p>
        </w:tc>
      </w:tr>
      <w:tr w:rsidR="003F3EDE" w:rsidRPr="00FB0B06" w14:paraId="1C0199CB" w14:textId="77777777" w:rsidTr="0025185C">
        <w:trPr>
          <w:trHeight w:val="48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907E4B" w14:textId="77777777" w:rsidR="003F3EDE" w:rsidRPr="00FB0B06" w:rsidRDefault="003F3EDE" w:rsidP="0025185C">
            <w:pPr>
              <w:jc w:val="center"/>
              <w:rPr>
                <w:rFonts w:ascii="Arial" w:eastAsia="Times New Roman" w:hAnsi="Arial" w:cs="Arial"/>
                <w:spacing w:val="-1"/>
                <w:sz w:val="20"/>
                <w:szCs w:val="20"/>
                <w:rPrChange w:id="10156" w:author="Adelino Naquarta Sepalanga Domingos" w:date="2025-03-05T09:28:00Z" w16du:dateUtc="2025-03-05T08:28:00Z">
                  <w:rPr>
                    <w:rFonts w:ascii="Times New Roman" w:eastAsia="Times New Roman" w:hAnsi="Times New Roman"/>
                    <w:spacing w:val="-1"/>
                  </w:rPr>
                </w:rPrChange>
              </w:rPr>
            </w:pPr>
          </w:p>
          <w:p w14:paraId="3F49C52F" w14:textId="77777777" w:rsidR="003F3EDE" w:rsidRPr="00FB0B06" w:rsidRDefault="003F3EDE" w:rsidP="0025185C">
            <w:pPr>
              <w:jc w:val="center"/>
              <w:rPr>
                <w:rFonts w:ascii="Arial" w:eastAsia="Times New Roman" w:hAnsi="Arial" w:cs="Arial"/>
                <w:spacing w:val="-1"/>
                <w:sz w:val="20"/>
                <w:szCs w:val="20"/>
                <w:rPrChange w:id="10157" w:author="Adelino Naquarta Sepalanga Domingos" w:date="2025-03-05T09:28:00Z" w16du:dateUtc="2025-03-05T08:28:00Z">
                  <w:rPr>
                    <w:rFonts w:ascii="Times New Roman" w:eastAsia="Times New Roman" w:hAnsi="Times New Roman"/>
                    <w:spacing w:val="-1"/>
                  </w:rPr>
                </w:rPrChange>
              </w:rPr>
            </w:pPr>
          </w:p>
          <w:p w14:paraId="0C1E6FEC" w14:textId="77777777" w:rsidR="003F3EDE" w:rsidRPr="00FB0B06" w:rsidRDefault="003F3EDE" w:rsidP="0025185C">
            <w:pPr>
              <w:jc w:val="center"/>
              <w:rPr>
                <w:rFonts w:ascii="Arial" w:eastAsia="Times New Roman" w:hAnsi="Arial" w:cs="Arial"/>
                <w:spacing w:val="-1"/>
                <w:sz w:val="20"/>
                <w:szCs w:val="20"/>
                <w:rPrChange w:id="10158" w:author="Adelino Naquarta Sepalanga Domingos" w:date="2025-03-05T09:28:00Z" w16du:dateUtc="2025-03-05T08:28:00Z">
                  <w:rPr>
                    <w:rFonts w:ascii="Times New Roman" w:eastAsia="Times New Roman" w:hAnsi="Times New Roman"/>
                    <w:spacing w:val="-1"/>
                  </w:rPr>
                </w:rPrChange>
              </w:rPr>
            </w:pPr>
          </w:p>
          <w:p w14:paraId="06B86E08" w14:textId="77777777" w:rsidR="003F3EDE" w:rsidRPr="00FB0B06" w:rsidRDefault="003F3EDE" w:rsidP="0025185C">
            <w:pPr>
              <w:jc w:val="center"/>
              <w:rPr>
                <w:rFonts w:ascii="Arial" w:eastAsia="Times New Roman" w:hAnsi="Arial" w:cs="Arial"/>
                <w:spacing w:val="-1"/>
                <w:sz w:val="20"/>
                <w:szCs w:val="20"/>
                <w:rPrChange w:id="10159" w:author="Adelino Naquarta Sepalanga Domingos" w:date="2025-03-05T09:28:00Z" w16du:dateUtc="2025-03-05T08:28:00Z">
                  <w:rPr>
                    <w:rFonts w:ascii="Times New Roman" w:eastAsia="Times New Roman" w:hAnsi="Times New Roman"/>
                    <w:spacing w:val="-1"/>
                  </w:rPr>
                </w:rPrChange>
              </w:rPr>
            </w:pPr>
          </w:p>
          <w:p w14:paraId="6C61CC58" w14:textId="77777777" w:rsidR="003F3EDE" w:rsidRPr="00FB0B06" w:rsidRDefault="003F3EDE" w:rsidP="0025185C">
            <w:pPr>
              <w:jc w:val="center"/>
              <w:rPr>
                <w:rFonts w:ascii="Arial" w:eastAsia="Times New Roman" w:hAnsi="Arial" w:cs="Arial"/>
                <w:spacing w:val="-1"/>
                <w:sz w:val="20"/>
                <w:szCs w:val="20"/>
                <w:rPrChange w:id="1016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61" w:author="Adelino Naquarta Sepalanga Domingos" w:date="2025-03-05T09:28:00Z" w16du:dateUtc="2025-03-05T08:28:00Z">
                  <w:rPr>
                    <w:rFonts w:ascii="Times New Roman" w:eastAsia="Times New Roman" w:hAnsi="Times New Roman"/>
                    <w:spacing w:val="-1"/>
                  </w:rPr>
                </w:rPrChange>
              </w:rPr>
              <w:t>4.4.4.10.</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E948F2" w14:textId="77777777" w:rsidR="003F3EDE" w:rsidRPr="00FB0B06" w:rsidRDefault="003F3EDE" w:rsidP="0025185C">
            <w:pPr>
              <w:jc w:val="center"/>
              <w:rPr>
                <w:rFonts w:ascii="Arial" w:eastAsia="Times New Roman" w:hAnsi="Arial" w:cs="Arial"/>
                <w:spacing w:val="-1"/>
                <w:sz w:val="20"/>
                <w:szCs w:val="20"/>
                <w:rPrChange w:id="10162"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6A06B37" w14:textId="77777777" w:rsidR="003F3EDE" w:rsidRPr="00FB0B06" w:rsidRDefault="003F3EDE" w:rsidP="0025185C">
            <w:pPr>
              <w:rPr>
                <w:rFonts w:ascii="Arial" w:eastAsia="Times New Roman" w:hAnsi="Arial" w:cs="Arial"/>
                <w:spacing w:val="-1"/>
                <w:sz w:val="20"/>
                <w:szCs w:val="20"/>
                <w:rPrChange w:id="10163" w:author="Adelino Naquarta Sepalanga Domingos" w:date="2025-03-05T09:28:00Z" w16du:dateUtc="2025-03-05T08:28:00Z">
                  <w:rPr>
                    <w:rFonts w:ascii="Times New Roman" w:eastAsia="Times New Roman" w:hAnsi="Times New Roman"/>
                    <w:spacing w:val="-1"/>
                  </w:rPr>
                </w:rPrChange>
              </w:rPr>
            </w:pPr>
          </w:p>
          <w:p w14:paraId="633E0E32" w14:textId="77777777" w:rsidR="003F3EDE" w:rsidRPr="00FB0B06" w:rsidRDefault="003F3EDE" w:rsidP="0025185C">
            <w:pPr>
              <w:rPr>
                <w:rFonts w:ascii="Arial" w:eastAsia="Times New Roman" w:hAnsi="Arial" w:cs="Arial"/>
                <w:spacing w:val="-1"/>
                <w:sz w:val="20"/>
                <w:szCs w:val="20"/>
                <w:rPrChange w:id="10164" w:author="Adelino Naquarta Sepalanga Domingos" w:date="2025-03-05T09:28:00Z" w16du:dateUtc="2025-03-05T08:28:00Z">
                  <w:rPr>
                    <w:rFonts w:ascii="Times New Roman" w:eastAsia="Times New Roman" w:hAnsi="Times New Roman"/>
                    <w:spacing w:val="-1"/>
                  </w:rPr>
                </w:rPrChange>
              </w:rPr>
            </w:pPr>
          </w:p>
          <w:p w14:paraId="5EB37F9C" w14:textId="77777777" w:rsidR="003F3EDE" w:rsidRPr="00FB0B06" w:rsidRDefault="003F3EDE" w:rsidP="0025185C">
            <w:pPr>
              <w:rPr>
                <w:rFonts w:ascii="Arial" w:eastAsia="Times New Roman" w:hAnsi="Arial" w:cs="Arial"/>
                <w:spacing w:val="-1"/>
                <w:sz w:val="20"/>
                <w:szCs w:val="20"/>
                <w:rPrChange w:id="10165" w:author="Adelino Naquarta Sepalanga Domingos" w:date="2025-03-05T09:28:00Z" w16du:dateUtc="2025-03-05T08:28:00Z">
                  <w:rPr>
                    <w:rFonts w:ascii="Times New Roman" w:eastAsia="Times New Roman" w:hAnsi="Times New Roman"/>
                    <w:spacing w:val="-1"/>
                  </w:rPr>
                </w:rPrChange>
              </w:rPr>
            </w:pPr>
          </w:p>
          <w:p w14:paraId="27336FA5" w14:textId="77777777" w:rsidR="003F3EDE" w:rsidRPr="00FB0B06" w:rsidRDefault="003F3EDE" w:rsidP="0025185C">
            <w:pPr>
              <w:rPr>
                <w:rFonts w:ascii="Arial" w:eastAsia="Times New Roman" w:hAnsi="Arial" w:cs="Arial"/>
                <w:spacing w:val="-1"/>
                <w:sz w:val="20"/>
                <w:szCs w:val="20"/>
                <w:rPrChange w:id="10166" w:author="Adelino Naquarta Sepalanga Domingos" w:date="2025-03-05T09:28:00Z" w16du:dateUtc="2025-03-05T08:28:00Z">
                  <w:rPr>
                    <w:rFonts w:ascii="Times New Roman" w:eastAsia="Times New Roman" w:hAnsi="Times New Roman"/>
                    <w:spacing w:val="-1"/>
                  </w:rPr>
                </w:rPrChange>
              </w:rPr>
            </w:pPr>
          </w:p>
          <w:p w14:paraId="7B4EDCF6" w14:textId="77777777" w:rsidR="003F3EDE" w:rsidRPr="00FB0B06" w:rsidRDefault="003F3EDE" w:rsidP="0025185C">
            <w:pPr>
              <w:rPr>
                <w:rFonts w:ascii="Arial" w:eastAsia="Times New Roman" w:hAnsi="Arial" w:cs="Arial"/>
                <w:spacing w:val="-1"/>
                <w:sz w:val="20"/>
                <w:szCs w:val="20"/>
                <w:rPrChange w:id="1016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68" w:author="Adelino Naquarta Sepalanga Domingos" w:date="2025-03-05T09:28:00Z" w16du:dateUtc="2025-03-05T08:28:00Z">
                  <w:rPr>
                    <w:rFonts w:ascii="Times New Roman" w:eastAsia="Times New Roman" w:hAnsi="Times New Roman"/>
                    <w:spacing w:val="-1"/>
                  </w:rPr>
                </w:rPrChange>
              </w:rPr>
              <w:t>Forma de Pagamento (</w:t>
            </w:r>
            <w:proofErr w:type="spellStart"/>
            <w:r w:rsidRPr="00FB0B06">
              <w:rPr>
                <w:rFonts w:ascii="Arial" w:eastAsia="Times New Roman" w:hAnsi="Arial" w:cs="Arial"/>
                <w:spacing w:val="-1"/>
                <w:sz w:val="20"/>
                <w:szCs w:val="20"/>
                <w:rPrChange w:id="10169" w:author="Adelino Naquarta Sepalanga Domingos" w:date="2025-03-05T09:28:00Z" w16du:dateUtc="2025-03-05T08:28:00Z">
                  <w:rPr>
                    <w:rFonts w:ascii="Times New Roman" w:eastAsia="Times New Roman" w:hAnsi="Times New Roman"/>
                    <w:spacing w:val="-1"/>
                  </w:rPr>
                </w:rPrChange>
              </w:rPr>
              <w:t>PaymentMethod</w:t>
            </w:r>
            <w:proofErr w:type="spellEnd"/>
            <w:r w:rsidRPr="00FB0B06">
              <w:rPr>
                <w:rFonts w:ascii="Arial" w:eastAsia="Times New Roman" w:hAnsi="Arial" w:cs="Arial"/>
                <w:spacing w:val="-1"/>
                <w:sz w:val="20"/>
                <w:szCs w:val="20"/>
                <w:rPrChange w:id="10170"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B7FC946" w14:textId="77777777" w:rsidR="003F3EDE" w:rsidRPr="00FB0B06" w:rsidRDefault="003F3EDE" w:rsidP="0025185C">
            <w:pPr>
              <w:rPr>
                <w:rFonts w:ascii="Arial" w:eastAsia="Times New Roman" w:hAnsi="Arial" w:cs="Arial"/>
                <w:spacing w:val="-1"/>
                <w:sz w:val="20"/>
                <w:szCs w:val="20"/>
                <w:rPrChange w:id="1017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72" w:author="Adelino Naquarta Sepalanga Domingos" w:date="2025-03-05T09:28:00Z" w16du:dateUtc="2025-03-05T08:28:00Z">
                  <w:rPr>
                    <w:rFonts w:ascii="Times New Roman" w:eastAsia="Times New Roman" w:hAnsi="Times New Roman"/>
                    <w:spacing w:val="-1"/>
                  </w:rPr>
                </w:rPrChange>
              </w:rPr>
              <w:t>Deve ser indicado o meio de pagamento utilizado. No caso de pagamentos mistos devem ser indicados os montantes por tipo de meio e data de pagamento.</w:t>
            </w:r>
          </w:p>
          <w:p w14:paraId="1059384E" w14:textId="761FA603" w:rsidR="003F3EDE" w:rsidRPr="00FB0B06" w:rsidRDefault="003F3EDE" w:rsidP="0025185C">
            <w:pPr>
              <w:rPr>
                <w:rFonts w:ascii="Arial" w:eastAsia="Times New Roman" w:hAnsi="Arial" w:cs="Arial"/>
                <w:spacing w:val="-1"/>
                <w:sz w:val="20"/>
                <w:szCs w:val="20"/>
                <w:rPrChange w:id="1017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74" w:author="Adelino Naquarta Sepalanga Domingos" w:date="2025-03-05T09:28:00Z" w16du:dateUtc="2025-03-05T08:28:00Z">
                  <w:rPr>
                    <w:rFonts w:ascii="Times New Roman" w:eastAsia="Times New Roman" w:hAnsi="Times New Roman"/>
                    <w:spacing w:val="-1"/>
                  </w:rPr>
                </w:rPrChange>
              </w:rPr>
              <w:t>Existindo a necessidade de efectuar mais do que uma referência, esta estrutura pode</w:t>
            </w:r>
            <w:del w:id="10175" w:author="Adelino Naquarta Sepalanga Domingos" w:date="2025-03-05T09:36:00Z" w16du:dateUtc="2025-03-05T08:36:00Z">
              <w:r w:rsidRPr="00FB0B06" w:rsidDel="00B45277">
                <w:rPr>
                  <w:rFonts w:ascii="Arial" w:eastAsia="Times New Roman" w:hAnsi="Arial" w:cs="Arial"/>
                  <w:spacing w:val="-1"/>
                  <w:sz w:val="20"/>
                  <w:szCs w:val="20"/>
                  <w:rPrChange w:id="10176" w:author="Adelino Naquarta Sepalanga Domingos" w:date="2025-03-05T09:28:00Z" w16du:dateUtc="2025-03-05T08:28: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10177" w:author="Adelino Naquarta Sepalanga Domingos" w:date="2025-03-05T09:28:00Z" w16du:dateUtc="2025-03-05T08:28:00Z">
                  <w:rPr>
                    <w:rFonts w:ascii="Times New Roman" w:eastAsia="Times New Roman" w:hAnsi="Times New Roman"/>
                    <w:spacing w:val="-1"/>
                  </w:rPr>
                </w:rPrChange>
              </w:rPr>
              <w:t xml:space="preserve"> ser gerada tantas vezes quantas as necessárias.</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D1D2D0" w14:textId="77777777" w:rsidR="003F3EDE" w:rsidRPr="00FB0B06" w:rsidRDefault="003F3EDE" w:rsidP="0025185C">
            <w:pPr>
              <w:jc w:val="center"/>
              <w:rPr>
                <w:rFonts w:ascii="Arial" w:eastAsia="Times New Roman" w:hAnsi="Arial" w:cs="Arial"/>
                <w:spacing w:val="-1"/>
                <w:sz w:val="20"/>
                <w:szCs w:val="20"/>
                <w:rPrChange w:id="10178" w:author="Adelino Naquarta Sepalanga Domingos" w:date="2025-03-05T09:28:00Z" w16du:dateUtc="2025-03-05T08:28:00Z">
                  <w:rPr>
                    <w:rFonts w:ascii="Times New Roman" w:eastAsia="Times New Roman" w:hAnsi="Times New Roman"/>
                    <w:spacing w:val="-1"/>
                  </w:rPr>
                </w:rPrChange>
              </w:rPr>
            </w:pPr>
          </w:p>
          <w:p w14:paraId="11916489" w14:textId="77777777" w:rsidR="003F3EDE" w:rsidRPr="00FB0B06" w:rsidRDefault="003F3EDE" w:rsidP="0025185C">
            <w:pPr>
              <w:jc w:val="center"/>
              <w:rPr>
                <w:rFonts w:ascii="Arial" w:eastAsia="Times New Roman" w:hAnsi="Arial" w:cs="Arial"/>
                <w:spacing w:val="-1"/>
                <w:sz w:val="20"/>
                <w:szCs w:val="20"/>
                <w:rPrChange w:id="10179" w:author="Adelino Naquarta Sepalanga Domingos" w:date="2025-03-05T09:28:00Z" w16du:dateUtc="2025-03-05T08:28:00Z">
                  <w:rPr>
                    <w:rFonts w:ascii="Times New Roman" w:eastAsia="Times New Roman" w:hAnsi="Times New Roman"/>
                    <w:spacing w:val="-1"/>
                  </w:rPr>
                </w:rPrChange>
              </w:rPr>
            </w:pPr>
          </w:p>
          <w:p w14:paraId="11CA8FA0" w14:textId="77777777" w:rsidR="003F3EDE" w:rsidRPr="00FB0B06" w:rsidRDefault="003F3EDE" w:rsidP="0025185C">
            <w:pPr>
              <w:jc w:val="center"/>
              <w:rPr>
                <w:rFonts w:ascii="Arial" w:eastAsia="Times New Roman" w:hAnsi="Arial" w:cs="Arial"/>
                <w:spacing w:val="-1"/>
                <w:sz w:val="20"/>
                <w:szCs w:val="20"/>
                <w:rPrChange w:id="10180" w:author="Adelino Naquarta Sepalanga Domingos" w:date="2025-03-05T09:28:00Z" w16du:dateUtc="2025-03-05T08:28:00Z">
                  <w:rPr>
                    <w:rFonts w:ascii="Times New Roman" w:eastAsia="Times New Roman" w:hAnsi="Times New Roman"/>
                    <w:spacing w:val="-1"/>
                  </w:rPr>
                </w:rPrChange>
              </w:rPr>
            </w:pPr>
          </w:p>
          <w:p w14:paraId="22F494EA" w14:textId="77777777" w:rsidR="003F3EDE" w:rsidRPr="00FB0B06" w:rsidRDefault="003F3EDE" w:rsidP="0025185C">
            <w:pPr>
              <w:jc w:val="center"/>
              <w:rPr>
                <w:rFonts w:ascii="Arial" w:eastAsia="Times New Roman" w:hAnsi="Arial" w:cs="Arial"/>
                <w:spacing w:val="-1"/>
                <w:sz w:val="20"/>
                <w:szCs w:val="20"/>
                <w:rPrChange w:id="1018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82"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64857314" w14:textId="77777777" w:rsidTr="0025185C">
        <w:trPr>
          <w:trHeight w:val="571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475D0D9" w14:textId="77777777" w:rsidR="003F3EDE" w:rsidRPr="00FB0B06" w:rsidRDefault="003F3EDE" w:rsidP="0025185C">
            <w:pPr>
              <w:jc w:val="center"/>
              <w:rPr>
                <w:rFonts w:ascii="Arial" w:eastAsia="Times New Roman" w:hAnsi="Arial" w:cs="Arial"/>
                <w:spacing w:val="-1"/>
                <w:sz w:val="20"/>
                <w:szCs w:val="20"/>
                <w:rPrChange w:id="10183" w:author="Adelino Naquarta Sepalanga Domingos" w:date="2025-03-05T09:28:00Z" w16du:dateUtc="2025-03-05T08:28:00Z">
                  <w:rPr>
                    <w:rFonts w:ascii="Times New Roman" w:eastAsia="Times New Roman" w:hAnsi="Times New Roman"/>
                    <w:spacing w:val="-1"/>
                  </w:rPr>
                </w:rPrChange>
              </w:rPr>
            </w:pPr>
          </w:p>
          <w:p w14:paraId="36D9CEFA" w14:textId="77777777" w:rsidR="003F3EDE" w:rsidRPr="00FB0B06" w:rsidRDefault="003F3EDE" w:rsidP="0025185C">
            <w:pPr>
              <w:jc w:val="center"/>
              <w:rPr>
                <w:rFonts w:ascii="Arial" w:eastAsia="Times New Roman" w:hAnsi="Arial" w:cs="Arial"/>
                <w:spacing w:val="-1"/>
                <w:sz w:val="20"/>
                <w:szCs w:val="20"/>
                <w:rPrChange w:id="10184" w:author="Adelino Naquarta Sepalanga Domingos" w:date="2025-03-05T09:28:00Z" w16du:dateUtc="2025-03-05T08:28:00Z">
                  <w:rPr>
                    <w:rFonts w:ascii="Times New Roman" w:eastAsia="Times New Roman" w:hAnsi="Times New Roman"/>
                    <w:spacing w:val="-1"/>
                  </w:rPr>
                </w:rPrChange>
              </w:rPr>
            </w:pPr>
          </w:p>
          <w:p w14:paraId="5CE624DC" w14:textId="77777777" w:rsidR="003F3EDE" w:rsidRPr="00FB0B06" w:rsidRDefault="003F3EDE" w:rsidP="0025185C">
            <w:pPr>
              <w:jc w:val="center"/>
              <w:rPr>
                <w:rFonts w:ascii="Arial" w:eastAsia="Times New Roman" w:hAnsi="Arial" w:cs="Arial"/>
                <w:spacing w:val="-1"/>
                <w:sz w:val="20"/>
                <w:szCs w:val="20"/>
                <w:rPrChange w:id="10185" w:author="Adelino Naquarta Sepalanga Domingos" w:date="2025-03-05T09:28:00Z" w16du:dateUtc="2025-03-05T08:28:00Z">
                  <w:rPr>
                    <w:rFonts w:ascii="Times New Roman" w:eastAsia="Times New Roman" w:hAnsi="Times New Roman"/>
                    <w:spacing w:val="-1"/>
                  </w:rPr>
                </w:rPrChange>
              </w:rPr>
            </w:pPr>
          </w:p>
          <w:p w14:paraId="0420F62D" w14:textId="77777777" w:rsidR="003F3EDE" w:rsidRPr="00FB0B06" w:rsidRDefault="003F3EDE" w:rsidP="0025185C">
            <w:pPr>
              <w:jc w:val="center"/>
              <w:rPr>
                <w:rFonts w:ascii="Arial" w:eastAsia="Times New Roman" w:hAnsi="Arial" w:cs="Arial"/>
                <w:spacing w:val="-1"/>
                <w:sz w:val="20"/>
                <w:szCs w:val="20"/>
                <w:rPrChange w:id="10186" w:author="Adelino Naquarta Sepalanga Domingos" w:date="2025-03-05T09:28:00Z" w16du:dateUtc="2025-03-05T08:28:00Z">
                  <w:rPr>
                    <w:rFonts w:ascii="Times New Roman" w:eastAsia="Times New Roman" w:hAnsi="Times New Roman"/>
                    <w:spacing w:val="-1"/>
                  </w:rPr>
                </w:rPrChange>
              </w:rPr>
            </w:pPr>
          </w:p>
          <w:p w14:paraId="7F90BF30" w14:textId="77777777" w:rsidR="003F3EDE" w:rsidRPr="00FB0B06" w:rsidRDefault="003F3EDE" w:rsidP="0025185C">
            <w:pPr>
              <w:jc w:val="center"/>
              <w:rPr>
                <w:rFonts w:ascii="Arial" w:eastAsia="Times New Roman" w:hAnsi="Arial" w:cs="Arial"/>
                <w:spacing w:val="-1"/>
                <w:sz w:val="20"/>
                <w:szCs w:val="20"/>
                <w:rPrChange w:id="10187" w:author="Adelino Naquarta Sepalanga Domingos" w:date="2025-03-05T09:28:00Z" w16du:dateUtc="2025-03-05T08:28:00Z">
                  <w:rPr>
                    <w:rFonts w:ascii="Times New Roman" w:eastAsia="Times New Roman" w:hAnsi="Times New Roman"/>
                    <w:spacing w:val="-1"/>
                  </w:rPr>
                </w:rPrChange>
              </w:rPr>
            </w:pPr>
          </w:p>
          <w:p w14:paraId="6F038008" w14:textId="77777777" w:rsidR="003F3EDE" w:rsidRPr="00FB0B06" w:rsidRDefault="003F3EDE" w:rsidP="0025185C">
            <w:pPr>
              <w:jc w:val="center"/>
              <w:rPr>
                <w:rFonts w:ascii="Arial" w:eastAsia="Times New Roman" w:hAnsi="Arial" w:cs="Arial"/>
                <w:spacing w:val="-1"/>
                <w:sz w:val="20"/>
                <w:szCs w:val="20"/>
                <w:rPrChange w:id="10188" w:author="Adelino Naquarta Sepalanga Domingos" w:date="2025-03-05T09:28:00Z" w16du:dateUtc="2025-03-05T08:28:00Z">
                  <w:rPr>
                    <w:rFonts w:ascii="Times New Roman" w:eastAsia="Times New Roman" w:hAnsi="Times New Roman"/>
                    <w:spacing w:val="-1"/>
                  </w:rPr>
                </w:rPrChange>
              </w:rPr>
            </w:pPr>
          </w:p>
          <w:p w14:paraId="7453ACD0" w14:textId="77777777" w:rsidR="003F3EDE" w:rsidRPr="00FB0B06" w:rsidRDefault="003F3EDE" w:rsidP="0025185C">
            <w:pPr>
              <w:jc w:val="center"/>
              <w:rPr>
                <w:rFonts w:ascii="Arial" w:eastAsia="Times New Roman" w:hAnsi="Arial" w:cs="Arial"/>
                <w:spacing w:val="-1"/>
                <w:sz w:val="20"/>
                <w:szCs w:val="20"/>
                <w:rPrChange w:id="10189" w:author="Adelino Naquarta Sepalanga Domingos" w:date="2025-03-05T09:28:00Z" w16du:dateUtc="2025-03-05T08:28:00Z">
                  <w:rPr>
                    <w:rFonts w:ascii="Times New Roman" w:eastAsia="Times New Roman" w:hAnsi="Times New Roman"/>
                    <w:spacing w:val="-1"/>
                  </w:rPr>
                </w:rPrChange>
              </w:rPr>
            </w:pPr>
          </w:p>
          <w:p w14:paraId="491995C8" w14:textId="77777777" w:rsidR="003F3EDE" w:rsidRPr="00FB0B06" w:rsidRDefault="003F3EDE" w:rsidP="0025185C">
            <w:pPr>
              <w:jc w:val="center"/>
              <w:rPr>
                <w:rFonts w:ascii="Arial" w:eastAsia="Times New Roman" w:hAnsi="Arial" w:cs="Arial"/>
                <w:spacing w:val="-1"/>
                <w:sz w:val="20"/>
                <w:szCs w:val="20"/>
                <w:rPrChange w:id="1019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191" w:author="Adelino Naquarta Sepalanga Domingos" w:date="2025-03-05T09:28:00Z" w16du:dateUtc="2025-03-05T08:28:00Z">
                  <w:rPr>
                    <w:rFonts w:ascii="Times New Roman" w:eastAsia="Times New Roman" w:hAnsi="Times New Roman"/>
                    <w:spacing w:val="-1"/>
                  </w:rPr>
                </w:rPrChange>
              </w:rPr>
              <w:t>4.4.4.10.1.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93FAFC" w14:textId="77777777" w:rsidR="003F3EDE" w:rsidRPr="00FB0B06" w:rsidRDefault="003F3EDE" w:rsidP="0025185C">
            <w:pPr>
              <w:jc w:val="center"/>
              <w:rPr>
                <w:rFonts w:ascii="Arial" w:eastAsia="Times New Roman" w:hAnsi="Arial" w:cs="Arial"/>
                <w:spacing w:val="-1"/>
                <w:sz w:val="20"/>
                <w:szCs w:val="20"/>
                <w:rPrChange w:id="10192"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1093E0" w14:textId="77777777" w:rsidR="003F3EDE" w:rsidRPr="00FB0B06" w:rsidRDefault="003F3EDE" w:rsidP="0025185C">
            <w:pPr>
              <w:rPr>
                <w:rFonts w:ascii="Arial" w:eastAsia="Times New Roman" w:hAnsi="Arial" w:cs="Arial"/>
                <w:spacing w:val="-1"/>
                <w:sz w:val="20"/>
                <w:szCs w:val="20"/>
                <w:rPrChange w:id="10193" w:author="Adelino Naquarta Sepalanga Domingos" w:date="2025-03-05T09:28:00Z" w16du:dateUtc="2025-03-05T08:28:00Z">
                  <w:rPr>
                    <w:rFonts w:ascii="Times New Roman" w:eastAsia="Times New Roman" w:hAnsi="Times New Roman"/>
                    <w:spacing w:val="-1"/>
                  </w:rPr>
                </w:rPrChange>
              </w:rPr>
            </w:pPr>
          </w:p>
          <w:p w14:paraId="1C05DBCF" w14:textId="77777777" w:rsidR="003F3EDE" w:rsidRPr="00FB0B06" w:rsidRDefault="003F3EDE" w:rsidP="0025185C">
            <w:pPr>
              <w:rPr>
                <w:rFonts w:ascii="Arial" w:eastAsia="Times New Roman" w:hAnsi="Arial" w:cs="Arial"/>
                <w:spacing w:val="-1"/>
                <w:sz w:val="20"/>
                <w:szCs w:val="20"/>
                <w:rPrChange w:id="10194" w:author="Adelino Naquarta Sepalanga Domingos" w:date="2025-03-05T09:28:00Z" w16du:dateUtc="2025-03-05T08:28:00Z">
                  <w:rPr>
                    <w:rFonts w:ascii="Times New Roman" w:eastAsia="Times New Roman" w:hAnsi="Times New Roman"/>
                    <w:spacing w:val="-1"/>
                  </w:rPr>
                </w:rPrChange>
              </w:rPr>
            </w:pPr>
          </w:p>
          <w:p w14:paraId="27CE491A" w14:textId="77777777" w:rsidR="003F3EDE" w:rsidRPr="00FB0B06" w:rsidRDefault="003F3EDE" w:rsidP="0025185C">
            <w:pPr>
              <w:rPr>
                <w:rFonts w:ascii="Arial" w:eastAsia="Times New Roman" w:hAnsi="Arial" w:cs="Arial"/>
                <w:spacing w:val="-1"/>
                <w:sz w:val="20"/>
                <w:szCs w:val="20"/>
                <w:rPrChange w:id="10195" w:author="Adelino Naquarta Sepalanga Domingos" w:date="2025-03-05T09:28:00Z" w16du:dateUtc="2025-03-05T08:28:00Z">
                  <w:rPr>
                    <w:rFonts w:ascii="Times New Roman" w:eastAsia="Times New Roman" w:hAnsi="Times New Roman"/>
                    <w:spacing w:val="-1"/>
                  </w:rPr>
                </w:rPrChange>
              </w:rPr>
            </w:pPr>
          </w:p>
          <w:p w14:paraId="2FD72710" w14:textId="77777777" w:rsidR="003F3EDE" w:rsidRPr="00FB0B06" w:rsidRDefault="003F3EDE" w:rsidP="0025185C">
            <w:pPr>
              <w:rPr>
                <w:rFonts w:ascii="Arial" w:eastAsia="Times New Roman" w:hAnsi="Arial" w:cs="Arial"/>
                <w:spacing w:val="-1"/>
                <w:sz w:val="20"/>
                <w:szCs w:val="20"/>
                <w:rPrChange w:id="10196" w:author="Adelino Naquarta Sepalanga Domingos" w:date="2025-03-05T09:28:00Z" w16du:dateUtc="2025-03-05T08:28:00Z">
                  <w:rPr>
                    <w:rFonts w:ascii="Times New Roman" w:eastAsia="Times New Roman" w:hAnsi="Times New Roman"/>
                    <w:spacing w:val="-1"/>
                  </w:rPr>
                </w:rPrChange>
              </w:rPr>
            </w:pPr>
          </w:p>
          <w:p w14:paraId="6C0268A0" w14:textId="77777777" w:rsidR="003F3EDE" w:rsidRPr="00FB0B06" w:rsidRDefault="003F3EDE" w:rsidP="0025185C">
            <w:pPr>
              <w:rPr>
                <w:rFonts w:ascii="Arial" w:eastAsia="Times New Roman" w:hAnsi="Arial" w:cs="Arial"/>
                <w:spacing w:val="-1"/>
                <w:sz w:val="20"/>
                <w:szCs w:val="20"/>
                <w:rPrChange w:id="10197" w:author="Adelino Naquarta Sepalanga Domingos" w:date="2025-03-05T09:28:00Z" w16du:dateUtc="2025-03-05T08:28:00Z">
                  <w:rPr>
                    <w:rFonts w:ascii="Times New Roman" w:eastAsia="Times New Roman" w:hAnsi="Times New Roman"/>
                    <w:spacing w:val="-1"/>
                  </w:rPr>
                </w:rPrChange>
              </w:rPr>
            </w:pPr>
          </w:p>
          <w:p w14:paraId="3374BDD5" w14:textId="77777777" w:rsidR="003F3EDE" w:rsidRPr="00FB0B06" w:rsidRDefault="003F3EDE" w:rsidP="0025185C">
            <w:pPr>
              <w:rPr>
                <w:rFonts w:ascii="Arial" w:eastAsia="Times New Roman" w:hAnsi="Arial" w:cs="Arial"/>
                <w:spacing w:val="-1"/>
                <w:sz w:val="20"/>
                <w:szCs w:val="20"/>
                <w:rPrChange w:id="10198" w:author="Adelino Naquarta Sepalanga Domingos" w:date="2025-03-05T09:28:00Z" w16du:dateUtc="2025-03-05T08:28:00Z">
                  <w:rPr>
                    <w:rFonts w:ascii="Times New Roman" w:eastAsia="Times New Roman" w:hAnsi="Times New Roman"/>
                    <w:spacing w:val="-1"/>
                  </w:rPr>
                </w:rPrChange>
              </w:rPr>
            </w:pPr>
          </w:p>
          <w:p w14:paraId="20A36A06" w14:textId="77777777" w:rsidR="003F3EDE" w:rsidRPr="00FB0B06" w:rsidRDefault="003F3EDE" w:rsidP="0025185C">
            <w:pPr>
              <w:rPr>
                <w:rFonts w:ascii="Arial" w:eastAsia="Times New Roman" w:hAnsi="Arial" w:cs="Arial"/>
                <w:spacing w:val="-1"/>
                <w:sz w:val="20"/>
                <w:szCs w:val="20"/>
                <w:rPrChange w:id="10199" w:author="Adelino Naquarta Sepalanga Domingos" w:date="2025-03-05T09:28:00Z" w16du:dateUtc="2025-03-05T08:28:00Z">
                  <w:rPr>
                    <w:rFonts w:ascii="Times New Roman" w:eastAsia="Times New Roman" w:hAnsi="Times New Roman"/>
                    <w:spacing w:val="-1"/>
                  </w:rPr>
                </w:rPrChange>
              </w:rPr>
            </w:pPr>
          </w:p>
          <w:p w14:paraId="38273342" w14:textId="77777777" w:rsidR="003F3EDE" w:rsidRPr="00FB0B06" w:rsidRDefault="003F3EDE" w:rsidP="0025185C">
            <w:pPr>
              <w:rPr>
                <w:rFonts w:ascii="Arial" w:eastAsia="Times New Roman" w:hAnsi="Arial" w:cs="Arial"/>
                <w:spacing w:val="-1"/>
                <w:sz w:val="20"/>
                <w:szCs w:val="20"/>
                <w:rPrChange w:id="1020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01" w:author="Adelino Naquarta Sepalanga Domingos" w:date="2025-03-05T09:28:00Z" w16du:dateUtc="2025-03-05T08:28:00Z">
                  <w:rPr>
                    <w:rFonts w:ascii="Times New Roman" w:eastAsia="Times New Roman" w:hAnsi="Times New Roman"/>
                    <w:spacing w:val="-1"/>
                  </w:rPr>
                </w:rPrChange>
              </w:rPr>
              <w:t>Meios de pagamento (</w:t>
            </w:r>
            <w:proofErr w:type="spellStart"/>
            <w:r w:rsidRPr="00FB0B06">
              <w:rPr>
                <w:rFonts w:ascii="Arial" w:eastAsia="Times New Roman" w:hAnsi="Arial" w:cs="Arial"/>
                <w:spacing w:val="-1"/>
                <w:sz w:val="20"/>
                <w:szCs w:val="20"/>
                <w:rPrChange w:id="10202" w:author="Adelino Naquarta Sepalanga Domingos" w:date="2025-03-05T09:28:00Z" w16du:dateUtc="2025-03-05T08:28:00Z">
                  <w:rPr>
                    <w:rFonts w:ascii="Times New Roman" w:eastAsia="Times New Roman" w:hAnsi="Times New Roman"/>
                    <w:spacing w:val="-1"/>
                  </w:rPr>
                </w:rPrChange>
              </w:rPr>
              <w:t>PaymentMechanism</w:t>
            </w:r>
            <w:proofErr w:type="spellEnd"/>
            <w:r w:rsidRPr="00FB0B06">
              <w:rPr>
                <w:rFonts w:ascii="Arial" w:eastAsia="Times New Roman" w:hAnsi="Arial" w:cs="Arial"/>
                <w:spacing w:val="-1"/>
                <w:sz w:val="20"/>
                <w:szCs w:val="20"/>
                <w:rPrChange w:id="10203"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E644F7" w14:textId="77777777" w:rsidR="003F3EDE" w:rsidRPr="00FB0B06" w:rsidRDefault="003F3EDE" w:rsidP="0025185C">
            <w:pPr>
              <w:rPr>
                <w:rFonts w:ascii="Arial" w:eastAsia="Times New Roman" w:hAnsi="Arial" w:cs="Arial"/>
                <w:spacing w:val="-1"/>
                <w:sz w:val="20"/>
                <w:szCs w:val="20"/>
                <w:rPrChange w:id="1020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05" w:author="Adelino Naquarta Sepalanga Domingos" w:date="2025-03-05T09:28:00Z" w16du:dateUtc="2025-03-05T08:28:00Z">
                  <w:rPr>
                    <w:rFonts w:ascii="Times New Roman" w:eastAsia="Times New Roman" w:hAnsi="Times New Roman"/>
                    <w:spacing w:val="-1"/>
                  </w:rPr>
                </w:rPrChange>
              </w:rPr>
              <w:t xml:space="preserve">Deve ser preenchido com: </w:t>
            </w:r>
          </w:p>
          <w:p w14:paraId="66F09756" w14:textId="77777777" w:rsidR="003F3EDE" w:rsidRPr="00FB0B06" w:rsidRDefault="003F3EDE" w:rsidP="0025185C">
            <w:pPr>
              <w:spacing w:after="0"/>
              <w:rPr>
                <w:rFonts w:ascii="Arial" w:eastAsia="Times New Roman" w:hAnsi="Arial" w:cs="Arial"/>
                <w:spacing w:val="-1"/>
                <w:sz w:val="20"/>
                <w:szCs w:val="20"/>
                <w:rPrChange w:id="1020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07" w:author="Adelino Naquarta Sepalanga Domingos" w:date="2025-03-05T09:28:00Z" w16du:dateUtc="2025-03-05T08:28:00Z">
                  <w:rPr>
                    <w:rFonts w:ascii="Times New Roman" w:eastAsia="Times New Roman" w:hAnsi="Times New Roman"/>
                    <w:spacing w:val="-1"/>
                  </w:rPr>
                </w:rPrChange>
              </w:rPr>
              <w:t xml:space="preserve">“CC” – Cartão crédito; </w:t>
            </w:r>
          </w:p>
          <w:p w14:paraId="36EAB5C1" w14:textId="77777777" w:rsidR="003F3EDE" w:rsidRPr="00FB0B06" w:rsidRDefault="003F3EDE" w:rsidP="0025185C">
            <w:pPr>
              <w:spacing w:after="0"/>
              <w:rPr>
                <w:rFonts w:ascii="Arial" w:eastAsia="Times New Roman" w:hAnsi="Arial" w:cs="Arial"/>
                <w:spacing w:val="-1"/>
                <w:sz w:val="20"/>
                <w:szCs w:val="20"/>
                <w:rPrChange w:id="1020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09" w:author="Adelino Naquarta Sepalanga Domingos" w:date="2025-03-05T09:28:00Z" w16du:dateUtc="2025-03-05T08:28:00Z">
                  <w:rPr>
                    <w:rFonts w:ascii="Times New Roman" w:eastAsia="Times New Roman" w:hAnsi="Times New Roman"/>
                    <w:spacing w:val="-1"/>
                  </w:rPr>
                </w:rPrChange>
              </w:rPr>
              <w:t xml:space="preserve">“CD” – Cartão débito; </w:t>
            </w:r>
          </w:p>
          <w:p w14:paraId="654B7C16" w14:textId="77777777" w:rsidR="003F3EDE" w:rsidRPr="00FB0B06" w:rsidRDefault="003F3EDE" w:rsidP="0025185C">
            <w:pPr>
              <w:spacing w:after="0"/>
              <w:rPr>
                <w:rFonts w:ascii="Arial" w:eastAsia="Times New Roman" w:hAnsi="Arial" w:cs="Arial"/>
                <w:spacing w:val="-1"/>
                <w:sz w:val="20"/>
                <w:szCs w:val="20"/>
                <w:rPrChange w:id="1021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11" w:author="Adelino Naquarta Sepalanga Domingos" w:date="2025-03-05T09:28:00Z" w16du:dateUtc="2025-03-05T08:28:00Z">
                  <w:rPr>
                    <w:rFonts w:ascii="Times New Roman" w:eastAsia="Times New Roman" w:hAnsi="Times New Roman"/>
                    <w:spacing w:val="-1"/>
                  </w:rPr>
                </w:rPrChange>
              </w:rPr>
              <w:t>“CH” – Cheque bancário;</w:t>
            </w:r>
          </w:p>
          <w:p w14:paraId="1BE44311" w14:textId="77777777" w:rsidR="003F3EDE" w:rsidRPr="00FB0B06" w:rsidRDefault="003F3EDE" w:rsidP="0025185C">
            <w:pPr>
              <w:spacing w:after="0"/>
              <w:rPr>
                <w:rFonts w:ascii="Arial" w:eastAsia="Times New Roman" w:hAnsi="Arial" w:cs="Arial"/>
                <w:spacing w:val="-1"/>
                <w:sz w:val="20"/>
                <w:szCs w:val="20"/>
                <w:rPrChange w:id="1021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13" w:author="Adelino Naquarta Sepalanga Domingos" w:date="2025-03-05T09:28:00Z" w16du:dateUtc="2025-03-05T08:28:00Z">
                  <w:rPr>
                    <w:rFonts w:ascii="Times New Roman" w:eastAsia="Times New Roman" w:hAnsi="Times New Roman"/>
                    <w:spacing w:val="-1"/>
                  </w:rPr>
                </w:rPrChange>
              </w:rPr>
              <w:t>“CI” – Crédito documentário internacional;</w:t>
            </w:r>
          </w:p>
          <w:p w14:paraId="1EEDAC4F" w14:textId="77777777" w:rsidR="003F3EDE" w:rsidRPr="00FB0B06" w:rsidRDefault="003F3EDE" w:rsidP="0025185C">
            <w:pPr>
              <w:spacing w:after="0"/>
              <w:rPr>
                <w:rFonts w:ascii="Arial" w:eastAsia="Times New Roman" w:hAnsi="Arial" w:cs="Arial"/>
                <w:spacing w:val="-1"/>
                <w:sz w:val="20"/>
                <w:szCs w:val="20"/>
                <w:rPrChange w:id="1021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15" w:author="Adelino Naquarta Sepalanga Domingos" w:date="2025-03-05T09:28:00Z" w16du:dateUtc="2025-03-05T08:28:00Z">
                  <w:rPr>
                    <w:rFonts w:ascii="Times New Roman" w:eastAsia="Times New Roman" w:hAnsi="Times New Roman"/>
                    <w:spacing w:val="-1"/>
                  </w:rPr>
                </w:rPrChange>
              </w:rPr>
              <w:t>“CO” – Cheque ou cartão oferta;</w:t>
            </w:r>
          </w:p>
          <w:p w14:paraId="1EF810F8" w14:textId="77777777" w:rsidR="003F3EDE" w:rsidRPr="00FB0B06" w:rsidRDefault="003F3EDE" w:rsidP="0025185C">
            <w:pPr>
              <w:spacing w:after="0"/>
              <w:rPr>
                <w:rFonts w:ascii="Arial" w:eastAsia="Times New Roman" w:hAnsi="Arial" w:cs="Arial"/>
                <w:spacing w:val="-1"/>
                <w:sz w:val="20"/>
                <w:szCs w:val="20"/>
                <w:rPrChange w:id="1021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17" w:author="Adelino Naquarta Sepalanga Domingos" w:date="2025-03-05T09:28:00Z" w16du:dateUtc="2025-03-05T08:28:00Z">
                  <w:rPr>
                    <w:rFonts w:ascii="Times New Roman" w:eastAsia="Times New Roman" w:hAnsi="Times New Roman"/>
                    <w:spacing w:val="-1"/>
                  </w:rPr>
                </w:rPrChange>
              </w:rPr>
              <w:t>“CS” – Compensação de saldos em conta corrente;</w:t>
            </w:r>
          </w:p>
          <w:p w14:paraId="2DAFAB66" w14:textId="77777777" w:rsidR="003F3EDE" w:rsidRPr="00FB0B06" w:rsidRDefault="003F3EDE" w:rsidP="0025185C">
            <w:pPr>
              <w:spacing w:after="0"/>
              <w:rPr>
                <w:rFonts w:ascii="Arial" w:eastAsia="Times New Roman" w:hAnsi="Arial" w:cs="Arial"/>
                <w:spacing w:val="-1"/>
                <w:sz w:val="20"/>
                <w:szCs w:val="20"/>
                <w:rPrChange w:id="1021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19" w:author="Adelino Naquarta Sepalanga Domingos" w:date="2025-03-05T09:28:00Z" w16du:dateUtc="2025-03-05T08:28:00Z">
                  <w:rPr>
                    <w:rFonts w:ascii="Times New Roman" w:eastAsia="Times New Roman" w:hAnsi="Times New Roman"/>
                    <w:spacing w:val="-1"/>
                  </w:rPr>
                </w:rPrChange>
              </w:rPr>
              <w:t>“DE” – Dinheiro electrónico, por exemplo residente em cartões de fidelidade ou de pontos;</w:t>
            </w:r>
          </w:p>
          <w:p w14:paraId="474F2F76" w14:textId="77777777" w:rsidR="003F3EDE" w:rsidRPr="00FB0B06" w:rsidRDefault="003F3EDE" w:rsidP="0025185C">
            <w:pPr>
              <w:spacing w:after="0"/>
              <w:rPr>
                <w:rFonts w:ascii="Arial" w:eastAsia="Times New Roman" w:hAnsi="Arial" w:cs="Arial"/>
                <w:spacing w:val="-1"/>
                <w:sz w:val="20"/>
                <w:szCs w:val="20"/>
                <w:rPrChange w:id="1022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21" w:author="Adelino Naquarta Sepalanga Domingos" w:date="2025-03-05T09:28:00Z" w16du:dateUtc="2025-03-05T08:28:00Z">
                  <w:rPr>
                    <w:rFonts w:ascii="Times New Roman" w:eastAsia="Times New Roman" w:hAnsi="Times New Roman"/>
                    <w:spacing w:val="-1"/>
                  </w:rPr>
                </w:rPrChange>
              </w:rPr>
              <w:t xml:space="preserve"> “MB” – Referências de pagamento para </w:t>
            </w:r>
            <w:proofErr w:type="spellStart"/>
            <w:r w:rsidRPr="00FB0B06">
              <w:rPr>
                <w:rFonts w:ascii="Arial" w:eastAsia="Times New Roman" w:hAnsi="Arial" w:cs="Arial"/>
                <w:spacing w:val="-1"/>
                <w:sz w:val="20"/>
                <w:szCs w:val="20"/>
                <w:rPrChange w:id="10222" w:author="Adelino Naquarta Sepalanga Domingos" w:date="2025-03-05T09:28:00Z" w16du:dateUtc="2025-03-05T08:28:00Z">
                  <w:rPr>
                    <w:rFonts w:ascii="Times New Roman" w:eastAsia="Times New Roman" w:hAnsi="Times New Roman"/>
                    <w:spacing w:val="-1"/>
                  </w:rPr>
                </w:rPrChange>
              </w:rPr>
              <w:t>Multicaixa</w:t>
            </w:r>
            <w:proofErr w:type="spellEnd"/>
            <w:r w:rsidRPr="00FB0B06">
              <w:rPr>
                <w:rFonts w:ascii="Arial" w:eastAsia="Times New Roman" w:hAnsi="Arial" w:cs="Arial"/>
                <w:spacing w:val="-1"/>
                <w:sz w:val="20"/>
                <w:szCs w:val="20"/>
                <w:rPrChange w:id="10223" w:author="Adelino Naquarta Sepalanga Domingos" w:date="2025-03-05T09:28:00Z" w16du:dateUtc="2025-03-05T08:28:00Z">
                  <w:rPr>
                    <w:rFonts w:ascii="Times New Roman" w:eastAsia="Times New Roman" w:hAnsi="Times New Roman"/>
                    <w:spacing w:val="-1"/>
                  </w:rPr>
                </w:rPrChange>
              </w:rPr>
              <w:t>;</w:t>
            </w:r>
          </w:p>
          <w:p w14:paraId="43DC9FAD" w14:textId="77777777" w:rsidR="003F3EDE" w:rsidRPr="00FB0B06" w:rsidRDefault="003F3EDE" w:rsidP="0025185C">
            <w:pPr>
              <w:spacing w:after="0"/>
              <w:rPr>
                <w:rFonts w:ascii="Arial" w:eastAsia="Times New Roman" w:hAnsi="Arial" w:cs="Arial"/>
                <w:spacing w:val="-1"/>
                <w:sz w:val="20"/>
                <w:szCs w:val="20"/>
                <w:rPrChange w:id="1022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25" w:author="Adelino Naquarta Sepalanga Domingos" w:date="2025-03-05T09:28:00Z" w16du:dateUtc="2025-03-05T08:28:00Z">
                  <w:rPr>
                    <w:rFonts w:ascii="Times New Roman" w:eastAsia="Times New Roman" w:hAnsi="Times New Roman"/>
                    <w:spacing w:val="-1"/>
                  </w:rPr>
                </w:rPrChange>
              </w:rPr>
              <w:t>“NU” – Numerário;</w:t>
            </w:r>
          </w:p>
          <w:p w14:paraId="01E69993" w14:textId="77777777" w:rsidR="003F3EDE" w:rsidRPr="00FB0B06" w:rsidRDefault="003F3EDE" w:rsidP="0025185C">
            <w:pPr>
              <w:spacing w:after="0"/>
              <w:rPr>
                <w:rFonts w:ascii="Arial" w:eastAsia="Times New Roman" w:hAnsi="Arial" w:cs="Arial"/>
                <w:spacing w:val="-1"/>
                <w:sz w:val="20"/>
                <w:szCs w:val="20"/>
                <w:rPrChange w:id="1022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27" w:author="Adelino Naquarta Sepalanga Domingos" w:date="2025-03-05T09:28:00Z" w16du:dateUtc="2025-03-05T08:28:00Z">
                  <w:rPr>
                    <w:rFonts w:ascii="Times New Roman" w:eastAsia="Times New Roman" w:hAnsi="Times New Roman"/>
                    <w:spacing w:val="-1"/>
                  </w:rPr>
                </w:rPrChange>
              </w:rPr>
              <w:t xml:space="preserve">“OU” – Outros meios aqui não assinalados; </w:t>
            </w:r>
          </w:p>
          <w:p w14:paraId="069E5B32" w14:textId="77777777" w:rsidR="003F3EDE" w:rsidRPr="00FB0B06" w:rsidRDefault="003F3EDE" w:rsidP="0025185C">
            <w:pPr>
              <w:spacing w:after="0"/>
              <w:rPr>
                <w:rFonts w:ascii="Arial" w:eastAsia="Times New Roman" w:hAnsi="Arial" w:cs="Arial"/>
                <w:spacing w:val="-1"/>
                <w:sz w:val="20"/>
                <w:szCs w:val="20"/>
                <w:rPrChange w:id="1022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29" w:author="Adelino Naquarta Sepalanga Domingos" w:date="2025-03-05T09:28:00Z" w16du:dateUtc="2025-03-05T08:28:00Z">
                  <w:rPr>
                    <w:rFonts w:ascii="Times New Roman" w:eastAsia="Times New Roman" w:hAnsi="Times New Roman"/>
                    <w:spacing w:val="-1"/>
                  </w:rPr>
                </w:rPrChange>
              </w:rPr>
              <w:t>“PR” – Permuta de bens;</w:t>
            </w:r>
          </w:p>
          <w:p w14:paraId="041D48E3" w14:textId="77777777" w:rsidR="003F3EDE" w:rsidRPr="00FB0B06" w:rsidRDefault="003F3EDE" w:rsidP="0025185C">
            <w:pPr>
              <w:spacing w:after="0"/>
              <w:rPr>
                <w:rFonts w:ascii="Arial" w:eastAsia="Times New Roman" w:hAnsi="Arial" w:cs="Arial"/>
                <w:spacing w:val="-1"/>
                <w:sz w:val="20"/>
                <w:szCs w:val="20"/>
                <w:rPrChange w:id="1023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31" w:author="Adelino Naquarta Sepalanga Domingos" w:date="2025-03-05T09:28:00Z" w16du:dateUtc="2025-03-05T08:28:00Z">
                  <w:rPr>
                    <w:rFonts w:ascii="Times New Roman" w:eastAsia="Times New Roman" w:hAnsi="Times New Roman"/>
                    <w:spacing w:val="-1"/>
                  </w:rPr>
                </w:rPrChange>
              </w:rPr>
              <w:t>“</w:t>
            </w:r>
            <w:proofErr w:type="gramStart"/>
            <w:r w:rsidRPr="00FB0B06">
              <w:rPr>
                <w:rFonts w:ascii="Arial" w:eastAsia="Times New Roman" w:hAnsi="Arial" w:cs="Arial"/>
                <w:spacing w:val="-1"/>
                <w:sz w:val="20"/>
                <w:szCs w:val="20"/>
                <w:rPrChange w:id="10232" w:author="Adelino Naquarta Sepalanga Domingos" w:date="2025-03-05T09:28:00Z" w16du:dateUtc="2025-03-05T08:28:00Z">
                  <w:rPr>
                    <w:rFonts w:ascii="Times New Roman" w:eastAsia="Times New Roman" w:hAnsi="Times New Roman"/>
                    <w:spacing w:val="-1"/>
                  </w:rPr>
                </w:rPrChange>
              </w:rPr>
              <w:t>TB“ –</w:t>
            </w:r>
            <w:proofErr w:type="gramEnd"/>
            <w:r w:rsidRPr="00FB0B06">
              <w:rPr>
                <w:rFonts w:ascii="Arial" w:eastAsia="Times New Roman" w:hAnsi="Arial" w:cs="Arial"/>
                <w:spacing w:val="-1"/>
                <w:sz w:val="20"/>
                <w:szCs w:val="20"/>
                <w:rPrChange w:id="10233" w:author="Adelino Naquarta Sepalanga Domingos" w:date="2025-03-05T09:28:00Z" w16du:dateUtc="2025-03-05T08:28:00Z">
                  <w:rPr>
                    <w:rFonts w:ascii="Times New Roman" w:eastAsia="Times New Roman" w:hAnsi="Times New Roman"/>
                    <w:spacing w:val="-1"/>
                  </w:rPr>
                </w:rPrChange>
              </w:rPr>
              <w:t xml:space="preserve"> Transferência bancária;</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81EE04" w14:textId="77777777" w:rsidR="003F3EDE" w:rsidRPr="00FB0B06" w:rsidRDefault="003F3EDE" w:rsidP="0025185C">
            <w:pPr>
              <w:jc w:val="center"/>
              <w:rPr>
                <w:rFonts w:ascii="Arial" w:eastAsia="Times New Roman" w:hAnsi="Arial" w:cs="Arial"/>
                <w:spacing w:val="-1"/>
                <w:sz w:val="20"/>
                <w:szCs w:val="20"/>
                <w:rPrChange w:id="10234" w:author="Adelino Naquarta Sepalanga Domingos" w:date="2025-03-05T09:28:00Z" w16du:dateUtc="2025-03-05T08:28:00Z">
                  <w:rPr>
                    <w:rFonts w:ascii="Times New Roman" w:eastAsia="Times New Roman" w:hAnsi="Times New Roman"/>
                    <w:spacing w:val="-1"/>
                  </w:rPr>
                </w:rPrChange>
              </w:rPr>
            </w:pPr>
          </w:p>
          <w:p w14:paraId="7D94FDEC" w14:textId="77777777" w:rsidR="003F3EDE" w:rsidRPr="00FB0B06" w:rsidRDefault="003F3EDE" w:rsidP="0025185C">
            <w:pPr>
              <w:jc w:val="center"/>
              <w:rPr>
                <w:rFonts w:ascii="Arial" w:eastAsia="Times New Roman" w:hAnsi="Arial" w:cs="Arial"/>
                <w:spacing w:val="-1"/>
                <w:sz w:val="20"/>
                <w:szCs w:val="20"/>
                <w:rPrChange w:id="10235" w:author="Adelino Naquarta Sepalanga Domingos" w:date="2025-03-05T09:28:00Z" w16du:dateUtc="2025-03-05T08:28:00Z">
                  <w:rPr>
                    <w:rFonts w:ascii="Times New Roman" w:eastAsia="Times New Roman" w:hAnsi="Times New Roman"/>
                    <w:spacing w:val="-1"/>
                  </w:rPr>
                </w:rPrChange>
              </w:rPr>
            </w:pPr>
          </w:p>
          <w:p w14:paraId="57DE4463" w14:textId="77777777" w:rsidR="003F3EDE" w:rsidRPr="00FB0B06" w:rsidRDefault="003F3EDE" w:rsidP="0025185C">
            <w:pPr>
              <w:jc w:val="center"/>
              <w:rPr>
                <w:rFonts w:ascii="Arial" w:eastAsia="Times New Roman" w:hAnsi="Arial" w:cs="Arial"/>
                <w:spacing w:val="-1"/>
                <w:sz w:val="20"/>
                <w:szCs w:val="20"/>
                <w:rPrChange w:id="10236" w:author="Adelino Naquarta Sepalanga Domingos" w:date="2025-03-05T09:28:00Z" w16du:dateUtc="2025-03-05T08:28:00Z">
                  <w:rPr>
                    <w:rFonts w:ascii="Times New Roman" w:eastAsia="Times New Roman" w:hAnsi="Times New Roman"/>
                    <w:spacing w:val="-1"/>
                  </w:rPr>
                </w:rPrChange>
              </w:rPr>
            </w:pPr>
          </w:p>
          <w:p w14:paraId="04F27B56" w14:textId="77777777" w:rsidR="003F3EDE" w:rsidRPr="00FB0B06" w:rsidRDefault="003F3EDE" w:rsidP="0025185C">
            <w:pPr>
              <w:jc w:val="center"/>
              <w:rPr>
                <w:rFonts w:ascii="Arial" w:eastAsia="Times New Roman" w:hAnsi="Arial" w:cs="Arial"/>
                <w:spacing w:val="-1"/>
                <w:sz w:val="20"/>
                <w:szCs w:val="20"/>
                <w:rPrChange w:id="10237" w:author="Adelino Naquarta Sepalanga Domingos" w:date="2025-03-05T09:28:00Z" w16du:dateUtc="2025-03-05T08:28:00Z">
                  <w:rPr>
                    <w:rFonts w:ascii="Times New Roman" w:eastAsia="Times New Roman" w:hAnsi="Times New Roman"/>
                    <w:spacing w:val="-1"/>
                  </w:rPr>
                </w:rPrChange>
              </w:rPr>
            </w:pPr>
          </w:p>
          <w:p w14:paraId="65723EE6" w14:textId="77777777" w:rsidR="003F3EDE" w:rsidRPr="00FB0B06" w:rsidRDefault="003F3EDE" w:rsidP="0025185C">
            <w:pPr>
              <w:jc w:val="center"/>
              <w:rPr>
                <w:rFonts w:ascii="Arial" w:eastAsia="Times New Roman" w:hAnsi="Arial" w:cs="Arial"/>
                <w:spacing w:val="-1"/>
                <w:sz w:val="20"/>
                <w:szCs w:val="20"/>
                <w:rPrChange w:id="10238" w:author="Adelino Naquarta Sepalanga Domingos" w:date="2025-03-05T09:28:00Z" w16du:dateUtc="2025-03-05T08:28:00Z">
                  <w:rPr>
                    <w:rFonts w:ascii="Times New Roman" w:eastAsia="Times New Roman" w:hAnsi="Times New Roman"/>
                    <w:spacing w:val="-1"/>
                  </w:rPr>
                </w:rPrChange>
              </w:rPr>
            </w:pPr>
          </w:p>
          <w:p w14:paraId="6AE3E148" w14:textId="77777777" w:rsidR="003F3EDE" w:rsidRPr="00FB0B06" w:rsidRDefault="003F3EDE" w:rsidP="0025185C">
            <w:pPr>
              <w:jc w:val="center"/>
              <w:rPr>
                <w:rFonts w:ascii="Arial" w:eastAsia="Times New Roman" w:hAnsi="Arial" w:cs="Arial"/>
                <w:spacing w:val="-1"/>
                <w:sz w:val="20"/>
                <w:szCs w:val="20"/>
                <w:rPrChange w:id="10239" w:author="Adelino Naquarta Sepalanga Domingos" w:date="2025-03-05T09:28:00Z" w16du:dateUtc="2025-03-05T08:28:00Z">
                  <w:rPr>
                    <w:rFonts w:ascii="Times New Roman" w:eastAsia="Times New Roman" w:hAnsi="Times New Roman"/>
                    <w:spacing w:val="-1"/>
                  </w:rPr>
                </w:rPrChange>
              </w:rPr>
            </w:pPr>
          </w:p>
          <w:p w14:paraId="43467E4B" w14:textId="77777777" w:rsidR="003F3EDE" w:rsidRPr="00FB0B06" w:rsidRDefault="003F3EDE" w:rsidP="0025185C">
            <w:pPr>
              <w:jc w:val="center"/>
              <w:rPr>
                <w:rFonts w:ascii="Arial" w:eastAsia="Times New Roman" w:hAnsi="Arial" w:cs="Arial"/>
                <w:spacing w:val="-1"/>
                <w:sz w:val="20"/>
                <w:szCs w:val="20"/>
                <w:rPrChange w:id="10240" w:author="Adelino Naquarta Sepalanga Domingos" w:date="2025-03-05T09:28:00Z" w16du:dateUtc="2025-03-05T08:28:00Z">
                  <w:rPr>
                    <w:rFonts w:ascii="Times New Roman" w:eastAsia="Times New Roman" w:hAnsi="Times New Roman"/>
                    <w:spacing w:val="-1"/>
                  </w:rPr>
                </w:rPrChange>
              </w:rPr>
            </w:pPr>
          </w:p>
          <w:p w14:paraId="0267D5E5" w14:textId="77777777" w:rsidR="003F3EDE" w:rsidRPr="00FB0B06" w:rsidRDefault="003F3EDE" w:rsidP="0025185C">
            <w:pPr>
              <w:jc w:val="center"/>
              <w:rPr>
                <w:rFonts w:ascii="Arial" w:eastAsia="Times New Roman" w:hAnsi="Arial" w:cs="Arial"/>
                <w:spacing w:val="-1"/>
                <w:sz w:val="20"/>
                <w:szCs w:val="20"/>
                <w:rPrChange w:id="1024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42" w:author="Adelino Naquarta Sepalanga Domingos" w:date="2025-03-05T09:28:00Z" w16du:dateUtc="2025-03-05T08:28:00Z">
                  <w:rPr>
                    <w:rFonts w:ascii="Times New Roman" w:eastAsia="Times New Roman" w:hAnsi="Times New Roman"/>
                    <w:spacing w:val="-1"/>
                  </w:rPr>
                </w:rPrChange>
              </w:rPr>
              <w:t>Texto 2</w:t>
            </w:r>
          </w:p>
        </w:tc>
      </w:tr>
      <w:tr w:rsidR="003F3EDE" w:rsidRPr="00FB0B06" w14:paraId="7AFCD813" w14:textId="77777777" w:rsidTr="0025185C">
        <w:trPr>
          <w:trHeight w:val="47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E9CABA5" w14:textId="77777777" w:rsidR="003F3EDE" w:rsidRPr="00FB0B06" w:rsidRDefault="003F3EDE" w:rsidP="0025185C">
            <w:pPr>
              <w:jc w:val="center"/>
              <w:rPr>
                <w:rFonts w:ascii="Arial" w:eastAsia="Times New Roman" w:hAnsi="Arial" w:cs="Arial"/>
                <w:spacing w:val="-1"/>
                <w:sz w:val="20"/>
                <w:szCs w:val="20"/>
                <w:rPrChange w:id="1024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44" w:author="Adelino Naquarta Sepalanga Domingos" w:date="2025-03-05T09:28:00Z" w16du:dateUtc="2025-03-05T08:28:00Z">
                  <w:rPr>
                    <w:rFonts w:ascii="Times New Roman" w:eastAsia="Times New Roman" w:hAnsi="Times New Roman"/>
                    <w:spacing w:val="-1"/>
                  </w:rPr>
                </w:rPrChange>
              </w:rPr>
              <w:t>4.4.4.10.2.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71C092" w14:textId="77777777" w:rsidR="003F3EDE" w:rsidRPr="00FB0B06" w:rsidRDefault="003F3EDE" w:rsidP="0025185C">
            <w:pPr>
              <w:jc w:val="center"/>
              <w:rPr>
                <w:rFonts w:ascii="Arial" w:eastAsia="Times New Roman" w:hAnsi="Arial" w:cs="Arial"/>
                <w:spacing w:val="-1"/>
                <w:sz w:val="20"/>
                <w:szCs w:val="20"/>
                <w:rPrChange w:id="1024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46"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5F55C9C" w14:textId="77777777" w:rsidR="003F3EDE" w:rsidRPr="00FB0B06" w:rsidRDefault="003F3EDE" w:rsidP="0025185C">
            <w:pPr>
              <w:rPr>
                <w:rFonts w:ascii="Arial" w:eastAsia="Times New Roman" w:hAnsi="Arial" w:cs="Arial"/>
                <w:spacing w:val="-1"/>
                <w:sz w:val="20"/>
                <w:szCs w:val="20"/>
                <w:rPrChange w:id="1024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48" w:author="Adelino Naquarta Sepalanga Domingos" w:date="2025-03-05T09:28:00Z" w16du:dateUtc="2025-03-05T08:28:00Z">
                  <w:rPr>
                    <w:rFonts w:ascii="Times New Roman" w:eastAsia="Times New Roman" w:hAnsi="Times New Roman"/>
                    <w:spacing w:val="-1"/>
                  </w:rPr>
                </w:rPrChange>
              </w:rPr>
              <w:t>Montante do pagamento (</w:t>
            </w:r>
            <w:proofErr w:type="spellStart"/>
            <w:r w:rsidRPr="00FB0B06">
              <w:rPr>
                <w:rFonts w:ascii="Arial" w:eastAsia="Times New Roman" w:hAnsi="Arial" w:cs="Arial"/>
                <w:spacing w:val="-1"/>
                <w:sz w:val="20"/>
                <w:szCs w:val="20"/>
                <w:rPrChange w:id="10249" w:author="Adelino Naquarta Sepalanga Domingos" w:date="2025-03-05T09:28:00Z" w16du:dateUtc="2025-03-05T08:28:00Z">
                  <w:rPr>
                    <w:rFonts w:ascii="Times New Roman" w:eastAsia="Times New Roman" w:hAnsi="Times New Roman"/>
                    <w:spacing w:val="-1"/>
                  </w:rPr>
                </w:rPrChange>
              </w:rPr>
              <w:t>PaymentAmount</w:t>
            </w:r>
            <w:proofErr w:type="spellEnd"/>
            <w:r w:rsidRPr="00FB0B06">
              <w:rPr>
                <w:rFonts w:ascii="Arial" w:eastAsia="Times New Roman" w:hAnsi="Arial" w:cs="Arial"/>
                <w:spacing w:val="-1"/>
                <w:sz w:val="20"/>
                <w:szCs w:val="20"/>
                <w:rPrChange w:id="10250"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EE8FA8" w14:textId="77777777" w:rsidR="003F3EDE" w:rsidRPr="00FB0B06" w:rsidRDefault="003F3EDE" w:rsidP="0025185C">
            <w:pPr>
              <w:rPr>
                <w:rFonts w:ascii="Arial" w:eastAsia="Times New Roman" w:hAnsi="Arial" w:cs="Arial"/>
                <w:spacing w:val="-1"/>
                <w:sz w:val="20"/>
                <w:szCs w:val="20"/>
                <w:rPrChange w:id="1025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52" w:author="Adelino Naquarta Sepalanga Domingos" w:date="2025-03-05T09:28:00Z" w16du:dateUtc="2025-03-05T08:28:00Z">
                  <w:rPr>
                    <w:rFonts w:ascii="Times New Roman" w:eastAsia="Times New Roman" w:hAnsi="Times New Roman"/>
                    <w:spacing w:val="-1"/>
                  </w:rPr>
                </w:rPrChange>
              </w:rPr>
              <w:t>Deve ser indicado o montante por meio de pagamento.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0A08B4" w14:textId="77777777" w:rsidR="003F3EDE" w:rsidRPr="00FB0B06" w:rsidRDefault="003F3EDE" w:rsidP="0025185C">
            <w:pPr>
              <w:jc w:val="center"/>
              <w:rPr>
                <w:rFonts w:ascii="Arial" w:eastAsia="Times New Roman" w:hAnsi="Arial" w:cs="Arial"/>
                <w:spacing w:val="-1"/>
                <w:sz w:val="20"/>
                <w:szCs w:val="20"/>
                <w:rPrChange w:id="1025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54"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711E13D7" w14:textId="77777777" w:rsidTr="0025185C">
        <w:trPr>
          <w:trHeight w:val="42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FA4650" w14:textId="77777777" w:rsidR="003F3EDE" w:rsidRPr="00FB0B06" w:rsidRDefault="003F3EDE" w:rsidP="0025185C">
            <w:pPr>
              <w:jc w:val="center"/>
              <w:rPr>
                <w:rFonts w:ascii="Arial" w:eastAsia="Times New Roman" w:hAnsi="Arial" w:cs="Arial"/>
                <w:spacing w:val="-1"/>
                <w:sz w:val="20"/>
                <w:szCs w:val="20"/>
                <w:rPrChange w:id="1025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56" w:author="Adelino Naquarta Sepalanga Domingos" w:date="2025-03-05T09:28:00Z" w16du:dateUtc="2025-03-05T08:28:00Z">
                  <w:rPr>
                    <w:rFonts w:ascii="Times New Roman" w:eastAsia="Times New Roman" w:hAnsi="Times New Roman"/>
                    <w:spacing w:val="-1"/>
                  </w:rPr>
                </w:rPrChange>
              </w:rPr>
              <w:t>4.4.4.10.3.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685D2E" w14:textId="77777777" w:rsidR="003F3EDE" w:rsidRPr="00FB0B06" w:rsidRDefault="003F3EDE" w:rsidP="0025185C">
            <w:pPr>
              <w:jc w:val="center"/>
              <w:rPr>
                <w:rFonts w:ascii="Arial" w:eastAsia="Times New Roman" w:hAnsi="Arial" w:cs="Arial"/>
                <w:spacing w:val="-1"/>
                <w:sz w:val="20"/>
                <w:szCs w:val="20"/>
                <w:rPrChange w:id="1025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58"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CB79B0" w14:textId="77777777" w:rsidR="003F3EDE" w:rsidRPr="00FB0B06" w:rsidRDefault="003F3EDE" w:rsidP="0025185C">
            <w:pPr>
              <w:rPr>
                <w:rFonts w:ascii="Arial" w:eastAsia="Times New Roman" w:hAnsi="Arial" w:cs="Arial"/>
                <w:spacing w:val="-1"/>
                <w:sz w:val="20"/>
                <w:szCs w:val="20"/>
                <w:rPrChange w:id="1025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60" w:author="Adelino Naquarta Sepalanga Domingos" w:date="2025-03-05T09:28:00Z" w16du:dateUtc="2025-03-05T08:28:00Z">
                  <w:rPr>
                    <w:rFonts w:ascii="Times New Roman" w:eastAsia="Times New Roman" w:hAnsi="Times New Roman"/>
                    <w:spacing w:val="-1"/>
                  </w:rPr>
                </w:rPrChange>
              </w:rPr>
              <w:t>Data do pagamento (</w:t>
            </w:r>
            <w:proofErr w:type="spellStart"/>
            <w:r w:rsidRPr="00FB0B06">
              <w:rPr>
                <w:rFonts w:ascii="Arial" w:eastAsia="Times New Roman" w:hAnsi="Arial" w:cs="Arial"/>
                <w:spacing w:val="-1"/>
                <w:sz w:val="20"/>
                <w:szCs w:val="20"/>
                <w:rPrChange w:id="10261" w:author="Adelino Naquarta Sepalanga Domingos" w:date="2025-03-05T09:28:00Z" w16du:dateUtc="2025-03-05T08:28:00Z">
                  <w:rPr>
                    <w:rFonts w:ascii="Times New Roman" w:eastAsia="Times New Roman" w:hAnsi="Times New Roman"/>
                    <w:spacing w:val="-1"/>
                  </w:rPr>
                </w:rPrChange>
              </w:rPr>
              <w:t>PaymentDate</w:t>
            </w:r>
            <w:proofErr w:type="spellEnd"/>
            <w:r w:rsidRPr="00FB0B06">
              <w:rPr>
                <w:rFonts w:ascii="Arial" w:eastAsia="Times New Roman" w:hAnsi="Arial" w:cs="Arial"/>
                <w:spacing w:val="-1"/>
                <w:sz w:val="20"/>
                <w:szCs w:val="20"/>
                <w:rPrChange w:id="10262"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B0835D2" w14:textId="77777777" w:rsidR="003F3EDE" w:rsidRPr="00FB0B06" w:rsidRDefault="003F3EDE" w:rsidP="0025185C">
            <w:pPr>
              <w:rPr>
                <w:rFonts w:ascii="Arial" w:eastAsia="Times New Roman" w:hAnsi="Arial" w:cs="Arial"/>
                <w:spacing w:val="-1"/>
                <w:sz w:val="20"/>
                <w:szCs w:val="20"/>
                <w:rPrChange w:id="10263"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058DCE" w14:textId="77777777" w:rsidR="003F3EDE" w:rsidRPr="00FB0B06" w:rsidRDefault="003F3EDE" w:rsidP="0025185C">
            <w:pPr>
              <w:jc w:val="center"/>
              <w:rPr>
                <w:rFonts w:ascii="Arial" w:eastAsia="Times New Roman" w:hAnsi="Arial" w:cs="Arial"/>
                <w:spacing w:val="-1"/>
                <w:sz w:val="20"/>
                <w:szCs w:val="20"/>
                <w:rPrChange w:id="1026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65" w:author="Adelino Naquarta Sepalanga Domingos" w:date="2025-03-05T09:28:00Z" w16du:dateUtc="2025-03-05T08:28:00Z">
                  <w:rPr>
                    <w:rFonts w:ascii="Times New Roman" w:eastAsia="Times New Roman" w:hAnsi="Times New Roman"/>
                    <w:spacing w:val="-1"/>
                  </w:rPr>
                </w:rPrChange>
              </w:rPr>
              <w:t>Data</w:t>
            </w:r>
          </w:p>
        </w:tc>
      </w:tr>
      <w:tr w:rsidR="003F3EDE" w:rsidRPr="00FB0B06" w14:paraId="02FA92DA" w14:textId="77777777" w:rsidTr="0025185C">
        <w:trPr>
          <w:trHeight w:val="65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9EC10A0" w14:textId="77777777" w:rsidR="003F3EDE" w:rsidRPr="00FB0B06" w:rsidRDefault="003F3EDE" w:rsidP="0025185C">
            <w:pPr>
              <w:jc w:val="center"/>
              <w:rPr>
                <w:rFonts w:ascii="Arial" w:eastAsia="Times New Roman" w:hAnsi="Arial" w:cs="Arial"/>
                <w:spacing w:val="-1"/>
                <w:sz w:val="20"/>
                <w:szCs w:val="20"/>
                <w:rPrChange w:id="1026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67" w:author="Adelino Naquarta Sepalanga Domingos" w:date="2025-03-05T09:28:00Z" w16du:dateUtc="2025-03-05T08:28:00Z">
                  <w:rPr>
                    <w:rFonts w:ascii="Times New Roman" w:eastAsia="Times New Roman" w:hAnsi="Times New Roman"/>
                    <w:spacing w:val="-1"/>
                  </w:rPr>
                </w:rPrChange>
              </w:rPr>
              <w:t>4.4.4.11.</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4684CB" w14:textId="77777777" w:rsidR="003F3EDE" w:rsidRPr="00FB0B06" w:rsidRDefault="003F3EDE" w:rsidP="0025185C">
            <w:pPr>
              <w:jc w:val="center"/>
              <w:rPr>
                <w:rFonts w:ascii="Arial" w:eastAsia="Times New Roman" w:hAnsi="Arial" w:cs="Arial"/>
                <w:spacing w:val="-1"/>
                <w:sz w:val="20"/>
                <w:szCs w:val="20"/>
                <w:rPrChange w:id="1026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69"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C614235" w14:textId="77777777" w:rsidR="003F3EDE" w:rsidRPr="00FB0B06" w:rsidRDefault="003F3EDE" w:rsidP="0025185C">
            <w:pPr>
              <w:rPr>
                <w:rFonts w:ascii="Arial" w:eastAsia="Times New Roman" w:hAnsi="Arial" w:cs="Arial"/>
                <w:spacing w:val="-1"/>
                <w:sz w:val="20"/>
                <w:szCs w:val="20"/>
                <w:rPrChange w:id="1027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71" w:author="Adelino Naquarta Sepalanga Domingos" w:date="2025-03-05T09:28:00Z" w16du:dateUtc="2025-03-05T08:28:00Z">
                  <w:rPr>
                    <w:rFonts w:ascii="Times New Roman" w:eastAsia="Times New Roman" w:hAnsi="Times New Roman"/>
                    <w:spacing w:val="-1"/>
                  </w:rPr>
                </w:rPrChange>
              </w:rPr>
              <w:t>Código do utilizador (</w:t>
            </w:r>
            <w:proofErr w:type="spellStart"/>
            <w:r w:rsidRPr="00FB0B06">
              <w:rPr>
                <w:rFonts w:ascii="Arial" w:eastAsia="Times New Roman" w:hAnsi="Arial" w:cs="Arial"/>
                <w:spacing w:val="-1"/>
                <w:sz w:val="20"/>
                <w:szCs w:val="20"/>
                <w:rPrChange w:id="10272" w:author="Adelino Naquarta Sepalanga Domingos" w:date="2025-03-05T09:28:00Z" w16du:dateUtc="2025-03-05T08:28:00Z">
                  <w:rPr>
                    <w:rFonts w:ascii="Times New Roman" w:eastAsia="Times New Roman" w:hAnsi="Times New Roman"/>
                    <w:spacing w:val="-1"/>
                  </w:rPr>
                </w:rPrChange>
              </w:rPr>
              <w:t>SourceID</w:t>
            </w:r>
            <w:proofErr w:type="spellEnd"/>
            <w:r w:rsidRPr="00FB0B06">
              <w:rPr>
                <w:rFonts w:ascii="Arial" w:eastAsia="Times New Roman" w:hAnsi="Arial" w:cs="Arial"/>
                <w:spacing w:val="-1"/>
                <w:sz w:val="20"/>
                <w:szCs w:val="20"/>
                <w:rPrChange w:id="10273"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35924C" w14:textId="77777777" w:rsidR="003F3EDE" w:rsidRPr="00FB0B06" w:rsidRDefault="003F3EDE" w:rsidP="0025185C">
            <w:pPr>
              <w:rPr>
                <w:rFonts w:ascii="Arial" w:eastAsia="Times New Roman" w:hAnsi="Arial" w:cs="Arial"/>
                <w:spacing w:val="-1"/>
                <w:sz w:val="20"/>
                <w:szCs w:val="20"/>
                <w:rPrChange w:id="1027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75" w:author="Adelino Naquarta Sepalanga Domingos" w:date="2025-03-05T09:28:00Z" w16du:dateUtc="2025-03-05T08:28:00Z">
                  <w:rPr>
                    <w:rFonts w:ascii="Times New Roman" w:eastAsia="Times New Roman" w:hAnsi="Times New Roman"/>
                    <w:spacing w:val="-1"/>
                  </w:rPr>
                </w:rPrChange>
              </w:rPr>
              <w:t>Utilizador que gerou o documento.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3A1313" w14:textId="77777777" w:rsidR="003F3EDE" w:rsidRPr="00FB0B06" w:rsidRDefault="003F3EDE" w:rsidP="0025185C">
            <w:pPr>
              <w:jc w:val="center"/>
              <w:rPr>
                <w:rFonts w:ascii="Arial" w:eastAsia="Times New Roman" w:hAnsi="Arial" w:cs="Arial"/>
                <w:spacing w:val="-1"/>
                <w:sz w:val="20"/>
                <w:szCs w:val="20"/>
                <w:rPrChange w:id="1027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77" w:author="Adelino Naquarta Sepalanga Domingos" w:date="2025-03-05T09:28:00Z" w16du:dateUtc="2025-03-05T08:28:00Z">
                  <w:rPr>
                    <w:rFonts w:ascii="Times New Roman" w:eastAsia="Times New Roman" w:hAnsi="Times New Roman"/>
                    <w:spacing w:val="-1"/>
                  </w:rPr>
                </w:rPrChange>
              </w:rPr>
              <w:t>Texto 30</w:t>
            </w:r>
          </w:p>
        </w:tc>
      </w:tr>
      <w:tr w:rsidR="003F3EDE" w:rsidRPr="00FB0B06" w14:paraId="0241F5E2" w14:textId="77777777" w:rsidTr="0025185C">
        <w:trPr>
          <w:trHeight w:val="93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E06B97" w14:textId="77777777" w:rsidR="003F3EDE" w:rsidRPr="00FB0B06" w:rsidRDefault="003F3EDE" w:rsidP="0025185C">
            <w:pPr>
              <w:jc w:val="center"/>
              <w:rPr>
                <w:rFonts w:ascii="Arial" w:eastAsia="Times New Roman" w:hAnsi="Arial" w:cs="Arial"/>
                <w:spacing w:val="-1"/>
                <w:sz w:val="20"/>
                <w:szCs w:val="20"/>
                <w:rPrChange w:id="1027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79" w:author="Adelino Naquarta Sepalanga Domingos" w:date="2025-03-05T09:28:00Z" w16du:dateUtc="2025-03-05T08:28:00Z">
                  <w:rPr>
                    <w:rFonts w:ascii="Times New Roman" w:eastAsia="Times New Roman" w:hAnsi="Times New Roman"/>
                    <w:spacing w:val="-1"/>
                  </w:rPr>
                </w:rPrChange>
              </w:rPr>
              <w:lastRenderedPageBreak/>
              <w:t>4.4.4.12.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8C7B1D" w14:textId="77777777" w:rsidR="003F3EDE" w:rsidRPr="00FB0B06" w:rsidRDefault="003F3EDE" w:rsidP="0025185C">
            <w:pPr>
              <w:jc w:val="center"/>
              <w:rPr>
                <w:rFonts w:ascii="Arial" w:eastAsia="Times New Roman" w:hAnsi="Arial" w:cs="Arial"/>
                <w:spacing w:val="-1"/>
                <w:sz w:val="20"/>
                <w:szCs w:val="20"/>
                <w:rPrChange w:id="1028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81"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5BF0A9" w14:textId="77777777" w:rsidR="003F3EDE" w:rsidRPr="00FB0B06" w:rsidRDefault="003F3EDE" w:rsidP="0025185C">
            <w:pPr>
              <w:rPr>
                <w:rFonts w:ascii="Arial" w:eastAsia="Times New Roman" w:hAnsi="Arial" w:cs="Arial"/>
                <w:spacing w:val="-1"/>
                <w:sz w:val="20"/>
                <w:szCs w:val="20"/>
                <w:rPrChange w:id="1028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83" w:author="Adelino Naquarta Sepalanga Domingos" w:date="2025-03-05T09:28:00Z" w16du:dateUtc="2025-03-05T08:28:00Z">
                  <w:rPr>
                    <w:rFonts w:ascii="Times New Roman" w:eastAsia="Times New Roman" w:hAnsi="Times New Roman"/>
                    <w:spacing w:val="-1"/>
                  </w:rPr>
                </w:rPrChange>
              </w:rPr>
              <w:t>Data de gravação do recibo (</w:t>
            </w:r>
            <w:proofErr w:type="spellStart"/>
            <w:r w:rsidRPr="00FB0B06">
              <w:rPr>
                <w:rFonts w:ascii="Arial" w:eastAsia="Times New Roman" w:hAnsi="Arial" w:cs="Arial"/>
                <w:spacing w:val="-1"/>
                <w:sz w:val="20"/>
                <w:szCs w:val="20"/>
                <w:rPrChange w:id="10284" w:author="Adelino Naquarta Sepalanga Domingos" w:date="2025-03-05T09:28:00Z" w16du:dateUtc="2025-03-05T08:28:00Z">
                  <w:rPr>
                    <w:rFonts w:ascii="Times New Roman" w:eastAsia="Times New Roman" w:hAnsi="Times New Roman"/>
                    <w:spacing w:val="-1"/>
                  </w:rPr>
                </w:rPrChange>
              </w:rPr>
              <w:t>SystemEntryDate</w:t>
            </w:r>
            <w:proofErr w:type="spellEnd"/>
            <w:r w:rsidRPr="00FB0B06">
              <w:rPr>
                <w:rFonts w:ascii="Arial" w:eastAsia="Times New Roman" w:hAnsi="Arial" w:cs="Arial"/>
                <w:spacing w:val="-1"/>
                <w:sz w:val="20"/>
                <w:szCs w:val="20"/>
                <w:rPrChange w:id="10285"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B2C573D" w14:textId="77777777" w:rsidR="003F3EDE" w:rsidRPr="00FB0B06" w:rsidRDefault="003F3EDE" w:rsidP="0025185C">
            <w:pPr>
              <w:rPr>
                <w:rFonts w:ascii="Arial" w:eastAsia="Times New Roman" w:hAnsi="Arial" w:cs="Arial"/>
                <w:spacing w:val="-1"/>
                <w:sz w:val="20"/>
                <w:szCs w:val="20"/>
                <w:rPrChange w:id="1028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87" w:author="Adelino Naquarta Sepalanga Domingos" w:date="2025-03-05T09:28:00Z" w16du:dateUtc="2025-03-05T08:28:00Z">
                  <w:rPr>
                    <w:rFonts w:ascii="Times New Roman" w:eastAsia="Times New Roman" w:hAnsi="Times New Roman"/>
                    <w:spacing w:val="-1"/>
                  </w:rPr>
                </w:rPrChange>
              </w:rPr>
              <w:t>Data da gravação do registo ao segundo, Tipo data e hora: “</w:t>
            </w:r>
            <w:proofErr w:type="spellStart"/>
            <w:r w:rsidRPr="00FB0B06">
              <w:rPr>
                <w:rFonts w:ascii="Arial" w:eastAsia="Times New Roman" w:hAnsi="Arial" w:cs="Arial"/>
                <w:spacing w:val="-1"/>
                <w:sz w:val="20"/>
                <w:szCs w:val="20"/>
                <w:rPrChange w:id="10288" w:author="Adelino Naquarta Sepalanga Domingos" w:date="2025-03-05T09:28:00Z" w16du:dateUtc="2025-03-05T08:28:00Z">
                  <w:rPr>
                    <w:rFonts w:ascii="Times New Roman" w:eastAsia="Times New Roman" w:hAnsi="Times New Roman"/>
                    <w:spacing w:val="-1"/>
                  </w:rPr>
                </w:rPrChange>
              </w:rPr>
              <w:t>AAAA-MM-DDThh:</w:t>
            </w:r>
            <w:proofErr w:type="gramStart"/>
            <w:r w:rsidRPr="00FB0B06">
              <w:rPr>
                <w:rFonts w:ascii="Arial" w:eastAsia="Times New Roman" w:hAnsi="Arial" w:cs="Arial"/>
                <w:spacing w:val="-1"/>
                <w:sz w:val="20"/>
                <w:szCs w:val="20"/>
                <w:rPrChange w:id="10289" w:author="Adelino Naquarta Sepalanga Domingos" w:date="2025-03-05T09:28:00Z" w16du:dateUtc="2025-03-05T08:28:00Z">
                  <w:rPr>
                    <w:rFonts w:ascii="Times New Roman" w:eastAsia="Times New Roman" w:hAnsi="Times New Roman"/>
                    <w:spacing w:val="-1"/>
                  </w:rPr>
                </w:rPrChange>
              </w:rPr>
              <w:t>mm:ss</w:t>
            </w:r>
            <w:proofErr w:type="spellEnd"/>
            <w:proofErr w:type="gramEnd"/>
            <w:r w:rsidRPr="00FB0B06">
              <w:rPr>
                <w:rFonts w:ascii="Arial" w:eastAsia="Times New Roman" w:hAnsi="Arial" w:cs="Arial"/>
                <w:spacing w:val="-1"/>
                <w:sz w:val="20"/>
                <w:szCs w:val="20"/>
                <w:rPrChange w:id="10290" w:author="Adelino Naquarta Sepalanga Domingos" w:date="2025-03-05T09:28:00Z" w16du:dateUtc="2025-03-05T08:28:00Z">
                  <w:rPr>
                    <w:rFonts w:ascii="Times New Roman" w:eastAsia="Times New Roman" w:hAnsi="Times New Roman"/>
                    <w:spacing w:val="-1"/>
                  </w:rPr>
                </w:rPrChange>
              </w:rPr>
              <w:t>”.</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1BA2D1" w14:textId="77777777" w:rsidR="003F3EDE" w:rsidRPr="00FB0B06" w:rsidRDefault="003F3EDE" w:rsidP="0025185C">
            <w:pPr>
              <w:jc w:val="center"/>
              <w:rPr>
                <w:rFonts w:ascii="Arial" w:eastAsia="Times New Roman" w:hAnsi="Arial" w:cs="Arial"/>
                <w:spacing w:val="-1"/>
                <w:sz w:val="20"/>
                <w:szCs w:val="20"/>
                <w:rPrChange w:id="1029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92" w:author="Adelino Naquarta Sepalanga Domingos" w:date="2025-03-05T09:28:00Z" w16du:dateUtc="2025-03-05T08:28:00Z">
                  <w:rPr>
                    <w:rFonts w:ascii="Times New Roman" w:eastAsia="Times New Roman" w:hAnsi="Times New Roman"/>
                    <w:spacing w:val="-1"/>
                  </w:rPr>
                </w:rPrChange>
              </w:rPr>
              <w:t>Data e Hora</w:t>
            </w:r>
          </w:p>
        </w:tc>
      </w:tr>
      <w:tr w:rsidR="003F3EDE" w:rsidRPr="00FB0B06" w14:paraId="7145B3D3" w14:textId="77777777" w:rsidTr="0025185C">
        <w:trPr>
          <w:trHeight w:val="154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829D4B" w14:textId="77777777" w:rsidR="003F3EDE" w:rsidRPr="00FB0B06" w:rsidRDefault="003F3EDE" w:rsidP="0025185C">
            <w:pPr>
              <w:jc w:val="center"/>
              <w:rPr>
                <w:rFonts w:ascii="Arial" w:eastAsia="Times New Roman" w:hAnsi="Arial" w:cs="Arial"/>
                <w:spacing w:val="-1"/>
                <w:sz w:val="20"/>
                <w:szCs w:val="20"/>
                <w:rPrChange w:id="1029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94" w:author="Adelino Naquarta Sepalanga Domingos" w:date="2025-03-05T09:28:00Z" w16du:dateUtc="2025-03-05T08:28:00Z">
                  <w:rPr>
                    <w:rFonts w:ascii="Times New Roman" w:eastAsia="Times New Roman" w:hAnsi="Times New Roman"/>
                    <w:spacing w:val="-1"/>
                  </w:rPr>
                </w:rPrChange>
              </w:rPr>
              <w:t>4.4.4.13.</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8D916F3" w14:textId="77777777" w:rsidR="003F3EDE" w:rsidRPr="00FB0B06" w:rsidRDefault="003F3EDE" w:rsidP="0025185C">
            <w:pPr>
              <w:jc w:val="center"/>
              <w:rPr>
                <w:rFonts w:ascii="Arial" w:eastAsia="Times New Roman" w:hAnsi="Arial" w:cs="Arial"/>
                <w:spacing w:val="-1"/>
                <w:sz w:val="20"/>
                <w:szCs w:val="20"/>
                <w:rPrChange w:id="1029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96"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522472" w14:textId="77777777" w:rsidR="003F3EDE" w:rsidRPr="00FB0B06" w:rsidRDefault="003F3EDE" w:rsidP="0025185C">
            <w:pPr>
              <w:rPr>
                <w:rFonts w:ascii="Arial" w:eastAsia="Times New Roman" w:hAnsi="Arial" w:cs="Arial"/>
                <w:spacing w:val="-1"/>
                <w:sz w:val="20"/>
                <w:szCs w:val="20"/>
                <w:rPrChange w:id="1029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298" w:author="Adelino Naquarta Sepalanga Domingos" w:date="2025-03-05T09:28:00Z" w16du:dateUtc="2025-03-05T08:28:00Z">
                  <w:rPr>
                    <w:rFonts w:ascii="Times New Roman" w:eastAsia="Times New Roman" w:hAnsi="Times New Roman"/>
                    <w:spacing w:val="-1"/>
                  </w:rPr>
                </w:rPrChange>
              </w:rPr>
              <w:t>Identificador do cliente (</w:t>
            </w:r>
            <w:proofErr w:type="spellStart"/>
            <w:r w:rsidRPr="00FB0B06">
              <w:rPr>
                <w:rFonts w:ascii="Arial" w:eastAsia="Times New Roman" w:hAnsi="Arial" w:cs="Arial"/>
                <w:spacing w:val="-1"/>
                <w:sz w:val="20"/>
                <w:szCs w:val="20"/>
                <w:rPrChange w:id="10299" w:author="Adelino Naquarta Sepalanga Domingos" w:date="2025-03-05T09:28:00Z" w16du:dateUtc="2025-03-05T08:28:00Z">
                  <w:rPr>
                    <w:rFonts w:ascii="Times New Roman" w:eastAsia="Times New Roman" w:hAnsi="Times New Roman"/>
                    <w:spacing w:val="-1"/>
                  </w:rPr>
                </w:rPrChange>
              </w:rPr>
              <w:t>CustomerID</w:t>
            </w:r>
            <w:proofErr w:type="spellEnd"/>
            <w:r w:rsidRPr="00FB0B06">
              <w:rPr>
                <w:rFonts w:ascii="Arial" w:eastAsia="Times New Roman" w:hAnsi="Arial" w:cs="Arial"/>
                <w:spacing w:val="-1"/>
                <w:sz w:val="20"/>
                <w:szCs w:val="20"/>
                <w:rPrChange w:id="10300"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4CFDC9" w14:textId="77777777" w:rsidR="003F3EDE" w:rsidRPr="00FB0B06" w:rsidRDefault="003F3EDE" w:rsidP="0025185C">
            <w:pPr>
              <w:rPr>
                <w:rFonts w:ascii="Arial" w:eastAsia="Times New Roman" w:hAnsi="Arial" w:cs="Arial"/>
                <w:spacing w:val="-1"/>
                <w:sz w:val="20"/>
                <w:szCs w:val="20"/>
                <w:rPrChange w:id="1030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02" w:author="Adelino Naquarta Sepalanga Domingos" w:date="2025-03-05T09:28:00Z" w16du:dateUtc="2025-03-05T08:28:00Z">
                  <w:rPr>
                    <w:rFonts w:ascii="Times New Roman" w:eastAsia="Times New Roman" w:hAnsi="Times New Roman"/>
                    <w:spacing w:val="-1"/>
                  </w:rPr>
                </w:rPrChange>
              </w:rPr>
              <w:t>Chave única da tabela 2.2. – Tabela de clientes (</w:t>
            </w:r>
            <w:proofErr w:type="spellStart"/>
            <w:r w:rsidRPr="00FB0B06">
              <w:rPr>
                <w:rFonts w:ascii="Arial" w:eastAsia="Times New Roman" w:hAnsi="Arial" w:cs="Arial"/>
                <w:spacing w:val="-1"/>
                <w:sz w:val="20"/>
                <w:szCs w:val="20"/>
                <w:rPrChange w:id="10303" w:author="Adelino Naquarta Sepalanga Domingos" w:date="2025-03-05T09:28:00Z" w16du:dateUtc="2025-03-05T08:28:00Z">
                  <w:rPr>
                    <w:rFonts w:ascii="Times New Roman" w:eastAsia="Times New Roman" w:hAnsi="Times New Roman"/>
                    <w:spacing w:val="-1"/>
                  </w:rPr>
                </w:rPrChange>
              </w:rPr>
              <w:t>Customer</w:t>
            </w:r>
            <w:proofErr w:type="spellEnd"/>
            <w:r w:rsidRPr="00FB0B06">
              <w:rPr>
                <w:rFonts w:ascii="Arial" w:eastAsia="Times New Roman" w:hAnsi="Arial" w:cs="Arial"/>
                <w:spacing w:val="-1"/>
                <w:sz w:val="20"/>
                <w:szCs w:val="20"/>
                <w:rPrChange w:id="10304" w:author="Adelino Naquarta Sepalanga Domingos" w:date="2025-03-05T09:28:00Z" w16du:dateUtc="2025-03-05T08:28:00Z">
                  <w:rPr>
                    <w:rFonts w:ascii="Times New Roman" w:eastAsia="Times New Roman" w:hAnsi="Times New Roman"/>
                    <w:spacing w:val="-1"/>
                  </w:rPr>
                </w:rPrChange>
              </w:rPr>
              <w:t>) respeitando a regra aí definida para o campo 2.2.1. – Identificador único do cliente (</w:t>
            </w:r>
            <w:proofErr w:type="spellStart"/>
            <w:r w:rsidRPr="00FB0B06">
              <w:rPr>
                <w:rFonts w:ascii="Arial" w:eastAsia="Times New Roman" w:hAnsi="Arial" w:cs="Arial"/>
                <w:spacing w:val="-1"/>
                <w:sz w:val="20"/>
                <w:szCs w:val="20"/>
                <w:rPrChange w:id="10305" w:author="Adelino Naquarta Sepalanga Domingos" w:date="2025-03-05T09:28:00Z" w16du:dateUtc="2025-03-05T08:28:00Z">
                  <w:rPr>
                    <w:rFonts w:ascii="Times New Roman" w:eastAsia="Times New Roman" w:hAnsi="Times New Roman"/>
                    <w:spacing w:val="-1"/>
                  </w:rPr>
                </w:rPrChange>
              </w:rPr>
              <w:t>CustomerID</w:t>
            </w:r>
            <w:proofErr w:type="spellEnd"/>
            <w:r w:rsidRPr="00FB0B06">
              <w:rPr>
                <w:rFonts w:ascii="Arial" w:eastAsia="Times New Roman" w:hAnsi="Arial" w:cs="Arial"/>
                <w:spacing w:val="-1"/>
                <w:sz w:val="20"/>
                <w:szCs w:val="20"/>
                <w:rPrChange w:id="10306" w:author="Adelino Naquarta Sepalanga Domingos" w:date="2025-03-05T09:28:00Z" w16du:dateUtc="2025-03-05T08:28:00Z">
                  <w:rPr>
                    <w:rFonts w:ascii="Times New Roman" w:eastAsia="Times New Roman" w:hAnsi="Times New Roman"/>
                    <w:spacing w:val="-1"/>
                  </w:rPr>
                </w:rPrChange>
              </w:rPr>
              <w:t>).</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B0CFB9" w14:textId="77777777" w:rsidR="003F3EDE" w:rsidRPr="00FB0B06" w:rsidRDefault="003F3EDE" w:rsidP="0025185C">
            <w:pPr>
              <w:jc w:val="center"/>
              <w:rPr>
                <w:rFonts w:ascii="Arial" w:eastAsia="Times New Roman" w:hAnsi="Arial" w:cs="Arial"/>
                <w:spacing w:val="-1"/>
                <w:sz w:val="20"/>
                <w:szCs w:val="20"/>
                <w:rPrChange w:id="10307" w:author="Adelino Naquarta Sepalanga Domingos" w:date="2025-03-05T09:28:00Z" w16du:dateUtc="2025-03-05T08:28:00Z">
                  <w:rPr>
                    <w:rFonts w:ascii="Times New Roman" w:eastAsia="Times New Roman" w:hAnsi="Times New Roman"/>
                    <w:spacing w:val="-1"/>
                  </w:rPr>
                </w:rPrChange>
              </w:rPr>
            </w:pPr>
          </w:p>
          <w:p w14:paraId="3F1DE5E4" w14:textId="77777777" w:rsidR="003F3EDE" w:rsidRPr="00FB0B06" w:rsidRDefault="003F3EDE" w:rsidP="0025185C">
            <w:pPr>
              <w:jc w:val="center"/>
              <w:rPr>
                <w:rFonts w:ascii="Arial" w:eastAsia="Times New Roman" w:hAnsi="Arial" w:cs="Arial"/>
                <w:spacing w:val="-1"/>
                <w:sz w:val="20"/>
                <w:szCs w:val="20"/>
                <w:rPrChange w:id="10308" w:author="Adelino Naquarta Sepalanga Domingos" w:date="2025-03-05T09:28:00Z" w16du:dateUtc="2025-03-05T08:28:00Z">
                  <w:rPr>
                    <w:rFonts w:ascii="Times New Roman" w:eastAsia="Times New Roman" w:hAnsi="Times New Roman"/>
                    <w:spacing w:val="-1"/>
                  </w:rPr>
                </w:rPrChange>
              </w:rPr>
            </w:pPr>
          </w:p>
          <w:p w14:paraId="79093511" w14:textId="77777777" w:rsidR="003F3EDE" w:rsidRPr="00FB0B06" w:rsidRDefault="003F3EDE" w:rsidP="0025185C">
            <w:pPr>
              <w:jc w:val="center"/>
              <w:rPr>
                <w:rFonts w:ascii="Arial" w:eastAsia="Times New Roman" w:hAnsi="Arial" w:cs="Arial"/>
                <w:spacing w:val="-1"/>
                <w:sz w:val="20"/>
                <w:szCs w:val="20"/>
                <w:rPrChange w:id="1030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10" w:author="Adelino Naquarta Sepalanga Domingos" w:date="2025-03-05T09:28:00Z" w16du:dateUtc="2025-03-05T08:28:00Z">
                  <w:rPr>
                    <w:rFonts w:ascii="Times New Roman" w:eastAsia="Times New Roman" w:hAnsi="Times New Roman"/>
                    <w:spacing w:val="-1"/>
                  </w:rPr>
                </w:rPrChange>
              </w:rPr>
              <w:t>Texto 30</w:t>
            </w:r>
          </w:p>
        </w:tc>
      </w:tr>
      <w:tr w:rsidR="003F3EDE" w:rsidRPr="00FB0B06" w14:paraId="16B14F3C" w14:textId="77777777" w:rsidTr="0025185C">
        <w:trPr>
          <w:trHeight w:val="29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10A02A" w14:textId="77777777" w:rsidR="003F3EDE" w:rsidRPr="00FB0B06" w:rsidRDefault="003F3EDE" w:rsidP="0025185C">
            <w:pPr>
              <w:jc w:val="center"/>
              <w:rPr>
                <w:rFonts w:ascii="Arial" w:eastAsia="Times New Roman" w:hAnsi="Arial" w:cs="Arial"/>
                <w:spacing w:val="-1"/>
                <w:sz w:val="20"/>
                <w:szCs w:val="20"/>
                <w:rPrChange w:id="1031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12" w:author="Adelino Naquarta Sepalanga Domingos" w:date="2025-03-05T09:28:00Z" w16du:dateUtc="2025-03-05T08:28:00Z">
                  <w:rPr>
                    <w:rFonts w:ascii="Times New Roman" w:eastAsia="Times New Roman" w:hAnsi="Times New Roman"/>
                    <w:spacing w:val="-1"/>
                  </w:rPr>
                </w:rPrChange>
              </w:rPr>
              <w:t>4.4.4.14.</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DD1E23" w14:textId="77777777" w:rsidR="003F3EDE" w:rsidRPr="00FB0B06" w:rsidRDefault="003F3EDE" w:rsidP="0025185C">
            <w:pPr>
              <w:jc w:val="center"/>
              <w:rPr>
                <w:rFonts w:ascii="Arial" w:eastAsia="Times New Roman" w:hAnsi="Arial" w:cs="Arial"/>
                <w:spacing w:val="-1"/>
                <w:sz w:val="20"/>
                <w:szCs w:val="20"/>
                <w:rPrChange w:id="1031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14"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D9E500" w14:textId="77777777" w:rsidR="003F3EDE" w:rsidRPr="00FB0B06" w:rsidRDefault="003F3EDE" w:rsidP="0025185C">
            <w:pPr>
              <w:rPr>
                <w:rFonts w:ascii="Arial" w:eastAsia="Times New Roman" w:hAnsi="Arial" w:cs="Arial"/>
                <w:spacing w:val="-1"/>
                <w:sz w:val="20"/>
                <w:szCs w:val="20"/>
                <w:rPrChange w:id="1031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16" w:author="Adelino Naquarta Sepalanga Domingos" w:date="2025-03-05T09:28:00Z" w16du:dateUtc="2025-03-05T08:28:00Z">
                  <w:rPr>
                    <w:rFonts w:ascii="Times New Roman" w:eastAsia="Times New Roman" w:hAnsi="Times New Roman"/>
                    <w:spacing w:val="-1"/>
                  </w:rPr>
                </w:rPrChange>
              </w:rPr>
              <w:t>Linha (</w:t>
            </w:r>
            <w:proofErr w:type="spellStart"/>
            <w:r w:rsidRPr="00FB0B06">
              <w:rPr>
                <w:rFonts w:ascii="Arial" w:eastAsia="Times New Roman" w:hAnsi="Arial" w:cs="Arial"/>
                <w:spacing w:val="-1"/>
                <w:sz w:val="20"/>
                <w:szCs w:val="20"/>
                <w:rPrChange w:id="10317" w:author="Adelino Naquarta Sepalanga Domingos" w:date="2025-03-05T09:28:00Z" w16du:dateUtc="2025-03-05T08:28:00Z">
                  <w:rPr>
                    <w:rFonts w:ascii="Times New Roman" w:eastAsia="Times New Roman" w:hAnsi="Times New Roman"/>
                    <w:spacing w:val="-1"/>
                  </w:rPr>
                </w:rPrChange>
              </w:rPr>
              <w:t>Line</w:t>
            </w:r>
            <w:proofErr w:type="spellEnd"/>
            <w:r w:rsidRPr="00FB0B06">
              <w:rPr>
                <w:rFonts w:ascii="Arial" w:eastAsia="Times New Roman" w:hAnsi="Arial" w:cs="Arial"/>
                <w:spacing w:val="-1"/>
                <w:sz w:val="20"/>
                <w:szCs w:val="20"/>
                <w:rPrChange w:id="10318"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332B5C" w14:textId="77777777" w:rsidR="003F3EDE" w:rsidRPr="00FB0B06" w:rsidRDefault="003F3EDE" w:rsidP="0025185C">
            <w:pPr>
              <w:rPr>
                <w:rFonts w:ascii="Arial" w:eastAsia="Times New Roman" w:hAnsi="Arial" w:cs="Arial"/>
                <w:spacing w:val="-1"/>
                <w:sz w:val="20"/>
                <w:szCs w:val="20"/>
                <w:rPrChange w:id="10319"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1333A6" w14:textId="77777777" w:rsidR="003F3EDE" w:rsidRPr="00FB0B06" w:rsidRDefault="003F3EDE" w:rsidP="0025185C">
            <w:pPr>
              <w:jc w:val="center"/>
              <w:rPr>
                <w:rFonts w:ascii="Arial" w:eastAsia="Times New Roman" w:hAnsi="Arial" w:cs="Arial"/>
                <w:spacing w:val="-1"/>
                <w:sz w:val="20"/>
                <w:szCs w:val="20"/>
                <w:rPrChange w:id="1032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21"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1F8691E6" w14:textId="77777777" w:rsidTr="0025185C">
        <w:trPr>
          <w:trHeight w:val="70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3961CD" w14:textId="77777777" w:rsidR="003F3EDE" w:rsidRPr="00FB0B06" w:rsidRDefault="003F3EDE" w:rsidP="0025185C">
            <w:pPr>
              <w:jc w:val="center"/>
              <w:rPr>
                <w:rFonts w:ascii="Arial" w:eastAsia="Times New Roman" w:hAnsi="Arial" w:cs="Arial"/>
                <w:spacing w:val="-1"/>
                <w:sz w:val="20"/>
                <w:szCs w:val="20"/>
                <w:rPrChange w:id="1032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23" w:author="Adelino Naquarta Sepalanga Domingos" w:date="2025-03-05T09:28:00Z" w16du:dateUtc="2025-03-05T08:28:00Z">
                  <w:rPr>
                    <w:rFonts w:ascii="Times New Roman" w:eastAsia="Times New Roman" w:hAnsi="Times New Roman"/>
                    <w:spacing w:val="-1"/>
                  </w:rPr>
                </w:rPrChange>
              </w:rPr>
              <w:t>4.4.4.14.1.</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369C75E" w14:textId="77777777" w:rsidR="003F3EDE" w:rsidRPr="00FB0B06" w:rsidRDefault="003F3EDE" w:rsidP="0025185C">
            <w:pPr>
              <w:jc w:val="center"/>
              <w:rPr>
                <w:rFonts w:ascii="Arial" w:eastAsia="Times New Roman" w:hAnsi="Arial" w:cs="Arial"/>
                <w:spacing w:val="-1"/>
                <w:sz w:val="20"/>
                <w:szCs w:val="20"/>
                <w:rPrChange w:id="1032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25"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124F72" w14:textId="77777777" w:rsidR="003F3EDE" w:rsidRPr="00FB0B06" w:rsidRDefault="003F3EDE" w:rsidP="0025185C">
            <w:pPr>
              <w:rPr>
                <w:rFonts w:ascii="Arial" w:eastAsia="Times New Roman" w:hAnsi="Arial" w:cs="Arial"/>
                <w:spacing w:val="-1"/>
                <w:sz w:val="20"/>
                <w:szCs w:val="20"/>
                <w:rPrChange w:id="1032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27" w:author="Adelino Naquarta Sepalanga Domingos" w:date="2025-03-05T09:28:00Z" w16du:dateUtc="2025-03-05T08:28:00Z">
                  <w:rPr>
                    <w:rFonts w:ascii="Times New Roman" w:eastAsia="Times New Roman" w:hAnsi="Times New Roman"/>
                    <w:spacing w:val="-1"/>
                  </w:rPr>
                </w:rPrChange>
              </w:rPr>
              <w:t>Número de linha (</w:t>
            </w:r>
            <w:proofErr w:type="spellStart"/>
            <w:r w:rsidRPr="00FB0B06">
              <w:rPr>
                <w:rFonts w:ascii="Arial" w:eastAsia="Times New Roman" w:hAnsi="Arial" w:cs="Arial"/>
                <w:spacing w:val="-1"/>
                <w:sz w:val="20"/>
                <w:szCs w:val="20"/>
                <w:rPrChange w:id="10328" w:author="Adelino Naquarta Sepalanga Domingos" w:date="2025-03-05T09:28:00Z" w16du:dateUtc="2025-03-05T08:28:00Z">
                  <w:rPr>
                    <w:rFonts w:ascii="Times New Roman" w:eastAsia="Times New Roman" w:hAnsi="Times New Roman"/>
                    <w:spacing w:val="-1"/>
                  </w:rPr>
                </w:rPrChange>
              </w:rPr>
              <w:t>LineNumber</w:t>
            </w:r>
            <w:proofErr w:type="spellEnd"/>
            <w:r w:rsidRPr="00FB0B06">
              <w:rPr>
                <w:rFonts w:ascii="Arial" w:eastAsia="Times New Roman" w:hAnsi="Arial" w:cs="Arial"/>
                <w:spacing w:val="-1"/>
                <w:sz w:val="20"/>
                <w:szCs w:val="20"/>
                <w:rPrChange w:id="10329"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57E8A48" w14:textId="77777777" w:rsidR="003F3EDE" w:rsidRPr="00FB0B06" w:rsidRDefault="003F3EDE" w:rsidP="0025185C">
            <w:pPr>
              <w:rPr>
                <w:rFonts w:ascii="Arial" w:eastAsia="Times New Roman" w:hAnsi="Arial" w:cs="Arial"/>
                <w:spacing w:val="-1"/>
                <w:sz w:val="20"/>
                <w:szCs w:val="20"/>
                <w:rPrChange w:id="1033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31" w:author="Adelino Naquarta Sepalanga Domingos" w:date="2025-03-05T09:28:00Z" w16du:dateUtc="2025-03-05T08:28:00Z">
                  <w:rPr>
                    <w:rFonts w:ascii="Times New Roman" w:eastAsia="Times New Roman" w:hAnsi="Times New Roman"/>
                    <w:spacing w:val="-1"/>
                  </w:rPr>
                </w:rPrChange>
              </w:rPr>
              <w:t>As linhas devem ser exportadas pela mesma ordem em que se encontram no recibo original.</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8B92AB" w14:textId="77777777" w:rsidR="003F3EDE" w:rsidRPr="00FB0B06" w:rsidRDefault="003F3EDE" w:rsidP="0025185C">
            <w:pPr>
              <w:jc w:val="center"/>
              <w:rPr>
                <w:rFonts w:ascii="Arial" w:eastAsia="Times New Roman" w:hAnsi="Arial" w:cs="Arial"/>
                <w:spacing w:val="-1"/>
                <w:sz w:val="20"/>
                <w:szCs w:val="20"/>
                <w:rPrChange w:id="1033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33" w:author="Adelino Naquarta Sepalanga Domingos" w:date="2025-03-05T09:28:00Z" w16du:dateUtc="2025-03-05T08:28:00Z">
                  <w:rPr>
                    <w:rFonts w:ascii="Times New Roman" w:eastAsia="Times New Roman" w:hAnsi="Times New Roman"/>
                    <w:spacing w:val="-1"/>
                  </w:rPr>
                </w:rPrChange>
              </w:rPr>
              <w:t>Inteiro</w:t>
            </w:r>
          </w:p>
        </w:tc>
      </w:tr>
      <w:tr w:rsidR="003F3EDE" w:rsidRPr="00FB0B06" w14:paraId="6475C228"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897EDFD" w14:textId="77777777" w:rsidR="003F3EDE" w:rsidRPr="00FB0B06" w:rsidRDefault="003F3EDE" w:rsidP="0025185C">
            <w:pPr>
              <w:jc w:val="center"/>
              <w:rPr>
                <w:rFonts w:ascii="Arial" w:eastAsia="Times New Roman" w:hAnsi="Arial" w:cs="Arial"/>
                <w:spacing w:val="-1"/>
                <w:sz w:val="20"/>
                <w:szCs w:val="20"/>
                <w:rPrChange w:id="10334" w:author="Adelino Naquarta Sepalanga Domingos" w:date="2025-03-05T09:28:00Z" w16du:dateUtc="2025-03-05T08:28:00Z">
                  <w:rPr>
                    <w:rFonts w:ascii="Times New Roman" w:eastAsia="Times New Roman" w:hAnsi="Times New Roman"/>
                    <w:spacing w:val="-1"/>
                  </w:rPr>
                </w:rPrChange>
              </w:rPr>
            </w:pPr>
          </w:p>
          <w:p w14:paraId="4791B6AF" w14:textId="77777777" w:rsidR="003F3EDE" w:rsidRPr="00FB0B06" w:rsidRDefault="003F3EDE" w:rsidP="0025185C">
            <w:pPr>
              <w:jc w:val="center"/>
              <w:rPr>
                <w:rFonts w:ascii="Arial" w:eastAsia="Times New Roman" w:hAnsi="Arial" w:cs="Arial"/>
                <w:spacing w:val="-1"/>
                <w:sz w:val="20"/>
                <w:szCs w:val="20"/>
                <w:rPrChange w:id="10335" w:author="Adelino Naquarta Sepalanga Domingos" w:date="2025-03-05T09:28:00Z" w16du:dateUtc="2025-03-05T08:28:00Z">
                  <w:rPr>
                    <w:rFonts w:ascii="Times New Roman" w:eastAsia="Times New Roman" w:hAnsi="Times New Roman"/>
                    <w:spacing w:val="-1"/>
                  </w:rPr>
                </w:rPrChange>
              </w:rPr>
            </w:pPr>
          </w:p>
          <w:p w14:paraId="3C1A451F" w14:textId="77777777" w:rsidR="003F3EDE" w:rsidRPr="00FB0B06" w:rsidRDefault="003F3EDE" w:rsidP="0025185C">
            <w:pPr>
              <w:jc w:val="center"/>
              <w:rPr>
                <w:rFonts w:ascii="Arial" w:eastAsia="Times New Roman" w:hAnsi="Arial" w:cs="Arial"/>
                <w:spacing w:val="-1"/>
                <w:sz w:val="20"/>
                <w:szCs w:val="20"/>
                <w:rPrChange w:id="10336" w:author="Adelino Naquarta Sepalanga Domingos" w:date="2025-03-05T09:28:00Z" w16du:dateUtc="2025-03-05T08:28:00Z">
                  <w:rPr>
                    <w:rFonts w:ascii="Times New Roman" w:eastAsia="Times New Roman" w:hAnsi="Times New Roman"/>
                    <w:spacing w:val="-1"/>
                  </w:rPr>
                </w:rPrChange>
              </w:rPr>
            </w:pPr>
          </w:p>
          <w:p w14:paraId="56DA7F2A" w14:textId="77777777" w:rsidR="003F3EDE" w:rsidRPr="00FB0B06" w:rsidRDefault="003F3EDE" w:rsidP="0025185C">
            <w:pPr>
              <w:jc w:val="center"/>
              <w:rPr>
                <w:rFonts w:ascii="Arial" w:eastAsia="Times New Roman" w:hAnsi="Arial" w:cs="Arial"/>
                <w:spacing w:val="-1"/>
                <w:sz w:val="20"/>
                <w:szCs w:val="20"/>
                <w:rPrChange w:id="1033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38" w:author="Adelino Naquarta Sepalanga Domingos" w:date="2025-03-05T09:28:00Z" w16du:dateUtc="2025-03-05T08:28:00Z">
                  <w:rPr>
                    <w:rFonts w:ascii="Times New Roman" w:eastAsia="Times New Roman" w:hAnsi="Times New Roman"/>
                    <w:spacing w:val="-1"/>
                  </w:rPr>
                </w:rPrChange>
              </w:rPr>
              <w:t>4.4.4.14.2.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4D6459" w14:textId="77777777" w:rsidR="003F3EDE" w:rsidRPr="00FB0B06" w:rsidRDefault="003F3EDE" w:rsidP="0025185C">
            <w:pPr>
              <w:jc w:val="center"/>
              <w:rPr>
                <w:rFonts w:ascii="Arial" w:eastAsia="Times New Roman" w:hAnsi="Arial" w:cs="Arial"/>
                <w:spacing w:val="-1"/>
                <w:sz w:val="20"/>
                <w:szCs w:val="20"/>
                <w:rPrChange w:id="10339" w:author="Adelino Naquarta Sepalanga Domingos" w:date="2025-03-05T09:28:00Z" w16du:dateUtc="2025-03-05T08:28:00Z">
                  <w:rPr>
                    <w:rFonts w:ascii="Times New Roman" w:eastAsia="Times New Roman" w:hAnsi="Times New Roman"/>
                    <w:spacing w:val="-1"/>
                  </w:rPr>
                </w:rPrChange>
              </w:rPr>
            </w:pPr>
          </w:p>
          <w:p w14:paraId="0F0F6800" w14:textId="77777777" w:rsidR="003F3EDE" w:rsidRPr="00FB0B06" w:rsidRDefault="003F3EDE" w:rsidP="0025185C">
            <w:pPr>
              <w:jc w:val="center"/>
              <w:rPr>
                <w:rFonts w:ascii="Arial" w:eastAsia="Times New Roman" w:hAnsi="Arial" w:cs="Arial"/>
                <w:spacing w:val="-1"/>
                <w:sz w:val="20"/>
                <w:szCs w:val="20"/>
                <w:rPrChange w:id="10340" w:author="Adelino Naquarta Sepalanga Domingos" w:date="2025-03-05T09:28:00Z" w16du:dateUtc="2025-03-05T08:28:00Z">
                  <w:rPr>
                    <w:rFonts w:ascii="Times New Roman" w:eastAsia="Times New Roman" w:hAnsi="Times New Roman"/>
                    <w:spacing w:val="-1"/>
                  </w:rPr>
                </w:rPrChange>
              </w:rPr>
            </w:pPr>
          </w:p>
          <w:p w14:paraId="5D158E48" w14:textId="77777777" w:rsidR="003F3EDE" w:rsidRPr="00FB0B06" w:rsidRDefault="003F3EDE" w:rsidP="0025185C">
            <w:pPr>
              <w:jc w:val="center"/>
              <w:rPr>
                <w:rFonts w:ascii="Arial" w:eastAsia="Times New Roman" w:hAnsi="Arial" w:cs="Arial"/>
                <w:spacing w:val="-1"/>
                <w:sz w:val="20"/>
                <w:szCs w:val="20"/>
                <w:rPrChange w:id="10341" w:author="Adelino Naquarta Sepalanga Domingos" w:date="2025-03-05T09:28:00Z" w16du:dateUtc="2025-03-05T08:28:00Z">
                  <w:rPr>
                    <w:rFonts w:ascii="Times New Roman" w:eastAsia="Times New Roman" w:hAnsi="Times New Roman"/>
                    <w:spacing w:val="-1"/>
                  </w:rPr>
                </w:rPrChange>
              </w:rPr>
            </w:pPr>
          </w:p>
          <w:p w14:paraId="1F004889" w14:textId="77777777" w:rsidR="003F3EDE" w:rsidRPr="00FB0B06" w:rsidRDefault="003F3EDE" w:rsidP="0025185C">
            <w:pPr>
              <w:jc w:val="center"/>
              <w:rPr>
                <w:rFonts w:ascii="Arial" w:eastAsia="Times New Roman" w:hAnsi="Arial" w:cs="Arial"/>
                <w:spacing w:val="-1"/>
                <w:sz w:val="20"/>
                <w:szCs w:val="20"/>
                <w:rPrChange w:id="1034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43"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EB6438" w14:textId="77777777" w:rsidR="003F3EDE" w:rsidRPr="00FB0B06" w:rsidRDefault="003F3EDE" w:rsidP="0025185C">
            <w:pPr>
              <w:rPr>
                <w:rFonts w:ascii="Arial" w:eastAsia="Times New Roman" w:hAnsi="Arial" w:cs="Arial"/>
                <w:spacing w:val="-1"/>
                <w:sz w:val="20"/>
                <w:szCs w:val="20"/>
                <w:rPrChange w:id="10344" w:author="Adelino Naquarta Sepalanga Domingos" w:date="2025-03-05T09:28:00Z" w16du:dateUtc="2025-03-05T08:28:00Z">
                  <w:rPr>
                    <w:rFonts w:ascii="Times New Roman" w:eastAsia="Times New Roman" w:hAnsi="Times New Roman"/>
                    <w:spacing w:val="-1"/>
                  </w:rPr>
                </w:rPrChange>
              </w:rPr>
            </w:pPr>
          </w:p>
          <w:p w14:paraId="297097E1" w14:textId="77777777" w:rsidR="003F3EDE" w:rsidRPr="00FB0B06" w:rsidRDefault="003F3EDE" w:rsidP="0025185C">
            <w:pPr>
              <w:rPr>
                <w:rFonts w:ascii="Arial" w:eastAsia="Times New Roman" w:hAnsi="Arial" w:cs="Arial"/>
                <w:spacing w:val="-1"/>
                <w:sz w:val="20"/>
                <w:szCs w:val="20"/>
                <w:rPrChange w:id="10345" w:author="Adelino Naquarta Sepalanga Domingos" w:date="2025-03-05T09:28:00Z" w16du:dateUtc="2025-03-05T08:28:00Z">
                  <w:rPr>
                    <w:rFonts w:ascii="Times New Roman" w:eastAsia="Times New Roman" w:hAnsi="Times New Roman"/>
                    <w:spacing w:val="-1"/>
                  </w:rPr>
                </w:rPrChange>
              </w:rPr>
            </w:pPr>
          </w:p>
          <w:p w14:paraId="5F7F5CEA" w14:textId="77777777" w:rsidR="003F3EDE" w:rsidRPr="00FB0B06" w:rsidRDefault="003F3EDE" w:rsidP="0025185C">
            <w:pPr>
              <w:rPr>
                <w:rFonts w:ascii="Arial" w:eastAsia="Times New Roman" w:hAnsi="Arial" w:cs="Arial"/>
                <w:spacing w:val="-1"/>
                <w:sz w:val="20"/>
                <w:szCs w:val="20"/>
                <w:rPrChange w:id="1034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47" w:author="Adelino Naquarta Sepalanga Domingos" w:date="2025-03-05T09:28:00Z" w16du:dateUtc="2025-03-05T08:28:00Z">
                  <w:rPr>
                    <w:rFonts w:ascii="Times New Roman" w:eastAsia="Times New Roman" w:hAnsi="Times New Roman"/>
                    <w:spacing w:val="-1"/>
                  </w:rPr>
                </w:rPrChange>
              </w:rPr>
              <w:t>Referência ao documento de origem (</w:t>
            </w:r>
            <w:proofErr w:type="spellStart"/>
            <w:r w:rsidRPr="00FB0B06">
              <w:rPr>
                <w:rFonts w:ascii="Arial" w:eastAsia="Times New Roman" w:hAnsi="Arial" w:cs="Arial"/>
                <w:spacing w:val="-1"/>
                <w:sz w:val="20"/>
                <w:szCs w:val="20"/>
                <w:rPrChange w:id="10348" w:author="Adelino Naquarta Sepalanga Domingos" w:date="2025-03-05T09:28:00Z" w16du:dateUtc="2025-03-05T08:28:00Z">
                  <w:rPr>
                    <w:rFonts w:ascii="Times New Roman" w:eastAsia="Times New Roman" w:hAnsi="Times New Roman"/>
                    <w:spacing w:val="-1"/>
                  </w:rPr>
                </w:rPrChange>
              </w:rPr>
              <w:t>SourceDocumentID</w:t>
            </w:r>
            <w:proofErr w:type="spellEnd"/>
            <w:r w:rsidRPr="00FB0B06">
              <w:rPr>
                <w:rFonts w:ascii="Arial" w:eastAsia="Times New Roman" w:hAnsi="Arial" w:cs="Arial"/>
                <w:spacing w:val="-1"/>
                <w:sz w:val="20"/>
                <w:szCs w:val="20"/>
                <w:rPrChange w:id="10349"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1C7678" w14:textId="2C1628C4" w:rsidR="003F3EDE" w:rsidRPr="00FB0B06" w:rsidRDefault="003F3EDE" w:rsidP="0025185C">
            <w:pPr>
              <w:rPr>
                <w:rFonts w:ascii="Arial" w:eastAsia="Times New Roman" w:hAnsi="Arial" w:cs="Arial"/>
                <w:spacing w:val="-1"/>
                <w:sz w:val="20"/>
                <w:szCs w:val="20"/>
                <w:rPrChange w:id="1035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51" w:author="Adelino Naquarta Sepalanga Domingos" w:date="2025-03-05T09:28:00Z" w16du:dateUtc="2025-03-05T08:28:00Z">
                  <w:rPr>
                    <w:rFonts w:ascii="Times New Roman" w:eastAsia="Times New Roman" w:hAnsi="Times New Roman"/>
                    <w:spacing w:val="-1"/>
                  </w:rPr>
                </w:rPrChange>
              </w:rPr>
              <w:t>Existindo a necessidade de efectuar mais do que uma referência, esta estrutura pode</w:t>
            </w:r>
            <w:del w:id="10352" w:author="Adelino Naquarta Sepalanga Domingos" w:date="2025-03-05T09:36:00Z" w16du:dateUtc="2025-03-05T08:36:00Z">
              <w:r w:rsidRPr="00FB0B06" w:rsidDel="00B45277">
                <w:rPr>
                  <w:rFonts w:ascii="Arial" w:eastAsia="Times New Roman" w:hAnsi="Arial" w:cs="Arial"/>
                  <w:spacing w:val="-1"/>
                  <w:sz w:val="20"/>
                  <w:szCs w:val="20"/>
                  <w:rPrChange w:id="10353" w:author="Adelino Naquarta Sepalanga Domingos" w:date="2025-03-05T09:28:00Z" w16du:dateUtc="2025-03-05T08:28: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10354" w:author="Adelino Naquarta Sepalanga Domingos" w:date="2025-03-05T09:28:00Z" w16du:dateUtc="2025-03-05T08:28:00Z">
                  <w:rPr>
                    <w:rFonts w:ascii="Times New Roman" w:eastAsia="Times New Roman" w:hAnsi="Times New Roman"/>
                    <w:spacing w:val="-1"/>
                  </w:rPr>
                </w:rPrChange>
              </w:rPr>
              <w:t xml:space="preserve"> ser gerada tantas vezes quantas as necessárias.</w:t>
            </w:r>
          </w:p>
          <w:p w14:paraId="42F99DEE" w14:textId="06CEB967" w:rsidR="003F3EDE" w:rsidRPr="00FB0B06" w:rsidRDefault="003F3EDE" w:rsidP="0025185C">
            <w:pPr>
              <w:rPr>
                <w:rFonts w:ascii="Arial" w:eastAsia="Times New Roman" w:hAnsi="Arial" w:cs="Arial"/>
                <w:spacing w:val="-1"/>
                <w:sz w:val="20"/>
                <w:szCs w:val="20"/>
                <w:rPrChange w:id="1035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56" w:author="Adelino Naquarta Sepalanga Domingos" w:date="2025-03-05T09:28:00Z" w16du:dateUtc="2025-03-05T08:28:00Z">
                  <w:rPr>
                    <w:rFonts w:ascii="Times New Roman" w:eastAsia="Times New Roman" w:hAnsi="Times New Roman"/>
                    <w:spacing w:val="-1"/>
                  </w:rPr>
                </w:rPrChange>
              </w:rPr>
              <w:t>No caso d</w:t>
            </w:r>
            <w:ins w:id="10357" w:author="Adelino Naquarta Sepalanga Domingos" w:date="2025-03-05T09:29:00Z" w16du:dateUtc="2025-03-05T08:29:00Z">
              <w:r w:rsidR="00FB0B06">
                <w:rPr>
                  <w:rFonts w:ascii="Arial" w:eastAsia="Times New Roman" w:hAnsi="Arial" w:cs="Arial"/>
                  <w:spacing w:val="-1"/>
                  <w:sz w:val="20"/>
                  <w:szCs w:val="20"/>
                </w:rPr>
                <w:t xml:space="preserve">e </w:t>
              </w:r>
            </w:ins>
            <w:r w:rsidRPr="00FB0B06">
              <w:rPr>
                <w:rFonts w:ascii="Arial" w:eastAsia="Times New Roman" w:hAnsi="Arial" w:cs="Arial"/>
                <w:spacing w:val="-1"/>
                <w:sz w:val="20"/>
                <w:szCs w:val="20"/>
                <w:rPrChange w:id="10358" w:author="Adelino Naquarta Sepalanga Domingos" w:date="2025-03-05T09:28:00Z" w16du:dateUtc="2025-03-05T08:28:00Z">
                  <w:rPr>
                    <w:rFonts w:ascii="Times New Roman" w:eastAsia="Times New Roman" w:hAnsi="Times New Roman"/>
                    <w:spacing w:val="-1"/>
                  </w:rPr>
                </w:rPrChange>
              </w:rPr>
              <w:t>a aplicação ser integrada deve ser utilizada a estrutura de numeração do campo de origem.</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2C801C" w14:textId="77777777" w:rsidR="003F3EDE" w:rsidRPr="00FB0B06" w:rsidRDefault="003F3EDE" w:rsidP="0025185C">
            <w:pPr>
              <w:jc w:val="center"/>
              <w:rPr>
                <w:rFonts w:ascii="Arial" w:eastAsia="Times New Roman" w:hAnsi="Arial" w:cs="Arial"/>
                <w:spacing w:val="-1"/>
                <w:sz w:val="20"/>
                <w:szCs w:val="20"/>
                <w:rPrChange w:id="10359" w:author="Adelino Naquarta Sepalanga Domingos" w:date="2025-03-05T09:28:00Z" w16du:dateUtc="2025-03-05T08:28:00Z">
                  <w:rPr>
                    <w:rFonts w:ascii="Times New Roman" w:eastAsia="Times New Roman" w:hAnsi="Times New Roman"/>
                    <w:spacing w:val="-1"/>
                  </w:rPr>
                </w:rPrChange>
              </w:rPr>
            </w:pPr>
          </w:p>
          <w:p w14:paraId="2F3BAB68" w14:textId="77777777" w:rsidR="003F3EDE" w:rsidRPr="00FB0B06" w:rsidRDefault="003F3EDE" w:rsidP="0025185C">
            <w:pPr>
              <w:jc w:val="center"/>
              <w:rPr>
                <w:rFonts w:ascii="Arial" w:eastAsia="Times New Roman" w:hAnsi="Arial" w:cs="Arial"/>
                <w:spacing w:val="-1"/>
                <w:sz w:val="20"/>
                <w:szCs w:val="20"/>
                <w:rPrChange w:id="10360" w:author="Adelino Naquarta Sepalanga Domingos" w:date="2025-03-05T09:28:00Z" w16du:dateUtc="2025-03-05T08:28:00Z">
                  <w:rPr>
                    <w:rFonts w:ascii="Times New Roman" w:eastAsia="Times New Roman" w:hAnsi="Times New Roman"/>
                    <w:spacing w:val="-1"/>
                  </w:rPr>
                </w:rPrChange>
              </w:rPr>
            </w:pPr>
          </w:p>
          <w:p w14:paraId="1F2B8ABA" w14:textId="77777777" w:rsidR="003F3EDE" w:rsidRPr="00FB0B06" w:rsidRDefault="003F3EDE" w:rsidP="0025185C">
            <w:pPr>
              <w:jc w:val="center"/>
              <w:rPr>
                <w:rFonts w:ascii="Arial" w:eastAsia="Times New Roman" w:hAnsi="Arial" w:cs="Arial"/>
                <w:spacing w:val="-1"/>
                <w:sz w:val="20"/>
                <w:szCs w:val="20"/>
                <w:rPrChange w:id="1036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62"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4F87F71D" w14:textId="77777777" w:rsidTr="0025185C">
        <w:trPr>
          <w:trHeight w:val="174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4A66867" w14:textId="77777777" w:rsidR="003F3EDE" w:rsidRPr="00FB0B06" w:rsidRDefault="003F3EDE" w:rsidP="0025185C">
            <w:pPr>
              <w:jc w:val="center"/>
              <w:rPr>
                <w:rFonts w:ascii="Arial" w:eastAsia="Times New Roman" w:hAnsi="Arial" w:cs="Arial"/>
                <w:spacing w:val="-1"/>
                <w:sz w:val="20"/>
                <w:szCs w:val="20"/>
                <w:rPrChange w:id="10363" w:author="Adelino Naquarta Sepalanga Domingos" w:date="2025-03-05T09:28:00Z" w16du:dateUtc="2025-03-05T08:28:00Z">
                  <w:rPr>
                    <w:rFonts w:ascii="Times New Roman" w:eastAsia="Times New Roman" w:hAnsi="Times New Roman"/>
                    <w:spacing w:val="-1"/>
                  </w:rPr>
                </w:rPrChange>
              </w:rPr>
            </w:pPr>
          </w:p>
          <w:p w14:paraId="4EFFF229" w14:textId="77777777" w:rsidR="003F3EDE" w:rsidRPr="00FB0B06" w:rsidRDefault="003F3EDE" w:rsidP="0025185C">
            <w:pPr>
              <w:jc w:val="center"/>
              <w:rPr>
                <w:rFonts w:ascii="Arial" w:eastAsia="Times New Roman" w:hAnsi="Arial" w:cs="Arial"/>
                <w:spacing w:val="-1"/>
                <w:sz w:val="20"/>
                <w:szCs w:val="20"/>
                <w:rPrChange w:id="10364" w:author="Adelino Naquarta Sepalanga Domingos" w:date="2025-03-05T09:28:00Z" w16du:dateUtc="2025-03-05T08:28:00Z">
                  <w:rPr>
                    <w:rFonts w:ascii="Times New Roman" w:eastAsia="Times New Roman" w:hAnsi="Times New Roman"/>
                    <w:spacing w:val="-1"/>
                  </w:rPr>
                </w:rPrChange>
              </w:rPr>
            </w:pPr>
          </w:p>
          <w:p w14:paraId="4BF9F851" w14:textId="77777777" w:rsidR="003F3EDE" w:rsidRPr="00FB0B06" w:rsidRDefault="003F3EDE" w:rsidP="0025185C">
            <w:pPr>
              <w:jc w:val="center"/>
              <w:rPr>
                <w:rFonts w:ascii="Arial" w:eastAsia="Times New Roman" w:hAnsi="Arial" w:cs="Arial"/>
                <w:spacing w:val="-1"/>
                <w:sz w:val="20"/>
                <w:szCs w:val="20"/>
                <w:rPrChange w:id="1036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66" w:author="Adelino Naquarta Sepalanga Domingos" w:date="2025-03-05T09:28:00Z" w16du:dateUtc="2025-03-05T08:28:00Z">
                  <w:rPr>
                    <w:rFonts w:ascii="Times New Roman" w:eastAsia="Times New Roman" w:hAnsi="Times New Roman"/>
                    <w:spacing w:val="-1"/>
                  </w:rPr>
                </w:rPrChange>
              </w:rPr>
              <w:t>4.4.4.14.2.1.</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B82B11" w14:textId="77777777" w:rsidR="003F3EDE" w:rsidRPr="00FB0B06" w:rsidRDefault="003F3EDE" w:rsidP="0025185C">
            <w:pPr>
              <w:jc w:val="center"/>
              <w:rPr>
                <w:rFonts w:ascii="Arial" w:eastAsia="Times New Roman" w:hAnsi="Arial" w:cs="Arial"/>
                <w:spacing w:val="-1"/>
                <w:sz w:val="20"/>
                <w:szCs w:val="20"/>
                <w:rPrChange w:id="10367" w:author="Adelino Naquarta Sepalanga Domingos" w:date="2025-03-05T09:28:00Z" w16du:dateUtc="2025-03-05T08:28:00Z">
                  <w:rPr>
                    <w:rFonts w:ascii="Times New Roman" w:eastAsia="Times New Roman" w:hAnsi="Times New Roman"/>
                    <w:spacing w:val="-1"/>
                  </w:rPr>
                </w:rPrChange>
              </w:rPr>
            </w:pPr>
          </w:p>
          <w:p w14:paraId="67591DBD" w14:textId="77777777" w:rsidR="003F3EDE" w:rsidRPr="00FB0B06" w:rsidRDefault="003F3EDE" w:rsidP="0025185C">
            <w:pPr>
              <w:jc w:val="center"/>
              <w:rPr>
                <w:rFonts w:ascii="Arial" w:eastAsia="Times New Roman" w:hAnsi="Arial" w:cs="Arial"/>
                <w:spacing w:val="-1"/>
                <w:sz w:val="20"/>
                <w:szCs w:val="20"/>
                <w:rPrChange w:id="10368" w:author="Adelino Naquarta Sepalanga Domingos" w:date="2025-03-05T09:28:00Z" w16du:dateUtc="2025-03-05T08:28:00Z">
                  <w:rPr>
                    <w:rFonts w:ascii="Times New Roman" w:eastAsia="Times New Roman" w:hAnsi="Times New Roman"/>
                    <w:spacing w:val="-1"/>
                  </w:rPr>
                </w:rPrChange>
              </w:rPr>
            </w:pPr>
          </w:p>
          <w:p w14:paraId="60D6D172" w14:textId="77777777" w:rsidR="003F3EDE" w:rsidRPr="00FB0B06" w:rsidRDefault="003F3EDE" w:rsidP="0025185C">
            <w:pPr>
              <w:jc w:val="center"/>
              <w:rPr>
                <w:rFonts w:ascii="Arial" w:eastAsia="Times New Roman" w:hAnsi="Arial" w:cs="Arial"/>
                <w:spacing w:val="-1"/>
                <w:sz w:val="20"/>
                <w:szCs w:val="20"/>
                <w:rPrChange w:id="1036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70"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2DF0EF" w14:textId="77777777" w:rsidR="003F3EDE" w:rsidRPr="00FB0B06" w:rsidRDefault="003F3EDE" w:rsidP="0025185C">
            <w:pPr>
              <w:rPr>
                <w:rFonts w:ascii="Arial" w:eastAsia="Times New Roman" w:hAnsi="Arial" w:cs="Arial"/>
                <w:spacing w:val="-1"/>
                <w:sz w:val="20"/>
                <w:szCs w:val="20"/>
                <w:rPrChange w:id="10371" w:author="Adelino Naquarta Sepalanga Domingos" w:date="2025-03-05T09:28:00Z" w16du:dateUtc="2025-03-05T08:28:00Z">
                  <w:rPr>
                    <w:rFonts w:ascii="Times New Roman" w:eastAsia="Times New Roman" w:hAnsi="Times New Roman"/>
                    <w:spacing w:val="-1"/>
                  </w:rPr>
                </w:rPrChange>
              </w:rPr>
            </w:pPr>
          </w:p>
          <w:p w14:paraId="7980D797" w14:textId="77777777" w:rsidR="003F3EDE" w:rsidRPr="00FB0B06" w:rsidRDefault="003F3EDE" w:rsidP="0025185C">
            <w:pPr>
              <w:rPr>
                <w:rFonts w:ascii="Arial" w:eastAsia="Times New Roman" w:hAnsi="Arial" w:cs="Arial"/>
                <w:spacing w:val="-1"/>
                <w:sz w:val="20"/>
                <w:szCs w:val="20"/>
                <w:rPrChange w:id="10372" w:author="Adelino Naquarta Sepalanga Domingos" w:date="2025-03-05T09:28:00Z" w16du:dateUtc="2025-03-05T08:28:00Z">
                  <w:rPr>
                    <w:rFonts w:ascii="Times New Roman" w:eastAsia="Times New Roman" w:hAnsi="Times New Roman"/>
                    <w:spacing w:val="-1"/>
                  </w:rPr>
                </w:rPrChange>
              </w:rPr>
            </w:pPr>
          </w:p>
          <w:p w14:paraId="5EDBA2BB" w14:textId="77777777" w:rsidR="003F3EDE" w:rsidRPr="00FB0B06" w:rsidRDefault="003F3EDE" w:rsidP="0025185C">
            <w:pPr>
              <w:rPr>
                <w:rFonts w:ascii="Arial" w:eastAsia="Times New Roman" w:hAnsi="Arial" w:cs="Arial"/>
                <w:spacing w:val="-1"/>
                <w:sz w:val="20"/>
                <w:szCs w:val="20"/>
                <w:rPrChange w:id="1037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74" w:author="Adelino Naquarta Sepalanga Domingos" w:date="2025-03-05T09:28:00Z" w16du:dateUtc="2025-03-05T08:28:00Z">
                  <w:rPr>
                    <w:rFonts w:ascii="Times New Roman" w:eastAsia="Times New Roman" w:hAnsi="Times New Roman"/>
                    <w:spacing w:val="-1"/>
                  </w:rPr>
                </w:rPrChange>
              </w:rPr>
              <w:t>Número do documento de origem (</w:t>
            </w:r>
            <w:proofErr w:type="spellStart"/>
            <w:r w:rsidRPr="00FB0B06">
              <w:rPr>
                <w:rFonts w:ascii="Arial" w:eastAsia="Times New Roman" w:hAnsi="Arial" w:cs="Arial"/>
                <w:spacing w:val="-1"/>
                <w:sz w:val="20"/>
                <w:szCs w:val="20"/>
                <w:rPrChange w:id="10375" w:author="Adelino Naquarta Sepalanga Domingos" w:date="2025-03-05T09:28:00Z" w16du:dateUtc="2025-03-05T08:28:00Z">
                  <w:rPr>
                    <w:rFonts w:ascii="Times New Roman" w:eastAsia="Times New Roman" w:hAnsi="Times New Roman"/>
                    <w:spacing w:val="-1"/>
                  </w:rPr>
                </w:rPrChange>
              </w:rPr>
              <w:t>OriginatingON</w:t>
            </w:r>
            <w:proofErr w:type="spellEnd"/>
            <w:r w:rsidRPr="00FB0B06">
              <w:rPr>
                <w:rFonts w:ascii="Arial" w:eastAsia="Times New Roman" w:hAnsi="Arial" w:cs="Arial"/>
                <w:spacing w:val="-1"/>
                <w:sz w:val="20"/>
                <w:szCs w:val="20"/>
                <w:rPrChange w:id="10376"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FEC8E9" w14:textId="77777777" w:rsidR="003F3EDE" w:rsidRPr="00FB0B06" w:rsidRDefault="003F3EDE" w:rsidP="0025185C">
            <w:pPr>
              <w:rPr>
                <w:rFonts w:ascii="Arial" w:eastAsia="Times New Roman" w:hAnsi="Arial" w:cs="Arial"/>
                <w:spacing w:val="-1"/>
                <w:sz w:val="20"/>
                <w:szCs w:val="20"/>
                <w:rPrChange w:id="1037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78" w:author="Adelino Naquarta Sepalanga Domingos" w:date="2025-03-05T09:28:00Z" w16du:dateUtc="2025-03-05T08:28:00Z">
                  <w:rPr>
                    <w:rFonts w:ascii="Times New Roman" w:eastAsia="Times New Roman" w:hAnsi="Times New Roman"/>
                    <w:spacing w:val="-1"/>
                  </w:rPr>
                </w:rPrChange>
              </w:rPr>
              <w:t>Deve ser indicado o tipo, a série e o número da factura ou documento rectificativo desta a que respeita o pagamento.</w:t>
            </w:r>
          </w:p>
          <w:p w14:paraId="0B6E587B" w14:textId="77777777" w:rsidR="003F3EDE" w:rsidRPr="00FB0B06" w:rsidRDefault="003F3EDE" w:rsidP="0025185C">
            <w:pPr>
              <w:rPr>
                <w:rFonts w:ascii="Arial" w:eastAsia="Times New Roman" w:hAnsi="Arial" w:cs="Arial"/>
                <w:spacing w:val="-1"/>
                <w:sz w:val="20"/>
                <w:szCs w:val="20"/>
                <w:rPrChange w:id="1037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80" w:author="Adelino Naquarta Sepalanga Domingos" w:date="2025-03-05T09:28:00Z" w16du:dateUtc="2025-03-05T08:28:00Z">
                  <w:rPr>
                    <w:rFonts w:ascii="Times New Roman" w:eastAsia="Times New Roman" w:hAnsi="Times New Roman"/>
                    <w:spacing w:val="-1"/>
                  </w:rPr>
                </w:rPrChange>
              </w:rPr>
              <w:t>Se o documento referido estiver contido no SAFT (AO) deve ser utilizada a estrutura de numeração do campo</w:t>
            </w:r>
          </w:p>
          <w:p w14:paraId="23452540" w14:textId="77777777" w:rsidR="003F3EDE" w:rsidRPr="00FB0B06" w:rsidRDefault="003F3EDE" w:rsidP="0025185C">
            <w:pPr>
              <w:rPr>
                <w:rFonts w:ascii="Arial" w:eastAsia="Times New Roman" w:hAnsi="Arial" w:cs="Arial"/>
                <w:spacing w:val="-1"/>
                <w:sz w:val="20"/>
                <w:szCs w:val="20"/>
                <w:rPrChange w:id="1038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82" w:author="Adelino Naquarta Sepalanga Domingos" w:date="2025-03-05T09:28:00Z" w16du:dateUtc="2025-03-05T08:28:00Z">
                  <w:rPr>
                    <w:rFonts w:ascii="Times New Roman" w:eastAsia="Times New Roman" w:hAnsi="Times New Roman"/>
                    <w:spacing w:val="-1"/>
                  </w:rPr>
                </w:rPrChange>
              </w:rPr>
              <w:t>4.1.4.1 – Identificação única do documento de venda (</w:t>
            </w:r>
            <w:proofErr w:type="spellStart"/>
            <w:r w:rsidRPr="00FB0B06">
              <w:rPr>
                <w:rFonts w:ascii="Arial" w:eastAsia="Times New Roman" w:hAnsi="Arial" w:cs="Arial"/>
                <w:spacing w:val="-1"/>
                <w:sz w:val="20"/>
                <w:szCs w:val="20"/>
                <w:rPrChange w:id="10383" w:author="Adelino Naquarta Sepalanga Domingos" w:date="2025-03-05T09:28:00Z" w16du:dateUtc="2025-03-05T08:28:00Z">
                  <w:rPr>
                    <w:rFonts w:ascii="Times New Roman" w:eastAsia="Times New Roman" w:hAnsi="Times New Roman"/>
                    <w:spacing w:val="-1"/>
                  </w:rPr>
                </w:rPrChange>
              </w:rPr>
              <w:t>InvoiceNo</w:t>
            </w:r>
            <w:proofErr w:type="spellEnd"/>
            <w:r w:rsidRPr="00FB0B06">
              <w:rPr>
                <w:rFonts w:ascii="Arial" w:eastAsia="Times New Roman" w:hAnsi="Arial" w:cs="Arial"/>
                <w:spacing w:val="-1"/>
                <w:sz w:val="20"/>
                <w:szCs w:val="20"/>
                <w:rPrChange w:id="10384" w:author="Adelino Naquarta Sepalanga Domingos" w:date="2025-03-05T09:28:00Z" w16du:dateUtc="2025-03-05T08:28:00Z">
                  <w:rPr>
                    <w:rFonts w:ascii="Times New Roman" w:eastAsia="Times New Roman" w:hAnsi="Times New Roman"/>
                    <w:spacing w:val="-1"/>
                  </w:rPr>
                </w:rPrChange>
              </w:rPr>
              <w:t xml:space="preserve">) da Tabela </w:t>
            </w:r>
          </w:p>
          <w:p w14:paraId="2EB2D56D" w14:textId="77777777" w:rsidR="003F3EDE" w:rsidRPr="00FB0B06" w:rsidRDefault="003F3EDE" w:rsidP="0025185C">
            <w:pPr>
              <w:rPr>
                <w:rFonts w:ascii="Arial" w:eastAsia="Times New Roman" w:hAnsi="Arial" w:cs="Arial"/>
                <w:spacing w:val="-1"/>
                <w:sz w:val="20"/>
                <w:szCs w:val="20"/>
                <w:rPrChange w:id="1038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86" w:author="Adelino Naquarta Sepalanga Domingos" w:date="2025-03-05T09:28:00Z" w16du:dateUtc="2025-03-05T08:28:00Z">
                  <w:rPr>
                    <w:rFonts w:ascii="Times New Roman" w:eastAsia="Times New Roman" w:hAnsi="Times New Roman"/>
                    <w:spacing w:val="-1"/>
                  </w:rPr>
                </w:rPrChange>
              </w:rPr>
              <w:t>4.1. – Documentos comerciais a clientes (</w:t>
            </w:r>
            <w:proofErr w:type="spellStart"/>
            <w:r w:rsidRPr="00FB0B06">
              <w:rPr>
                <w:rFonts w:ascii="Arial" w:eastAsia="Times New Roman" w:hAnsi="Arial" w:cs="Arial"/>
                <w:spacing w:val="-1"/>
                <w:sz w:val="20"/>
                <w:szCs w:val="20"/>
                <w:rPrChange w:id="10387" w:author="Adelino Naquarta Sepalanga Domingos" w:date="2025-03-05T09:28:00Z" w16du:dateUtc="2025-03-05T08:28:00Z">
                  <w:rPr>
                    <w:rFonts w:ascii="Times New Roman" w:eastAsia="Times New Roman" w:hAnsi="Times New Roman"/>
                    <w:spacing w:val="-1"/>
                  </w:rPr>
                </w:rPrChange>
              </w:rPr>
              <w:t>SalesInvoices</w:t>
            </w:r>
            <w:proofErr w:type="spellEnd"/>
            <w:r w:rsidRPr="00FB0B06">
              <w:rPr>
                <w:rFonts w:ascii="Arial" w:eastAsia="Times New Roman" w:hAnsi="Arial" w:cs="Arial"/>
                <w:spacing w:val="-1"/>
                <w:sz w:val="20"/>
                <w:szCs w:val="20"/>
                <w:rPrChange w:id="10388" w:author="Adelino Naquarta Sepalanga Domingos" w:date="2025-03-05T09:28:00Z" w16du:dateUtc="2025-03-05T08:28:00Z">
                  <w:rPr>
                    <w:rFonts w:ascii="Times New Roman" w:eastAsia="Times New Roman" w:hAnsi="Times New Roman"/>
                    <w:spacing w:val="-1"/>
                  </w:rPr>
                </w:rPrChange>
              </w:rPr>
              <w:t>).</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B293E3" w14:textId="77777777" w:rsidR="003F3EDE" w:rsidRPr="00FB0B06" w:rsidRDefault="003F3EDE" w:rsidP="0025185C">
            <w:pPr>
              <w:jc w:val="center"/>
              <w:rPr>
                <w:rFonts w:ascii="Arial" w:eastAsia="Times New Roman" w:hAnsi="Arial" w:cs="Arial"/>
                <w:spacing w:val="-1"/>
                <w:sz w:val="20"/>
                <w:szCs w:val="20"/>
                <w:rPrChange w:id="10389" w:author="Adelino Naquarta Sepalanga Domingos" w:date="2025-03-05T09:28:00Z" w16du:dateUtc="2025-03-05T08:28:00Z">
                  <w:rPr>
                    <w:rFonts w:ascii="Times New Roman" w:eastAsia="Times New Roman" w:hAnsi="Times New Roman"/>
                    <w:spacing w:val="-1"/>
                  </w:rPr>
                </w:rPrChange>
              </w:rPr>
            </w:pPr>
          </w:p>
          <w:p w14:paraId="66E02469" w14:textId="77777777" w:rsidR="003F3EDE" w:rsidRPr="00FB0B06" w:rsidRDefault="003F3EDE" w:rsidP="0025185C">
            <w:pPr>
              <w:jc w:val="center"/>
              <w:rPr>
                <w:rFonts w:ascii="Arial" w:eastAsia="Times New Roman" w:hAnsi="Arial" w:cs="Arial"/>
                <w:spacing w:val="-1"/>
                <w:sz w:val="20"/>
                <w:szCs w:val="20"/>
                <w:rPrChange w:id="10390" w:author="Adelino Naquarta Sepalanga Domingos" w:date="2025-03-05T09:28:00Z" w16du:dateUtc="2025-03-05T08:28:00Z">
                  <w:rPr>
                    <w:rFonts w:ascii="Times New Roman" w:eastAsia="Times New Roman" w:hAnsi="Times New Roman"/>
                    <w:spacing w:val="-1"/>
                  </w:rPr>
                </w:rPrChange>
              </w:rPr>
            </w:pPr>
          </w:p>
          <w:p w14:paraId="3FE1ABC8" w14:textId="77777777" w:rsidR="003F3EDE" w:rsidRPr="00FB0B06" w:rsidRDefault="003F3EDE" w:rsidP="0025185C">
            <w:pPr>
              <w:jc w:val="center"/>
              <w:rPr>
                <w:rFonts w:ascii="Arial" w:eastAsia="Times New Roman" w:hAnsi="Arial" w:cs="Arial"/>
                <w:spacing w:val="-1"/>
                <w:sz w:val="20"/>
                <w:szCs w:val="20"/>
                <w:rPrChange w:id="1039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92" w:author="Adelino Naquarta Sepalanga Domingos" w:date="2025-03-05T09:28:00Z" w16du:dateUtc="2025-03-05T08:28:00Z">
                  <w:rPr>
                    <w:rFonts w:ascii="Times New Roman" w:eastAsia="Times New Roman" w:hAnsi="Times New Roman"/>
                    <w:spacing w:val="-1"/>
                  </w:rPr>
                </w:rPrChange>
              </w:rPr>
              <w:t>Texto 60</w:t>
            </w:r>
          </w:p>
        </w:tc>
      </w:tr>
      <w:tr w:rsidR="003F3EDE" w:rsidRPr="00FB0B06" w14:paraId="1E60193C" w14:textId="77777777" w:rsidTr="0025185C">
        <w:trPr>
          <w:trHeight w:val="93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1FFD1C" w14:textId="77777777" w:rsidR="003F3EDE" w:rsidRPr="00FB0B06" w:rsidRDefault="003F3EDE" w:rsidP="0025185C">
            <w:pPr>
              <w:jc w:val="center"/>
              <w:rPr>
                <w:rFonts w:ascii="Arial" w:eastAsia="Times New Roman" w:hAnsi="Arial" w:cs="Arial"/>
                <w:spacing w:val="-1"/>
                <w:sz w:val="20"/>
                <w:szCs w:val="20"/>
                <w:rPrChange w:id="1039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94" w:author="Adelino Naquarta Sepalanga Domingos" w:date="2025-03-05T09:28:00Z" w16du:dateUtc="2025-03-05T08:28:00Z">
                  <w:rPr>
                    <w:rFonts w:ascii="Times New Roman" w:eastAsia="Times New Roman" w:hAnsi="Times New Roman"/>
                    <w:spacing w:val="-1"/>
                  </w:rPr>
                </w:rPrChange>
              </w:rPr>
              <w:t>4.4.4.14.2.2.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3DF264" w14:textId="77777777" w:rsidR="003F3EDE" w:rsidRPr="00FB0B06" w:rsidRDefault="003F3EDE" w:rsidP="0025185C">
            <w:pPr>
              <w:jc w:val="center"/>
              <w:rPr>
                <w:rFonts w:ascii="Arial" w:eastAsia="Times New Roman" w:hAnsi="Arial" w:cs="Arial"/>
                <w:spacing w:val="-1"/>
                <w:sz w:val="20"/>
                <w:szCs w:val="20"/>
                <w:rPrChange w:id="1039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96"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F88AA4B" w14:textId="77777777" w:rsidR="003F3EDE" w:rsidRPr="00FB0B06" w:rsidRDefault="003F3EDE" w:rsidP="0025185C">
            <w:pPr>
              <w:rPr>
                <w:rFonts w:ascii="Arial" w:eastAsia="Times New Roman" w:hAnsi="Arial" w:cs="Arial"/>
                <w:spacing w:val="-1"/>
                <w:sz w:val="20"/>
                <w:szCs w:val="20"/>
                <w:rPrChange w:id="1039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398" w:author="Adelino Naquarta Sepalanga Domingos" w:date="2025-03-05T09:28:00Z" w16du:dateUtc="2025-03-05T08:28:00Z">
                  <w:rPr>
                    <w:rFonts w:ascii="Times New Roman" w:eastAsia="Times New Roman" w:hAnsi="Times New Roman"/>
                    <w:spacing w:val="-1"/>
                  </w:rPr>
                </w:rPrChange>
              </w:rPr>
              <w:t>Data do documento de origem (</w:t>
            </w:r>
            <w:proofErr w:type="spellStart"/>
            <w:r w:rsidRPr="00FB0B06">
              <w:rPr>
                <w:rFonts w:ascii="Arial" w:eastAsia="Times New Roman" w:hAnsi="Arial" w:cs="Arial"/>
                <w:spacing w:val="-1"/>
                <w:sz w:val="20"/>
                <w:szCs w:val="20"/>
                <w:rPrChange w:id="10399" w:author="Adelino Naquarta Sepalanga Domingos" w:date="2025-03-05T09:28:00Z" w16du:dateUtc="2025-03-05T08:28:00Z">
                  <w:rPr>
                    <w:rFonts w:ascii="Times New Roman" w:eastAsia="Times New Roman" w:hAnsi="Times New Roman"/>
                    <w:spacing w:val="-1"/>
                  </w:rPr>
                </w:rPrChange>
              </w:rPr>
              <w:t>InvoiceDate</w:t>
            </w:r>
            <w:proofErr w:type="spellEnd"/>
            <w:r w:rsidRPr="00FB0B06">
              <w:rPr>
                <w:rFonts w:ascii="Arial" w:eastAsia="Times New Roman" w:hAnsi="Arial" w:cs="Arial"/>
                <w:spacing w:val="-1"/>
                <w:sz w:val="20"/>
                <w:szCs w:val="20"/>
                <w:rPrChange w:id="10400"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8F9A90F" w14:textId="77777777" w:rsidR="003F3EDE" w:rsidRPr="00FB0B06" w:rsidRDefault="003F3EDE" w:rsidP="0025185C">
            <w:pPr>
              <w:rPr>
                <w:rFonts w:ascii="Arial" w:eastAsia="Times New Roman" w:hAnsi="Arial" w:cs="Arial"/>
                <w:spacing w:val="-1"/>
                <w:sz w:val="20"/>
                <w:szCs w:val="20"/>
                <w:rPrChange w:id="1040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02" w:author="Adelino Naquarta Sepalanga Domingos" w:date="2025-03-05T09:28:00Z" w16du:dateUtc="2025-03-05T08:28:00Z">
                  <w:rPr>
                    <w:rFonts w:ascii="Times New Roman" w:eastAsia="Times New Roman" w:hAnsi="Times New Roman"/>
                    <w:spacing w:val="-1"/>
                  </w:rPr>
                </w:rPrChange>
              </w:rPr>
              <w:t>Deve ser indicada a data da factura ou documento rectificativo desta a que se refere o pagamento.</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D7658F" w14:textId="77777777" w:rsidR="003F3EDE" w:rsidRPr="00FB0B06" w:rsidRDefault="003F3EDE" w:rsidP="0025185C">
            <w:pPr>
              <w:jc w:val="center"/>
              <w:rPr>
                <w:rFonts w:ascii="Arial" w:eastAsia="Times New Roman" w:hAnsi="Arial" w:cs="Arial"/>
                <w:spacing w:val="-1"/>
                <w:sz w:val="20"/>
                <w:szCs w:val="20"/>
                <w:rPrChange w:id="1040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04" w:author="Adelino Naquarta Sepalanga Domingos" w:date="2025-03-05T09:28:00Z" w16du:dateUtc="2025-03-05T08:28:00Z">
                  <w:rPr>
                    <w:rFonts w:ascii="Times New Roman" w:eastAsia="Times New Roman" w:hAnsi="Times New Roman"/>
                    <w:spacing w:val="-1"/>
                  </w:rPr>
                </w:rPrChange>
              </w:rPr>
              <w:t>Data</w:t>
            </w:r>
          </w:p>
        </w:tc>
      </w:tr>
      <w:tr w:rsidR="003F3EDE" w:rsidRPr="00FB0B06" w14:paraId="04618DDC" w14:textId="77777777" w:rsidTr="0025185C">
        <w:trPr>
          <w:trHeight w:val="572"/>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B4D70E" w14:textId="77777777" w:rsidR="003F3EDE" w:rsidRPr="00FB0B06" w:rsidRDefault="003F3EDE" w:rsidP="0025185C">
            <w:pPr>
              <w:jc w:val="center"/>
              <w:rPr>
                <w:rFonts w:ascii="Arial" w:eastAsia="Times New Roman" w:hAnsi="Arial" w:cs="Arial"/>
                <w:spacing w:val="-1"/>
                <w:sz w:val="20"/>
                <w:szCs w:val="20"/>
                <w:rPrChange w:id="1040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06" w:author="Adelino Naquarta Sepalanga Domingos" w:date="2025-03-05T09:28:00Z" w16du:dateUtc="2025-03-05T08:28:00Z">
                  <w:rPr>
                    <w:rFonts w:ascii="Times New Roman" w:eastAsia="Times New Roman" w:hAnsi="Times New Roman"/>
                    <w:spacing w:val="-1"/>
                  </w:rPr>
                </w:rPrChange>
              </w:rPr>
              <w:t>4.4.4.14.2.3.</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AB2023" w14:textId="77777777" w:rsidR="003F3EDE" w:rsidRPr="00FB0B06" w:rsidRDefault="003F3EDE" w:rsidP="0025185C">
            <w:pPr>
              <w:rPr>
                <w:rFonts w:ascii="Arial" w:eastAsia="Times New Roman" w:hAnsi="Arial" w:cs="Arial"/>
                <w:spacing w:val="-1"/>
                <w:sz w:val="20"/>
                <w:szCs w:val="20"/>
                <w:rPrChange w:id="10407"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2FC8F59" w14:textId="77777777" w:rsidR="003F3EDE" w:rsidRPr="00FB0B06" w:rsidRDefault="003F3EDE" w:rsidP="0025185C">
            <w:pPr>
              <w:rPr>
                <w:rFonts w:ascii="Arial" w:eastAsia="Times New Roman" w:hAnsi="Arial" w:cs="Arial"/>
                <w:spacing w:val="-1"/>
                <w:sz w:val="20"/>
                <w:szCs w:val="20"/>
                <w:rPrChange w:id="1040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09" w:author="Adelino Naquarta Sepalanga Domingos" w:date="2025-03-05T09:28:00Z" w16du:dateUtc="2025-03-05T08:28:00Z">
                  <w:rPr>
                    <w:rFonts w:ascii="Times New Roman" w:eastAsia="Times New Roman" w:hAnsi="Times New Roman"/>
                    <w:spacing w:val="-1"/>
                  </w:rPr>
                </w:rPrChange>
              </w:rPr>
              <w:t>Descrição da linha (</w:t>
            </w:r>
            <w:proofErr w:type="spellStart"/>
            <w:r w:rsidRPr="00FB0B06">
              <w:rPr>
                <w:rFonts w:ascii="Arial" w:eastAsia="Times New Roman" w:hAnsi="Arial" w:cs="Arial"/>
                <w:spacing w:val="-1"/>
                <w:sz w:val="20"/>
                <w:szCs w:val="20"/>
                <w:rPrChange w:id="10410" w:author="Adelino Naquarta Sepalanga Domingos" w:date="2025-03-05T09:28:00Z" w16du:dateUtc="2025-03-05T08:28:00Z">
                  <w:rPr>
                    <w:rFonts w:ascii="Times New Roman" w:eastAsia="Times New Roman" w:hAnsi="Times New Roman"/>
                    <w:spacing w:val="-1"/>
                  </w:rPr>
                </w:rPrChange>
              </w:rPr>
              <w:t>Description</w:t>
            </w:r>
            <w:proofErr w:type="spellEnd"/>
            <w:r w:rsidRPr="00FB0B06">
              <w:rPr>
                <w:rFonts w:ascii="Arial" w:eastAsia="Times New Roman" w:hAnsi="Arial" w:cs="Arial"/>
                <w:spacing w:val="-1"/>
                <w:sz w:val="20"/>
                <w:szCs w:val="20"/>
                <w:rPrChange w:id="10411"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13F863" w14:textId="77777777" w:rsidR="003F3EDE" w:rsidRPr="00FB0B06" w:rsidRDefault="003F3EDE" w:rsidP="0025185C">
            <w:pPr>
              <w:rPr>
                <w:rFonts w:ascii="Arial" w:eastAsia="Times New Roman" w:hAnsi="Arial" w:cs="Arial"/>
                <w:spacing w:val="-1"/>
                <w:sz w:val="20"/>
                <w:szCs w:val="20"/>
                <w:rPrChange w:id="1041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13" w:author="Adelino Naquarta Sepalanga Domingos" w:date="2025-03-05T09:28:00Z" w16du:dateUtc="2025-03-05T08:28:00Z">
                  <w:rPr>
                    <w:rFonts w:ascii="Times New Roman" w:eastAsia="Times New Roman" w:hAnsi="Times New Roman"/>
                    <w:spacing w:val="-1"/>
                  </w:rPr>
                </w:rPrChange>
              </w:rPr>
              <w:t>Descrição da linha de recebimento.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2CCA81" w14:textId="77777777" w:rsidR="003F3EDE" w:rsidRPr="00FB0B06" w:rsidRDefault="003F3EDE" w:rsidP="0025185C">
            <w:pPr>
              <w:jc w:val="center"/>
              <w:rPr>
                <w:rFonts w:ascii="Arial" w:eastAsia="Times New Roman" w:hAnsi="Arial" w:cs="Arial"/>
                <w:spacing w:val="-1"/>
                <w:sz w:val="20"/>
                <w:szCs w:val="20"/>
                <w:rPrChange w:id="1041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15" w:author="Adelino Naquarta Sepalanga Domingos" w:date="2025-03-05T09:28:00Z" w16du:dateUtc="2025-03-05T08:28:00Z">
                  <w:rPr>
                    <w:rFonts w:ascii="Times New Roman" w:eastAsia="Times New Roman" w:hAnsi="Times New Roman"/>
                    <w:spacing w:val="-1"/>
                  </w:rPr>
                </w:rPrChange>
              </w:rPr>
              <w:t>Texto 200</w:t>
            </w:r>
          </w:p>
        </w:tc>
      </w:tr>
      <w:tr w:rsidR="003F3EDE" w:rsidRPr="00FB0B06" w14:paraId="5B44ED18" w14:textId="77777777" w:rsidTr="0025185C">
        <w:trPr>
          <w:trHeight w:val="66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8BDFFA" w14:textId="77777777" w:rsidR="003F3EDE" w:rsidRPr="00FB0B06" w:rsidRDefault="003F3EDE" w:rsidP="0025185C">
            <w:pPr>
              <w:jc w:val="center"/>
              <w:rPr>
                <w:rFonts w:ascii="Arial" w:eastAsia="Times New Roman" w:hAnsi="Arial" w:cs="Arial"/>
                <w:spacing w:val="-1"/>
                <w:sz w:val="20"/>
                <w:szCs w:val="20"/>
                <w:rPrChange w:id="1041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17" w:author="Adelino Naquarta Sepalanga Domingos" w:date="2025-03-05T09:28:00Z" w16du:dateUtc="2025-03-05T08:28:00Z">
                  <w:rPr>
                    <w:rFonts w:ascii="Times New Roman" w:eastAsia="Times New Roman" w:hAnsi="Times New Roman"/>
                    <w:spacing w:val="-1"/>
                  </w:rPr>
                </w:rPrChange>
              </w:rPr>
              <w:t>4.4.4.14.3.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1C565B" w14:textId="77777777" w:rsidR="003F3EDE" w:rsidRPr="00FB0B06" w:rsidRDefault="003F3EDE" w:rsidP="0025185C">
            <w:pPr>
              <w:jc w:val="center"/>
              <w:rPr>
                <w:rFonts w:ascii="Arial" w:eastAsia="Times New Roman" w:hAnsi="Arial" w:cs="Arial"/>
                <w:spacing w:val="-1"/>
                <w:sz w:val="20"/>
                <w:szCs w:val="20"/>
                <w:rPrChange w:id="10418"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29C769" w14:textId="77777777" w:rsidR="003F3EDE" w:rsidRPr="00FB0B06" w:rsidRDefault="003F3EDE" w:rsidP="0025185C">
            <w:pPr>
              <w:rPr>
                <w:rFonts w:ascii="Arial" w:eastAsia="Times New Roman" w:hAnsi="Arial" w:cs="Arial"/>
                <w:spacing w:val="-1"/>
                <w:sz w:val="20"/>
                <w:szCs w:val="20"/>
                <w:rPrChange w:id="1041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20" w:author="Adelino Naquarta Sepalanga Domingos" w:date="2025-03-05T09:28:00Z" w16du:dateUtc="2025-03-05T08:28:00Z">
                  <w:rPr>
                    <w:rFonts w:ascii="Times New Roman" w:eastAsia="Times New Roman" w:hAnsi="Times New Roman"/>
                    <w:spacing w:val="-1"/>
                  </w:rPr>
                </w:rPrChange>
              </w:rPr>
              <w:t>Montante do desconto da linha (</w:t>
            </w:r>
            <w:proofErr w:type="spellStart"/>
            <w:r w:rsidRPr="00FB0B06">
              <w:rPr>
                <w:rFonts w:ascii="Arial" w:eastAsia="Times New Roman" w:hAnsi="Arial" w:cs="Arial"/>
                <w:spacing w:val="-1"/>
                <w:sz w:val="20"/>
                <w:szCs w:val="20"/>
                <w:rPrChange w:id="10421" w:author="Adelino Naquarta Sepalanga Domingos" w:date="2025-03-05T09:28:00Z" w16du:dateUtc="2025-03-05T08:28:00Z">
                  <w:rPr>
                    <w:rFonts w:ascii="Times New Roman" w:eastAsia="Times New Roman" w:hAnsi="Times New Roman"/>
                    <w:spacing w:val="-1"/>
                  </w:rPr>
                </w:rPrChange>
              </w:rPr>
              <w:t>SettlementAmount</w:t>
            </w:r>
            <w:proofErr w:type="spellEnd"/>
            <w:r w:rsidRPr="00FB0B06">
              <w:rPr>
                <w:rFonts w:ascii="Arial" w:eastAsia="Times New Roman" w:hAnsi="Arial" w:cs="Arial"/>
                <w:spacing w:val="-1"/>
                <w:sz w:val="20"/>
                <w:szCs w:val="20"/>
                <w:rPrChange w:id="10422"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D3E5A1" w14:textId="77777777" w:rsidR="003F3EDE" w:rsidRPr="00FB0B06" w:rsidRDefault="003F3EDE" w:rsidP="0025185C">
            <w:pPr>
              <w:rPr>
                <w:rFonts w:ascii="Arial" w:eastAsia="Times New Roman" w:hAnsi="Arial" w:cs="Arial"/>
                <w:spacing w:val="-1"/>
                <w:sz w:val="20"/>
                <w:szCs w:val="20"/>
                <w:rPrChange w:id="1042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24" w:author="Adelino Naquarta Sepalanga Domingos" w:date="2025-03-05T09:28:00Z" w16du:dateUtc="2025-03-05T08:28:00Z">
                  <w:rPr>
                    <w:rFonts w:ascii="Times New Roman" w:eastAsia="Times New Roman" w:hAnsi="Times New Roman"/>
                    <w:spacing w:val="-1"/>
                  </w:rPr>
                </w:rPrChange>
              </w:rPr>
              <w:t>Descontos concedidos aquando do pagamento deste documento.</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1D2D33" w14:textId="77777777" w:rsidR="003F3EDE" w:rsidRPr="00FB0B06" w:rsidRDefault="003F3EDE" w:rsidP="0025185C">
            <w:pPr>
              <w:jc w:val="center"/>
              <w:rPr>
                <w:rFonts w:ascii="Arial" w:eastAsia="Times New Roman" w:hAnsi="Arial" w:cs="Arial"/>
                <w:spacing w:val="-1"/>
                <w:sz w:val="20"/>
                <w:szCs w:val="20"/>
                <w:rPrChange w:id="10425" w:author="Adelino Naquarta Sepalanga Domingos" w:date="2025-03-05T09:28:00Z" w16du:dateUtc="2025-03-05T08:28:00Z">
                  <w:rPr>
                    <w:rFonts w:ascii="Times New Roman" w:eastAsia="Times New Roman" w:hAnsi="Times New Roman"/>
                    <w:spacing w:val="-1"/>
                  </w:rPr>
                </w:rPrChange>
              </w:rPr>
            </w:pPr>
          </w:p>
          <w:p w14:paraId="375BE3F5" w14:textId="77777777" w:rsidR="003F3EDE" w:rsidRPr="00FB0B06" w:rsidRDefault="003F3EDE" w:rsidP="0025185C">
            <w:pPr>
              <w:jc w:val="center"/>
              <w:rPr>
                <w:rFonts w:ascii="Arial" w:eastAsia="Times New Roman" w:hAnsi="Arial" w:cs="Arial"/>
                <w:spacing w:val="-1"/>
                <w:sz w:val="20"/>
                <w:szCs w:val="20"/>
                <w:rPrChange w:id="1042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27"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7B295493" w14:textId="77777777" w:rsidTr="0025185C">
        <w:trPr>
          <w:trHeight w:val="73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48894E" w14:textId="77777777" w:rsidR="003F3EDE" w:rsidRPr="00FB0B06" w:rsidRDefault="003F3EDE" w:rsidP="0025185C">
            <w:pPr>
              <w:jc w:val="center"/>
              <w:rPr>
                <w:rFonts w:ascii="Arial" w:eastAsia="Times New Roman" w:hAnsi="Arial" w:cs="Arial"/>
                <w:spacing w:val="-1"/>
                <w:sz w:val="20"/>
                <w:szCs w:val="20"/>
                <w:rPrChange w:id="1042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29" w:author="Adelino Naquarta Sepalanga Domingos" w:date="2025-03-05T09:28:00Z" w16du:dateUtc="2025-03-05T08:28:00Z">
                  <w:rPr>
                    <w:rFonts w:ascii="Times New Roman" w:eastAsia="Times New Roman" w:hAnsi="Times New Roman"/>
                    <w:spacing w:val="-1"/>
                  </w:rPr>
                </w:rPrChange>
              </w:rPr>
              <w:lastRenderedPageBreak/>
              <w:t>4.4.4.14.4.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C88280" w14:textId="77777777" w:rsidR="003F3EDE" w:rsidRPr="00FB0B06" w:rsidRDefault="003F3EDE" w:rsidP="0025185C">
            <w:pPr>
              <w:jc w:val="center"/>
              <w:rPr>
                <w:rFonts w:ascii="Arial" w:eastAsia="Times New Roman" w:hAnsi="Arial" w:cs="Arial"/>
                <w:spacing w:val="-1"/>
                <w:sz w:val="20"/>
                <w:szCs w:val="20"/>
                <w:rPrChange w:id="1043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31"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434A6F" w14:textId="77777777" w:rsidR="003F3EDE" w:rsidRPr="00FB0B06" w:rsidRDefault="003F3EDE" w:rsidP="0025185C">
            <w:pPr>
              <w:rPr>
                <w:rFonts w:ascii="Arial" w:eastAsia="Times New Roman" w:hAnsi="Arial" w:cs="Arial"/>
                <w:spacing w:val="-1"/>
                <w:sz w:val="20"/>
                <w:szCs w:val="20"/>
                <w:rPrChange w:id="1043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33" w:author="Adelino Naquarta Sepalanga Domingos" w:date="2025-03-05T09:28:00Z" w16du:dateUtc="2025-03-05T08:28:00Z">
                  <w:rPr>
                    <w:rFonts w:ascii="Times New Roman" w:eastAsia="Times New Roman" w:hAnsi="Times New Roman"/>
                    <w:spacing w:val="-1"/>
                  </w:rPr>
                </w:rPrChange>
              </w:rPr>
              <w:t>Valor a débito (</w:t>
            </w:r>
            <w:proofErr w:type="spellStart"/>
            <w:r w:rsidRPr="00FB0B06">
              <w:rPr>
                <w:rFonts w:ascii="Arial" w:eastAsia="Times New Roman" w:hAnsi="Arial" w:cs="Arial"/>
                <w:spacing w:val="-1"/>
                <w:sz w:val="20"/>
                <w:szCs w:val="20"/>
                <w:rPrChange w:id="10434" w:author="Adelino Naquarta Sepalanga Domingos" w:date="2025-03-05T09:28:00Z" w16du:dateUtc="2025-03-05T08:28:00Z">
                  <w:rPr>
                    <w:rFonts w:ascii="Times New Roman" w:eastAsia="Times New Roman" w:hAnsi="Times New Roman"/>
                    <w:spacing w:val="-1"/>
                  </w:rPr>
                </w:rPrChange>
              </w:rPr>
              <w:t>DebitAmount</w:t>
            </w:r>
            <w:proofErr w:type="spellEnd"/>
            <w:r w:rsidRPr="00FB0B06">
              <w:rPr>
                <w:rFonts w:ascii="Arial" w:eastAsia="Times New Roman" w:hAnsi="Arial" w:cs="Arial"/>
                <w:spacing w:val="-1"/>
                <w:sz w:val="20"/>
                <w:szCs w:val="20"/>
                <w:rPrChange w:id="10435"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8B474F" w14:textId="77777777" w:rsidR="003F3EDE" w:rsidRPr="00FB0B06" w:rsidRDefault="003F3EDE" w:rsidP="0025185C">
            <w:pPr>
              <w:rPr>
                <w:rFonts w:ascii="Arial" w:eastAsia="Times New Roman" w:hAnsi="Arial" w:cs="Arial"/>
                <w:spacing w:val="-1"/>
                <w:sz w:val="20"/>
                <w:szCs w:val="20"/>
                <w:rPrChange w:id="1043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37" w:author="Adelino Naquarta Sepalanga Domingos" w:date="2025-03-05T09:28:00Z" w16du:dateUtc="2025-03-05T08:28:00Z">
                  <w:rPr>
                    <w:rFonts w:ascii="Times New Roman" w:eastAsia="Times New Roman" w:hAnsi="Times New Roman"/>
                    <w:spacing w:val="-1"/>
                  </w:rPr>
                </w:rPrChange>
              </w:rPr>
              <w:t>Valor do recibo do documento rectificativo, sem impostos e eventuais descontos.</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3B8A60" w14:textId="77777777" w:rsidR="003F3EDE" w:rsidRPr="00FB0B06" w:rsidRDefault="003F3EDE" w:rsidP="0025185C">
            <w:pPr>
              <w:jc w:val="center"/>
              <w:rPr>
                <w:rFonts w:ascii="Arial" w:eastAsia="Times New Roman" w:hAnsi="Arial" w:cs="Arial"/>
                <w:spacing w:val="-1"/>
                <w:sz w:val="20"/>
                <w:szCs w:val="20"/>
                <w:rPrChange w:id="10438" w:author="Adelino Naquarta Sepalanga Domingos" w:date="2025-03-05T09:28:00Z" w16du:dateUtc="2025-03-05T08:28:00Z">
                  <w:rPr>
                    <w:rFonts w:ascii="Times New Roman" w:eastAsia="Times New Roman" w:hAnsi="Times New Roman"/>
                    <w:spacing w:val="-1"/>
                  </w:rPr>
                </w:rPrChange>
              </w:rPr>
            </w:pPr>
          </w:p>
          <w:p w14:paraId="3B385533" w14:textId="77777777" w:rsidR="003F3EDE" w:rsidRPr="00FB0B06" w:rsidRDefault="003F3EDE" w:rsidP="0025185C">
            <w:pPr>
              <w:jc w:val="center"/>
              <w:rPr>
                <w:rFonts w:ascii="Arial" w:eastAsia="Times New Roman" w:hAnsi="Arial" w:cs="Arial"/>
                <w:spacing w:val="-1"/>
                <w:sz w:val="20"/>
                <w:szCs w:val="20"/>
                <w:rPrChange w:id="1043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40"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545F1A5F" w14:textId="77777777" w:rsidTr="0025185C">
        <w:trPr>
          <w:trHeight w:val="76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9E7D71" w14:textId="77777777" w:rsidR="003F3EDE" w:rsidRPr="00FB0B06" w:rsidRDefault="003F3EDE" w:rsidP="0025185C">
            <w:pPr>
              <w:jc w:val="center"/>
              <w:rPr>
                <w:rFonts w:ascii="Arial" w:eastAsia="Times New Roman" w:hAnsi="Arial" w:cs="Arial"/>
                <w:spacing w:val="-1"/>
                <w:sz w:val="20"/>
                <w:szCs w:val="20"/>
                <w:rPrChange w:id="1044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42" w:author="Adelino Naquarta Sepalanga Domingos" w:date="2025-03-05T09:28:00Z" w16du:dateUtc="2025-03-05T08:28:00Z">
                  <w:rPr>
                    <w:rFonts w:ascii="Times New Roman" w:eastAsia="Times New Roman" w:hAnsi="Times New Roman"/>
                    <w:spacing w:val="-1"/>
                  </w:rPr>
                </w:rPrChange>
              </w:rPr>
              <w:t>4.4.4.14.5.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3F4394" w14:textId="77777777" w:rsidR="003F3EDE" w:rsidRPr="00FB0B06" w:rsidRDefault="003F3EDE" w:rsidP="0025185C">
            <w:pPr>
              <w:jc w:val="center"/>
              <w:rPr>
                <w:rFonts w:ascii="Arial" w:eastAsia="Times New Roman" w:hAnsi="Arial" w:cs="Arial"/>
                <w:spacing w:val="-1"/>
                <w:sz w:val="20"/>
                <w:szCs w:val="20"/>
                <w:rPrChange w:id="1044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44"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8102B0E" w14:textId="77777777" w:rsidR="003F3EDE" w:rsidRPr="00FB0B06" w:rsidRDefault="003F3EDE" w:rsidP="0025185C">
            <w:pPr>
              <w:rPr>
                <w:rFonts w:ascii="Arial" w:eastAsia="Times New Roman" w:hAnsi="Arial" w:cs="Arial"/>
                <w:spacing w:val="-1"/>
                <w:sz w:val="20"/>
                <w:szCs w:val="20"/>
                <w:rPrChange w:id="1044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46" w:author="Adelino Naquarta Sepalanga Domingos" w:date="2025-03-05T09:28:00Z" w16du:dateUtc="2025-03-05T08:28:00Z">
                  <w:rPr>
                    <w:rFonts w:ascii="Times New Roman" w:eastAsia="Times New Roman" w:hAnsi="Times New Roman"/>
                    <w:spacing w:val="-1"/>
                  </w:rPr>
                </w:rPrChange>
              </w:rPr>
              <w:t>Valor a crédito (</w:t>
            </w:r>
            <w:proofErr w:type="spellStart"/>
            <w:r w:rsidRPr="00FB0B06">
              <w:rPr>
                <w:rFonts w:ascii="Arial" w:eastAsia="Times New Roman" w:hAnsi="Arial" w:cs="Arial"/>
                <w:spacing w:val="-1"/>
                <w:sz w:val="20"/>
                <w:szCs w:val="20"/>
                <w:rPrChange w:id="10447" w:author="Adelino Naquarta Sepalanga Domingos" w:date="2025-03-05T09:28:00Z" w16du:dateUtc="2025-03-05T08:28:00Z">
                  <w:rPr>
                    <w:rFonts w:ascii="Times New Roman" w:eastAsia="Times New Roman" w:hAnsi="Times New Roman"/>
                    <w:spacing w:val="-1"/>
                  </w:rPr>
                </w:rPrChange>
              </w:rPr>
              <w:t>CreditAmount</w:t>
            </w:r>
            <w:proofErr w:type="spellEnd"/>
            <w:r w:rsidRPr="00FB0B06">
              <w:rPr>
                <w:rFonts w:ascii="Arial" w:eastAsia="Times New Roman" w:hAnsi="Arial" w:cs="Arial"/>
                <w:spacing w:val="-1"/>
                <w:sz w:val="20"/>
                <w:szCs w:val="20"/>
                <w:rPrChange w:id="10448"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508AF4" w14:textId="77777777" w:rsidR="003F3EDE" w:rsidRPr="00FB0B06" w:rsidRDefault="003F3EDE" w:rsidP="0025185C">
            <w:pPr>
              <w:rPr>
                <w:rFonts w:ascii="Arial" w:eastAsia="Times New Roman" w:hAnsi="Arial" w:cs="Arial"/>
                <w:spacing w:val="-1"/>
                <w:sz w:val="20"/>
                <w:szCs w:val="20"/>
                <w:rPrChange w:id="1044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50" w:author="Adelino Naquarta Sepalanga Domingos" w:date="2025-03-05T09:28:00Z" w16du:dateUtc="2025-03-05T08:28:00Z">
                  <w:rPr>
                    <w:rFonts w:ascii="Times New Roman" w:eastAsia="Times New Roman" w:hAnsi="Times New Roman"/>
                    <w:spacing w:val="-1"/>
                  </w:rPr>
                </w:rPrChange>
              </w:rPr>
              <w:t>Valor do recibo da factura ou documento rectificativo, sem impostos e eventuais descontos.</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EFAECC" w14:textId="77777777" w:rsidR="003F3EDE" w:rsidRPr="00FB0B06" w:rsidRDefault="003F3EDE" w:rsidP="0025185C">
            <w:pPr>
              <w:jc w:val="center"/>
              <w:rPr>
                <w:rFonts w:ascii="Arial" w:eastAsia="Times New Roman" w:hAnsi="Arial" w:cs="Arial"/>
                <w:spacing w:val="-1"/>
                <w:sz w:val="20"/>
                <w:szCs w:val="20"/>
                <w:rPrChange w:id="10451" w:author="Adelino Naquarta Sepalanga Domingos" w:date="2025-03-05T09:28:00Z" w16du:dateUtc="2025-03-05T08:28:00Z">
                  <w:rPr>
                    <w:rFonts w:ascii="Times New Roman" w:eastAsia="Times New Roman" w:hAnsi="Times New Roman"/>
                    <w:spacing w:val="-1"/>
                  </w:rPr>
                </w:rPrChange>
              </w:rPr>
            </w:pPr>
          </w:p>
          <w:p w14:paraId="1911A120" w14:textId="77777777" w:rsidR="003F3EDE" w:rsidRPr="00FB0B06" w:rsidRDefault="003F3EDE" w:rsidP="0025185C">
            <w:pPr>
              <w:jc w:val="center"/>
              <w:rPr>
                <w:rFonts w:ascii="Arial" w:eastAsia="Times New Roman" w:hAnsi="Arial" w:cs="Arial"/>
                <w:spacing w:val="-1"/>
                <w:sz w:val="20"/>
                <w:szCs w:val="20"/>
                <w:rPrChange w:id="1045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53"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225B622C" w14:textId="77777777" w:rsidTr="0025185C">
        <w:trPr>
          <w:trHeight w:val="175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F838EDE" w14:textId="77777777" w:rsidR="003F3EDE" w:rsidRPr="00FB0B06" w:rsidRDefault="003F3EDE" w:rsidP="0025185C">
            <w:pPr>
              <w:jc w:val="center"/>
              <w:rPr>
                <w:rFonts w:ascii="Arial" w:eastAsia="Times New Roman" w:hAnsi="Arial" w:cs="Arial"/>
                <w:spacing w:val="-1"/>
                <w:sz w:val="20"/>
                <w:szCs w:val="20"/>
                <w:rPrChange w:id="10454" w:author="Adelino Naquarta Sepalanga Domingos" w:date="2025-03-05T09:28:00Z" w16du:dateUtc="2025-03-05T08:28:00Z">
                  <w:rPr>
                    <w:rFonts w:ascii="Times New Roman" w:eastAsia="Times New Roman" w:hAnsi="Times New Roman"/>
                    <w:spacing w:val="-1"/>
                  </w:rPr>
                </w:rPrChange>
              </w:rPr>
            </w:pPr>
          </w:p>
          <w:p w14:paraId="550CCB1D" w14:textId="77777777" w:rsidR="003F3EDE" w:rsidRPr="00FB0B06" w:rsidRDefault="003F3EDE" w:rsidP="0025185C">
            <w:pPr>
              <w:jc w:val="center"/>
              <w:rPr>
                <w:rFonts w:ascii="Arial" w:eastAsia="Times New Roman" w:hAnsi="Arial" w:cs="Arial"/>
                <w:spacing w:val="-1"/>
                <w:sz w:val="20"/>
                <w:szCs w:val="20"/>
                <w:rPrChange w:id="10455" w:author="Adelino Naquarta Sepalanga Domingos" w:date="2025-03-05T09:28:00Z" w16du:dateUtc="2025-03-05T08:28:00Z">
                  <w:rPr>
                    <w:rFonts w:ascii="Times New Roman" w:eastAsia="Times New Roman" w:hAnsi="Times New Roman"/>
                    <w:spacing w:val="-1"/>
                  </w:rPr>
                </w:rPrChange>
              </w:rPr>
            </w:pPr>
          </w:p>
          <w:p w14:paraId="66D90A06" w14:textId="77777777" w:rsidR="003F3EDE" w:rsidRPr="00FB0B06" w:rsidRDefault="003F3EDE" w:rsidP="0025185C">
            <w:pPr>
              <w:jc w:val="center"/>
              <w:rPr>
                <w:rFonts w:ascii="Arial" w:eastAsia="Times New Roman" w:hAnsi="Arial" w:cs="Arial"/>
                <w:spacing w:val="-1"/>
                <w:sz w:val="20"/>
                <w:szCs w:val="20"/>
                <w:rPrChange w:id="1045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57" w:author="Adelino Naquarta Sepalanga Domingos" w:date="2025-03-05T09:28:00Z" w16du:dateUtc="2025-03-05T08:28:00Z">
                  <w:rPr>
                    <w:rFonts w:ascii="Times New Roman" w:eastAsia="Times New Roman" w:hAnsi="Times New Roman"/>
                    <w:spacing w:val="-1"/>
                  </w:rPr>
                </w:rPrChange>
              </w:rPr>
              <w:t>4.4.4.14.6.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627700" w14:textId="77777777" w:rsidR="003F3EDE" w:rsidRPr="00FB0B06" w:rsidRDefault="003F3EDE" w:rsidP="0025185C">
            <w:pPr>
              <w:jc w:val="center"/>
              <w:rPr>
                <w:rFonts w:ascii="Arial" w:eastAsia="Times New Roman" w:hAnsi="Arial" w:cs="Arial"/>
                <w:spacing w:val="-1"/>
                <w:sz w:val="20"/>
                <w:szCs w:val="20"/>
                <w:rPrChange w:id="10458" w:author="Adelino Naquarta Sepalanga Domingos" w:date="2025-03-05T09:28:00Z" w16du:dateUtc="2025-03-05T08:28:00Z">
                  <w:rPr>
                    <w:rFonts w:ascii="Times New Roman" w:eastAsia="Times New Roman" w:hAnsi="Times New Roman"/>
                    <w:spacing w:val="-1"/>
                  </w:rPr>
                </w:rPrChange>
              </w:rPr>
            </w:pPr>
          </w:p>
          <w:p w14:paraId="6F7C0746" w14:textId="77777777" w:rsidR="003F3EDE" w:rsidRPr="00FB0B06" w:rsidRDefault="003F3EDE" w:rsidP="0025185C">
            <w:pPr>
              <w:jc w:val="center"/>
              <w:rPr>
                <w:rFonts w:ascii="Arial" w:eastAsia="Times New Roman" w:hAnsi="Arial" w:cs="Arial"/>
                <w:spacing w:val="-1"/>
                <w:sz w:val="20"/>
                <w:szCs w:val="20"/>
                <w:rPrChange w:id="10459" w:author="Adelino Naquarta Sepalanga Domingos" w:date="2025-03-05T09:28:00Z" w16du:dateUtc="2025-03-05T08:28:00Z">
                  <w:rPr>
                    <w:rFonts w:ascii="Times New Roman" w:eastAsia="Times New Roman" w:hAnsi="Times New Roman"/>
                    <w:spacing w:val="-1"/>
                  </w:rPr>
                </w:rPrChange>
              </w:rPr>
            </w:pPr>
          </w:p>
          <w:p w14:paraId="04300530" w14:textId="77777777" w:rsidR="003F3EDE" w:rsidRPr="00FB0B06" w:rsidRDefault="003F3EDE" w:rsidP="0025185C">
            <w:pPr>
              <w:jc w:val="center"/>
              <w:rPr>
                <w:rFonts w:ascii="Arial" w:eastAsia="Times New Roman" w:hAnsi="Arial" w:cs="Arial"/>
                <w:spacing w:val="-1"/>
                <w:sz w:val="20"/>
                <w:szCs w:val="20"/>
                <w:rPrChange w:id="10460"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43C68C" w14:textId="77777777" w:rsidR="003F3EDE" w:rsidRPr="00FB0B06" w:rsidRDefault="003F3EDE" w:rsidP="0025185C">
            <w:pPr>
              <w:rPr>
                <w:rFonts w:ascii="Arial" w:eastAsia="Times New Roman" w:hAnsi="Arial" w:cs="Arial"/>
                <w:spacing w:val="-1"/>
                <w:sz w:val="20"/>
                <w:szCs w:val="20"/>
                <w:rPrChange w:id="10461" w:author="Adelino Naquarta Sepalanga Domingos" w:date="2025-03-05T09:28:00Z" w16du:dateUtc="2025-03-05T08:28:00Z">
                  <w:rPr>
                    <w:rFonts w:ascii="Times New Roman" w:eastAsia="Times New Roman" w:hAnsi="Times New Roman"/>
                    <w:spacing w:val="-1"/>
                  </w:rPr>
                </w:rPrChange>
              </w:rPr>
            </w:pPr>
          </w:p>
          <w:p w14:paraId="6024C6F8" w14:textId="77777777" w:rsidR="003F3EDE" w:rsidRPr="00FB0B06" w:rsidRDefault="003F3EDE" w:rsidP="0025185C">
            <w:pPr>
              <w:rPr>
                <w:rFonts w:ascii="Arial" w:eastAsia="Times New Roman" w:hAnsi="Arial" w:cs="Arial"/>
                <w:spacing w:val="-1"/>
                <w:sz w:val="20"/>
                <w:szCs w:val="20"/>
                <w:rPrChange w:id="10462" w:author="Adelino Naquarta Sepalanga Domingos" w:date="2025-03-05T09:28:00Z" w16du:dateUtc="2025-03-05T08:28:00Z">
                  <w:rPr>
                    <w:rFonts w:ascii="Times New Roman" w:eastAsia="Times New Roman" w:hAnsi="Times New Roman"/>
                    <w:spacing w:val="-1"/>
                  </w:rPr>
                </w:rPrChange>
              </w:rPr>
            </w:pPr>
          </w:p>
          <w:p w14:paraId="7DF1F753" w14:textId="77777777" w:rsidR="003F3EDE" w:rsidRPr="00FB0B06" w:rsidRDefault="003F3EDE" w:rsidP="0025185C">
            <w:pPr>
              <w:rPr>
                <w:rFonts w:ascii="Arial" w:eastAsia="Times New Roman" w:hAnsi="Arial" w:cs="Arial"/>
                <w:spacing w:val="-1"/>
                <w:sz w:val="20"/>
                <w:szCs w:val="20"/>
                <w:rPrChange w:id="1046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64" w:author="Adelino Naquarta Sepalanga Domingos" w:date="2025-03-05T09:28:00Z" w16du:dateUtc="2025-03-05T08:28:00Z">
                  <w:rPr>
                    <w:rFonts w:ascii="Times New Roman" w:eastAsia="Times New Roman" w:hAnsi="Times New Roman"/>
                    <w:spacing w:val="-1"/>
                  </w:rPr>
                </w:rPrChange>
              </w:rPr>
              <w:t>Taxa de imposto (Tax)</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AA262F" w14:textId="77777777" w:rsidR="003F3EDE" w:rsidRPr="00FB0B06" w:rsidRDefault="003F3EDE" w:rsidP="0025185C">
            <w:pPr>
              <w:rPr>
                <w:rFonts w:ascii="Arial" w:eastAsia="Times New Roman" w:hAnsi="Arial" w:cs="Arial"/>
                <w:spacing w:val="-1"/>
                <w:sz w:val="20"/>
                <w:szCs w:val="20"/>
                <w:rPrChange w:id="1046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66" w:author="Adelino Naquarta Sepalanga Domingos" w:date="2025-03-05T09:28:00Z" w16du:dateUtc="2025-03-05T08:28:00Z">
                  <w:rPr>
                    <w:rFonts w:ascii="Times New Roman" w:eastAsia="Times New Roman" w:hAnsi="Times New Roman"/>
                    <w:spacing w:val="-1"/>
                  </w:rPr>
                </w:rPrChange>
              </w:rPr>
              <w:t>Esta estrutura deve igualmente ser gerada em qualquer outro tipo de recibos que discrimine os tipos de impostos descritos no campo 4.4.4.14.6.1. - Código do tipo de imposto (</w:t>
            </w:r>
            <w:proofErr w:type="spellStart"/>
            <w:r w:rsidRPr="00FB0B06">
              <w:rPr>
                <w:rFonts w:ascii="Arial" w:eastAsia="Times New Roman" w:hAnsi="Arial" w:cs="Arial"/>
                <w:spacing w:val="-1"/>
                <w:sz w:val="20"/>
                <w:szCs w:val="20"/>
                <w:rPrChange w:id="10467" w:author="Adelino Naquarta Sepalanga Domingos" w:date="2025-03-05T09:28:00Z" w16du:dateUtc="2025-03-05T08:28:00Z">
                  <w:rPr>
                    <w:rFonts w:ascii="Times New Roman" w:eastAsia="Times New Roman" w:hAnsi="Times New Roman"/>
                    <w:spacing w:val="-1"/>
                  </w:rPr>
                </w:rPrChange>
              </w:rPr>
              <w:t>TaxType</w:t>
            </w:r>
            <w:proofErr w:type="spellEnd"/>
            <w:r w:rsidRPr="00FB0B06">
              <w:rPr>
                <w:rFonts w:ascii="Arial" w:eastAsia="Times New Roman" w:hAnsi="Arial" w:cs="Arial"/>
                <w:spacing w:val="-1"/>
                <w:sz w:val="20"/>
                <w:szCs w:val="20"/>
                <w:rPrChange w:id="10468" w:author="Adelino Naquarta Sepalanga Domingos" w:date="2025-03-05T09:28:00Z" w16du:dateUtc="2025-03-05T08:28:00Z">
                  <w:rPr>
                    <w:rFonts w:ascii="Times New Roman" w:eastAsia="Times New Roman" w:hAnsi="Times New Roman"/>
                    <w:spacing w:val="-1"/>
                  </w:rPr>
                </w:rPrChange>
              </w:rPr>
              <w:t>).</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87BCCF" w14:textId="77777777" w:rsidR="003F3EDE" w:rsidRPr="00FB0B06" w:rsidRDefault="003F3EDE" w:rsidP="0025185C">
            <w:pPr>
              <w:jc w:val="center"/>
              <w:rPr>
                <w:rFonts w:ascii="Arial" w:eastAsia="Times New Roman" w:hAnsi="Arial" w:cs="Arial"/>
                <w:spacing w:val="-1"/>
                <w:sz w:val="20"/>
                <w:szCs w:val="20"/>
                <w:rPrChange w:id="10469" w:author="Adelino Naquarta Sepalanga Domingos" w:date="2025-03-05T09:28:00Z" w16du:dateUtc="2025-03-05T08:28:00Z">
                  <w:rPr>
                    <w:rFonts w:ascii="Times New Roman" w:eastAsia="Times New Roman" w:hAnsi="Times New Roman"/>
                    <w:spacing w:val="-1"/>
                  </w:rPr>
                </w:rPrChange>
              </w:rPr>
            </w:pPr>
          </w:p>
          <w:p w14:paraId="5A62FB9B" w14:textId="77777777" w:rsidR="003F3EDE" w:rsidRPr="00FB0B06" w:rsidRDefault="003F3EDE" w:rsidP="0025185C">
            <w:pPr>
              <w:jc w:val="center"/>
              <w:rPr>
                <w:rFonts w:ascii="Arial" w:eastAsia="Times New Roman" w:hAnsi="Arial" w:cs="Arial"/>
                <w:spacing w:val="-1"/>
                <w:sz w:val="20"/>
                <w:szCs w:val="20"/>
                <w:rPrChange w:id="1047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71"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0B327B50"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D1E4F0" w14:textId="77777777" w:rsidR="003F3EDE" w:rsidRPr="00FB0B06" w:rsidRDefault="003F3EDE" w:rsidP="0025185C">
            <w:pPr>
              <w:jc w:val="center"/>
              <w:rPr>
                <w:rFonts w:ascii="Arial" w:eastAsia="Times New Roman" w:hAnsi="Arial" w:cs="Arial"/>
                <w:spacing w:val="-1"/>
                <w:sz w:val="20"/>
                <w:szCs w:val="20"/>
                <w:rPrChange w:id="10472" w:author="Adelino Naquarta Sepalanga Domingos" w:date="2025-03-05T09:28:00Z" w16du:dateUtc="2025-03-05T08:28:00Z">
                  <w:rPr>
                    <w:rFonts w:ascii="Times New Roman" w:eastAsia="Times New Roman" w:hAnsi="Times New Roman"/>
                    <w:spacing w:val="-1"/>
                  </w:rPr>
                </w:rPrChange>
              </w:rPr>
            </w:pPr>
          </w:p>
          <w:p w14:paraId="5D489271" w14:textId="77777777" w:rsidR="003F3EDE" w:rsidRPr="00FB0B06" w:rsidRDefault="003F3EDE" w:rsidP="0025185C">
            <w:pPr>
              <w:jc w:val="center"/>
              <w:rPr>
                <w:rFonts w:ascii="Arial" w:eastAsia="Times New Roman" w:hAnsi="Arial" w:cs="Arial"/>
                <w:spacing w:val="-1"/>
                <w:sz w:val="20"/>
                <w:szCs w:val="20"/>
                <w:rPrChange w:id="10473" w:author="Adelino Naquarta Sepalanga Domingos" w:date="2025-03-05T09:28:00Z" w16du:dateUtc="2025-03-05T08:28:00Z">
                  <w:rPr>
                    <w:rFonts w:ascii="Times New Roman" w:eastAsia="Times New Roman" w:hAnsi="Times New Roman"/>
                    <w:spacing w:val="-1"/>
                  </w:rPr>
                </w:rPrChange>
              </w:rPr>
            </w:pPr>
          </w:p>
          <w:p w14:paraId="4426EF4A" w14:textId="77777777" w:rsidR="003F3EDE" w:rsidRPr="00FB0B06" w:rsidRDefault="003F3EDE" w:rsidP="0025185C">
            <w:pPr>
              <w:jc w:val="center"/>
              <w:rPr>
                <w:rFonts w:ascii="Arial" w:eastAsia="Times New Roman" w:hAnsi="Arial" w:cs="Arial"/>
                <w:spacing w:val="-1"/>
                <w:sz w:val="20"/>
                <w:szCs w:val="20"/>
                <w:rPrChange w:id="10474" w:author="Adelino Naquarta Sepalanga Domingos" w:date="2025-03-05T09:28:00Z" w16du:dateUtc="2025-03-05T08:28:00Z">
                  <w:rPr>
                    <w:rFonts w:ascii="Times New Roman" w:eastAsia="Times New Roman" w:hAnsi="Times New Roman"/>
                    <w:spacing w:val="-1"/>
                  </w:rPr>
                </w:rPrChange>
              </w:rPr>
            </w:pPr>
          </w:p>
          <w:p w14:paraId="24B6B57D" w14:textId="77777777" w:rsidR="003F3EDE" w:rsidRPr="00FB0B06" w:rsidRDefault="003F3EDE" w:rsidP="0025185C">
            <w:pPr>
              <w:jc w:val="center"/>
              <w:rPr>
                <w:rFonts w:ascii="Arial" w:eastAsia="Times New Roman" w:hAnsi="Arial" w:cs="Arial"/>
                <w:spacing w:val="-1"/>
                <w:sz w:val="20"/>
                <w:szCs w:val="20"/>
                <w:rPrChange w:id="1047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76" w:author="Adelino Naquarta Sepalanga Domingos" w:date="2025-03-05T09:28:00Z" w16du:dateUtc="2025-03-05T08:28:00Z">
                  <w:rPr>
                    <w:rFonts w:ascii="Times New Roman" w:eastAsia="Times New Roman" w:hAnsi="Times New Roman"/>
                    <w:spacing w:val="-1"/>
                  </w:rPr>
                </w:rPrChange>
              </w:rPr>
              <w:t>4.4.4.14.6.1.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5D3A74" w14:textId="77777777" w:rsidR="003F3EDE" w:rsidRPr="00FB0B06" w:rsidRDefault="003F3EDE" w:rsidP="0025185C">
            <w:pPr>
              <w:jc w:val="center"/>
              <w:rPr>
                <w:rFonts w:ascii="Arial" w:eastAsia="Times New Roman" w:hAnsi="Arial" w:cs="Arial"/>
                <w:spacing w:val="-1"/>
                <w:sz w:val="20"/>
                <w:szCs w:val="20"/>
                <w:rPrChange w:id="10477" w:author="Adelino Naquarta Sepalanga Domingos" w:date="2025-03-05T09:28:00Z" w16du:dateUtc="2025-03-05T08:28:00Z">
                  <w:rPr>
                    <w:rFonts w:ascii="Times New Roman" w:eastAsia="Times New Roman" w:hAnsi="Times New Roman"/>
                    <w:spacing w:val="-1"/>
                  </w:rPr>
                </w:rPrChange>
              </w:rPr>
            </w:pPr>
          </w:p>
          <w:p w14:paraId="639836E6" w14:textId="77777777" w:rsidR="003F3EDE" w:rsidRPr="00FB0B06" w:rsidRDefault="003F3EDE" w:rsidP="0025185C">
            <w:pPr>
              <w:jc w:val="center"/>
              <w:rPr>
                <w:rFonts w:ascii="Arial" w:eastAsia="Times New Roman" w:hAnsi="Arial" w:cs="Arial"/>
                <w:spacing w:val="-1"/>
                <w:sz w:val="20"/>
                <w:szCs w:val="20"/>
                <w:rPrChange w:id="10478" w:author="Adelino Naquarta Sepalanga Domingos" w:date="2025-03-05T09:28:00Z" w16du:dateUtc="2025-03-05T08:28:00Z">
                  <w:rPr>
                    <w:rFonts w:ascii="Times New Roman" w:eastAsia="Times New Roman" w:hAnsi="Times New Roman"/>
                    <w:spacing w:val="-1"/>
                  </w:rPr>
                </w:rPrChange>
              </w:rPr>
            </w:pPr>
          </w:p>
          <w:p w14:paraId="617F0FB0" w14:textId="77777777" w:rsidR="003F3EDE" w:rsidRPr="00FB0B06" w:rsidRDefault="003F3EDE" w:rsidP="0025185C">
            <w:pPr>
              <w:jc w:val="center"/>
              <w:rPr>
                <w:rFonts w:ascii="Arial" w:eastAsia="Times New Roman" w:hAnsi="Arial" w:cs="Arial"/>
                <w:spacing w:val="-1"/>
                <w:sz w:val="20"/>
                <w:szCs w:val="20"/>
                <w:rPrChange w:id="10479" w:author="Adelino Naquarta Sepalanga Domingos" w:date="2025-03-05T09:28:00Z" w16du:dateUtc="2025-03-05T08:28:00Z">
                  <w:rPr>
                    <w:rFonts w:ascii="Times New Roman" w:eastAsia="Times New Roman" w:hAnsi="Times New Roman"/>
                    <w:spacing w:val="-1"/>
                  </w:rPr>
                </w:rPrChange>
              </w:rPr>
            </w:pPr>
          </w:p>
          <w:p w14:paraId="6289AF9F" w14:textId="77777777" w:rsidR="003F3EDE" w:rsidRPr="00FB0B06" w:rsidRDefault="003F3EDE" w:rsidP="0025185C">
            <w:pPr>
              <w:jc w:val="center"/>
              <w:rPr>
                <w:rFonts w:ascii="Arial" w:eastAsia="Times New Roman" w:hAnsi="Arial" w:cs="Arial"/>
                <w:spacing w:val="-1"/>
                <w:sz w:val="20"/>
                <w:szCs w:val="20"/>
                <w:rPrChange w:id="1048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81"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235B0D" w14:textId="77777777" w:rsidR="003F3EDE" w:rsidRPr="00FB0B06" w:rsidRDefault="003F3EDE" w:rsidP="0025185C">
            <w:pPr>
              <w:rPr>
                <w:rFonts w:ascii="Arial" w:eastAsia="Times New Roman" w:hAnsi="Arial" w:cs="Arial"/>
                <w:spacing w:val="-1"/>
                <w:sz w:val="20"/>
                <w:szCs w:val="20"/>
                <w:rPrChange w:id="10482" w:author="Adelino Naquarta Sepalanga Domingos" w:date="2025-03-05T09:28:00Z" w16du:dateUtc="2025-03-05T08:28:00Z">
                  <w:rPr>
                    <w:rFonts w:ascii="Times New Roman" w:eastAsia="Times New Roman" w:hAnsi="Times New Roman"/>
                    <w:spacing w:val="-1"/>
                  </w:rPr>
                </w:rPrChange>
              </w:rPr>
            </w:pPr>
          </w:p>
          <w:p w14:paraId="0268D7F8" w14:textId="77777777" w:rsidR="003F3EDE" w:rsidRPr="00FB0B06" w:rsidRDefault="003F3EDE" w:rsidP="0025185C">
            <w:pPr>
              <w:rPr>
                <w:rFonts w:ascii="Arial" w:eastAsia="Times New Roman" w:hAnsi="Arial" w:cs="Arial"/>
                <w:spacing w:val="-1"/>
                <w:sz w:val="20"/>
                <w:szCs w:val="20"/>
                <w:rPrChange w:id="10483" w:author="Adelino Naquarta Sepalanga Domingos" w:date="2025-03-05T09:28:00Z" w16du:dateUtc="2025-03-05T08:28:00Z">
                  <w:rPr>
                    <w:rFonts w:ascii="Times New Roman" w:eastAsia="Times New Roman" w:hAnsi="Times New Roman"/>
                    <w:spacing w:val="-1"/>
                  </w:rPr>
                </w:rPrChange>
              </w:rPr>
            </w:pPr>
          </w:p>
          <w:p w14:paraId="0B31FB32" w14:textId="77777777" w:rsidR="003F3EDE" w:rsidRPr="00FB0B06" w:rsidRDefault="003F3EDE" w:rsidP="0025185C">
            <w:pPr>
              <w:rPr>
                <w:rFonts w:ascii="Arial" w:eastAsia="Times New Roman" w:hAnsi="Arial" w:cs="Arial"/>
                <w:spacing w:val="-1"/>
                <w:sz w:val="20"/>
                <w:szCs w:val="20"/>
                <w:rPrChange w:id="10484" w:author="Adelino Naquarta Sepalanga Domingos" w:date="2025-03-05T09:28:00Z" w16du:dateUtc="2025-03-05T08:28:00Z">
                  <w:rPr>
                    <w:rFonts w:ascii="Times New Roman" w:eastAsia="Times New Roman" w:hAnsi="Times New Roman"/>
                    <w:spacing w:val="-1"/>
                  </w:rPr>
                </w:rPrChange>
              </w:rPr>
            </w:pPr>
          </w:p>
          <w:p w14:paraId="177E6631" w14:textId="77777777" w:rsidR="003F3EDE" w:rsidRPr="00FB0B06" w:rsidRDefault="003F3EDE" w:rsidP="0025185C">
            <w:pPr>
              <w:rPr>
                <w:rFonts w:ascii="Arial" w:eastAsia="Times New Roman" w:hAnsi="Arial" w:cs="Arial"/>
                <w:spacing w:val="-1"/>
                <w:sz w:val="20"/>
                <w:szCs w:val="20"/>
                <w:rPrChange w:id="1048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86" w:author="Adelino Naquarta Sepalanga Domingos" w:date="2025-03-05T09:28:00Z" w16du:dateUtc="2025-03-05T08:28:00Z">
                  <w:rPr>
                    <w:rFonts w:ascii="Times New Roman" w:eastAsia="Times New Roman" w:hAnsi="Times New Roman"/>
                    <w:spacing w:val="-1"/>
                  </w:rPr>
                </w:rPrChange>
              </w:rPr>
              <w:t>Código do tipo de imposto (</w:t>
            </w:r>
            <w:proofErr w:type="spellStart"/>
            <w:r w:rsidRPr="00FB0B06">
              <w:rPr>
                <w:rFonts w:ascii="Arial" w:eastAsia="Times New Roman" w:hAnsi="Arial" w:cs="Arial"/>
                <w:spacing w:val="-1"/>
                <w:sz w:val="20"/>
                <w:szCs w:val="20"/>
                <w:rPrChange w:id="10487" w:author="Adelino Naquarta Sepalanga Domingos" w:date="2025-03-05T09:28:00Z" w16du:dateUtc="2025-03-05T08:28:00Z">
                  <w:rPr>
                    <w:rFonts w:ascii="Times New Roman" w:eastAsia="Times New Roman" w:hAnsi="Times New Roman"/>
                    <w:spacing w:val="-1"/>
                  </w:rPr>
                </w:rPrChange>
              </w:rPr>
              <w:t>TaxType</w:t>
            </w:r>
            <w:proofErr w:type="spellEnd"/>
            <w:r w:rsidRPr="00FB0B06">
              <w:rPr>
                <w:rFonts w:ascii="Arial" w:eastAsia="Times New Roman" w:hAnsi="Arial" w:cs="Arial"/>
                <w:spacing w:val="-1"/>
                <w:sz w:val="20"/>
                <w:szCs w:val="20"/>
                <w:rPrChange w:id="10488"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2312AC" w14:textId="77777777" w:rsidR="003F3EDE" w:rsidRPr="00FB0B06" w:rsidRDefault="003F3EDE" w:rsidP="0025185C">
            <w:pPr>
              <w:rPr>
                <w:rFonts w:ascii="Arial" w:eastAsia="Times New Roman" w:hAnsi="Arial" w:cs="Arial"/>
                <w:spacing w:val="-1"/>
                <w:sz w:val="20"/>
                <w:szCs w:val="20"/>
                <w:rPrChange w:id="1048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90" w:author="Adelino Naquarta Sepalanga Domingos" w:date="2025-03-05T09:28:00Z" w16du:dateUtc="2025-03-05T08:28:00Z">
                  <w:rPr>
                    <w:rFonts w:ascii="Times New Roman" w:eastAsia="Times New Roman" w:hAnsi="Times New Roman"/>
                    <w:spacing w:val="-1"/>
                  </w:rPr>
                </w:rPrChange>
              </w:rPr>
              <w:t>Neste campo deve ser indicado o tipo de imposto.</w:t>
            </w:r>
          </w:p>
          <w:p w14:paraId="479039DF" w14:textId="77777777" w:rsidR="003F3EDE" w:rsidRPr="00FB0B06" w:rsidRDefault="003F3EDE" w:rsidP="0025185C">
            <w:pPr>
              <w:rPr>
                <w:rFonts w:ascii="Arial" w:eastAsia="Times New Roman" w:hAnsi="Arial" w:cs="Arial"/>
                <w:spacing w:val="-1"/>
                <w:sz w:val="20"/>
                <w:szCs w:val="20"/>
                <w:rPrChange w:id="1049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92" w:author="Adelino Naquarta Sepalanga Domingos" w:date="2025-03-05T09:28:00Z" w16du:dateUtc="2025-03-05T08:28:00Z">
                  <w:rPr>
                    <w:rFonts w:ascii="Times New Roman" w:eastAsia="Times New Roman" w:hAnsi="Times New Roman"/>
                    <w:spacing w:val="-1"/>
                  </w:rPr>
                </w:rPrChange>
              </w:rPr>
              <w:t xml:space="preserve">Deve ser preenchido com: </w:t>
            </w:r>
          </w:p>
          <w:p w14:paraId="0308F908" w14:textId="77777777" w:rsidR="003F3EDE" w:rsidRPr="00FB0B06" w:rsidRDefault="003F3EDE" w:rsidP="0025185C">
            <w:pPr>
              <w:spacing w:after="0"/>
              <w:rPr>
                <w:rFonts w:ascii="Arial" w:eastAsia="Times New Roman" w:hAnsi="Arial" w:cs="Arial"/>
                <w:spacing w:val="-1"/>
                <w:sz w:val="20"/>
                <w:szCs w:val="20"/>
                <w:rPrChange w:id="1049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94" w:author="Adelino Naquarta Sepalanga Domingos" w:date="2025-03-05T09:28:00Z" w16du:dateUtc="2025-03-05T08:28:00Z">
                  <w:rPr>
                    <w:rFonts w:ascii="Times New Roman" w:eastAsia="Times New Roman" w:hAnsi="Times New Roman"/>
                    <w:spacing w:val="-1"/>
                  </w:rPr>
                </w:rPrChange>
              </w:rPr>
              <w:t>“IVA” – Imposto sobre o valor</w:t>
            </w:r>
          </w:p>
          <w:p w14:paraId="0A46534B" w14:textId="77777777" w:rsidR="003F3EDE" w:rsidRPr="00FB0B06" w:rsidRDefault="003F3EDE" w:rsidP="0025185C">
            <w:pPr>
              <w:spacing w:after="0"/>
              <w:rPr>
                <w:rFonts w:ascii="Arial" w:eastAsia="Times New Roman" w:hAnsi="Arial" w:cs="Arial"/>
                <w:spacing w:val="-1"/>
                <w:sz w:val="20"/>
                <w:szCs w:val="20"/>
                <w:rPrChange w:id="1049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96" w:author="Adelino Naquarta Sepalanga Domingos" w:date="2025-03-05T09:28:00Z" w16du:dateUtc="2025-03-05T08:28:00Z">
                  <w:rPr>
                    <w:rFonts w:ascii="Times New Roman" w:eastAsia="Times New Roman" w:hAnsi="Times New Roman"/>
                    <w:spacing w:val="-1"/>
                  </w:rPr>
                </w:rPrChange>
              </w:rPr>
              <w:t xml:space="preserve">acrescentado, </w:t>
            </w:r>
          </w:p>
          <w:p w14:paraId="46F61E3E" w14:textId="77777777" w:rsidR="003F3EDE" w:rsidRPr="00FB0B06" w:rsidRDefault="003F3EDE" w:rsidP="0025185C">
            <w:pPr>
              <w:spacing w:after="0"/>
              <w:rPr>
                <w:rFonts w:ascii="Arial" w:eastAsia="Times New Roman" w:hAnsi="Arial" w:cs="Arial"/>
                <w:spacing w:val="-1"/>
                <w:sz w:val="20"/>
                <w:szCs w:val="20"/>
                <w:rPrChange w:id="1049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498" w:author="Adelino Naquarta Sepalanga Domingos" w:date="2025-03-05T09:28:00Z" w16du:dateUtc="2025-03-05T08:28:00Z">
                  <w:rPr>
                    <w:rFonts w:ascii="Times New Roman" w:eastAsia="Times New Roman" w:hAnsi="Times New Roman"/>
                    <w:spacing w:val="-1"/>
                  </w:rPr>
                </w:rPrChange>
              </w:rPr>
              <w:t>“IS” – Imposto de Selo;</w:t>
            </w:r>
          </w:p>
          <w:p w14:paraId="6AF3119E" w14:textId="77777777" w:rsidR="003F3EDE" w:rsidRPr="00FB0B06" w:rsidRDefault="003F3EDE" w:rsidP="0025185C">
            <w:pPr>
              <w:spacing w:after="0"/>
              <w:rPr>
                <w:rFonts w:ascii="Arial" w:eastAsia="Times New Roman" w:hAnsi="Arial" w:cs="Arial"/>
                <w:spacing w:val="-1"/>
                <w:sz w:val="20"/>
                <w:szCs w:val="20"/>
                <w:rPrChange w:id="1049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00" w:author="Adelino Naquarta Sepalanga Domingos" w:date="2025-03-05T09:28:00Z" w16du:dateUtc="2025-03-05T08:28:00Z">
                  <w:rPr>
                    <w:rFonts w:ascii="Times New Roman" w:eastAsia="Times New Roman" w:hAnsi="Times New Roman"/>
                    <w:spacing w:val="-1"/>
                  </w:rPr>
                </w:rPrChange>
              </w:rPr>
              <w:t>“NS” – Não sujeito a IVA ou IS.</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9F7DAE7" w14:textId="77777777" w:rsidR="003F3EDE" w:rsidRPr="00FB0B06" w:rsidRDefault="003F3EDE" w:rsidP="0025185C">
            <w:pPr>
              <w:jc w:val="center"/>
              <w:rPr>
                <w:rFonts w:ascii="Arial" w:eastAsia="Times New Roman" w:hAnsi="Arial" w:cs="Arial"/>
                <w:spacing w:val="-1"/>
                <w:sz w:val="20"/>
                <w:szCs w:val="20"/>
                <w:rPrChange w:id="10501" w:author="Adelino Naquarta Sepalanga Domingos" w:date="2025-03-05T09:28:00Z" w16du:dateUtc="2025-03-05T08:28:00Z">
                  <w:rPr>
                    <w:rFonts w:ascii="Times New Roman" w:eastAsia="Times New Roman" w:hAnsi="Times New Roman"/>
                    <w:spacing w:val="-1"/>
                  </w:rPr>
                </w:rPrChange>
              </w:rPr>
            </w:pPr>
          </w:p>
          <w:p w14:paraId="0495972E" w14:textId="77777777" w:rsidR="003F3EDE" w:rsidRPr="00FB0B06" w:rsidRDefault="003F3EDE" w:rsidP="0025185C">
            <w:pPr>
              <w:jc w:val="center"/>
              <w:rPr>
                <w:rFonts w:ascii="Arial" w:eastAsia="Times New Roman" w:hAnsi="Arial" w:cs="Arial"/>
                <w:spacing w:val="-1"/>
                <w:sz w:val="20"/>
                <w:szCs w:val="20"/>
                <w:rPrChange w:id="10502" w:author="Adelino Naquarta Sepalanga Domingos" w:date="2025-03-05T09:28:00Z" w16du:dateUtc="2025-03-05T08:28:00Z">
                  <w:rPr>
                    <w:rFonts w:ascii="Times New Roman" w:eastAsia="Times New Roman" w:hAnsi="Times New Roman"/>
                    <w:spacing w:val="-1"/>
                  </w:rPr>
                </w:rPrChange>
              </w:rPr>
            </w:pPr>
          </w:p>
          <w:p w14:paraId="79D56938" w14:textId="77777777" w:rsidR="003F3EDE" w:rsidRPr="00FB0B06" w:rsidRDefault="003F3EDE" w:rsidP="0025185C">
            <w:pPr>
              <w:jc w:val="center"/>
              <w:rPr>
                <w:rFonts w:ascii="Arial" w:eastAsia="Times New Roman" w:hAnsi="Arial" w:cs="Arial"/>
                <w:spacing w:val="-1"/>
                <w:sz w:val="20"/>
                <w:szCs w:val="20"/>
                <w:rPrChange w:id="1050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04" w:author="Adelino Naquarta Sepalanga Domingos" w:date="2025-03-05T09:28:00Z" w16du:dateUtc="2025-03-05T08:28:00Z">
                  <w:rPr>
                    <w:rFonts w:ascii="Times New Roman" w:eastAsia="Times New Roman" w:hAnsi="Times New Roman"/>
                    <w:spacing w:val="-1"/>
                  </w:rPr>
                </w:rPrChange>
              </w:rPr>
              <w:t>Texto 3</w:t>
            </w:r>
          </w:p>
        </w:tc>
      </w:tr>
      <w:tr w:rsidR="003F3EDE" w:rsidRPr="00FB0B06" w14:paraId="28847068" w14:textId="77777777" w:rsidTr="0025185C">
        <w:trPr>
          <w:trHeight w:val="107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B16A2E" w14:textId="77777777" w:rsidR="003F3EDE" w:rsidRPr="00FB0B06" w:rsidRDefault="003F3EDE" w:rsidP="0025185C">
            <w:pPr>
              <w:jc w:val="center"/>
              <w:rPr>
                <w:rFonts w:ascii="Arial" w:eastAsia="Times New Roman" w:hAnsi="Arial" w:cs="Arial"/>
                <w:spacing w:val="-1"/>
                <w:sz w:val="20"/>
                <w:szCs w:val="20"/>
                <w:rPrChange w:id="10505" w:author="Adelino Naquarta Sepalanga Domingos" w:date="2025-03-05T09:28:00Z" w16du:dateUtc="2025-03-05T08:28:00Z">
                  <w:rPr>
                    <w:rFonts w:ascii="Times New Roman" w:eastAsia="Times New Roman" w:hAnsi="Times New Roman"/>
                    <w:spacing w:val="-1"/>
                  </w:rPr>
                </w:rPrChange>
              </w:rPr>
            </w:pPr>
          </w:p>
          <w:p w14:paraId="73433070" w14:textId="77777777" w:rsidR="003F3EDE" w:rsidRPr="00FB0B06" w:rsidRDefault="003F3EDE" w:rsidP="0025185C">
            <w:pPr>
              <w:jc w:val="center"/>
              <w:rPr>
                <w:rFonts w:ascii="Arial" w:eastAsia="Times New Roman" w:hAnsi="Arial" w:cs="Arial"/>
                <w:spacing w:val="-1"/>
                <w:sz w:val="20"/>
                <w:szCs w:val="20"/>
                <w:rPrChange w:id="10506" w:author="Adelino Naquarta Sepalanga Domingos" w:date="2025-03-05T09:28:00Z" w16du:dateUtc="2025-03-05T08:28:00Z">
                  <w:rPr>
                    <w:rFonts w:ascii="Times New Roman" w:eastAsia="Times New Roman" w:hAnsi="Times New Roman"/>
                    <w:spacing w:val="-1"/>
                  </w:rPr>
                </w:rPrChange>
              </w:rPr>
            </w:pPr>
          </w:p>
          <w:p w14:paraId="73A62EB2" w14:textId="77777777" w:rsidR="003F3EDE" w:rsidRPr="00FB0B06" w:rsidRDefault="003F3EDE" w:rsidP="0025185C">
            <w:pPr>
              <w:jc w:val="center"/>
              <w:rPr>
                <w:rFonts w:ascii="Arial" w:eastAsia="Times New Roman" w:hAnsi="Arial" w:cs="Arial"/>
                <w:spacing w:val="-1"/>
                <w:sz w:val="20"/>
                <w:szCs w:val="20"/>
                <w:rPrChange w:id="1050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08" w:author="Adelino Naquarta Sepalanga Domingos" w:date="2025-03-05T09:28:00Z" w16du:dateUtc="2025-03-05T08:28:00Z">
                  <w:rPr>
                    <w:rFonts w:ascii="Times New Roman" w:eastAsia="Times New Roman" w:hAnsi="Times New Roman"/>
                    <w:spacing w:val="-1"/>
                  </w:rPr>
                </w:rPrChange>
              </w:rPr>
              <w:t>4.4.4.14.6.2.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5A662A" w14:textId="77777777" w:rsidR="003F3EDE" w:rsidRPr="00FB0B06" w:rsidRDefault="003F3EDE" w:rsidP="0025185C">
            <w:pPr>
              <w:jc w:val="center"/>
              <w:rPr>
                <w:rFonts w:ascii="Arial" w:eastAsia="Times New Roman" w:hAnsi="Arial" w:cs="Arial"/>
                <w:spacing w:val="-1"/>
                <w:sz w:val="20"/>
                <w:szCs w:val="20"/>
                <w:rPrChange w:id="10509" w:author="Adelino Naquarta Sepalanga Domingos" w:date="2025-03-05T09:28:00Z" w16du:dateUtc="2025-03-05T08:28:00Z">
                  <w:rPr>
                    <w:rFonts w:ascii="Times New Roman" w:eastAsia="Times New Roman" w:hAnsi="Times New Roman"/>
                    <w:spacing w:val="-1"/>
                  </w:rPr>
                </w:rPrChange>
              </w:rPr>
            </w:pPr>
          </w:p>
          <w:p w14:paraId="2C0E2AB5" w14:textId="77777777" w:rsidR="003F3EDE" w:rsidRPr="00FB0B06" w:rsidRDefault="003F3EDE" w:rsidP="0025185C">
            <w:pPr>
              <w:jc w:val="center"/>
              <w:rPr>
                <w:rFonts w:ascii="Arial" w:eastAsia="Times New Roman" w:hAnsi="Arial" w:cs="Arial"/>
                <w:spacing w:val="-1"/>
                <w:sz w:val="20"/>
                <w:szCs w:val="20"/>
                <w:rPrChange w:id="10510" w:author="Adelino Naquarta Sepalanga Domingos" w:date="2025-03-05T09:28:00Z" w16du:dateUtc="2025-03-05T08:28:00Z">
                  <w:rPr>
                    <w:rFonts w:ascii="Times New Roman" w:eastAsia="Times New Roman" w:hAnsi="Times New Roman"/>
                    <w:spacing w:val="-1"/>
                  </w:rPr>
                </w:rPrChange>
              </w:rPr>
            </w:pPr>
          </w:p>
          <w:p w14:paraId="3689263D" w14:textId="77777777" w:rsidR="003F3EDE" w:rsidRPr="00FB0B06" w:rsidRDefault="003F3EDE" w:rsidP="0025185C">
            <w:pPr>
              <w:jc w:val="center"/>
              <w:rPr>
                <w:rFonts w:ascii="Arial" w:eastAsia="Times New Roman" w:hAnsi="Arial" w:cs="Arial"/>
                <w:spacing w:val="-1"/>
                <w:sz w:val="20"/>
                <w:szCs w:val="20"/>
                <w:rPrChange w:id="1051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12"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8CCCC0" w14:textId="77777777" w:rsidR="003F3EDE" w:rsidRPr="00FB0B06" w:rsidRDefault="003F3EDE" w:rsidP="0025185C">
            <w:pPr>
              <w:rPr>
                <w:rFonts w:ascii="Arial" w:eastAsia="Times New Roman" w:hAnsi="Arial" w:cs="Arial"/>
                <w:spacing w:val="-1"/>
                <w:sz w:val="20"/>
                <w:szCs w:val="20"/>
                <w:rPrChange w:id="10513" w:author="Adelino Naquarta Sepalanga Domingos" w:date="2025-03-05T09:28:00Z" w16du:dateUtc="2025-03-05T08:28:00Z">
                  <w:rPr>
                    <w:rFonts w:ascii="Times New Roman" w:eastAsia="Times New Roman" w:hAnsi="Times New Roman"/>
                    <w:spacing w:val="-1"/>
                  </w:rPr>
                </w:rPrChange>
              </w:rPr>
            </w:pPr>
          </w:p>
          <w:p w14:paraId="2297AC61" w14:textId="77777777" w:rsidR="003F3EDE" w:rsidRPr="00FB0B06" w:rsidRDefault="003F3EDE" w:rsidP="0025185C">
            <w:pPr>
              <w:rPr>
                <w:rFonts w:ascii="Arial" w:eastAsia="Times New Roman" w:hAnsi="Arial" w:cs="Arial"/>
                <w:spacing w:val="-1"/>
                <w:sz w:val="20"/>
                <w:szCs w:val="20"/>
                <w:rPrChange w:id="10514" w:author="Adelino Naquarta Sepalanga Domingos" w:date="2025-03-05T09:28:00Z" w16du:dateUtc="2025-03-05T08:28:00Z">
                  <w:rPr>
                    <w:rFonts w:ascii="Times New Roman" w:eastAsia="Times New Roman" w:hAnsi="Times New Roman"/>
                    <w:spacing w:val="-1"/>
                  </w:rPr>
                </w:rPrChange>
              </w:rPr>
            </w:pPr>
          </w:p>
          <w:p w14:paraId="2FBCDBC8" w14:textId="77777777" w:rsidR="003F3EDE" w:rsidRPr="00FB0B06" w:rsidRDefault="003F3EDE" w:rsidP="0025185C">
            <w:pPr>
              <w:rPr>
                <w:rFonts w:ascii="Arial" w:eastAsia="Times New Roman" w:hAnsi="Arial" w:cs="Arial"/>
                <w:spacing w:val="-1"/>
                <w:sz w:val="20"/>
                <w:szCs w:val="20"/>
                <w:rPrChange w:id="1051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16" w:author="Adelino Naquarta Sepalanga Domingos" w:date="2025-03-05T09:28:00Z" w16du:dateUtc="2025-03-05T08:28:00Z">
                  <w:rPr>
                    <w:rFonts w:ascii="Times New Roman" w:eastAsia="Times New Roman" w:hAnsi="Times New Roman"/>
                    <w:spacing w:val="-1"/>
                  </w:rPr>
                </w:rPrChange>
              </w:rPr>
              <w:t>País ou região do imposto (</w:t>
            </w:r>
            <w:proofErr w:type="spellStart"/>
            <w:r w:rsidRPr="00FB0B06">
              <w:rPr>
                <w:rFonts w:ascii="Arial" w:eastAsia="Times New Roman" w:hAnsi="Arial" w:cs="Arial"/>
                <w:spacing w:val="-1"/>
                <w:sz w:val="20"/>
                <w:szCs w:val="20"/>
                <w:rPrChange w:id="10517" w:author="Adelino Naquarta Sepalanga Domingos" w:date="2025-03-05T09:28:00Z" w16du:dateUtc="2025-03-05T08:28:00Z">
                  <w:rPr>
                    <w:rFonts w:ascii="Times New Roman" w:eastAsia="Times New Roman" w:hAnsi="Times New Roman"/>
                    <w:spacing w:val="-1"/>
                  </w:rPr>
                </w:rPrChange>
              </w:rPr>
              <w:t>TaxCountryRegion</w:t>
            </w:r>
            <w:proofErr w:type="spellEnd"/>
            <w:r w:rsidRPr="00FB0B06">
              <w:rPr>
                <w:rFonts w:ascii="Arial" w:eastAsia="Times New Roman" w:hAnsi="Arial" w:cs="Arial"/>
                <w:spacing w:val="-1"/>
                <w:sz w:val="20"/>
                <w:szCs w:val="20"/>
                <w:rPrChange w:id="10518"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4859A0" w14:textId="77777777" w:rsidR="003F3EDE" w:rsidRPr="00FB0B06" w:rsidRDefault="003F3EDE" w:rsidP="0025185C">
            <w:pPr>
              <w:widowControl w:val="0"/>
              <w:spacing w:after="0" w:line="240" w:lineRule="auto"/>
              <w:rPr>
                <w:rFonts w:ascii="Arial" w:eastAsia="Times New Roman" w:hAnsi="Arial" w:cs="Arial"/>
                <w:spacing w:val="-1"/>
                <w:sz w:val="20"/>
                <w:szCs w:val="20"/>
                <w:rPrChange w:id="1051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20" w:author="Adelino Naquarta Sepalanga Domingos" w:date="2025-03-05T09:28:00Z" w16du:dateUtc="2025-03-05T08:28:00Z">
                  <w:rPr>
                    <w:rFonts w:ascii="Times New Roman" w:eastAsia="Times New Roman" w:hAnsi="Times New Roman"/>
                    <w:spacing w:val="-1"/>
                  </w:rPr>
                </w:rPrChange>
              </w:rPr>
              <w:t xml:space="preserve">Deve ser preenchido de acordo com a norma ISO 3166 - 1- alpha-2. </w:t>
            </w:r>
          </w:p>
          <w:p w14:paraId="21A34464" w14:textId="77777777" w:rsidR="003F3EDE" w:rsidRPr="00FB0B06" w:rsidRDefault="003F3EDE" w:rsidP="0025185C">
            <w:pPr>
              <w:widowControl w:val="0"/>
              <w:spacing w:after="0" w:line="240" w:lineRule="auto"/>
              <w:rPr>
                <w:rFonts w:ascii="Arial" w:eastAsia="Times New Roman" w:hAnsi="Arial" w:cs="Arial"/>
                <w:spacing w:val="-1"/>
                <w:sz w:val="20"/>
                <w:szCs w:val="20"/>
                <w:rPrChange w:id="10521" w:author="Adelino Naquarta Sepalanga Domingos" w:date="2025-03-05T09:28:00Z" w16du:dateUtc="2025-03-05T08:28:00Z">
                  <w:rPr>
                    <w:rFonts w:ascii="Times New Roman" w:eastAsia="Times New Roman" w:hAnsi="Times New Roman"/>
                    <w:spacing w:val="-1"/>
                  </w:rPr>
                </w:rPrChange>
              </w:rPr>
            </w:pPr>
          </w:p>
          <w:p w14:paraId="0F836E26" w14:textId="77777777" w:rsidR="003F3EDE" w:rsidRPr="00FB0B06" w:rsidRDefault="003F3EDE" w:rsidP="0025185C">
            <w:pPr>
              <w:widowControl w:val="0"/>
              <w:spacing w:after="0" w:line="240" w:lineRule="auto"/>
              <w:rPr>
                <w:rFonts w:ascii="Arial" w:eastAsia="Times New Roman" w:hAnsi="Arial" w:cs="Arial"/>
                <w:spacing w:val="-1"/>
                <w:sz w:val="20"/>
                <w:szCs w:val="20"/>
                <w:rPrChange w:id="1052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23" w:author="Adelino Naquarta Sepalanga Domingos" w:date="2025-03-05T09:28:00Z" w16du:dateUtc="2025-03-05T08:28:00Z">
                  <w:rPr>
                    <w:rFonts w:ascii="Times New Roman" w:eastAsia="Times New Roman" w:hAnsi="Times New Roman"/>
                    <w:spacing w:val="-1"/>
                  </w:rPr>
                </w:rPrChange>
              </w:rPr>
              <w:t xml:space="preserve">No caso da província de Cabinda deve ser preencher com: </w:t>
            </w:r>
          </w:p>
          <w:p w14:paraId="402555A9" w14:textId="77777777" w:rsidR="003F3EDE" w:rsidRPr="00FB0B06" w:rsidRDefault="003F3EDE" w:rsidP="0025185C">
            <w:pPr>
              <w:widowControl w:val="0"/>
              <w:spacing w:after="0" w:line="240" w:lineRule="auto"/>
              <w:rPr>
                <w:rFonts w:ascii="Arial" w:eastAsia="Times New Roman" w:hAnsi="Arial" w:cs="Arial"/>
                <w:spacing w:val="-1"/>
                <w:sz w:val="20"/>
                <w:szCs w:val="20"/>
                <w:rPrChange w:id="10524" w:author="Adelino Naquarta Sepalanga Domingos" w:date="2025-03-05T09:28:00Z" w16du:dateUtc="2025-03-05T08:28:00Z">
                  <w:rPr>
                    <w:rFonts w:ascii="Times New Roman" w:eastAsia="Times New Roman" w:hAnsi="Times New Roman"/>
                    <w:spacing w:val="-1"/>
                  </w:rPr>
                </w:rPrChange>
              </w:rPr>
            </w:pPr>
          </w:p>
          <w:p w14:paraId="73541486" w14:textId="77777777" w:rsidR="003F3EDE" w:rsidRPr="00FB0B06" w:rsidRDefault="003F3EDE" w:rsidP="0025185C">
            <w:pPr>
              <w:rPr>
                <w:rFonts w:ascii="Arial" w:eastAsia="Times New Roman" w:hAnsi="Arial" w:cs="Arial"/>
                <w:spacing w:val="-1"/>
                <w:sz w:val="20"/>
                <w:szCs w:val="20"/>
                <w:rPrChange w:id="1052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26" w:author="Adelino Naquarta Sepalanga Domingos" w:date="2025-03-05T09:28:00Z" w16du:dateUtc="2025-03-05T08:28:00Z">
                  <w:rPr>
                    <w:rFonts w:ascii="Times New Roman" w:eastAsia="Times New Roman" w:hAnsi="Times New Roman"/>
                    <w:spacing w:val="-1"/>
                  </w:rPr>
                </w:rPrChange>
              </w:rPr>
              <w:t xml:space="preserve">“AO-CAB” – Espaço Fiscal da Região de Cabinda </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A45A9A" w14:textId="77777777" w:rsidR="003F3EDE" w:rsidRPr="00FB0B06" w:rsidRDefault="003F3EDE" w:rsidP="0025185C">
            <w:pPr>
              <w:jc w:val="center"/>
              <w:rPr>
                <w:rFonts w:ascii="Arial" w:eastAsia="Times New Roman" w:hAnsi="Arial" w:cs="Arial"/>
                <w:spacing w:val="-1"/>
                <w:sz w:val="20"/>
                <w:szCs w:val="20"/>
                <w:rPrChange w:id="10527" w:author="Adelino Naquarta Sepalanga Domingos" w:date="2025-03-05T09:28:00Z" w16du:dateUtc="2025-03-05T08:28:00Z">
                  <w:rPr>
                    <w:rFonts w:ascii="Times New Roman" w:eastAsia="Times New Roman" w:hAnsi="Times New Roman"/>
                    <w:spacing w:val="-1"/>
                  </w:rPr>
                </w:rPrChange>
              </w:rPr>
            </w:pPr>
          </w:p>
          <w:p w14:paraId="6B34C4F2" w14:textId="77777777" w:rsidR="003F3EDE" w:rsidRPr="00FB0B06" w:rsidRDefault="003F3EDE" w:rsidP="0025185C">
            <w:pPr>
              <w:jc w:val="center"/>
              <w:rPr>
                <w:rFonts w:ascii="Arial" w:eastAsia="Times New Roman" w:hAnsi="Arial" w:cs="Arial"/>
                <w:spacing w:val="-1"/>
                <w:sz w:val="20"/>
                <w:szCs w:val="20"/>
                <w:rPrChange w:id="10528" w:author="Adelino Naquarta Sepalanga Domingos" w:date="2025-03-05T09:28:00Z" w16du:dateUtc="2025-03-05T08:28:00Z">
                  <w:rPr>
                    <w:rFonts w:ascii="Times New Roman" w:eastAsia="Times New Roman" w:hAnsi="Times New Roman"/>
                    <w:spacing w:val="-1"/>
                  </w:rPr>
                </w:rPrChange>
              </w:rPr>
            </w:pPr>
          </w:p>
          <w:p w14:paraId="6274739E" w14:textId="77777777" w:rsidR="003F3EDE" w:rsidRPr="00FB0B06" w:rsidRDefault="003F3EDE" w:rsidP="0025185C">
            <w:pPr>
              <w:jc w:val="center"/>
              <w:rPr>
                <w:rFonts w:ascii="Arial" w:eastAsia="Times New Roman" w:hAnsi="Arial" w:cs="Arial"/>
                <w:spacing w:val="-1"/>
                <w:sz w:val="20"/>
                <w:szCs w:val="20"/>
                <w:rPrChange w:id="1052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30" w:author="Adelino Naquarta Sepalanga Domingos" w:date="2025-03-05T09:28:00Z" w16du:dateUtc="2025-03-05T08:28:00Z">
                  <w:rPr>
                    <w:rFonts w:ascii="Times New Roman" w:eastAsia="Times New Roman" w:hAnsi="Times New Roman"/>
                    <w:spacing w:val="-1"/>
                  </w:rPr>
                </w:rPrChange>
              </w:rPr>
              <w:t>Texto 6</w:t>
            </w:r>
          </w:p>
        </w:tc>
      </w:tr>
      <w:tr w:rsidR="003F3EDE" w:rsidRPr="00FB0B06" w14:paraId="6942E7A3" w14:textId="77777777" w:rsidTr="0025185C">
        <w:trPr>
          <w:trHeight w:val="76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D910DB" w14:textId="77777777" w:rsidR="003F3EDE" w:rsidRPr="00FB0B06" w:rsidRDefault="003F3EDE" w:rsidP="0025185C">
            <w:pPr>
              <w:jc w:val="center"/>
              <w:rPr>
                <w:rFonts w:ascii="Arial" w:eastAsia="Times New Roman" w:hAnsi="Arial" w:cs="Arial"/>
                <w:spacing w:val="-1"/>
                <w:sz w:val="20"/>
                <w:szCs w:val="20"/>
                <w:rPrChange w:id="10531" w:author="Adelino Naquarta Sepalanga Domingos" w:date="2025-03-05T09:28:00Z" w16du:dateUtc="2025-03-05T08:28:00Z">
                  <w:rPr>
                    <w:rFonts w:ascii="Times New Roman" w:eastAsia="Times New Roman" w:hAnsi="Times New Roman"/>
                    <w:spacing w:val="-1"/>
                  </w:rPr>
                </w:rPrChange>
              </w:rPr>
            </w:pPr>
          </w:p>
          <w:p w14:paraId="5168A1E9" w14:textId="77777777" w:rsidR="003F3EDE" w:rsidRPr="00FB0B06" w:rsidRDefault="003F3EDE" w:rsidP="0025185C">
            <w:pPr>
              <w:jc w:val="center"/>
              <w:rPr>
                <w:rFonts w:ascii="Arial" w:eastAsia="Times New Roman" w:hAnsi="Arial" w:cs="Arial"/>
                <w:spacing w:val="-1"/>
                <w:sz w:val="20"/>
                <w:szCs w:val="20"/>
                <w:rPrChange w:id="10532" w:author="Adelino Naquarta Sepalanga Domingos" w:date="2025-03-05T09:28:00Z" w16du:dateUtc="2025-03-05T08:28:00Z">
                  <w:rPr>
                    <w:rFonts w:ascii="Times New Roman" w:eastAsia="Times New Roman" w:hAnsi="Times New Roman"/>
                    <w:spacing w:val="-1"/>
                  </w:rPr>
                </w:rPrChange>
              </w:rPr>
            </w:pPr>
          </w:p>
          <w:p w14:paraId="36184754" w14:textId="77777777" w:rsidR="003F3EDE" w:rsidRPr="00FB0B06" w:rsidRDefault="003F3EDE" w:rsidP="0025185C">
            <w:pPr>
              <w:jc w:val="center"/>
              <w:rPr>
                <w:rFonts w:ascii="Arial" w:eastAsia="Times New Roman" w:hAnsi="Arial" w:cs="Arial"/>
                <w:spacing w:val="-1"/>
                <w:sz w:val="20"/>
                <w:szCs w:val="20"/>
                <w:rPrChange w:id="10533" w:author="Adelino Naquarta Sepalanga Domingos" w:date="2025-03-05T09:28:00Z" w16du:dateUtc="2025-03-05T08:28:00Z">
                  <w:rPr>
                    <w:rFonts w:ascii="Times New Roman" w:eastAsia="Times New Roman" w:hAnsi="Times New Roman"/>
                    <w:spacing w:val="-1"/>
                  </w:rPr>
                </w:rPrChange>
              </w:rPr>
            </w:pPr>
          </w:p>
          <w:p w14:paraId="5C7539A1" w14:textId="77777777" w:rsidR="003F3EDE" w:rsidRPr="00FB0B06" w:rsidRDefault="003F3EDE" w:rsidP="0025185C">
            <w:pPr>
              <w:jc w:val="center"/>
              <w:rPr>
                <w:rFonts w:ascii="Arial" w:eastAsia="Times New Roman" w:hAnsi="Arial" w:cs="Arial"/>
                <w:spacing w:val="-1"/>
                <w:sz w:val="20"/>
                <w:szCs w:val="20"/>
                <w:rPrChange w:id="10534" w:author="Adelino Naquarta Sepalanga Domingos" w:date="2025-03-05T09:28:00Z" w16du:dateUtc="2025-03-05T08:28:00Z">
                  <w:rPr>
                    <w:rFonts w:ascii="Times New Roman" w:eastAsia="Times New Roman" w:hAnsi="Times New Roman"/>
                    <w:spacing w:val="-1"/>
                  </w:rPr>
                </w:rPrChange>
              </w:rPr>
            </w:pPr>
          </w:p>
          <w:p w14:paraId="1830C6B5" w14:textId="77777777" w:rsidR="003F3EDE" w:rsidRPr="00FB0B06" w:rsidRDefault="003F3EDE" w:rsidP="0025185C">
            <w:pPr>
              <w:jc w:val="center"/>
              <w:rPr>
                <w:rFonts w:ascii="Arial" w:eastAsia="Times New Roman" w:hAnsi="Arial" w:cs="Arial"/>
                <w:spacing w:val="-1"/>
                <w:sz w:val="20"/>
                <w:szCs w:val="20"/>
                <w:rPrChange w:id="10535" w:author="Adelino Naquarta Sepalanga Domingos" w:date="2025-03-05T09:28:00Z" w16du:dateUtc="2025-03-05T08:28:00Z">
                  <w:rPr>
                    <w:rFonts w:ascii="Times New Roman" w:eastAsia="Times New Roman" w:hAnsi="Times New Roman"/>
                    <w:spacing w:val="-1"/>
                  </w:rPr>
                </w:rPrChange>
              </w:rPr>
            </w:pPr>
          </w:p>
          <w:p w14:paraId="2243D2D7" w14:textId="77777777" w:rsidR="003F3EDE" w:rsidRPr="00FB0B06" w:rsidRDefault="003F3EDE" w:rsidP="0025185C">
            <w:pPr>
              <w:jc w:val="center"/>
              <w:rPr>
                <w:rFonts w:ascii="Arial" w:eastAsia="Times New Roman" w:hAnsi="Arial" w:cs="Arial"/>
                <w:spacing w:val="-1"/>
                <w:sz w:val="20"/>
                <w:szCs w:val="20"/>
                <w:rPrChange w:id="10536" w:author="Adelino Naquarta Sepalanga Domingos" w:date="2025-03-05T09:28:00Z" w16du:dateUtc="2025-03-05T08:28:00Z">
                  <w:rPr>
                    <w:rFonts w:ascii="Times New Roman" w:eastAsia="Times New Roman" w:hAnsi="Times New Roman"/>
                    <w:spacing w:val="-1"/>
                  </w:rPr>
                </w:rPrChange>
              </w:rPr>
            </w:pPr>
          </w:p>
          <w:p w14:paraId="1EFC47B7" w14:textId="77777777" w:rsidR="003F3EDE" w:rsidRPr="00FB0B06" w:rsidRDefault="003F3EDE" w:rsidP="0025185C">
            <w:pPr>
              <w:jc w:val="center"/>
              <w:rPr>
                <w:rFonts w:ascii="Arial" w:eastAsia="Times New Roman" w:hAnsi="Arial" w:cs="Arial"/>
                <w:spacing w:val="-1"/>
                <w:sz w:val="20"/>
                <w:szCs w:val="20"/>
                <w:rPrChange w:id="10537" w:author="Adelino Naquarta Sepalanga Domingos" w:date="2025-03-05T09:28:00Z" w16du:dateUtc="2025-03-05T08:28:00Z">
                  <w:rPr>
                    <w:rFonts w:ascii="Times New Roman" w:eastAsia="Times New Roman" w:hAnsi="Times New Roman"/>
                    <w:spacing w:val="-1"/>
                  </w:rPr>
                </w:rPrChange>
              </w:rPr>
            </w:pPr>
          </w:p>
          <w:p w14:paraId="4F580781" w14:textId="77777777" w:rsidR="003F3EDE" w:rsidRPr="00FB0B06" w:rsidRDefault="003F3EDE" w:rsidP="0025185C">
            <w:pPr>
              <w:jc w:val="center"/>
              <w:rPr>
                <w:rFonts w:ascii="Arial" w:eastAsia="Times New Roman" w:hAnsi="Arial" w:cs="Arial"/>
                <w:spacing w:val="-1"/>
                <w:sz w:val="20"/>
                <w:szCs w:val="20"/>
                <w:rPrChange w:id="1053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39" w:author="Adelino Naquarta Sepalanga Domingos" w:date="2025-03-05T09:28:00Z" w16du:dateUtc="2025-03-05T08:28:00Z">
                  <w:rPr>
                    <w:rFonts w:ascii="Times New Roman" w:eastAsia="Times New Roman" w:hAnsi="Times New Roman"/>
                    <w:spacing w:val="-1"/>
                  </w:rPr>
                </w:rPrChange>
              </w:rPr>
              <w:t>4.4.4.14.6.3.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24B966" w14:textId="77777777" w:rsidR="003F3EDE" w:rsidRPr="00FB0B06" w:rsidRDefault="003F3EDE" w:rsidP="0025185C">
            <w:pPr>
              <w:jc w:val="center"/>
              <w:rPr>
                <w:rFonts w:ascii="Arial" w:eastAsia="Times New Roman" w:hAnsi="Arial" w:cs="Arial"/>
                <w:spacing w:val="-1"/>
                <w:sz w:val="20"/>
                <w:szCs w:val="20"/>
                <w:rPrChange w:id="10540" w:author="Adelino Naquarta Sepalanga Domingos" w:date="2025-03-05T09:28:00Z" w16du:dateUtc="2025-03-05T08:28:00Z">
                  <w:rPr>
                    <w:rFonts w:ascii="Times New Roman" w:eastAsia="Times New Roman" w:hAnsi="Times New Roman"/>
                    <w:spacing w:val="-1"/>
                  </w:rPr>
                </w:rPrChange>
              </w:rPr>
            </w:pPr>
          </w:p>
          <w:p w14:paraId="3EE98095" w14:textId="77777777" w:rsidR="003F3EDE" w:rsidRPr="00FB0B06" w:rsidRDefault="003F3EDE" w:rsidP="0025185C">
            <w:pPr>
              <w:jc w:val="center"/>
              <w:rPr>
                <w:rFonts w:ascii="Arial" w:eastAsia="Times New Roman" w:hAnsi="Arial" w:cs="Arial"/>
                <w:spacing w:val="-1"/>
                <w:sz w:val="20"/>
                <w:szCs w:val="20"/>
                <w:rPrChange w:id="10541" w:author="Adelino Naquarta Sepalanga Domingos" w:date="2025-03-05T09:28:00Z" w16du:dateUtc="2025-03-05T08:28:00Z">
                  <w:rPr>
                    <w:rFonts w:ascii="Times New Roman" w:eastAsia="Times New Roman" w:hAnsi="Times New Roman"/>
                    <w:spacing w:val="-1"/>
                  </w:rPr>
                </w:rPrChange>
              </w:rPr>
            </w:pPr>
          </w:p>
          <w:p w14:paraId="1EF697CB" w14:textId="77777777" w:rsidR="003F3EDE" w:rsidRPr="00FB0B06" w:rsidRDefault="003F3EDE" w:rsidP="0025185C">
            <w:pPr>
              <w:jc w:val="center"/>
              <w:rPr>
                <w:rFonts w:ascii="Arial" w:eastAsia="Times New Roman" w:hAnsi="Arial" w:cs="Arial"/>
                <w:spacing w:val="-1"/>
                <w:sz w:val="20"/>
                <w:szCs w:val="20"/>
                <w:rPrChange w:id="10542" w:author="Adelino Naquarta Sepalanga Domingos" w:date="2025-03-05T09:28:00Z" w16du:dateUtc="2025-03-05T08:28:00Z">
                  <w:rPr>
                    <w:rFonts w:ascii="Times New Roman" w:eastAsia="Times New Roman" w:hAnsi="Times New Roman"/>
                    <w:spacing w:val="-1"/>
                  </w:rPr>
                </w:rPrChange>
              </w:rPr>
            </w:pPr>
          </w:p>
          <w:p w14:paraId="7529FB0B" w14:textId="77777777" w:rsidR="003F3EDE" w:rsidRPr="00FB0B06" w:rsidRDefault="003F3EDE" w:rsidP="0025185C">
            <w:pPr>
              <w:jc w:val="center"/>
              <w:rPr>
                <w:rFonts w:ascii="Arial" w:eastAsia="Times New Roman" w:hAnsi="Arial" w:cs="Arial"/>
                <w:spacing w:val="-1"/>
                <w:sz w:val="20"/>
                <w:szCs w:val="20"/>
                <w:rPrChange w:id="10543" w:author="Adelino Naquarta Sepalanga Domingos" w:date="2025-03-05T09:28:00Z" w16du:dateUtc="2025-03-05T08:28:00Z">
                  <w:rPr>
                    <w:rFonts w:ascii="Times New Roman" w:eastAsia="Times New Roman" w:hAnsi="Times New Roman"/>
                    <w:spacing w:val="-1"/>
                  </w:rPr>
                </w:rPrChange>
              </w:rPr>
            </w:pPr>
          </w:p>
          <w:p w14:paraId="6690CCF4" w14:textId="77777777" w:rsidR="003F3EDE" w:rsidRPr="00FB0B06" w:rsidRDefault="003F3EDE" w:rsidP="0025185C">
            <w:pPr>
              <w:jc w:val="center"/>
              <w:rPr>
                <w:rFonts w:ascii="Arial" w:eastAsia="Times New Roman" w:hAnsi="Arial" w:cs="Arial"/>
                <w:spacing w:val="-1"/>
                <w:sz w:val="20"/>
                <w:szCs w:val="20"/>
                <w:rPrChange w:id="10544" w:author="Adelino Naquarta Sepalanga Domingos" w:date="2025-03-05T09:28:00Z" w16du:dateUtc="2025-03-05T08:28:00Z">
                  <w:rPr>
                    <w:rFonts w:ascii="Times New Roman" w:eastAsia="Times New Roman" w:hAnsi="Times New Roman"/>
                    <w:spacing w:val="-1"/>
                  </w:rPr>
                </w:rPrChange>
              </w:rPr>
            </w:pPr>
          </w:p>
          <w:p w14:paraId="5C13A580" w14:textId="77777777" w:rsidR="003F3EDE" w:rsidRPr="00FB0B06" w:rsidRDefault="003F3EDE" w:rsidP="0025185C">
            <w:pPr>
              <w:jc w:val="center"/>
              <w:rPr>
                <w:rFonts w:ascii="Arial" w:eastAsia="Times New Roman" w:hAnsi="Arial" w:cs="Arial"/>
                <w:spacing w:val="-1"/>
                <w:sz w:val="20"/>
                <w:szCs w:val="20"/>
                <w:rPrChange w:id="10545" w:author="Adelino Naquarta Sepalanga Domingos" w:date="2025-03-05T09:28:00Z" w16du:dateUtc="2025-03-05T08:28:00Z">
                  <w:rPr>
                    <w:rFonts w:ascii="Times New Roman" w:eastAsia="Times New Roman" w:hAnsi="Times New Roman"/>
                    <w:spacing w:val="-1"/>
                  </w:rPr>
                </w:rPrChange>
              </w:rPr>
            </w:pPr>
          </w:p>
          <w:p w14:paraId="78C0F8D0" w14:textId="77777777" w:rsidR="003F3EDE" w:rsidRPr="00FB0B06" w:rsidRDefault="003F3EDE" w:rsidP="0025185C">
            <w:pPr>
              <w:jc w:val="center"/>
              <w:rPr>
                <w:rFonts w:ascii="Arial" w:eastAsia="Times New Roman" w:hAnsi="Arial" w:cs="Arial"/>
                <w:spacing w:val="-1"/>
                <w:sz w:val="20"/>
                <w:szCs w:val="20"/>
                <w:rPrChange w:id="10546" w:author="Adelino Naquarta Sepalanga Domingos" w:date="2025-03-05T09:28:00Z" w16du:dateUtc="2025-03-05T08:28:00Z">
                  <w:rPr>
                    <w:rFonts w:ascii="Times New Roman" w:eastAsia="Times New Roman" w:hAnsi="Times New Roman"/>
                    <w:spacing w:val="-1"/>
                  </w:rPr>
                </w:rPrChange>
              </w:rPr>
            </w:pPr>
          </w:p>
          <w:p w14:paraId="1E16312F" w14:textId="77777777" w:rsidR="003F3EDE" w:rsidRPr="00FB0B06" w:rsidRDefault="003F3EDE" w:rsidP="0025185C">
            <w:pPr>
              <w:jc w:val="center"/>
              <w:rPr>
                <w:rFonts w:ascii="Arial" w:eastAsia="Times New Roman" w:hAnsi="Arial" w:cs="Arial"/>
                <w:spacing w:val="-1"/>
                <w:sz w:val="20"/>
                <w:szCs w:val="20"/>
                <w:rPrChange w:id="1054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48"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69A806" w14:textId="77777777" w:rsidR="003F3EDE" w:rsidRPr="00FB0B06" w:rsidRDefault="003F3EDE" w:rsidP="0025185C">
            <w:pPr>
              <w:rPr>
                <w:rFonts w:ascii="Arial" w:eastAsia="Times New Roman" w:hAnsi="Arial" w:cs="Arial"/>
                <w:spacing w:val="-1"/>
                <w:sz w:val="20"/>
                <w:szCs w:val="20"/>
                <w:rPrChange w:id="10549" w:author="Adelino Naquarta Sepalanga Domingos" w:date="2025-03-05T09:28:00Z" w16du:dateUtc="2025-03-05T08:28:00Z">
                  <w:rPr>
                    <w:rFonts w:ascii="Times New Roman" w:eastAsia="Times New Roman" w:hAnsi="Times New Roman"/>
                    <w:spacing w:val="-1"/>
                  </w:rPr>
                </w:rPrChange>
              </w:rPr>
            </w:pPr>
          </w:p>
          <w:p w14:paraId="745FC0BF" w14:textId="77777777" w:rsidR="003F3EDE" w:rsidRPr="00FB0B06" w:rsidRDefault="003F3EDE" w:rsidP="0025185C">
            <w:pPr>
              <w:rPr>
                <w:rFonts w:ascii="Arial" w:eastAsia="Times New Roman" w:hAnsi="Arial" w:cs="Arial"/>
                <w:spacing w:val="-1"/>
                <w:sz w:val="20"/>
                <w:szCs w:val="20"/>
                <w:rPrChange w:id="10550" w:author="Adelino Naquarta Sepalanga Domingos" w:date="2025-03-05T09:28:00Z" w16du:dateUtc="2025-03-05T08:28:00Z">
                  <w:rPr>
                    <w:rFonts w:ascii="Times New Roman" w:eastAsia="Times New Roman" w:hAnsi="Times New Roman"/>
                    <w:spacing w:val="-1"/>
                  </w:rPr>
                </w:rPrChange>
              </w:rPr>
            </w:pPr>
          </w:p>
          <w:p w14:paraId="18726609" w14:textId="77777777" w:rsidR="003F3EDE" w:rsidRPr="00FB0B06" w:rsidRDefault="003F3EDE" w:rsidP="0025185C">
            <w:pPr>
              <w:rPr>
                <w:rFonts w:ascii="Arial" w:eastAsia="Times New Roman" w:hAnsi="Arial" w:cs="Arial"/>
                <w:spacing w:val="-1"/>
                <w:sz w:val="20"/>
                <w:szCs w:val="20"/>
                <w:rPrChange w:id="10551" w:author="Adelino Naquarta Sepalanga Domingos" w:date="2025-03-05T09:28:00Z" w16du:dateUtc="2025-03-05T08:28:00Z">
                  <w:rPr>
                    <w:rFonts w:ascii="Times New Roman" w:eastAsia="Times New Roman" w:hAnsi="Times New Roman"/>
                    <w:spacing w:val="-1"/>
                  </w:rPr>
                </w:rPrChange>
              </w:rPr>
            </w:pPr>
          </w:p>
          <w:p w14:paraId="77C12A7A" w14:textId="77777777" w:rsidR="003F3EDE" w:rsidRPr="00FB0B06" w:rsidRDefault="003F3EDE" w:rsidP="0025185C">
            <w:pPr>
              <w:rPr>
                <w:rFonts w:ascii="Arial" w:eastAsia="Times New Roman" w:hAnsi="Arial" w:cs="Arial"/>
                <w:spacing w:val="-1"/>
                <w:sz w:val="20"/>
                <w:szCs w:val="20"/>
                <w:rPrChange w:id="10552" w:author="Adelino Naquarta Sepalanga Domingos" w:date="2025-03-05T09:28:00Z" w16du:dateUtc="2025-03-05T08:28:00Z">
                  <w:rPr>
                    <w:rFonts w:ascii="Times New Roman" w:eastAsia="Times New Roman" w:hAnsi="Times New Roman"/>
                    <w:spacing w:val="-1"/>
                  </w:rPr>
                </w:rPrChange>
              </w:rPr>
            </w:pPr>
          </w:p>
          <w:p w14:paraId="488787E6" w14:textId="77777777" w:rsidR="003F3EDE" w:rsidRPr="00FB0B06" w:rsidRDefault="003F3EDE" w:rsidP="0025185C">
            <w:pPr>
              <w:rPr>
                <w:rFonts w:ascii="Arial" w:eastAsia="Times New Roman" w:hAnsi="Arial" w:cs="Arial"/>
                <w:spacing w:val="-1"/>
                <w:sz w:val="20"/>
                <w:szCs w:val="20"/>
                <w:rPrChange w:id="10553" w:author="Adelino Naquarta Sepalanga Domingos" w:date="2025-03-05T09:28:00Z" w16du:dateUtc="2025-03-05T08:28:00Z">
                  <w:rPr>
                    <w:rFonts w:ascii="Times New Roman" w:eastAsia="Times New Roman" w:hAnsi="Times New Roman"/>
                    <w:spacing w:val="-1"/>
                  </w:rPr>
                </w:rPrChange>
              </w:rPr>
            </w:pPr>
          </w:p>
          <w:p w14:paraId="12756CE2" w14:textId="77777777" w:rsidR="003F3EDE" w:rsidRPr="00FB0B06" w:rsidRDefault="003F3EDE" w:rsidP="0025185C">
            <w:pPr>
              <w:rPr>
                <w:rFonts w:ascii="Arial" w:eastAsia="Times New Roman" w:hAnsi="Arial" w:cs="Arial"/>
                <w:spacing w:val="-1"/>
                <w:sz w:val="20"/>
                <w:szCs w:val="20"/>
                <w:rPrChange w:id="10554" w:author="Adelino Naquarta Sepalanga Domingos" w:date="2025-03-05T09:28:00Z" w16du:dateUtc="2025-03-05T08:28:00Z">
                  <w:rPr>
                    <w:rFonts w:ascii="Times New Roman" w:eastAsia="Times New Roman" w:hAnsi="Times New Roman"/>
                    <w:spacing w:val="-1"/>
                  </w:rPr>
                </w:rPrChange>
              </w:rPr>
            </w:pPr>
          </w:p>
          <w:p w14:paraId="3DDEC3E9" w14:textId="77777777" w:rsidR="003F3EDE" w:rsidRPr="00FB0B06" w:rsidRDefault="003F3EDE" w:rsidP="0025185C">
            <w:pPr>
              <w:rPr>
                <w:rFonts w:ascii="Arial" w:eastAsia="Times New Roman" w:hAnsi="Arial" w:cs="Arial"/>
                <w:spacing w:val="-1"/>
                <w:sz w:val="20"/>
                <w:szCs w:val="20"/>
                <w:rPrChange w:id="10555" w:author="Adelino Naquarta Sepalanga Domingos" w:date="2025-03-05T09:28:00Z" w16du:dateUtc="2025-03-05T08:28:00Z">
                  <w:rPr>
                    <w:rFonts w:ascii="Times New Roman" w:eastAsia="Times New Roman" w:hAnsi="Times New Roman"/>
                    <w:spacing w:val="-1"/>
                  </w:rPr>
                </w:rPrChange>
              </w:rPr>
            </w:pPr>
          </w:p>
          <w:p w14:paraId="260EA91F" w14:textId="77777777" w:rsidR="003F3EDE" w:rsidRPr="00FB0B06" w:rsidRDefault="003F3EDE" w:rsidP="0025185C">
            <w:pPr>
              <w:rPr>
                <w:rFonts w:ascii="Arial" w:eastAsia="Times New Roman" w:hAnsi="Arial" w:cs="Arial"/>
                <w:spacing w:val="-1"/>
                <w:sz w:val="20"/>
                <w:szCs w:val="20"/>
                <w:rPrChange w:id="1055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57" w:author="Adelino Naquarta Sepalanga Domingos" w:date="2025-03-05T09:28:00Z" w16du:dateUtc="2025-03-05T08:28:00Z">
                  <w:rPr>
                    <w:rFonts w:ascii="Times New Roman" w:eastAsia="Times New Roman" w:hAnsi="Times New Roman"/>
                    <w:spacing w:val="-1"/>
                  </w:rPr>
                </w:rPrChange>
              </w:rPr>
              <w:t>Código da taxa (</w:t>
            </w:r>
            <w:proofErr w:type="spellStart"/>
            <w:r w:rsidRPr="00FB0B06">
              <w:rPr>
                <w:rFonts w:ascii="Arial" w:eastAsia="Times New Roman" w:hAnsi="Arial" w:cs="Arial"/>
                <w:spacing w:val="-1"/>
                <w:sz w:val="20"/>
                <w:szCs w:val="20"/>
                <w:rPrChange w:id="10558" w:author="Adelino Naquarta Sepalanga Domingos" w:date="2025-03-05T09:28:00Z" w16du:dateUtc="2025-03-05T08:28:00Z">
                  <w:rPr>
                    <w:rFonts w:ascii="Times New Roman" w:eastAsia="Times New Roman" w:hAnsi="Times New Roman"/>
                    <w:spacing w:val="-1"/>
                  </w:rPr>
                </w:rPrChange>
              </w:rPr>
              <w:t>TaxCode</w:t>
            </w:r>
            <w:proofErr w:type="spellEnd"/>
            <w:r w:rsidRPr="00FB0B06">
              <w:rPr>
                <w:rFonts w:ascii="Arial" w:eastAsia="Times New Roman" w:hAnsi="Arial" w:cs="Arial"/>
                <w:spacing w:val="-1"/>
                <w:sz w:val="20"/>
                <w:szCs w:val="20"/>
                <w:rPrChange w:id="10559"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7ADE2F" w14:textId="77777777" w:rsidR="003F3EDE" w:rsidRPr="00FB0B06" w:rsidRDefault="003F3EDE" w:rsidP="0025185C">
            <w:pPr>
              <w:rPr>
                <w:rFonts w:ascii="Arial" w:eastAsia="Times New Roman" w:hAnsi="Arial" w:cs="Arial"/>
                <w:spacing w:val="-1"/>
                <w:sz w:val="20"/>
                <w:szCs w:val="20"/>
                <w:rPrChange w:id="1056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61" w:author="Adelino Naquarta Sepalanga Domingos" w:date="2025-03-05T09:28:00Z" w16du:dateUtc="2025-03-05T08:28:00Z">
                  <w:rPr>
                    <w:rFonts w:ascii="Times New Roman" w:eastAsia="Times New Roman" w:hAnsi="Times New Roman"/>
                    <w:spacing w:val="-1"/>
                  </w:rPr>
                </w:rPrChange>
              </w:rPr>
              <w:t>Código da taxa na tabela de impostos.</w:t>
            </w:r>
          </w:p>
          <w:p w14:paraId="53AA7555" w14:textId="77777777" w:rsidR="003F3EDE" w:rsidRPr="00FB0B06" w:rsidRDefault="003F3EDE" w:rsidP="0025185C">
            <w:pPr>
              <w:spacing w:after="0"/>
              <w:rPr>
                <w:rFonts w:ascii="Arial" w:eastAsia="Times New Roman" w:hAnsi="Arial" w:cs="Arial"/>
                <w:spacing w:val="-1"/>
                <w:sz w:val="20"/>
                <w:szCs w:val="20"/>
                <w:rPrChange w:id="1056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63" w:author="Adelino Naquarta Sepalanga Domingos" w:date="2025-03-05T09:28:00Z" w16du:dateUtc="2025-03-05T08:28:00Z">
                  <w:rPr>
                    <w:rFonts w:ascii="Times New Roman" w:eastAsia="Times New Roman" w:hAnsi="Times New Roman"/>
                    <w:spacing w:val="-1"/>
                  </w:rPr>
                </w:rPrChange>
              </w:rPr>
              <w:t>No caso do campo 4.4.4.14.6.1. - Código do tipo de imposto (</w:t>
            </w:r>
            <w:proofErr w:type="spellStart"/>
            <w:r w:rsidRPr="00FB0B06">
              <w:rPr>
                <w:rFonts w:ascii="Arial" w:eastAsia="Times New Roman" w:hAnsi="Arial" w:cs="Arial"/>
                <w:spacing w:val="-1"/>
                <w:sz w:val="20"/>
                <w:szCs w:val="20"/>
                <w:rPrChange w:id="10564" w:author="Adelino Naquarta Sepalanga Domingos" w:date="2025-03-05T09:28:00Z" w16du:dateUtc="2025-03-05T08:28:00Z">
                  <w:rPr>
                    <w:rFonts w:ascii="Times New Roman" w:eastAsia="Times New Roman" w:hAnsi="Times New Roman"/>
                    <w:spacing w:val="-1"/>
                  </w:rPr>
                </w:rPrChange>
              </w:rPr>
              <w:t>TaxType</w:t>
            </w:r>
            <w:proofErr w:type="spellEnd"/>
            <w:r w:rsidRPr="00FB0B06">
              <w:rPr>
                <w:rFonts w:ascii="Arial" w:eastAsia="Times New Roman" w:hAnsi="Arial" w:cs="Arial"/>
                <w:spacing w:val="-1"/>
                <w:sz w:val="20"/>
                <w:szCs w:val="20"/>
                <w:rPrChange w:id="10565" w:author="Adelino Naquarta Sepalanga Domingos" w:date="2025-03-05T09:28:00Z" w16du:dateUtc="2025-03-05T08:28:00Z">
                  <w:rPr>
                    <w:rFonts w:ascii="Times New Roman" w:eastAsia="Times New Roman" w:hAnsi="Times New Roman"/>
                    <w:spacing w:val="-1"/>
                  </w:rPr>
                </w:rPrChange>
              </w:rPr>
              <w:t>) = IVA, deve ser preenchido com:</w:t>
            </w:r>
          </w:p>
          <w:p w14:paraId="4D6429ED" w14:textId="77777777" w:rsidR="003F3EDE" w:rsidRPr="00FB0B06" w:rsidRDefault="003F3EDE" w:rsidP="0025185C">
            <w:pPr>
              <w:spacing w:after="0"/>
              <w:rPr>
                <w:rFonts w:ascii="Arial" w:eastAsia="Times New Roman" w:hAnsi="Arial" w:cs="Arial"/>
                <w:spacing w:val="-1"/>
                <w:sz w:val="20"/>
                <w:szCs w:val="20"/>
                <w:rPrChange w:id="1056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67" w:author="Adelino Naquarta Sepalanga Domingos" w:date="2025-03-05T09:28:00Z" w16du:dateUtc="2025-03-05T08:28:00Z">
                  <w:rPr>
                    <w:rFonts w:ascii="Times New Roman" w:eastAsia="Times New Roman" w:hAnsi="Times New Roman"/>
                    <w:spacing w:val="-1"/>
                  </w:rPr>
                </w:rPrChange>
              </w:rPr>
              <w:t xml:space="preserve"> “NOR” – Taxa normal;</w:t>
            </w:r>
          </w:p>
          <w:p w14:paraId="16A94018" w14:textId="77777777" w:rsidR="003F3EDE" w:rsidRPr="00FB0B06" w:rsidRDefault="003F3EDE" w:rsidP="0025185C">
            <w:pPr>
              <w:spacing w:after="0"/>
              <w:rPr>
                <w:rFonts w:ascii="Arial" w:eastAsia="Times New Roman" w:hAnsi="Arial" w:cs="Arial"/>
                <w:spacing w:val="-1"/>
                <w:sz w:val="20"/>
                <w:szCs w:val="20"/>
                <w:rPrChange w:id="1056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69" w:author="Adelino Naquarta Sepalanga Domingos" w:date="2025-03-05T09:28:00Z" w16du:dateUtc="2025-03-05T08:28:00Z">
                  <w:rPr>
                    <w:rFonts w:ascii="Times New Roman" w:eastAsia="Times New Roman" w:hAnsi="Times New Roman"/>
                    <w:spacing w:val="-1"/>
                  </w:rPr>
                </w:rPrChange>
              </w:rPr>
              <w:t xml:space="preserve"> “ISE” – Isenta;</w:t>
            </w:r>
          </w:p>
          <w:p w14:paraId="760C87C5" w14:textId="77777777" w:rsidR="003F3EDE" w:rsidRPr="00FB0B06" w:rsidRDefault="003F3EDE" w:rsidP="0025185C">
            <w:pPr>
              <w:spacing w:after="0"/>
              <w:rPr>
                <w:rFonts w:ascii="Arial" w:eastAsia="Times New Roman" w:hAnsi="Arial" w:cs="Arial"/>
                <w:spacing w:val="-1"/>
                <w:sz w:val="20"/>
                <w:szCs w:val="20"/>
                <w:rPrChange w:id="1057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71" w:author="Adelino Naquarta Sepalanga Domingos" w:date="2025-03-05T09:28:00Z" w16du:dateUtc="2025-03-05T08:28:00Z">
                  <w:rPr>
                    <w:rFonts w:ascii="Times New Roman" w:eastAsia="Times New Roman" w:hAnsi="Times New Roman"/>
                    <w:spacing w:val="-1"/>
                  </w:rPr>
                </w:rPrChange>
              </w:rPr>
              <w:t>“RED” – Taxa reduzida;</w:t>
            </w:r>
          </w:p>
          <w:p w14:paraId="59C19377" w14:textId="77777777" w:rsidR="003F3EDE" w:rsidRPr="00FB0B06" w:rsidRDefault="003F3EDE" w:rsidP="0025185C">
            <w:pPr>
              <w:spacing w:after="0"/>
              <w:rPr>
                <w:rFonts w:ascii="Arial" w:eastAsia="Times New Roman" w:hAnsi="Arial" w:cs="Arial"/>
                <w:spacing w:val="-1"/>
                <w:sz w:val="20"/>
                <w:szCs w:val="20"/>
                <w:rPrChange w:id="1057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73" w:author="Adelino Naquarta Sepalanga Domingos" w:date="2025-03-05T09:28:00Z" w16du:dateUtc="2025-03-05T08:28:00Z">
                  <w:rPr>
                    <w:rFonts w:ascii="Times New Roman" w:eastAsia="Times New Roman" w:hAnsi="Times New Roman"/>
                    <w:spacing w:val="-1"/>
                  </w:rPr>
                </w:rPrChange>
              </w:rPr>
              <w:t>“INT” – Taxa intermédia;</w:t>
            </w:r>
          </w:p>
          <w:p w14:paraId="724322A8" w14:textId="77777777" w:rsidR="003F3EDE" w:rsidRPr="00FB0B06" w:rsidRDefault="003F3EDE" w:rsidP="0025185C">
            <w:pPr>
              <w:spacing w:after="0"/>
              <w:rPr>
                <w:rFonts w:ascii="Arial" w:eastAsia="Times New Roman" w:hAnsi="Arial" w:cs="Arial"/>
                <w:spacing w:val="-1"/>
                <w:sz w:val="20"/>
                <w:szCs w:val="20"/>
                <w:rPrChange w:id="1057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75" w:author="Adelino Naquarta Sepalanga Domingos" w:date="2025-03-05T09:28:00Z" w16du:dateUtc="2025-03-05T08:28:00Z">
                  <w:rPr>
                    <w:rFonts w:ascii="Times New Roman" w:eastAsia="Times New Roman" w:hAnsi="Times New Roman"/>
                    <w:spacing w:val="-1"/>
                  </w:rPr>
                </w:rPrChange>
              </w:rPr>
              <w:t>“OUT” – Outros, aplicável para os regimes especiais de IVA.</w:t>
            </w:r>
          </w:p>
          <w:p w14:paraId="14956C7D" w14:textId="77777777" w:rsidR="003F3EDE" w:rsidRPr="00FB0B06" w:rsidRDefault="003F3EDE" w:rsidP="0025185C">
            <w:pPr>
              <w:spacing w:after="0"/>
              <w:rPr>
                <w:rFonts w:ascii="Arial" w:eastAsia="Times New Roman" w:hAnsi="Arial" w:cs="Arial"/>
                <w:spacing w:val="-1"/>
                <w:sz w:val="20"/>
                <w:szCs w:val="20"/>
                <w:rPrChange w:id="1057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77" w:author="Adelino Naquarta Sepalanga Domingos" w:date="2025-03-05T09:28:00Z" w16du:dateUtc="2025-03-05T08:28:00Z">
                  <w:rPr>
                    <w:rFonts w:ascii="Times New Roman" w:eastAsia="Times New Roman" w:hAnsi="Times New Roman"/>
                    <w:spacing w:val="-1"/>
                  </w:rPr>
                </w:rPrChange>
              </w:rPr>
              <w:t>No caso do campo 4.4.4.14.6.1.</w:t>
            </w:r>
          </w:p>
          <w:p w14:paraId="436FA8CA" w14:textId="77777777" w:rsidR="003F3EDE" w:rsidRPr="00FB0B06" w:rsidRDefault="003F3EDE" w:rsidP="0025185C">
            <w:pPr>
              <w:spacing w:after="0"/>
              <w:rPr>
                <w:rFonts w:ascii="Arial" w:eastAsia="Times New Roman" w:hAnsi="Arial" w:cs="Arial"/>
                <w:spacing w:val="-1"/>
                <w:sz w:val="20"/>
                <w:szCs w:val="20"/>
                <w:rPrChange w:id="1057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79" w:author="Adelino Naquarta Sepalanga Domingos" w:date="2025-03-05T09:28:00Z" w16du:dateUtc="2025-03-05T08:28:00Z">
                  <w:rPr>
                    <w:rFonts w:ascii="Times New Roman" w:eastAsia="Times New Roman" w:hAnsi="Times New Roman"/>
                    <w:spacing w:val="-1"/>
                  </w:rPr>
                </w:rPrChange>
              </w:rPr>
              <w:t>Código do tipo de imposto (</w:t>
            </w:r>
            <w:proofErr w:type="spellStart"/>
            <w:r w:rsidRPr="00FB0B06">
              <w:rPr>
                <w:rFonts w:ascii="Arial" w:eastAsia="Times New Roman" w:hAnsi="Arial" w:cs="Arial"/>
                <w:spacing w:val="-1"/>
                <w:sz w:val="20"/>
                <w:szCs w:val="20"/>
                <w:rPrChange w:id="10580" w:author="Adelino Naquarta Sepalanga Domingos" w:date="2025-03-05T09:28:00Z" w16du:dateUtc="2025-03-05T08:28:00Z">
                  <w:rPr>
                    <w:rFonts w:ascii="Times New Roman" w:eastAsia="Times New Roman" w:hAnsi="Times New Roman"/>
                    <w:spacing w:val="-1"/>
                  </w:rPr>
                </w:rPrChange>
              </w:rPr>
              <w:t>TaxType</w:t>
            </w:r>
            <w:proofErr w:type="spellEnd"/>
            <w:r w:rsidRPr="00FB0B06">
              <w:rPr>
                <w:rFonts w:ascii="Arial" w:eastAsia="Times New Roman" w:hAnsi="Arial" w:cs="Arial"/>
                <w:spacing w:val="-1"/>
                <w:sz w:val="20"/>
                <w:szCs w:val="20"/>
                <w:rPrChange w:id="10581" w:author="Adelino Naquarta Sepalanga Domingos" w:date="2025-03-05T09:28:00Z" w16du:dateUtc="2025-03-05T08:28:00Z">
                  <w:rPr>
                    <w:rFonts w:ascii="Times New Roman" w:eastAsia="Times New Roman" w:hAnsi="Times New Roman"/>
                    <w:spacing w:val="-1"/>
                  </w:rPr>
                </w:rPrChange>
              </w:rPr>
              <w:t>) = IS, deve ser preenchido com:</w:t>
            </w:r>
          </w:p>
          <w:p w14:paraId="2DAB1BC2" w14:textId="77777777" w:rsidR="003F3EDE" w:rsidRPr="00FB0B06" w:rsidRDefault="003F3EDE" w:rsidP="0025185C">
            <w:pPr>
              <w:spacing w:after="0"/>
              <w:rPr>
                <w:rFonts w:ascii="Arial" w:eastAsia="Times New Roman" w:hAnsi="Arial" w:cs="Arial"/>
                <w:spacing w:val="-1"/>
                <w:sz w:val="20"/>
                <w:szCs w:val="20"/>
                <w:rPrChange w:id="1058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83" w:author="Adelino Naquarta Sepalanga Domingos" w:date="2025-03-05T09:28:00Z" w16du:dateUtc="2025-03-05T08:28:00Z">
                  <w:rPr>
                    <w:rFonts w:ascii="Times New Roman" w:eastAsia="Times New Roman" w:hAnsi="Times New Roman"/>
                    <w:spacing w:val="-1"/>
                  </w:rPr>
                </w:rPrChange>
              </w:rPr>
              <w:t>O código da verba respectiva;</w:t>
            </w:r>
          </w:p>
          <w:p w14:paraId="1854BB2B" w14:textId="77777777" w:rsidR="003F3EDE" w:rsidRPr="00FB0B06" w:rsidRDefault="003F3EDE" w:rsidP="0025185C">
            <w:pPr>
              <w:spacing w:after="0"/>
              <w:rPr>
                <w:rFonts w:ascii="Arial" w:eastAsia="Times New Roman" w:hAnsi="Arial" w:cs="Arial"/>
                <w:spacing w:val="-1"/>
                <w:sz w:val="20"/>
                <w:szCs w:val="20"/>
                <w:rPrChange w:id="1058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85" w:author="Adelino Naquarta Sepalanga Domingos" w:date="2025-03-05T09:28:00Z" w16du:dateUtc="2025-03-05T08:28:00Z">
                  <w:rPr>
                    <w:rFonts w:ascii="Times New Roman" w:eastAsia="Times New Roman" w:hAnsi="Times New Roman"/>
                    <w:spacing w:val="-1"/>
                  </w:rPr>
                </w:rPrChange>
              </w:rPr>
              <w:t>“ISE” – Isenta.</w:t>
            </w:r>
          </w:p>
          <w:p w14:paraId="059D245C" w14:textId="77777777" w:rsidR="003F3EDE" w:rsidRPr="00FB0B06" w:rsidRDefault="003F3EDE" w:rsidP="0025185C">
            <w:pPr>
              <w:spacing w:after="0"/>
              <w:rPr>
                <w:rFonts w:ascii="Arial" w:eastAsia="Times New Roman" w:hAnsi="Arial" w:cs="Arial"/>
                <w:spacing w:val="-1"/>
                <w:sz w:val="20"/>
                <w:szCs w:val="20"/>
                <w:rPrChange w:id="10586" w:author="Adelino Naquarta Sepalanga Domingos" w:date="2025-03-05T09:28:00Z" w16du:dateUtc="2025-03-05T08:28:00Z">
                  <w:rPr>
                    <w:rFonts w:ascii="Times New Roman" w:eastAsia="Times New Roman" w:hAnsi="Times New Roman"/>
                    <w:spacing w:val="-1"/>
                  </w:rPr>
                </w:rPrChange>
              </w:rPr>
            </w:pPr>
          </w:p>
          <w:p w14:paraId="788898B0" w14:textId="77777777" w:rsidR="003F3EDE" w:rsidRPr="00FB0B06" w:rsidRDefault="003F3EDE" w:rsidP="0025185C">
            <w:pPr>
              <w:spacing w:after="0"/>
              <w:rPr>
                <w:rFonts w:ascii="Arial" w:eastAsia="Times New Roman" w:hAnsi="Arial" w:cs="Arial"/>
                <w:spacing w:val="-1"/>
                <w:sz w:val="20"/>
                <w:szCs w:val="20"/>
                <w:rPrChange w:id="1058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88" w:author="Adelino Naquarta Sepalanga Domingos" w:date="2025-03-05T09:28:00Z" w16du:dateUtc="2025-03-05T08:28:00Z">
                  <w:rPr>
                    <w:rFonts w:ascii="Times New Roman" w:eastAsia="Times New Roman" w:hAnsi="Times New Roman"/>
                    <w:spacing w:val="-1"/>
                  </w:rPr>
                </w:rPrChange>
              </w:rPr>
              <w:t>No caso de não aplicabilidade de imposto deve ser preenchido com “NA”.</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B568BC7" w14:textId="77777777" w:rsidR="003F3EDE" w:rsidRPr="00FB0B06" w:rsidRDefault="003F3EDE" w:rsidP="0025185C">
            <w:pPr>
              <w:jc w:val="center"/>
              <w:rPr>
                <w:rFonts w:ascii="Arial" w:eastAsia="Times New Roman" w:hAnsi="Arial" w:cs="Arial"/>
                <w:spacing w:val="-1"/>
                <w:sz w:val="20"/>
                <w:szCs w:val="20"/>
                <w:rPrChange w:id="10589" w:author="Adelino Naquarta Sepalanga Domingos" w:date="2025-03-05T09:28:00Z" w16du:dateUtc="2025-03-05T08:28:00Z">
                  <w:rPr>
                    <w:rFonts w:ascii="Times New Roman" w:eastAsia="Times New Roman" w:hAnsi="Times New Roman"/>
                    <w:spacing w:val="-1"/>
                  </w:rPr>
                </w:rPrChange>
              </w:rPr>
            </w:pPr>
          </w:p>
          <w:p w14:paraId="323D243D" w14:textId="77777777" w:rsidR="003F3EDE" w:rsidRPr="00FB0B06" w:rsidRDefault="003F3EDE" w:rsidP="0025185C">
            <w:pPr>
              <w:jc w:val="center"/>
              <w:rPr>
                <w:rFonts w:ascii="Arial" w:eastAsia="Times New Roman" w:hAnsi="Arial" w:cs="Arial"/>
                <w:spacing w:val="-1"/>
                <w:sz w:val="20"/>
                <w:szCs w:val="20"/>
                <w:rPrChange w:id="10590" w:author="Adelino Naquarta Sepalanga Domingos" w:date="2025-03-05T09:28:00Z" w16du:dateUtc="2025-03-05T08:28:00Z">
                  <w:rPr>
                    <w:rFonts w:ascii="Times New Roman" w:eastAsia="Times New Roman" w:hAnsi="Times New Roman"/>
                    <w:spacing w:val="-1"/>
                  </w:rPr>
                </w:rPrChange>
              </w:rPr>
            </w:pPr>
          </w:p>
          <w:p w14:paraId="6EA414EB" w14:textId="77777777" w:rsidR="003F3EDE" w:rsidRPr="00FB0B06" w:rsidRDefault="003F3EDE" w:rsidP="0025185C">
            <w:pPr>
              <w:jc w:val="center"/>
              <w:rPr>
                <w:rFonts w:ascii="Arial" w:eastAsia="Times New Roman" w:hAnsi="Arial" w:cs="Arial"/>
                <w:spacing w:val="-1"/>
                <w:sz w:val="20"/>
                <w:szCs w:val="20"/>
                <w:rPrChange w:id="10591" w:author="Adelino Naquarta Sepalanga Domingos" w:date="2025-03-05T09:28:00Z" w16du:dateUtc="2025-03-05T08:28:00Z">
                  <w:rPr>
                    <w:rFonts w:ascii="Times New Roman" w:eastAsia="Times New Roman" w:hAnsi="Times New Roman"/>
                    <w:spacing w:val="-1"/>
                  </w:rPr>
                </w:rPrChange>
              </w:rPr>
            </w:pPr>
          </w:p>
          <w:p w14:paraId="27C376A1" w14:textId="77777777" w:rsidR="003F3EDE" w:rsidRPr="00FB0B06" w:rsidRDefault="003F3EDE" w:rsidP="0025185C">
            <w:pPr>
              <w:jc w:val="center"/>
              <w:rPr>
                <w:rFonts w:ascii="Arial" w:eastAsia="Times New Roman" w:hAnsi="Arial" w:cs="Arial"/>
                <w:spacing w:val="-1"/>
                <w:sz w:val="20"/>
                <w:szCs w:val="20"/>
                <w:rPrChange w:id="10592" w:author="Adelino Naquarta Sepalanga Domingos" w:date="2025-03-05T09:28:00Z" w16du:dateUtc="2025-03-05T08:28:00Z">
                  <w:rPr>
                    <w:rFonts w:ascii="Times New Roman" w:eastAsia="Times New Roman" w:hAnsi="Times New Roman"/>
                    <w:spacing w:val="-1"/>
                  </w:rPr>
                </w:rPrChange>
              </w:rPr>
            </w:pPr>
          </w:p>
          <w:p w14:paraId="10AAD0B0" w14:textId="77777777" w:rsidR="003F3EDE" w:rsidRPr="00FB0B06" w:rsidRDefault="003F3EDE" w:rsidP="0025185C">
            <w:pPr>
              <w:jc w:val="center"/>
              <w:rPr>
                <w:rFonts w:ascii="Arial" w:eastAsia="Times New Roman" w:hAnsi="Arial" w:cs="Arial"/>
                <w:spacing w:val="-1"/>
                <w:sz w:val="20"/>
                <w:szCs w:val="20"/>
                <w:rPrChange w:id="10593" w:author="Adelino Naquarta Sepalanga Domingos" w:date="2025-03-05T09:28:00Z" w16du:dateUtc="2025-03-05T08:28:00Z">
                  <w:rPr>
                    <w:rFonts w:ascii="Times New Roman" w:eastAsia="Times New Roman" w:hAnsi="Times New Roman"/>
                    <w:spacing w:val="-1"/>
                  </w:rPr>
                </w:rPrChange>
              </w:rPr>
            </w:pPr>
          </w:p>
          <w:p w14:paraId="0414AD62" w14:textId="77777777" w:rsidR="003F3EDE" w:rsidRPr="00FB0B06" w:rsidRDefault="003F3EDE" w:rsidP="0025185C">
            <w:pPr>
              <w:jc w:val="center"/>
              <w:rPr>
                <w:rFonts w:ascii="Arial" w:eastAsia="Times New Roman" w:hAnsi="Arial" w:cs="Arial"/>
                <w:spacing w:val="-1"/>
                <w:sz w:val="20"/>
                <w:szCs w:val="20"/>
                <w:rPrChange w:id="10594" w:author="Adelino Naquarta Sepalanga Domingos" w:date="2025-03-05T09:28:00Z" w16du:dateUtc="2025-03-05T08:28:00Z">
                  <w:rPr>
                    <w:rFonts w:ascii="Times New Roman" w:eastAsia="Times New Roman" w:hAnsi="Times New Roman"/>
                    <w:spacing w:val="-1"/>
                  </w:rPr>
                </w:rPrChange>
              </w:rPr>
            </w:pPr>
          </w:p>
          <w:p w14:paraId="284C39FB" w14:textId="77777777" w:rsidR="003F3EDE" w:rsidRPr="00FB0B06" w:rsidRDefault="003F3EDE" w:rsidP="0025185C">
            <w:pPr>
              <w:jc w:val="center"/>
              <w:rPr>
                <w:rFonts w:ascii="Arial" w:eastAsia="Times New Roman" w:hAnsi="Arial" w:cs="Arial"/>
                <w:spacing w:val="-1"/>
                <w:sz w:val="20"/>
                <w:szCs w:val="20"/>
                <w:rPrChange w:id="10595" w:author="Adelino Naquarta Sepalanga Domingos" w:date="2025-03-05T09:28:00Z" w16du:dateUtc="2025-03-05T08:28:00Z">
                  <w:rPr>
                    <w:rFonts w:ascii="Times New Roman" w:eastAsia="Times New Roman" w:hAnsi="Times New Roman"/>
                    <w:spacing w:val="-1"/>
                  </w:rPr>
                </w:rPrChange>
              </w:rPr>
            </w:pPr>
          </w:p>
          <w:p w14:paraId="0F592090" w14:textId="77777777" w:rsidR="003F3EDE" w:rsidRPr="00FB0B06" w:rsidRDefault="003F3EDE" w:rsidP="0025185C">
            <w:pPr>
              <w:jc w:val="center"/>
              <w:rPr>
                <w:rFonts w:ascii="Arial" w:eastAsia="Times New Roman" w:hAnsi="Arial" w:cs="Arial"/>
                <w:spacing w:val="-1"/>
                <w:sz w:val="20"/>
                <w:szCs w:val="20"/>
                <w:rPrChange w:id="1059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597" w:author="Adelino Naquarta Sepalanga Domingos" w:date="2025-03-05T09:28:00Z" w16du:dateUtc="2025-03-05T08:28:00Z">
                  <w:rPr>
                    <w:rFonts w:ascii="Times New Roman" w:eastAsia="Times New Roman" w:hAnsi="Times New Roman"/>
                    <w:spacing w:val="-1"/>
                  </w:rPr>
                </w:rPrChange>
              </w:rPr>
              <w:t>Texto 10</w:t>
            </w:r>
          </w:p>
        </w:tc>
      </w:tr>
      <w:tr w:rsidR="003F3EDE" w:rsidRPr="00FB0B06" w14:paraId="025FEE5D"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BD4250" w14:textId="77777777" w:rsidR="003F3EDE" w:rsidRPr="00FB0B06" w:rsidRDefault="003F3EDE" w:rsidP="0025185C">
            <w:pPr>
              <w:jc w:val="center"/>
              <w:rPr>
                <w:rFonts w:ascii="Arial" w:eastAsia="Times New Roman" w:hAnsi="Arial" w:cs="Arial"/>
                <w:spacing w:val="-1"/>
                <w:sz w:val="20"/>
                <w:szCs w:val="20"/>
                <w:rPrChange w:id="10598" w:author="Adelino Naquarta Sepalanga Domingos" w:date="2025-03-05T09:28:00Z" w16du:dateUtc="2025-03-05T08:28:00Z">
                  <w:rPr>
                    <w:rFonts w:ascii="Times New Roman" w:eastAsia="Times New Roman" w:hAnsi="Times New Roman"/>
                    <w:spacing w:val="-1"/>
                  </w:rPr>
                </w:rPrChange>
              </w:rPr>
            </w:pPr>
          </w:p>
          <w:p w14:paraId="65A5D8B1" w14:textId="77777777" w:rsidR="003F3EDE" w:rsidRPr="00FB0B06" w:rsidRDefault="003F3EDE" w:rsidP="0025185C">
            <w:pPr>
              <w:jc w:val="center"/>
              <w:rPr>
                <w:rFonts w:ascii="Arial" w:eastAsia="Times New Roman" w:hAnsi="Arial" w:cs="Arial"/>
                <w:spacing w:val="-1"/>
                <w:sz w:val="20"/>
                <w:szCs w:val="20"/>
                <w:rPrChange w:id="10599" w:author="Adelino Naquarta Sepalanga Domingos" w:date="2025-03-05T09:28:00Z" w16du:dateUtc="2025-03-05T08:28:00Z">
                  <w:rPr>
                    <w:rFonts w:ascii="Times New Roman" w:eastAsia="Times New Roman" w:hAnsi="Times New Roman"/>
                    <w:spacing w:val="-1"/>
                  </w:rPr>
                </w:rPrChange>
              </w:rPr>
            </w:pPr>
          </w:p>
          <w:p w14:paraId="2676F224" w14:textId="77777777" w:rsidR="003F3EDE" w:rsidRPr="00FB0B06" w:rsidRDefault="003F3EDE" w:rsidP="0025185C">
            <w:pPr>
              <w:jc w:val="center"/>
              <w:rPr>
                <w:rFonts w:ascii="Arial" w:eastAsia="Times New Roman" w:hAnsi="Arial" w:cs="Arial"/>
                <w:spacing w:val="-1"/>
                <w:sz w:val="20"/>
                <w:szCs w:val="20"/>
                <w:rPrChange w:id="10600" w:author="Adelino Naquarta Sepalanga Domingos" w:date="2025-03-05T09:28:00Z" w16du:dateUtc="2025-03-05T08:28:00Z">
                  <w:rPr>
                    <w:rFonts w:ascii="Times New Roman" w:eastAsia="Times New Roman" w:hAnsi="Times New Roman"/>
                    <w:spacing w:val="-1"/>
                  </w:rPr>
                </w:rPrChange>
              </w:rPr>
            </w:pPr>
          </w:p>
          <w:p w14:paraId="3C3421E0" w14:textId="77777777" w:rsidR="003F3EDE" w:rsidRPr="00FB0B06" w:rsidRDefault="003F3EDE" w:rsidP="0025185C">
            <w:pPr>
              <w:jc w:val="center"/>
              <w:rPr>
                <w:rFonts w:ascii="Arial" w:eastAsia="Times New Roman" w:hAnsi="Arial" w:cs="Arial"/>
                <w:spacing w:val="-1"/>
                <w:sz w:val="20"/>
                <w:szCs w:val="20"/>
                <w:rPrChange w:id="10601" w:author="Adelino Naquarta Sepalanga Domingos" w:date="2025-03-05T09:28:00Z" w16du:dateUtc="2025-03-05T08:28:00Z">
                  <w:rPr>
                    <w:rFonts w:ascii="Times New Roman" w:eastAsia="Times New Roman" w:hAnsi="Times New Roman"/>
                    <w:spacing w:val="-1"/>
                  </w:rPr>
                </w:rPrChange>
              </w:rPr>
            </w:pPr>
          </w:p>
          <w:p w14:paraId="37045D33" w14:textId="77777777" w:rsidR="003F3EDE" w:rsidRPr="00FB0B06" w:rsidRDefault="003F3EDE" w:rsidP="0025185C">
            <w:pPr>
              <w:jc w:val="center"/>
              <w:rPr>
                <w:rFonts w:ascii="Arial" w:eastAsia="Times New Roman" w:hAnsi="Arial" w:cs="Arial"/>
                <w:spacing w:val="-1"/>
                <w:sz w:val="20"/>
                <w:szCs w:val="20"/>
                <w:rPrChange w:id="1060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03" w:author="Adelino Naquarta Sepalanga Domingos" w:date="2025-03-05T09:28:00Z" w16du:dateUtc="2025-03-05T08:28:00Z">
                  <w:rPr>
                    <w:rFonts w:ascii="Times New Roman" w:eastAsia="Times New Roman" w:hAnsi="Times New Roman"/>
                    <w:spacing w:val="-1"/>
                  </w:rPr>
                </w:rPrChange>
              </w:rPr>
              <w:t>4.4.4.14.6.4.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D784AAA" w14:textId="77777777" w:rsidR="003F3EDE" w:rsidRPr="00FB0B06" w:rsidRDefault="003F3EDE" w:rsidP="0025185C">
            <w:pPr>
              <w:jc w:val="center"/>
              <w:rPr>
                <w:rFonts w:ascii="Arial" w:eastAsia="Times New Roman" w:hAnsi="Arial" w:cs="Arial"/>
                <w:spacing w:val="-1"/>
                <w:sz w:val="20"/>
                <w:szCs w:val="20"/>
                <w:rPrChange w:id="10604" w:author="Adelino Naquarta Sepalanga Domingos" w:date="2025-03-05T09:28:00Z" w16du:dateUtc="2025-03-05T08:28:00Z">
                  <w:rPr>
                    <w:rFonts w:ascii="Times New Roman" w:eastAsia="Times New Roman" w:hAnsi="Times New Roman"/>
                    <w:spacing w:val="-1"/>
                  </w:rPr>
                </w:rPrChange>
              </w:rPr>
            </w:pPr>
          </w:p>
          <w:p w14:paraId="4AD52D21" w14:textId="77777777" w:rsidR="003F3EDE" w:rsidRPr="00FB0B06" w:rsidRDefault="003F3EDE" w:rsidP="0025185C">
            <w:pPr>
              <w:jc w:val="center"/>
              <w:rPr>
                <w:rFonts w:ascii="Arial" w:eastAsia="Times New Roman" w:hAnsi="Arial" w:cs="Arial"/>
                <w:spacing w:val="-1"/>
                <w:sz w:val="20"/>
                <w:szCs w:val="20"/>
                <w:rPrChange w:id="10605" w:author="Adelino Naquarta Sepalanga Domingos" w:date="2025-03-05T09:28:00Z" w16du:dateUtc="2025-03-05T08:28:00Z">
                  <w:rPr>
                    <w:rFonts w:ascii="Times New Roman" w:eastAsia="Times New Roman" w:hAnsi="Times New Roman"/>
                    <w:spacing w:val="-1"/>
                  </w:rPr>
                </w:rPrChange>
              </w:rPr>
            </w:pPr>
          </w:p>
          <w:p w14:paraId="6F312EDD" w14:textId="77777777" w:rsidR="003F3EDE" w:rsidRPr="00FB0B06" w:rsidRDefault="003F3EDE" w:rsidP="0025185C">
            <w:pPr>
              <w:jc w:val="center"/>
              <w:rPr>
                <w:rFonts w:ascii="Arial" w:eastAsia="Times New Roman" w:hAnsi="Arial" w:cs="Arial"/>
                <w:spacing w:val="-1"/>
                <w:sz w:val="20"/>
                <w:szCs w:val="20"/>
                <w:rPrChange w:id="10606" w:author="Adelino Naquarta Sepalanga Domingos" w:date="2025-03-05T09:28:00Z" w16du:dateUtc="2025-03-05T08:28:00Z">
                  <w:rPr>
                    <w:rFonts w:ascii="Times New Roman" w:eastAsia="Times New Roman" w:hAnsi="Times New Roman"/>
                    <w:spacing w:val="-1"/>
                  </w:rPr>
                </w:rPrChange>
              </w:rPr>
            </w:pPr>
          </w:p>
          <w:p w14:paraId="4CDFD95B" w14:textId="77777777" w:rsidR="003F3EDE" w:rsidRPr="00FB0B06" w:rsidRDefault="003F3EDE" w:rsidP="0025185C">
            <w:pPr>
              <w:jc w:val="center"/>
              <w:rPr>
                <w:rFonts w:ascii="Arial" w:eastAsia="Times New Roman" w:hAnsi="Arial" w:cs="Arial"/>
                <w:spacing w:val="-1"/>
                <w:sz w:val="20"/>
                <w:szCs w:val="20"/>
                <w:rPrChange w:id="10607" w:author="Adelino Naquarta Sepalanga Domingos" w:date="2025-03-05T09:28:00Z" w16du:dateUtc="2025-03-05T08:28:00Z">
                  <w:rPr>
                    <w:rFonts w:ascii="Times New Roman" w:eastAsia="Times New Roman" w:hAnsi="Times New Roman"/>
                    <w:spacing w:val="-1"/>
                  </w:rPr>
                </w:rPrChange>
              </w:rPr>
            </w:pPr>
          </w:p>
          <w:p w14:paraId="42A268AD" w14:textId="77777777" w:rsidR="003F3EDE" w:rsidRPr="00FB0B06" w:rsidRDefault="003F3EDE" w:rsidP="0025185C">
            <w:pPr>
              <w:jc w:val="center"/>
              <w:rPr>
                <w:rFonts w:ascii="Arial" w:eastAsia="Times New Roman" w:hAnsi="Arial" w:cs="Arial"/>
                <w:spacing w:val="-1"/>
                <w:sz w:val="20"/>
                <w:szCs w:val="20"/>
                <w:rPrChange w:id="1060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09"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968EE9" w14:textId="77777777" w:rsidR="003F3EDE" w:rsidRPr="00FB0B06" w:rsidRDefault="003F3EDE" w:rsidP="0025185C">
            <w:pPr>
              <w:rPr>
                <w:rFonts w:ascii="Arial" w:eastAsia="Times New Roman" w:hAnsi="Arial" w:cs="Arial"/>
                <w:spacing w:val="-1"/>
                <w:sz w:val="20"/>
                <w:szCs w:val="20"/>
                <w:rPrChange w:id="10610" w:author="Adelino Naquarta Sepalanga Domingos" w:date="2025-03-05T09:28:00Z" w16du:dateUtc="2025-03-05T08:28:00Z">
                  <w:rPr>
                    <w:rFonts w:ascii="Times New Roman" w:eastAsia="Times New Roman" w:hAnsi="Times New Roman"/>
                    <w:spacing w:val="-1"/>
                  </w:rPr>
                </w:rPrChange>
              </w:rPr>
            </w:pPr>
          </w:p>
          <w:p w14:paraId="09F5673A" w14:textId="77777777" w:rsidR="003F3EDE" w:rsidRPr="00FB0B06" w:rsidRDefault="003F3EDE" w:rsidP="0025185C">
            <w:pPr>
              <w:rPr>
                <w:rFonts w:ascii="Arial" w:eastAsia="Times New Roman" w:hAnsi="Arial" w:cs="Arial"/>
                <w:spacing w:val="-1"/>
                <w:sz w:val="20"/>
                <w:szCs w:val="20"/>
                <w:rPrChange w:id="10611" w:author="Adelino Naquarta Sepalanga Domingos" w:date="2025-03-05T09:28:00Z" w16du:dateUtc="2025-03-05T08:28:00Z">
                  <w:rPr>
                    <w:rFonts w:ascii="Times New Roman" w:eastAsia="Times New Roman" w:hAnsi="Times New Roman"/>
                    <w:spacing w:val="-1"/>
                  </w:rPr>
                </w:rPrChange>
              </w:rPr>
            </w:pPr>
          </w:p>
          <w:p w14:paraId="2685C2CF" w14:textId="77777777" w:rsidR="003F3EDE" w:rsidRPr="00FB0B06" w:rsidRDefault="003F3EDE" w:rsidP="0025185C">
            <w:pPr>
              <w:rPr>
                <w:rFonts w:ascii="Arial" w:eastAsia="Times New Roman" w:hAnsi="Arial" w:cs="Arial"/>
                <w:spacing w:val="-1"/>
                <w:sz w:val="20"/>
                <w:szCs w:val="20"/>
                <w:rPrChange w:id="10612" w:author="Adelino Naquarta Sepalanga Domingos" w:date="2025-03-05T09:28:00Z" w16du:dateUtc="2025-03-05T08:28:00Z">
                  <w:rPr>
                    <w:rFonts w:ascii="Times New Roman" w:eastAsia="Times New Roman" w:hAnsi="Times New Roman"/>
                    <w:spacing w:val="-1"/>
                  </w:rPr>
                </w:rPrChange>
              </w:rPr>
            </w:pPr>
          </w:p>
          <w:p w14:paraId="748F5584" w14:textId="77777777" w:rsidR="003F3EDE" w:rsidRPr="00FB0B06" w:rsidRDefault="003F3EDE" w:rsidP="0025185C">
            <w:pPr>
              <w:rPr>
                <w:rFonts w:ascii="Arial" w:eastAsia="Times New Roman" w:hAnsi="Arial" w:cs="Arial"/>
                <w:spacing w:val="-1"/>
                <w:sz w:val="20"/>
                <w:szCs w:val="20"/>
                <w:rPrChange w:id="10613" w:author="Adelino Naquarta Sepalanga Domingos" w:date="2025-03-05T09:28:00Z" w16du:dateUtc="2025-03-05T08:28:00Z">
                  <w:rPr>
                    <w:rFonts w:ascii="Times New Roman" w:eastAsia="Times New Roman" w:hAnsi="Times New Roman"/>
                    <w:spacing w:val="-1"/>
                  </w:rPr>
                </w:rPrChange>
              </w:rPr>
            </w:pPr>
          </w:p>
          <w:p w14:paraId="39D08C62" w14:textId="77777777" w:rsidR="003F3EDE" w:rsidRPr="00FB0B06" w:rsidRDefault="003F3EDE" w:rsidP="0025185C">
            <w:pPr>
              <w:rPr>
                <w:rFonts w:ascii="Arial" w:eastAsia="Times New Roman" w:hAnsi="Arial" w:cs="Arial"/>
                <w:spacing w:val="-1"/>
                <w:sz w:val="20"/>
                <w:szCs w:val="20"/>
                <w:rPrChange w:id="1061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15" w:author="Adelino Naquarta Sepalanga Domingos" w:date="2025-03-05T09:28:00Z" w16du:dateUtc="2025-03-05T08:28:00Z">
                  <w:rPr>
                    <w:rFonts w:ascii="Times New Roman" w:eastAsia="Times New Roman" w:hAnsi="Times New Roman"/>
                    <w:spacing w:val="-1"/>
                  </w:rPr>
                </w:rPrChange>
              </w:rPr>
              <w:t>Percentagem da taxa de imposto (</w:t>
            </w:r>
            <w:proofErr w:type="spellStart"/>
            <w:r w:rsidRPr="00FB0B06">
              <w:rPr>
                <w:rFonts w:ascii="Arial" w:eastAsia="Times New Roman" w:hAnsi="Arial" w:cs="Arial"/>
                <w:spacing w:val="-1"/>
                <w:sz w:val="20"/>
                <w:szCs w:val="20"/>
                <w:rPrChange w:id="10616" w:author="Adelino Naquarta Sepalanga Domingos" w:date="2025-03-05T09:28:00Z" w16du:dateUtc="2025-03-05T08:28:00Z">
                  <w:rPr>
                    <w:rFonts w:ascii="Times New Roman" w:eastAsia="Times New Roman" w:hAnsi="Times New Roman"/>
                    <w:spacing w:val="-1"/>
                  </w:rPr>
                </w:rPrChange>
              </w:rPr>
              <w:t>TaxPercentage</w:t>
            </w:r>
            <w:proofErr w:type="spellEnd"/>
            <w:r w:rsidRPr="00FB0B06">
              <w:rPr>
                <w:rFonts w:ascii="Arial" w:eastAsia="Times New Roman" w:hAnsi="Arial" w:cs="Arial"/>
                <w:spacing w:val="-1"/>
                <w:sz w:val="20"/>
                <w:szCs w:val="20"/>
                <w:rPrChange w:id="10617"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A666F1" w14:textId="77777777" w:rsidR="003F3EDE" w:rsidRPr="00FB0B06" w:rsidRDefault="003F3EDE" w:rsidP="0025185C">
            <w:pPr>
              <w:rPr>
                <w:rFonts w:ascii="Arial" w:eastAsia="Times New Roman" w:hAnsi="Arial" w:cs="Arial"/>
                <w:spacing w:val="-1"/>
                <w:sz w:val="20"/>
                <w:szCs w:val="20"/>
                <w:rPrChange w:id="1061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19" w:author="Adelino Naquarta Sepalanga Domingos" w:date="2025-03-05T09:28:00Z" w16du:dateUtc="2025-03-05T08:28:00Z">
                  <w:rPr>
                    <w:rFonts w:ascii="Times New Roman" w:eastAsia="Times New Roman" w:hAnsi="Times New Roman"/>
                    <w:spacing w:val="-1"/>
                  </w:rPr>
                </w:rPrChange>
              </w:rPr>
              <w:t>O preenchimento é obrigatório, no caso de se tratar de uma percentagem de imposto.</w:t>
            </w:r>
          </w:p>
          <w:p w14:paraId="5AC7EF23" w14:textId="77777777" w:rsidR="003F3EDE" w:rsidRPr="00FB0B06" w:rsidRDefault="003F3EDE" w:rsidP="0025185C">
            <w:pPr>
              <w:rPr>
                <w:rFonts w:ascii="Arial" w:eastAsia="Times New Roman" w:hAnsi="Arial" w:cs="Arial"/>
                <w:spacing w:val="-1"/>
                <w:sz w:val="20"/>
                <w:szCs w:val="20"/>
                <w:rPrChange w:id="1062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21" w:author="Adelino Naquarta Sepalanga Domingos" w:date="2025-03-05T09:28:00Z" w16du:dateUtc="2025-03-05T08:28:00Z">
                  <w:rPr>
                    <w:rFonts w:ascii="Times New Roman" w:eastAsia="Times New Roman" w:hAnsi="Times New Roman"/>
                    <w:spacing w:val="-1"/>
                  </w:rPr>
                </w:rPrChange>
              </w:rPr>
              <w:t>A percentagem da taxa é correspondente ao imposto aplicável ao campo 4.4.4.14.4.</w:t>
            </w:r>
          </w:p>
          <w:p w14:paraId="432DE569" w14:textId="77777777" w:rsidR="003F3EDE" w:rsidRPr="00FB0B06" w:rsidRDefault="003F3EDE" w:rsidP="0025185C">
            <w:pPr>
              <w:rPr>
                <w:rFonts w:ascii="Arial" w:eastAsia="Times New Roman" w:hAnsi="Arial" w:cs="Arial"/>
                <w:spacing w:val="-1"/>
                <w:sz w:val="20"/>
                <w:szCs w:val="20"/>
                <w:rPrChange w:id="1062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23" w:author="Adelino Naquarta Sepalanga Domingos" w:date="2025-03-05T09:28:00Z" w16du:dateUtc="2025-03-05T08:28:00Z">
                  <w:rPr>
                    <w:rFonts w:ascii="Times New Roman" w:eastAsia="Times New Roman" w:hAnsi="Times New Roman"/>
                    <w:spacing w:val="-1"/>
                  </w:rPr>
                </w:rPrChange>
              </w:rPr>
              <w:t>-Valor a débito (</w:t>
            </w:r>
            <w:proofErr w:type="spellStart"/>
            <w:r w:rsidRPr="00FB0B06">
              <w:rPr>
                <w:rFonts w:ascii="Arial" w:eastAsia="Times New Roman" w:hAnsi="Arial" w:cs="Arial"/>
                <w:spacing w:val="-1"/>
                <w:sz w:val="20"/>
                <w:szCs w:val="20"/>
                <w:rPrChange w:id="10624" w:author="Adelino Naquarta Sepalanga Domingos" w:date="2025-03-05T09:28:00Z" w16du:dateUtc="2025-03-05T08:28:00Z">
                  <w:rPr>
                    <w:rFonts w:ascii="Times New Roman" w:eastAsia="Times New Roman" w:hAnsi="Times New Roman"/>
                    <w:spacing w:val="-1"/>
                  </w:rPr>
                </w:rPrChange>
              </w:rPr>
              <w:t>DebitAmount</w:t>
            </w:r>
            <w:proofErr w:type="spellEnd"/>
            <w:r w:rsidRPr="00FB0B06">
              <w:rPr>
                <w:rFonts w:ascii="Arial" w:eastAsia="Times New Roman" w:hAnsi="Arial" w:cs="Arial"/>
                <w:spacing w:val="-1"/>
                <w:sz w:val="20"/>
                <w:szCs w:val="20"/>
                <w:rPrChange w:id="10625" w:author="Adelino Naquarta Sepalanga Domingos" w:date="2025-03-05T09:28:00Z" w16du:dateUtc="2025-03-05T08:28:00Z">
                  <w:rPr>
                    <w:rFonts w:ascii="Times New Roman" w:eastAsia="Times New Roman" w:hAnsi="Times New Roman"/>
                    <w:spacing w:val="-1"/>
                  </w:rPr>
                </w:rPrChange>
              </w:rPr>
              <w:t>) ou ao campo 4.4.4.14.5. - Valor a crédito (</w:t>
            </w:r>
            <w:proofErr w:type="spellStart"/>
            <w:r w:rsidRPr="00FB0B06">
              <w:rPr>
                <w:rFonts w:ascii="Arial" w:eastAsia="Times New Roman" w:hAnsi="Arial" w:cs="Arial"/>
                <w:spacing w:val="-1"/>
                <w:sz w:val="20"/>
                <w:szCs w:val="20"/>
                <w:rPrChange w:id="10626" w:author="Adelino Naquarta Sepalanga Domingos" w:date="2025-03-05T09:28:00Z" w16du:dateUtc="2025-03-05T08:28:00Z">
                  <w:rPr>
                    <w:rFonts w:ascii="Times New Roman" w:eastAsia="Times New Roman" w:hAnsi="Times New Roman"/>
                    <w:spacing w:val="-1"/>
                  </w:rPr>
                </w:rPrChange>
              </w:rPr>
              <w:t>CreditAmount</w:t>
            </w:r>
            <w:proofErr w:type="spellEnd"/>
            <w:r w:rsidRPr="00FB0B06">
              <w:rPr>
                <w:rFonts w:ascii="Arial" w:eastAsia="Times New Roman" w:hAnsi="Arial" w:cs="Arial"/>
                <w:spacing w:val="-1"/>
                <w:sz w:val="20"/>
                <w:szCs w:val="20"/>
                <w:rPrChange w:id="10627" w:author="Adelino Naquarta Sepalanga Domingos" w:date="2025-03-05T09:28:00Z" w16du:dateUtc="2025-03-05T08:28:00Z">
                  <w:rPr>
                    <w:rFonts w:ascii="Times New Roman" w:eastAsia="Times New Roman" w:hAnsi="Times New Roman"/>
                    <w:spacing w:val="-1"/>
                  </w:rPr>
                </w:rPrChange>
              </w:rPr>
              <w:t>).</w:t>
            </w:r>
          </w:p>
          <w:p w14:paraId="52C6C2DD" w14:textId="77777777" w:rsidR="003F3EDE" w:rsidRPr="00FB0B06" w:rsidRDefault="003F3EDE" w:rsidP="0025185C">
            <w:pPr>
              <w:rPr>
                <w:rFonts w:ascii="Arial" w:eastAsia="Times New Roman" w:hAnsi="Arial" w:cs="Arial"/>
                <w:spacing w:val="-1"/>
                <w:sz w:val="20"/>
                <w:szCs w:val="20"/>
                <w:rPrChange w:id="1062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29" w:author="Adelino Naquarta Sepalanga Domingos" w:date="2025-03-05T09:28:00Z" w16du:dateUtc="2025-03-05T08:28:00Z">
                  <w:rPr>
                    <w:rFonts w:ascii="Times New Roman" w:eastAsia="Times New Roman" w:hAnsi="Times New Roman"/>
                    <w:spacing w:val="-1"/>
                  </w:rPr>
                </w:rPrChange>
              </w:rPr>
              <w:t>No caso de isenção ou não sujeição a imposto, utilizar este campo com o valor “0” (zero).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2E6A55" w14:textId="77777777" w:rsidR="003F3EDE" w:rsidRPr="00FB0B06" w:rsidRDefault="003F3EDE" w:rsidP="0025185C">
            <w:pPr>
              <w:jc w:val="center"/>
              <w:rPr>
                <w:rFonts w:ascii="Arial" w:eastAsia="Times New Roman" w:hAnsi="Arial" w:cs="Arial"/>
                <w:spacing w:val="-1"/>
                <w:sz w:val="20"/>
                <w:szCs w:val="20"/>
                <w:rPrChange w:id="10630" w:author="Adelino Naquarta Sepalanga Domingos" w:date="2025-03-05T09:28:00Z" w16du:dateUtc="2025-03-05T08:28:00Z">
                  <w:rPr>
                    <w:rFonts w:ascii="Times New Roman" w:eastAsia="Times New Roman" w:hAnsi="Times New Roman"/>
                    <w:spacing w:val="-1"/>
                  </w:rPr>
                </w:rPrChange>
              </w:rPr>
            </w:pPr>
          </w:p>
          <w:p w14:paraId="45B214BF" w14:textId="77777777" w:rsidR="003F3EDE" w:rsidRPr="00FB0B06" w:rsidRDefault="003F3EDE" w:rsidP="0025185C">
            <w:pPr>
              <w:jc w:val="center"/>
              <w:rPr>
                <w:rFonts w:ascii="Arial" w:eastAsia="Times New Roman" w:hAnsi="Arial" w:cs="Arial"/>
                <w:spacing w:val="-1"/>
                <w:sz w:val="20"/>
                <w:szCs w:val="20"/>
                <w:rPrChange w:id="10631" w:author="Adelino Naquarta Sepalanga Domingos" w:date="2025-03-05T09:28:00Z" w16du:dateUtc="2025-03-05T08:28:00Z">
                  <w:rPr>
                    <w:rFonts w:ascii="Times New Roman" w:eastAsia="Times New Roman" w:hAnsi="Times New Roman"/>
                    <w:spacing w:val="-1"/>
                  </w:rPr>
                </w:rPrChange>
              </w:rPr>
            </w:pPr>
          </w:p>
          <w:p w14:paraId="5BD2C35E" w14:textId="77777777" w:rsidR="003F3EDE" w:rsidRPr="00FB0B06" w:rsidRDefault="003F3EDE" w:rsidP="0025185C">
            <w:pPr>
              <w:jc w:val="center"/>
              <w:rPr>
                <w:rFonts w:ascii="Arial" w:eastAsia="Times New Roman" w:hAnsi="Arial" w:cs="Arial"/>
                <w:spacing w:val="-1"/>
                <w:sz w:val="20"/>
                <w:szCs w:val="20"/>
                <w:rPrChange w:id="10632" w:author="Adelino Naquarta Sepalanga Domingos" w:date="2025-03-05T09:28:00Z" w16du:dateUtc="2025-03-05T08:28:00Z">
                  <w:rPr>
                    <w:rFonts w:ascii="Times New Roman" w:eastAsia="Times New Roman" w:hAnsi="Times New Roman"/>
                    <w:spacing w:val="-1"/>
                  </w:rPr>
                </w:rPrChange>
              </w:rPr>
            </w:pPr>
          </w:p>
          <w:p w14:paraId="3F9DE123" w14:textId="77777777" w:rsidR="003F3EDE" w:rsidRPr="00FB0B06" w:rsidRDefault="003F3EDE" w:rsidP="0025185C">
            <w:pPr>
              <w:jc w:val="center"/>
              <w:rPr>
                <w:rFonts w:ascii="Arial" w:eastAsia="Times New Roman" w:hAnsi="Arial" w:cs="Arial"/>
                <w:spacing w:val="-1"/>
                <w:sz w:val="20"/>
                <w:szCs w:val="20"/>
                <w:rPrChange w:id="10633" w:author="Adelino Naquarta Sepalanga Domingos" w:date="2025-03-05T09:28:00Z" w16du:dateUtc="2025-03-05T08:28:00Z">
                  <w:rPr>
                    <w:rFonts w:ascii="Times New Roman" w:eastAsia="Times New Roman" w:hAnsi="Times New Roman"/>
                    <w:spacing w:val="-1"/>
                  </w:rPr>
                </w:rPrChange>
              </w:rPr>
            </w:pPr>
          </w:p>
          <w:p w14:paraId="26D2DC73" w14:textId="77777777" w:rsidR="003F3EDE" w:rsidRPr="00FB0B06" w:rsidRDefault="003F3EDE" w:rsidP="0025185C">
            <w:pPr>
              <w:jc w:val="center"/>
              <w:rPr>
                <w:rFonts w:ascii="Arial" w:eastAsia="Times New Roman" w:hAnsi="Arial" w:cs="Arial"/>
                <w:spacing w:val="-1"/>
                <w:sz w:val="20"/>
                <w:szCs w:val="20"/>
                <w:rPrChange w:id="1063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35" w:author="Adelino Naquarta Sepalanga Domingos" w:date="2025-03-05T09:28:00Z" w16du:dateUtc="2025-03-05T08:28:00Z">
                  <w:rPr>
                    <w:rFonts w:ascii="Times New Roman" w:eastAsia="Times New Roman" w:hAnsi="Times New Roman"/>
                    <w:spacing w:val="-1"/>
                  </w:rPr>
                </w:rPrChange>
              </w:rPr>
              <w:t>Decimal</w:t>
            </w:r>
          </w:p>
        </w:tc>
      </w:tr>
      <w:tr w:rsidR="003F3EDE" w:rsidRPr="00FB0B06" w14:paraId="00AF3BDB"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481D4F" w14:textId="77777777" w:rsidR="003F3EDE" w:rsidRPr="00FB0B06" w:rsidRDefault="003F3EDE" w:rsidP="0025185C">
            <w:pPr>
              <w:jc w:val="center"/>
              <w:rPr>
                <w:rFonts w:ascii="Arial" w:eastAsia="Times New Roman" w:hAnsi="Arial" w:cs="Arial"/>
                <w:spacing w:val="-1"/>
                <w:sz w:val="20"/>
                <w:szCs w:val="20"/>
                <w:rPrChange w:id="10636" w:author="Adelino Naquarta Sepalanga Domingos" w:date="2025-03-05T09:28:00Z" w16du:dateUtc="2025-03-05T08:28:00Z">
                  <w:rPr>
                    <w:rFonts w:ascii="Times New Roman" w:eastAsia="Times New Roman" w:hAnsi="Times New Roman"/>
                    <w:spacing w:val="-1"/>
                  </w:rPr>
                </w:rPrChange>
              </w:rPr>
            </w:pPr>
          </w:p>
          <w:p w14:paraId="2A992A08" w14:textId="77777777" w:rsidR="003F3EDE" w:rsidRPr="00FB0B06" w:rsidRDefault="003F3EDE" w:rsidP="0025185C">
            <w:pPr>
              <w:jc w:val="center"/>
              <w:rPr>
                <w:rFonts w:ascii="Arial" w:eastAsia="Times New Roman" w:hAnsi="Arial" w:cs="Arial"/>
                <w:spacing w:val="-1"/>
                <w:sz w:val="20"/>
                <w:szCs w:val="20"/>
                <w:rPrChange w:id="10637" w:author="Adelino Naquarta Sepalanga Domingos" w:date="2025-03-05T09:28:00Z" w16du:dateUtc="2025-03-05T08:28:00Z">
                  <w:rPr>
                    <w:rFonts w:ascii="Times New Roman" w:eastAsia="Times New Roman" w:hAnsi="Times New Roman"/>
                    <w:spacing w:val="-1"/>
                  </w:rPr>
                </w:rPrChange>
              </w:rPr>
            </w:pPr>
          </w:p>
          <w:p w14:paraId="50EE4694" w14:textId="77777777" w:rsidR="003F3EDE" w:rsidRPr="00FB0B06" w:rsidRDefault="003F3EDE" w:rsidP="0025185C">
            <w:pPr>
              <w:jc w:val="center"/>
              <w:rPr>
                <w:rFonts w:ascii="Arial" w:eastAsia="Times New Roman" w:hAnsi="Arial" w:cs="Arial"/>
                <w:spacing w:val="-1"/>
                <w:sz w:val="20"/>
                <w:szCs w:val="20"/>
                <w:rPrChange w:id="1063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39" w:author="Adelino Naquarta Sepalanga Domingos" w:date="2025-03-05T09:28:00Z" w16du:dateUtc="2025-03-05T08:28:00Z">
                  <w:rPr>
                    <w:rFonts w:ascii="Times New Roman" w:eastAsia="Times New Roman" w:hAnsi="Times New Roman"/>
                    <w:spacing w:val="-1"/>
                  </w:rPr>
                </w:rPrChange>
              </w:rPr>
              <w:t>4.4.4.14.6.5.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0167527" w14:textId="77777777" w:rsidR="003F3EDE" w:rsidRPr="00FB0B06" w:rsidRDefault="003F3EDE" w:rsidP="0025185C">
            <w:pPr>
              <w:jc w:val="center"/>
              <w:rPr>
                <w:rFonts w:ascii="Arial" w:eastAsia="Times New Roman" w:hAnsi="Arial" w:cs="Arial"/>
                <w:spacing w:val="-1"/>
                <w:sz w:val="20"/>
                <w:szCs w:val="20"/>
                <w:rPrChange w:id="10640" w:author="Adelino Naquarta Sepalanga Domingos" w:date="2025-03-05T09:28:00Z" w16du:dateUtc="2025-03-05T08:28:00Z">
                  <w:rPr>
                    <w:rFonts w:ascii="Times New Roman" w:eastAsia="Times New Roman" w:hAnsi="Times New Roman"/>
                    <w:spacing w:val="-1"/>
                  </w:rPr>
                </w:rPrChange>
              </w:rPr>
            </w:pPr>
          </w:p>
          <w:p w14:paraId="58994DC1" w14:textId="77777777" w:rsidR="003F3EDE" w:rsidRPr="00FB0B06" w:rsidRDefault="003F3EDE" w:rsidP="0025185C">
            <w:pPr>
              <w:jc w:val="center"/>
              <w:rPr>
                <w:rFonts w:ascii="Arial" w:eastAsia="Times New Roman" w:hAnsi="Arial" w:cs="Arial"/>
                <w:spacing w:val="-1"/>
                <w:sz w:val="20"/>
                <w:szCs w:val="20"/>
                <w:rPrChange w:id="10641" w:author="Adelino Naquarta Sepalanga Domingos" w:date="2025-03-05T09:28:00Z" w16du:dateUtc="2025-03-05T08:28:00Z">
                  <w:rPr>
                    <w:rFonts w:ascii="Times New Roman" w:eastAsia="Times New Roman" w:hAnsi="Times New Roman"/>
                    <w:spacing w:val="-1"/>
                  </w:rPr>
                </w:rPrChange>
              </w:rPr>
            </w:pPr>
          </w:p>
          <w:p w14:paraId="0C48D73C" w14:textId="77777777" w:rsidR="003F3EDE" w:rsidRPr="00FB0B06" w:rsidRDefault="003F3EDE" w:rsidP="0025185C">
            <w:pPr>
              <w:jc w:val="center"/>
              <w:rPr>
                <w:rFonts w:ascii="Arial" w:eastAsia="Times New Roman" w:hAnsi="Arial" w:cs="Arial"/>
                <w:spacing w:val="-1"/>
                <w:sz w:val="20"/>
                <w:szCs w:val="20"/>
                <w:rPrChange w:id="1064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43"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75BE69" w14:textId="77777777" w:rsidR="003F3EDE" w:rsidRPr="00FB0B06" w:rsidRDefault="003F3EDE" w:rsidP="0025185C">
            <w:pPr>
              <w:rPr>
                <w:rFonts w:ascii="Arial" w:eastAsia="Times New Roman" w:hAnsi="Arial" w:cs="Arial"/>
                <w:spacing w:val="-1"/>
                <w:sz w:val="20"/>
                <w:szCs w:val="20"/>
                <w:rPrChange w:id="10644" w:author="Adelino Naquarta Sepalanga Domingos" w:date="2025-03-05T09:28:00Z" w16du:dateUtc="2025-03-05T08:28:00Z">
                  <w:rPr>
                    <w:rFonts w:ascii="Times New Roman" w:eastAsia="Times New Roman" w:hAnsi="Times New Roman"/>
                    <w:spacing w:val="-1"/>
                  </w:rPr>
                </w:rPrChange>
              </w:rPr>
            </w:pPr>
          </w:p>
          <w:p w14:paraId="7D16A306" w14:textId="77777777" w:rsidR="003F3EDE" w:rsidRPr="00FB0B06" w:rsidRDefault="003F3EDE" w:rsidP="0025185C">
            <w:pPr>
              <w:rPr>
                <w:rFonts w:ascii="Arial" w:eastAsia="Times New Roman" w:hAnsi="Arial" w:cs="Arial"/>
                <w:spacing w:val="-1"/>
                <w:sz w:val="20"/>
                <w:szCs w:val="20"/>
                <w:rPrChange w:id="10645" w:author="Adelino Naquarta Sepalanga Domingos" w:date="2025-03-05T09:28:00Z" w16du:dateUtc="2025-03-05T08:28:00Z">
                  <w:rPr>
                    <w:rFonts w:ascii="Times New Roman" w:eastAsia="Times New Roman" w:hAnsi="Times New Roman"/>
                    <w:spacing w:val="-1"/>
                  </w:rPr>
                </w:rPrChange>
              </w:rPr>
            </w:pPr>
          </w:p>
          <w:p w14:paraId="6879180F" w14:textId="77777777" w:rsidR="003F3EDE" w:rsidRPr="00FB0B06" w:rsidRDefault="003F3EDE" w:rsidP="0025185C">
            <w:pPr>
              <w:rPr>
                <w:rFonts w:ascii="Arial" w:eastAsia="Times New Roman" w:hAnsi="Arial" w:cs="Arial"/>
                <w:spacing w:val="-1"/>
                <w:sz w:val="20"/>
                <w:szCs w:val="20"/>
                <w:rPrChange w:id="1064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47" w:author="Adelino Naquarta Sepalanga Domingos" w:date="2025-03-05T09:28:00Z" w16du:dateUtc="2025-03-05T08:28:00Z">
                  <w:rPr>
                    <w:rFonts w:ascii="Times New Roman" w:eastAsia="Times New Roman" w:hAnsi="Times New Roman"/>
                    <w:spacing w:val="-1"/>
                  </w:rPr>
                </w:rPrChange>
              </w:rPr>
              <w:t>Montante do imposto (</w:t>
            </w:r>
            <w:proofErr w:type="spellStart"/>
            <w:r w:rsidRPr="00FB0B06">
              <w:rPr>
                <w:rFonts w:ascii="Arial" w:eastAsia="Times New Roman" w:hAnsi="Arial" w:cs="Arial"/>
                <w:spacing w:val="-1"/>
                <w:sz w:val="20"/>
                <w:szCs w:val="20"/>
                <w:rPrChange w:id="10648" w:author="Adelino Naquarta Sepalanga Domingos" w:date="2025-03-05T09:28:00Z" w16du:dateUtc="2025-03-05T08:28:00Z">
                  <w:rPr>
                    <w:rFonts w:ascii="Times New Roman" w:eastAsia="Times New Roman" w:hAnsi="Times New Roman"/>
                    <w:spacing w:val="-1"/>
                  </w:rPr>
                </w:rPrChange>
              </w:rPr>
              <w:t>TaxAmount</w:t>
            </w:r>
            <w:proofErr w:type="spellEnd"/>
            <w:r w:rsidRPr="00FB0B06">
              <w:rPr>
                <w:rFonts w:ascii="Arial" w:eastAsia="Times New Roman" w:hAnsi="Arial" w:cs="Arial"/>
                <w:spacing w:val="-1"/>
                <w:sz w:val="20"/>
                <w:szCs w:val="20"/>
                <w:rPrChange w:id="10649"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89CF376" w14:textId="77777777" w:rsidR="003F3EDE" w:rsidRPr="00FB0B06" w:rsidRDefault="003F3EDE" w:rsidP="0025185C">
            <w:pPr>
              <w:rPr>
                <w:rFonts w:ascii="Arial" w:eastAsia="Times New Roman" w:hAnsi="Arial" w:cs="Arial"/>
                <w:spacing w:val="-1"/>
                <w:sz w:val="20"/>
                <w:szCs w:val="20"/>
                <w:rPrChange w:id="1065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51" w:author="Adelino Naquarta Sepalanga Domingos" w:date="2025-03-05T09:28:00Z" w16du:dateUtc="2025-03-05T08:28:00Z">
                  <w:rPr>
                    <w:rFonts w:ascii="Times New Roman" w:eastAsia="Times New Roman" w:hAnsi="Times New Roman"/>
                    <w:spacing w:val="-1"/>
                  </w:rPr>
                </w:rPrChange>
              </w:rPr>
              <w:t>O preenchimento é obrigatório, no caso de se tratar de uma verba fixa unitária de imposto de selo.</w:t>
            </w:r>
          </w:p>
          <w:p w14:paraId="08349A96" w14:textId="77777777" w:rsidR="003F3EDE" w:rsidRPr="00FB0B06" w:rsidRDefault="003F3EDE" w:rsidP="0025185C">
            <w:pPr>
              <w:rPr>
                <w:rFonts w:ascii="Arial" w:eastAsia="Times New Roman" w:hAnsi="Arial" w:cs="Arial"/>
                <w:spacing w:val="-1"/>
                <w:sz w:val="20"/>
                <w:szCs w:val="20"/>
                <w:rPrChange w:id="1065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53" w:author="Adelino Naquarta Sepalanga Domingos" w:date="2025-03-05T09:28:00Z" w16du:dateUtc="2025-03-05T08:28:00Z">
                  <w:rPr>
                    <w:rFonts w:ascii="Times New Roman" w:eastAsia="Times New Roman" w:hAnsi="Times New Roman"/>
                    <w:spacing w:val="-1"/>
                  </w:rPr>
                </w:rPrChange>
              </w:rPr>
              <w:t>Este valor, multiplicado pela quantidade (</w:t>
            </w:r>
            <w:proofErr w:type="spellStart"/>
            <w:r w:rsidRPr="00FB0B06">
              <w:rPr>
                <w:rFonts w:ascii="Arial" w:eastAsia="Times New Roman" w:hAnsi="Arial" w:cs="Arial"/>
                <w:spacing w:val="-1"/>
                <w:sz w:val="20"/>
                <w:szCs w:val="20"/>
                <w:rPrChange w:id="10654" w:author="Adelino Naquarta Sepalanga Domingos" w:date="2025-03-05T09:28:00Z" w16du:dateUtc="2025-03-05T08:28:00Z">
                  <w:rPr>
                    <w:rFonts w:ascii="Times New Roman" w:eastAsia="Times New Roman" w:hAnsi="Times New Roman"/>
                    <w:spacing w:val="-1"/>
                  </w:rPr>
                </w:rPrChange>
              </w:rPr>
              <w:t>Quantity</w:t>
            </w:r>
            <w:proofErr w:type="spellEnd"/>
            <w:r w:rsidRPr="00FB0B06">
              <w:rPr>
                <w:rFonts w:ascii="Arial" w:eastAsia="Times New Roman" w:hAnsi="Arial" w:cs="Arial"/>
                <w:spacing w:val="-1"/>
                <w:sz w:val="20"/>
                <w:szCs w:val="20"/>
                <w:rPrChange w:id="10655" w:author="Adelino Naquarta Sepalanga Domingos" w:date="2025-03-05T09:28:00Z" w16du:dateUtc="2025-03-05T08:28:00Z">
                  <w:rPr>
                    <w:rFonts w:ascii="Times New Roman" w:eastAsia="Times New Roman" w:hAnsi="Times New Roman"/>
                    <w:spacing w:val="-1"/>
                  </w:rPr>
                </w:rPrChange>
              </w:rPr>
              <w:t>) concorre para o valor de imposto a pagar (</w:t>
            </w:r>
            <w:proofErr w:type="spellStart"/>
            <w:r w:rsidRPr="00FB0B06">
              <w:rPr>
                <w:rFonts w:ascii="Arial" w:eastAsia="Times New Roman" w:hAnsi="Arial" w:cs="Arial"/>
                <w:spacing w:val="-1"/>
                <w:sz w:val="20"/>
                <w:szCs w:val="20"/>
                <w:rPrChange w:id="10656" w:author="Adelino Naquarta Sepalanga Domingos" w:date="2025-03-05T09:28:00Z" w16du:dateUtc="2025-03-05T08:28:00Z">
                  <w:rPr>
                    <w:rFonts w:ascii="Times New Roman" w:eastAsia="Times New Roman" w:hAnsi="Times New Roman"/>
                    <w:spacing w:val="-1"/>
                  </w:rPr>
                </w:rPrChange>
              </w:rPr>
              <w:t>TaxPayable</w:t>
            </w:r>
            <w:proofErr w:type="spellEnd"/>
            <w:r w:rsidRPr="00FB0B06">
              <w:rPr>
                <w:rFonts w:ascii="Arial" w:eastAsia="Times New Roman" w:hAnsi="Arial" w:cs="Arial"/>
                <w:spacing w:val="-1"/>
                <w:sz w:val="20"/>
                <w:szCs w:val="20"/>
                <w:rPrChange w:id="10657" w:author="Adelino Naquarta Sepalanga Domingos" w:date="2025-03-05T09:28:00Z" w16du:dateUtc="2025-03-05T08:28:00Z">
                  <w:rPr>
                    <w:rFonts w:ascii="Times New Roman" w:eastAsia="Times New Roman" w:hAnsi="Times New Roman"/>
                    <w:spacing w:val="-1"/>
                  </w:rPr>
                </w:rPrChange>
              </w:rPr>
              <w:t>).</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51B201E" w14:textId="77777777" w:rsidR="003F3EDE" w:rsidRPr="00FB0B06" w:rsidRDefault="003F3EDE" w:rsidP="0025185C">
            <w:pPr>
              <w:jc w:val="center"/>
              <w:rPr>
                <w:rFonts w:ascii="Arial" w:eastAsia="Times New Roman" w:hAnsi="Arial" w:cs="Arial"/>
                <w:spacing w:val="-1"/>
                <w:sz w:val="20"/>
                <w:szCs w:val="20"/>
                <w:rPrChange w:id="10658" w:author="Adelino Naquarta Sepalanga Domingos" w:date="2025-03-05T09:28:00Z" w16du:dateUtc="2025-03-05T08:28:00Z">
                  <w:rPr>
                    <w:rFonts w:ascii="Times New Roman" w:eastAsia="Times New Roman" w:hAnsi="Times New Roman"/>
                    <w:spacing w:val="-1"/>
                  </w:rPr>
                </w:rPrChange>
              </w:rPr>
            </w:pPr>
          </w:p>
          <w:p w14:paraId="5CABFE81" w14:textId="77777777" w:rsidR="003F3EDE" w:rsidRPr="00FB0B06" w:rsidRDefault="003F3EDE" w:rsidP="0025185C">
            <w:pPr>
              <w:jc w:val="center"/>
              <w:rPr>
                <w:rFonts w:ascii="Arial" w:eastAsia="Times New Roman" w:hAnsi="Arial" w:cs="Arial"/>
                <w:spacing w:val="-1"/>
                <w:sz w:val="20"/>
                <w:szCs w:val="20"/>
                <w:rPrChange w:id="10659" w:author="Adelino Naquarta Sepalanga Domingos" w:date="2025-03-05T09:28:00Z" w16du:dateUtc="2025-03-05T08:28:00Z">
                  <w:rPr>
                    <w:rFonts w:ascii="Times New Roman" w:eastAsia="Times New Roman" w:hAnsi="Times New Roman"/>
                    <w:spacing w:val="-1"/>
                  </w:rPr>
                </w:rPrChange>
              </w:rPr>
            </w:pPr>
          </w:p>
          <w:p w14:paraId="4D4F9260" w14:textId="77777777" w:rsidR="003F3EDE" w:rsidRPr="00FB0B06" w:rsidRDefault="003F3EDE" w:rsidP="0025185C">
            <w:pPr>
              <w:jc w:val="center"/>
              <w:rPr>
                <w:rFonts w:ascii="Arial" w:eastAsia="Times New Roman" w:hAnsi="Arial" w:cs="Arial"/>
                <w:spacing w:val="-1"/>
                <w:sz w:val="20"/>
                <w:szCs w:val="20"/>
                <w:rPrChange w:id="1066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61"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033E7940"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97DEE7" w14:textId="77777777" w:rsidR="003F3EDE" w:rsidRPr="00FB0B06" w:rsidRDefault="003F3EDE" w:rsidP="0025185C">
            <w:pPr>
              <w:jc w:val="center"/>
              <w:rPr>
                <w:rFonts w:ascii="Arial" w:eastAsia="Times New Roman" w:hAnsi="Arial" w:cs="Arial"/>
                <w:spacing w:val="-1"/>
                <w:sz w:val="20"/>
                <w:szCs w:val="20"/>
                <w:rPrChange w:id="10662" w:author="Adelino Naquarta Sepalanga Domingos" w:date="2025-03-05T09:28:00Z" w16du:dateUtc="2025-03-05T08:28:00Z">
                  <w:rPr>
                    <w:rFonts w:ascii="Times New Roman" w:eastAsia="Times New Roman" w:hAnsi="Times New Roman"/>
                    <w:spacing w:val="-1"/>
                  </w:rPr>
                </w:rPrChange>
              </w:rPr>
            </w:pPr>
          </w:p>
          <w:p w14:paraId="264F336A" w14:textId="77777777" w:rsidR="003F3EDE" w:rsidRPr="00FB0B06" w:rsidRDefault="003F3EDE" w:rsidP="0025185C">
            <w:pPr>
              <w:jc w:val="center"/>
              <w:rPr>
                <w:rFonts w:ascii="Arial" w:eastAsia="Times New Roman" w:hAnsi="Arial" w:cs="Arial"/>
                <w:spacing w:val="-1"/>
                <w:sz w:val="20"/>
                <w:szCs w:val="20"/>
                <w:rPrChange w:id="10663" w:author="Adelino Naquarta Sepalanga Domingos" w:date="2025-03-05T09:28:00Z" w16du:dateUtc="2025-03-05T08:28:00Z">
                  <w:rPr>
                    <w:rFonts w:ascii="Times New Roman" w:eastAsia="Times New Roman" w:hAnsi="Times New Roman"/>
                    <w:spacing w:val="-1"/>
                  </w:rPr>
                </w:rPrChange>
              </w:rPr>
            </w:pPr>
          </w:p>
          <w:p w14:paraId="4774333D" w14:textId="77777777" w:rsidR="003F3EDE" w:rsidRPr="00FB0B06" w:rsidRDefault="003F3EDE" w:rsidP="0025185C">
            <w:pPr>
              <w:jc w:val="center"/>
              <w:rPr>
                <w:rFonts w:ascii="Arial" w:eastAsia="Times New Roman" w:hAnsi="Arial" w:cs="Arial"/>
                <w:spacing w:val="-1"/>
                <w:sz w:val="20"/>
                <w:szCs w:val="20"/>
                <w:rPrChange w:id="10664" w:author="Adelino Naquarta Sepalanga Domingos" w:date="2025-03-05T09:28:00Z" w16du:dateUtc="2025-03-05T08:28:00Z">
                  <w:rPr>
                    <w:rFonts w:ascii="Times New Roman" w:eastAsia="Times New Roman" w:hAnsi="Times New Roman"/>
                    <w:spacing w:val="-1"/>
                  </w:rPr>
                </w:rPrChange>
              </w:rPr>
            </w:pPr>
          </w:p>
          <w:p w14:paraId="4FDE7ACF" w14:textId="77777777" w:rsidR="003F3EDE" w:rsidRPr="00FB0B06" w:rsidRDefault="003F3EDE" w:rsidP="0025185C">
            <w:pPr>
              <w:jc w:val="center"/>
              <w:rPr>
                <w:rFonts w:ascii="Arial" w:eastAsia="Times New Roman" w:hAnsi="Arial" w:cs="Arial"/>
                <w:spacing w:val="-1"/>
                <w:sz w:val="20"/>
                <w:szCs w:val="20"/>
                <w:rPrChange w:id="1066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66" w:author="Adelino Naquarta Sepalanga Domingos" w:date="2025-03-05T09:28:00Z" w16du:dateUtc="2025-03-05T08:28:00Z">
                  <w:rPr>
                    <w:rFonts w:ascii="Times New Roman" w:eastAsia="Times New Roman" w:hAnsi="Times New Roman"/>
                    <w:spacing w:val="-1"/>
                  </w:rPr>
                </w:rPrChange>
              </w:rPr>
              <w:t>4.4.4.14.7.</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51A3443" w14:textId="77777777" w:rsidR="003F3EDE" w:rsidRPr="00FB0B06" w:rsidRDefault="003F3EDE" w:rsidP="0025185C">
            <w:pPr>
              <w:jc w:val="center"/>
              <w:rPr>
                <w:rFonts w:ascii="Arial" w:eastAsia="Times New Roman" w:hAnsi="Arial" w:cs="Arial"/>
                <w:spacing w:val="-1"/>
                <w:sz w:val="20"/>
                <w:szCs w:val="20"/>
                <w:rPrChange w:id="10667" w:author="Adelino Naquarta Sepalanga Domingos" w:date="2025-03-05T09:28:00Z" w16du:dateUtc="2025-03-05T08:28:00Z">
                  <w:rPr>
                    <w:rFonts w:ascii="Times New Roman" w:eastAsia="Times New Roman" w:hAnsi="Times New Roman"/>
                    <w:spacing w:val="-1"/>
                  </w:rPr>
                </w:rPrChange>
              </w:rPr>
            </w:pPr>
          </w:p>
          <w:p w14:paraId="7953B8BE" w14:textId="77777777" w:rsidR="003F3EDE" w:rsidRPr="00FB0B06" w:rsidRDefault="003F3EDE" w:rsidP="0025185C">
            <w:pPr>
              <w:jc w:val="center"/>
              <w:rPr>
                <w:rFonts w:ascii="Arial" w:eastAsia="Times New Roman" w:hAnsi="Arial" w:cs="Arial"/>
                <w:spacing w:val="-1"/>
                <w:sz w:val="20"/>
                <w:szCs w:val="20"/>
                <w:rPrChange w:id="10668" w:author="Adelino Naquarta Sepalanga Domingos" w:date="2025-03-05T09:28:00Z" w16du:dateUtc="2025-03-05T08:28:00Z">
                  <w:rPr>
                    <w:rFonts w:ascii="Times New Roman" w:eastAsia="Times New Roman" w:hAnsi="Times New Roman"/>
                    <w:spacing w:val="-1"/>
                  </w:rPr>
                </w:rPrChange>
              </w:rPr>
            </w:pPr>
          </w:p>
          <w:p w14:paraId="1BE33907" w14:textId="77777777" w:rsidR="003F3EDE" w:rsidRPr="00FB0B06" w:rsidRDefault="003F3EDE" w:rsidP="0025185C">
            <w:pPr>
              <w:jc w:val="center"/>
              <w:rPr>
                <w:rFonts w:ascii="Arial" w:eastAsia="Times New Roman" w:hAnsi="Arial" w:cs="Arial"/>
                <w:spacing w:val="-1"/>
                <w:sz w:val="20"/>
                <w:szCs w:val="20"/>
                <w:rPrChange w:id="10669" w:author="Adelino Naquarta Sepalanga Domingos" w:date="2025-03-05T09:28:00Z" w16du:dateUtc="2025-03-05T08:28:00Z">
                  <w:rPr>
                    <w:rFonts w:ascii="Times New Roman" w:eastAsia="Times New Roman" w:hAnsi="Times New Roman"/>
                    <w:spacing w:val="-1"/>
                  </w:rPr>
                </w:rPrChange>
              </w:rPr>
            </w:pPr>
          </w:p>
          <w:p w14:paraId="770F7983" w14:textId="77777777" w:rsidR="003F3EDE" w:rsidRPr="00FB0B06" w:rsidRDefault="003F3EDE" w:rsidP="0025185C">
            <w:pPr>
              <w:jc w:val="center"/>
              <w:rPr>
                <w:rFonts w:ascii="Arial" w:eastAsia="Times New Roman" w:hAnsi="Arial" w:cs="Arial"/>
                <w:spacing w:val="-1"/>
                <w:sz w:val="20"/>
                <w:szCs w:val="20"/>
                <w:rPrChange w:id="1067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71" w:author="Adelino Naquarta Sepalanga Domingos" w:date="2025-03-05T09:28:00Z" w16du:dateUtc="2025-03-05T08:28:00Z">
                  <w:rPr>
                    <w:rFonts w:ascii="Times New Roman" w:eastAsia="Times New Roman" w:hAnsi="Times New Roman"/>
                    <w:spacing w:val="-1"/>
                  </w:rPr>
                </w:rPrChange>
              </w:rPr>
              <w:t>#</w:t>
            </w:r>
          </w:p>
          <w:p w14:paraId="27B58ABB" w14:textId="77777777" w:rsidR="003F3EDE" w:rsidRPr="00FB0B06" w:rsidRDefault="003F3EDE" w:rsidP="0025185C">
            <w:pPr>
              <w:jc w:val="center"/>
              <w:rPr>
                <w:rFonts w:ascii="Arial" w:eastAsia="Times New Roman" w:hAnsi="Arial" w:cs="Arial"/>
                <w:spacing w:val="-1"/>
                <w:sz w:val="20"/>
                <w:szCs w:val="20"/>
                <w:rPrChange w:id="10672" w:author="Adelino Naquarta Sepalanga Domingos" w:date="2025-03-05T09:28:00Z" w16du:dateUtc="2025-03-05T08:28:00Z">
                  <w:rPr>
                    <w:rFonts w:ascii="Times New Roman" w:eastAsia="Times New Roman" w:hAnsi="Times New Roman"/>
                    <w:spacing w:val="-1"/>
                  </w:rPr>
                </w:rPrChange>
              </w:rPr>
            </w:pPr>
          </w:p>
          <w:p w14:paraId="7A97F063" w14:textId="77777777" w:rsidR="003F3EDE" w:rsidRPr="00FB0B06" w:rsidRDefault="003F3EDE" w:rsidP="0025185C">
            <w:pPr>
              <w:jc w:val="center"/>
              <w:rPr>
                <w:rFonts w:ascii="Arial" w:eastAsia="Times New Roman" w:hAnsi="Arial" w:cs="Arial"/>
                <w:spacing w:val="-1"/>
                <w:sz w:val="20"/>
                <w:szCs w:val="20"/>
                <w:rPrChange w:id="10673" w:author="Adelino Naquarta Sepalanga Domingos" w:date="2025-03-05T09:28:00Z" w16du:dateUtc="2025-03-05T08:28:00Z">
                  <w:rPr>
                    <w:rFonts w:ascii="Times New Roman" w:eastAsia="Times New Roman" w:hAnsi="Times New Roman"/>
                    <w:spacing w:val="-1"/>
                  </w:rPr>
                </w:rPrChange>
              </w:rPr>
            </w:pPr>
          </w:p>
          <w:p w14:paraId="31EDF89B" w14:textId="77777777" w:rsidR="003F3EDE" w:rsidRPr="00FB0B06" w:rsidRDefault="003F3EDE" w:rsidP="0025185C">
            <w:pPr>
              <w:jc w:val="center"/>
              <w:rPr>
                <w:rFonts w:ascii="Arial" w:eastAsia="Times New Roman" w:hAnsi="Arial" w:cs="Arial"/>
                <w:spacing w:val="-1"/>
                <w:sz w:val="20"/>
                <w:szCs w:val="20"/>
                <w:rPrChange w:id="10674"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6728DB" w14:textId="77777777" w:rsidR="003F3EDE" w:rsidRPr="00FB0B06" w:rsidRDefault="003F3EDE" w:rsidP="0025185C">
            <w:pPr>
              <w:rPr>
                <w:rFonts w:ascii="Arial" w:eastAsia="Times New Roman" w:hAnsi="Arial" w:cs="Arial"/>
                <w:spacing w:val="-1"/>
                <w:sz w:val="20"/>
                <w:szCs w:val="20"/>
                <w:rPrChange w:id="10675" w:author="Adelino Naquarta Sepalanga Domingos" w:date="2025-03-05T09:28:00Z" w16du:dateUtc="2025-03-05T08:28:00Z">
                  <w:rPr>
                    <w:rFonts w:ascii="Times New Roman" w:eastAsia="Times New Roman" w:hAnsi="Times New Roman"/>
                    <w:spacing w:val="-1"/>
                  </w:rPr>
                </w:rPrChange>
              </w:rPr>
            </w:pPr>
          </w:p>
          <w:p w14:paraId="3D97052B" w14:textId="77777777" w:rsidR="003F3EDE" w:rsidRPr="00FB0B06" w:rsidRDefault="003F3EDE" w:rsidP="0025185C">
            <w:pPr>
              <w:rPr>
                <w:rFonts w:ascii="Arial" w:eastAsia="Times New Roman" w:hAnsi="Arial" w:cs="Arial"/>
                <w:spacing w:val="-1"/>
                <w:sz w:val="20"/>
                <w:szCs w:val="20"/>
                <w:rPrChange w:id="10676" w:author="Adelino Naquarta Sepalanga Domingos" w:date="2025-03-05T09:28:00Z" w16du:dateUtc="2025-03-05T08:28:00Z">
                  <w:rPr>
                    <w:rFonts w:ascii="Times New Roman" w:eastAsia="Times New Roman" w:hAnsi="Times New Roman"/>
                    <w:spacing w:val="-1"/>
                  </w:rPr>
                </w:rPrChange>
              </w:rPr>
            </w:pPr>
          </w:p>
          <w:p w14:paraId="65AE1185" w14:textId="77777777" w:rsidR="003F3EDE" w:rsidRPr="00FB0B06" w:rsidRDefault="003F3EDE" w:rsidP="0025185C">
            <w:pPr>
              <w:rPr>
                <w:rFonts w:ascii="Arial" w:eastAsia="Times New Roman" w:hAnsi="Arial" w:cs="Arial"/>
                <w:spacing w:val="-1"/>
                <w:sz w:val="20"/>
                <w:szCs w:val="20"/>
                <w:rPrChange w:id="10677" w:author="Adelino Naquarta Sepalanga Domingos" w:date="2025-03-05T09:28:00Z" w16du:dateUtc="2025-03-05T08:28:00Z">
                  <w:rPr>
                    <w:rFonts w:ascii="Times New Roman" w:eastAsia="Times New Roman" w:hAnsi="Times New Roman"/>
                    <w:spacing w:val="-1"/>
                  </w:rPr>
                </w:rPrChange>
              </w:rPr>
            </w:pPr>
          </w:p>
          <w:p w14:paraId="61E2FF6B" w14:textId="77777777" w:rsidR="003F3EDE" w:rsidRPr="00FB0B06" w:rsidRDefault="003F3EDE" w:rsidP="0025185C">
            <w:pPr>
              <w:rPr>
                <w:rFonts w:ascii="Arial" w:eastAsia="Times New Roman" w:hAnsi="Arial" w:cs="Arial"/>
                <w:spacing w:val="-1"/>
                <w:sz w:val="20"/>
                <w:szCs w:val="20"/>
                <w:rPrChange w:id="1067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79" w:author="Adelino Naquarta Sepalanga Domingos" w:date="2025-03-05T09:28:00Z" w16du:dateUtc="2025-03-05T08:28:00Z">
                  <w:rPr>
                    <w:rFonts w:ascii="Times New Roman" w:eastAsia="Times New Roman" w:hAnsi="Times New Roman"/>
                    <w:spacing w:val="-1"/>
                  </w:rPr>
                </w:rPrChange>
              </w:rPr>
              <w:t>Motivo da isenção de imposto (</w:t>
            </w:r>
            <w:proofErr w:type="spellStart"/>
            <w:r w:rsidRPr="00FB0B06">
              <w:rPr>
                <w:rFonts w:ascii="Arial" w:eastAsia="Times New Roman" w:hAnsi="Arial" w:cs="Arial"/>
                <w:spacing w:val="-1"/>
                <w:sz w:val="20"/>
                <w:szCs w:val="20"/>
                <w:rPrChange w:id="10680" w:author="Adelino Naquarta Sepalanga Domingos" w:date="2025-03-05T09:28:00Z" w16du:dateUtc="2025-03-05T08:28:00Z">
                  <w:rPr>
                    <w:rFonts w:ascii="Times New Roman" w:eastAsia="Times New Roman" w:hAnsi="Times New Roman"/>
                    <w:spacing w:val="-1"/>
                  </w:rPr>
                </w:rPrChange>
              </w:rPr>
              <w:t>TaxExemptionReason</w:t>
            </w:r>
            <w:proofErr w:type="spellEnd"/>
            <w:r w:rsidRPr="00FB0B06">
              <w:rPr>
                <w:rFonts w:ascii="Arial" w:eastAsia="Times New Roman" w:hAnsi="Arial" w:cs="Arial"/>
                <w:spacing w:val="-1"/>
                <w:sz w:val="20"/>
                <w:szCs w:val="20"/>
                <w:rPrChange w:id="10681"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6D9F7C" w14:textId="77777777" w:rsidR="003F3EDE" w:rsidRPr="00FB0B06" w:rsidRDefault="003F3EDE" w:rsidP="0025185C">
            <w:pPr>
              <w:rPr>
                <w:rFonts w:ascii="Arial" w:eastAsia="Times New Roman" w:hAnsi="Arial" w:cs="Arial"/>
                <w:spacing w:val="-1"/>
                <w:sz w:val="20"/>
                <w:szCs w:val="20"/>
                <w:rPrChange w:id="1068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83" w:author="Adelino Naquarta Sepalanga Domingos" w:date="2025-03-05T09:28:00Z" w16du:dateUtc="2025-03-05T08:28:00Z">
                  <w:rPr>
                    <w:rFonts w:ascii="Times New Roman" w:eastAsia="Times New Roman" w:hAnsi="Times New Roman"/>
                    <w:spacing w:val="-1"/>
                  </w:rPr>
                </w:rPrChange>
              </w:rPr>
              <w:t>O preenchimento é obrigatório, quando os campos 4.4.4.14.6.4. - Percentagem da taxa de imposto (</w:t>
            </w:r>
            <w:proofErr w:type="spellStart"/>
            <w:r w:rsidRPr="00FB0B06">
              <w:rPr>
                <w:rFonts w:ascii="Arial" w:eastAsia="Times New Roman" w:hAnsi="Arial" w:cs="Arial"/>
                <w:spacing w:val="-1"/>
                <w:sz w:val="20"/>
                <w:szCs w:val="20"/>
                <w:rPrChange w:id="10684" w:author="Adelino Naquarta Sepalanga Domingos" w:date="2025-03-05T09:28:00Z" w16du:dateUtc="2025-03-05T08:28:00Z">
                  <w:rPr>
                    <w:rFonts w:ascii="Times New Roman" w:eastAsia="Times New Roman" w:hAnsi="Times New Roman"/>
                    <w:spacing w:val="-1"/>
                  </w:rPr>
                </w:rPrChange>
              </w:rPr>
              <w:t>TaxPercentage</w:t>
            </w:r>
            <w:proofErr w:type="spellEnd"/>
            <w:r w:rsidRPr="00FB0B06">
              <w:rPr>
                <w:rFonts w:ascii="Arial" w:eastAsia="Times New Roman" w:hAnsi="Arial" w:cs="Arial"/>
                <w:spacing w:val="-1"/>
                <w:sz w:val="20"/>
                <w:szCs w:val="20"/>
                <w:rPrChange w:id="10685" w:author="Adelino Naquarta Sepalanga Domingos" w:date="2025-03-05T09:28:00Z" w16du:dateUtc="2025-03-05T08:28:00Z">
                  <w:rPr>
                    <w:rFonts w:ascii="Times New Roman" w:eastAsia="Times New Roman" w:hAnsi="Times New Roman"/>
                    <w:spacing w:val="-1"/>
                  </w:rPr>
                </w:rPrChange>
              </w:rPr>
              <w:t>) ou 4.4.4.14.6.5. - Montante do imposto (</w:t>
            </w:r>
            <w:proofErr w:type="spellStart"/>
            <w:r w:rsidRPr="00FB0B06">
              <w:rPr>
                <w:rFonts w:ascii="Arial" w:eastAsia="Times New Roman" w:hAnsi="Arial" w:cs="Arial"/>
                <w:spacing w:val="-1"/>
                <w:sz w:val="20"/>
                <w:szCs w:val="20"/>
                <w:rPrChange w:id="10686" w:author="Adelino Naquarta Sepalanga Domingos" w:date="2025-03-05T09:28:00Z" w16du:dateUtc="2025-03-05T08:28:00Z">
                  <w:rPr>
                    <w:rFonts w:ascii="Times New Roman" w:eastAsia="Times New Roman" w:hAnsi="Times New Roman"/>
                    <w:spacing w:val="-1"/>
                  </w:rPr>
                </w:rPrChange>
              </w:rPr>
              <w:t>TaxAmount</w:t>
            </w:r>
            <w:proofErr w:type="spellEnd"/>
            <w:r w:rsidRPr="00FB0B06">
              <w:rPr>
                <w:rFonts w:ascii="Arial" w:eastAsia="Times New Roman" w:hAnsi="Arial" w:cs="Arial"/>
                <w:spacing w:val="-1"/>
                <w:sz w:val="20"/>
                <w:szCs w:val="20"/>
                <w:rPrChange w:id="10687" w:author="Adelino Naquarta Sepalanga Domingos" w:date="2025-03-05T09:28:00Z" w16du:dateUtc="2025-03-05T08:28:00Z">
                  <w:rPr>
                    <w:rFonts w:ascii="Times New Roman" w:eastAsia="Times New Roman" w:hAnsi="Times New Roman"/>
                    <w:spacing w:val="-1"/>
                  </w:rPr>
                </w:rPrChange>
              </w:rPr>
              <w:t>) são iguais a zero.</w:t>
            </w:r>
          </w:p>
          <w:p w14:paraId="748C3C4C" w14:textId="77777777" w:rsidR="003F3EDE" w:rsidRPr="00FB0B06" w:rsidRDefault="003F3EDE" w:rsidP="0025185C">
            <w:pPr>
              <w:rPr>
                <w:rFonts w:ascii="Arial" w:eastAsia="Times New Roman" w:hAnsi="Arial" w:cs="Arial"/>
                <w:spacing w:val="-1"/>
                <w:sz w:val="20"/>
                <w:szCs w:val="20"/>
                <w:rPrChange w:id="1068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89" w:author="Adelino Naquarta Sepalanga Domingos" w:date="2025-03-05T09:28:00Z" w16du:dateUtc="2025-03-05T08:28:00Z">
                  <w:rPr>
                    <w:rFonts w:ascii="Times New Roman" w:eastAsia="Times New Roman" w:hAnsi="Times New Roman"/>
                    <w:spacing w:val="-1"/>
                  </w:rPr>
                </w:rPrChange>
              </w:rPr>
              <w:t>Deve ser referido o preceito legal aplicável.</w:t>
            </w:r>
          </w:p>
          <w:p w14:paraId="42F23129" w14:textId="77777777" w:rsidR="003F3EDE" w:rsidRPr="00FB0B06" w:rsidRDefault="003F3EDE" w:rsidP="0025185C">
            <w:pPr>
              <w:rPr>
                <w:rFonts w:ascii="Arial" w:eastAsia="Times New Roman" w:hAnsi="Arial" w:cs="Arial"/>
                <w:spacing w:val="-1"/>
                <w:sz w:val="20"/>
                <w:szCs w:val="20"/>
                <w:rPrChange w:id="1069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91" w:author="Adelino Naquarta Sepalanga Domingos" w:date="2025-03-05T09:28:00Z" w16du:dateUtc="2025-03-05T08:28:00Z">
                  <w:rPr>
                    <w:rFonts w:ascii="Times New Roman" w:eastAsia="Times New Roman" w:hAnsi="Times New Roman"/>
                    <w:spacing w:val="-1"/>
                  </w:rPr>
                </w:rPrChange>
              </w:rPr>
              <w:t>Este campo deve ser igualmente preenchido nos casos de não sujeição aos impostos referidos na tabela</w:t>
            </w:r>
          </w:p>
          <w:p w14:paraId="6054CDFB" w14:textId="77777777" w:rsidR="003F3EDE" w:rsidRPr="00FB0B06" w:rsidRDefault="003F3EDE" w:rsidP="0025185C">
            <w:pPr>
              <w:rPr>
                <w:rFonts w:ascii="Arial" w:eastAsia="Times New Roman" w:hAnsi="Arial" w:cs="Arial"/>
                <w:spacing w:val="-1"/>
                <w:sz w:val="20"/>
                <w:szCs w:val="20"/>
                <w:rPrChange w:id="1069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693" w:author="Adelino Naquarta Sepalanga Domingos" w:date="2025-03-05T09:28:00Z" w16du:dateUtc="2025-03-05T08:28:00Z">
                  <w:rPr>
                    <w:rFonts w:ascii="Times New Roman" w:eastAsia="Times New Roman" w:hAnsi="Times New Roman"/>
                    <w:spacing w:val="-1"/>
                  </w:rPr>
                </w:rPrChange>
              </w:rPr>
              <w:t>2.5. – Tabela de impostos (</w:t>
            </w:r>
            <w:proofErr w:type="spellStart"/>
            <w:r w:rsidRPr="00FB0B06">
              <w:rPr>
                <w:rFonts w:ascii="Arial" w:eastAsia="Times New Roman" w:hAnsi="Arial" w:cs="Arial"/>
                <w:spacing w:val="-1"/>
                <w:sz w:val="20"/>
                <w:szCs w:val="20"/>
                <w:rPrChange w:id="10694" w:author="Adelino Naquarta Sepalanga Domingos" w:date="2025-03-05T09:28:00Z" w16du:dateUtc="2025-03-05T08:28:00Z">
                  <w:rPr>
                    <w:rFonts w:ascii="Times New Roman" w:eastAsia="Times New Roman" w:hAnsi="Times New Roman"/>
                    <w:spacing w:val="-1"/>
                  </w:rPr>
                </w:rPrChange>
              </w:rPr>
              <w:t>TaxTable</w:t>
            </w:r>
            <w:proofErr w:type="spellEnd"/>
            <w:r w:rsidRPr="00FB0B06">
              <w:rPr>
                <w:rFonts w:ascii="Arial" w:eastAsia="Times New Roman" w:hAnsi="Arial" w:cs="Arial"/>
                <w:spacing w:val="-1"/>
                <w:sz w:val="20"/>
                <w:szCs w:val="20"/>
                <w:rPrChange w:id="10695" w:author="Adelino Naquarta Sepalanga Domingos" w:date="2025-03-05T09:28:00Z" w16du:dateUtc="2025-03-05T08:28:00Z">
                  <w:rPr>
                    <w:rFonts w:ascii="Times New Roman" w:eastAsia="Times New Roman" w:hAnsi="Times New Roman"/>
                    <w:spacing w:val="-1"/>
                  </w:rPr>
                </w:rPrChange>
              </w:rPr>
              <w:t>).</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6EF917" w14:textId="77777777" w:rsidR="003F3EDE" w:rsidRPr="00FB0B06" w:rsidRDefault="003F3EDE" w:rsidP="0025185C">
            <w:pPr>
              <w:jc w:val="center"/>
              <w:rPr>
                <w:rFonts w:ascii="Arial" w:eastAsia="Times New Roman" w:hAnsi="Arial" w:cs="Arial"/>
                <w:spacing w:val="-1"/>
                <w:sz w:val="20"/>
                <w:szCs w:val="20"/>
                <w:rPrChange w:id="10696" w:author="Adelino Naquarta Sepalanga Domingos" w:date="2025-03-05T09:28:00Z" w16du:dateUtc="2025-03-05T08:28:00Z">
                  <w:rPr>
                    <w:rFonts w:ascii="Times New Roman" w:eastAsia="Times New Roman" w:hAnsi="Times New Roman"/>
                    <w:spacing w:val="-1"/>
                  </w:rPr>
                </w:rPrChange>
              </w:rPr>
            </w:pPr>
          </w:p>
          <w:p w14:paraId="2C56B834" w14:textId="77777777" w:rsidR="003F3EDE" w:rsidRPr="00FB0B06" w:rsidRDefault="003F3EDE" w:rsidP="0025185C">
            <w:pPr>
              <w:jc w:val="center"/>
              <w:rPr>
                <w:rFonts w:ascii="Arial" w:eastAsia="Times New Roman" w:hAnsi="Arial" w:cs="Arial"/>
                <w:spacing w:val="-1"/>
                <w:sz w:val="20"/>
                <w:szCs w:val="20"/>
                <w:rPrChange w:id="10697" w:author="Adelino Naquarta Sepalanga Domingos" w:date="2025-03-05T09:28:00Z" w16du:dateUtc="2025-03-05T08:28:00Z">
                  <w:rPr>
                    <w:rFonts w:ascii="Times New Roman" w:eastAsia="Times New Roman" w:hAnsi="Times New Roman"/>
                    <w:spacing w:val="-1"/>
                  </w:rPr>
                </w:rPrChange>
              </w:rPr>
            </w:pPr>
          </w:p>
          <w:p w14:paraId="15E57C5C" w14:textId="77777777" w:rsidR="003F3EDE" w:rsidRPr="00FB0B06" w:rsidRDefault="003F3EDE" w:rsidP="0025185C">
            <w:pPr>
              <w:jc w:val="center"/>
              <w:rPr>
                <w:rFonts w:ascii="Arial" w:eastAsia="Times New Roman" w:hAnsi="Arial" w:cs="Arial"/>
                <w:spacing w:val="-1"/>
                <w:sz w:val="20"/>
                <w:szCs w:val="20"/>
                <w:rPrChange w:id="10698" w:author="Adelino Naquarta Sepalanga Domingos" w:date="2025-03-05T09:28:00Z" w16du:dateUtc="2025-03-05T08:28:00Z">
                  <w:rPr>
                    <w:rFonts w:ascii="Times New Roman" w:eastAsia="Times New Roman" w:hAnsi="Times New Roman"/>
                    <w:spacing w:val="-1"/>
                  </w:rPr>
                </w:rPrChange>
              </w:rPr>
            </w:pPr>
          </w:p>
          <w:p w14:paraId="1FE08441" w14:textId="77777777" w:rsidR="003F3EDE" w:rsidRPr="00FB0B06" w:rsidRDefault="003F3EDE" w:rsidP="0025185C">
            <w:pPr>
              <w:jc w:val="center"/>
              <w:rPr>
                <w:rFonts w:ascii="Arial" w:eastAsia="Times New Roman" w:hAnsi="Arial" w:cs="Arial"/>
                <w:spacing w:val="-1"/>
                <w:sz w:val="20"/>
                <w:szCs w:val="20"/>
                <w:rPrChange w:id="1069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00" w:author="Adelino Naquarta Sepalanga Domingos" w:date="2025-03-05T09:28:00Z" w16du:dateUtc="2025-03-05T08:28:00Z">
                  <w:rPr>
                    <w:rFonts w:ascii="Times New Roman" w:eastAsia="Times New Roman" w:hAnsi="Times New Roman"/>
                    <w:spacing w:val="-1"/>
                  </w:rPr>
                </w:rPrChange>
              </w:rPr>
              <w:t>Texto 60</w:t>
            </w:r>
          </w:p>
        </w:tc>
      </w:tr>
      <w:tr w:rsidR="003F3EDE" w:rsidRPr="00FB0B06" w14:paraId="37D2709E" w14:textId="77777777" w:rsidTr="0025185C">
        <w:trPr>
          <w:trHeight w:val="145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EBE323E" w14:textId="77777777" w:rsidR="003F3EDE" w:rsidRPr="00FB0B06" w:rsidRDefault="003F3EDE" w:rsidP="0025185C">
            <w:pPr>
              <w:jc w:val="center"/>
              <w:rPr>
                <w:rFonts w:ascii="Arial" w:eastAsia="Times New Roman" w:hAnsi="Arial" w:cs="Arial"/>
                <w:spacing w:val="-1"/>
                <w:sz w:val="20"/>
                <w:szCs w:val="20"/>
                <w:rPrChange w:id="10701" w:author="Adelino Naquarta Sepalanga Domingos" w:date="2025-03-05T09:28:00Z" w16du:dateUtc="2025-03-05T08:28:00Z">
                  <w:rPr>
                    <w:rFonts w:ascii="Times New Roman" w:eastAsia="Times New Roman" w:hAnsi="Times New Roman"/>
                    <w:spacing w:val="-1"/>
                  </w:rPr>
                </w:rPrChange>
              </w:rPr>
            </w:pPr>
          </w:p>
          <w:p w14:paraId="319A2B86" w14:textId="77777777" w:rsidR="003F3EDE" w:rsidRPr="00FB0B06" w:rsidRDefault="003F3EDE" w:rsidP="0025185C">
            <w:pPr>
              <w:jc w:val="center"/>
              <w:rPr>
                <w:rFonts w:ascii="Arial" w:eastAsia="Times New Roman" w:hAnsi="Arial" w:cs="Arial"/>
                <w:spacing w:val="-1"/>
                <w:sz w:val="20"/>
                <w:szCs w:val="20"/>
                <w:rPrChange w:id="10702" w:author="Adelino Naquarta Sepalanga Domingos" w:date="2025-03-05T09:28:00Z" w16du:dateUtc="2025-03-05T08:28:00Z">
                  <w:rPr>
                    <w:rFonts w:ascii="Times New Roman" w:eastAsia="Times New Roman" w:hAnsi="Times New Roman"/>
                    <w:spacing w:val="-1"/>
                  </w:rPr>
                </w:rPrChange>
              </w:rPr>
            </w:pPr>
          </w:p>
          <w:p w14:paraId="02848A9A" w14:textId="77777777" w:rsidR="003F3EDE" w:rsidRPr="00FB0B06" w:rsidRDefault="003F3EDE" w:rsidP="0025185C">
            <w:pPr>
              <w:jc w:val="center"/>
              <w:rPr>
                <w:rFonts w:ascii="Arial" w:eastAsia="Times New Roman" w:hAnsi="Arial" w:cs="Arial"/>
                <w:spacing w:val="-1"/>
                <w:sz w:val="20"/>
                <w:szCs w:val="20"/>
                <w:rPrChange w:id="10703" w:author="Adelino Naquarta Sepalanga Domingos" w:date="2025-03-05T09:28:00Z" w16du:dateUtc="2025-03-05T08:28:00Z">
                  <w:rPr>
                    <w:rFonts w:ascii="Times New Roman" w:eastAsia="Times New Roman" w:hAnsi="Times New Roman"/>
                    <w:spacing w:val="-1"/>
                  </w:rPr>
                </w:rPrChange>
              </w:rPr>
            </w:pPr>
          </w:p>
          <w:p w14:paraId="31C5DE08" w14:textId="77777777" w:rsidR="003F3EDE" w:rsidRPr="00FB0B06" w:rsidRDefault="003F3EDE" w:rsidP="0025185C">
            <w:pPr>
              <w:jc w:val="center"/>
              <w:rPr>
                <w:rFonts w:ascii="Arial" w:eastAsia="Times New Roman" w:hAnsi="Arial" w:cs="Arial"/>
                <w:spacing w:val="-1"/>
                <w:sz w:val="20"/>
                <w:szCs w:val="20"/>
                <w:rPrChange w:id="10704" w:author="Adelino Naquarta Sepalanga Domingos" w:date="2025-03-05T09:28:00Z" w16du:dateUtc="2025-03-05T08:28:00Z">
                  <w:rPr>
                    <w:rFonts w:ascii="Times New Roman" w:eastAsia="Times New Roman" w:hAnsi="Times New Roman"/>
                    <w:spacing w:val="-1"/>
                  </w:rPr>
                </w:rPrChange>
              </w:rPr>
            </w:pPr>
          </w:p>
          <w:p w14:paraId="0EE3B992" w14:textId="77777777" w:rsidR="003F3EDE" w:rsidRPr="00FB0B06" w:rsidRDefault="003F3EDE" w:rsidP="0025185C">
            <w:pPr>
              <w:jc w:val="center"/>
              <w:rPr>
                <w:rFonts w:ascii="Arial" w:eastAsia="Times New Roman" w:hAnsi="Arial" w:cs="Arial"/>
                <w:spacing w:val="-1"/>
                <w:sz w:val="20"/>
                <w:szCs w:val="20"/>
                <w:rPrChange w:id="1070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06" w:author="Adelino Naquarta Sepalanga Domingos" w:date="2025-03-05T09:28:00Z" w16du:dateUtc="2025-03-05T08:28:00Z">
                  <w:rPr>
                    <w:rFonts w:ascii="Times New Roman" w:eastAsia="Times New Roman" w:hAnsi="Times New Roman"/>
                    <w:spacing w:val="-1"/>
                  </w:rPr>
                </w:rPrChange>
              </w:rPr>
              <w:t>4.4.4.14.8.</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52C64B" w14:textId="77777777" w:rsidR="003F3EDE" w:rsidRPr="00FB0B06" w:rsidRDefault="003F3EDE" w:rsidP="0025185C">
            <w:pPr>
              <w:jc w:val="center"/>
              <w:rPr>
                <w:rFonts w:ascii="Arial" w:eastAsia="Times New Roman" w:hAnsi="Arial" w:cs="Arial"/>
                <w:spacing w:val="-1"/>
                <w:sz w:val="20"/>
                <w:szCs w:val="20"/>
                <w:rPrChange w:id="10707" w:author="Adelino Naquarta Sepalanga Domingos" w:date="2025-03-05T09:28:00Z" w16du:dateUtc="2025-03-05T08:28:00Z">
                  <w:rPr>
                    <w:rFonts w:ascii="Times New Roman" w:eastAsia="Times New Roman" w:hAnsi="Times New Roman"/>
                    <w:spacing w:val="-1"/>
                  </w:rPr>
                </w:rPrChange>
              </w:rPr>
            </w:pPr>
          </w:p>
          <w:p w14:paraId="6F8E042F" w14:textId="77777777" w:rsidR="003F3EDE" w:rsidRPr="00FB0B06" w:rsidRDefault="003F3EDE" w:rsidP="0025185C">
            <w:pPr>
              <w:jc w:val="center"/>
              <w:rPr>
                <w:rFonts w:ascii="Arial" w:eastAsia="Times New Roman" w:hAnsi="Arial" w:cs="Arial"/>
                <w:spacing w:val="-1"/>
                <w:sz w:val="20"/>
                <w:szCs w:val="20"/>
                <w:rPrChange w:id="10708" w:author="Adelino Naquarta Sepalanga Domingos" w:date="2025-03-05T09:28:00Z" w16du:dateUtc="2025-03-05T08:28:00Z">
                  <w:rPr>
                    <w:rFonts w:ascii="Times New Roman" w:eastAsia="Times New Roman" w:hAnsi="Times New Roman"/>
                    <w:spacing w:val="-1"/>
                  </w:rPr>
                </w:rPrChange>
              </w:rPr>
            </w:pPr>
          </w:p>
          <w:p w14:paraId="36437038" w14:textId="77777777" w:rsidR="003F3EDE" w:rsidRPr="00FB0B06" w:rsidRDefault="003F3EDE" w:rsidP="0025185C">
            <w:pPr>
              <w:jc w:val="center"/>
              <w:rPr>
                <w:rFonts w:ascii="Arial" w:eastAsia="Times New Roman" w:hAnsi="Arial" w:cs="Arial"/>
                <w:spacing w:val="-1"/>
                <w:sz w:val="20"/>
                <w:szCs w:val="20"/>
                <w:rPrChange w:id="10709" w:author="Adelino Naquarta Sepalanga Domingos" w:date="2025-03-05T09:28:00Z" w16du:dateUtc="2025-03-05T08:28:00Z">
                  <w:rPr>
                    <w:rFonts w:ascii="Times New Roman" w:eastAsia="Times New Roman" w:hAnsi="Times New Roman"/>
                    <w:spacing w:val="-1"/>
                  </w:rPr>
                </w:rPrChange>
              </w:rPr>
            </w:pPr>
          </w:p>
          <w:p w14:paraId="5434D29C" w14:textId="77777777" w:rsidR="003F3EDE" w:rsidRPr="00FB0B06" w:rsidRDefault="003F3EDE" w:rsidP="0025185C">
            <w:pPr>
              <w:jc w:val="center"/>
              <w:rPr>
                <w:rFonts w:ascii="Arial" w:eastAsia="Times New Roman" w:hAnsi="Arial" w:cs="Arial"/>
                <w:spacing w:val="-1"/>
                <w:sz w:val="20"/>
                <w:szCs w:val="20"/>
                <w:rPrChange w:id="10710" w:author="Adelino Naquarta Sepalanga Domingos" w:date="2025-03-05T09:28:00Z" w16du:dateUtc="2025-03-05T08:28:00Z">
                  <w:rPr>
                    <w:rFonts w:ascii="Times New Roman" w:eastAsia="Times New Roman" w:hAnsi="Times New Roman"/>
                    <w:spacing w:val="-1"/>
                  </w:rPr>
                </w:rPrChange>
              </w:rPr>
            </w:pPr>
          </w:p>
          <w:p w14:paraId="09808257" w14:textId="77777777" w:rsidR="003F3EDE" w:rsidRPr="00FB0B06" w:rsidRDefault="003F3EDE" w:rsidP="0025185C">
            <w:pPr>
              <w:jc w:val="center"/>
              <w:rPr>
                <w:rFonts w:ascii="Arial" w:eastAsia="Times New Roman" w:hAnsi="Arial" w:cs="Arial"/>
                <w:spacing w:val="-1"/>
                <w:sz w:val="20"/>
                <w:szCs w:val="20"/>
                <w:rPrChange w:id="1071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12"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150B04" w14:textId="77777777" w:rsidR="003F3EDE" w:rsidRPr="00FB0B06" w:rsidRDefault="003F3EDE" w:rsidP="0025185C">
            <w:pPr>
              <w:rPr>
                <w:rFonts w:ascii="Arial" w:eastAsia="Times New Roman" w:hAnsi="Arial" w:cs="Arial"/>
                <w:spacing w:val="-1"/>
                <w:sz w:val="20"/>
                <w:szCs w:val="20"/>
                <w:rPrChange w:id="10713" w:author="Adelino Naquarta Sepalanga Domingos" w:date="2025-03-05T09:28:00Z" w16du:dateUtc="2025-03-05T08:28:00Z">
                  <w:rPr>
                    <w:rFonts w:ascii="Times New Roman" w:eastAsia="Times New Roman" w:hAnsi="Times New Roman"/>
                    <w:spacing w:val="-1"/>
                  </w:rPr>
                </w:rPrChange>
              </w:rPr>
            </w:pPr>
          </w:p>
          <w:p w14:paraId="1C544FE7" w14:textId="77777777" w:rsidR="003F3EDE" w:rsidRPr="00FB0B06" w:rsidRDefault="003F3EDE" w:rsidP="0025185C">
            <w:pPr>
              <w:rPr>
                <w:rFonts w:ascii="Arial" w:eastAsia="Times New Roman" w:hAnsi="Arial" w:cs="Arial"/>
                <w:spacing w:val="-1"/>
                <w:sz w:val="20"/>
                <w:szCs w:val="20"/>
                <w:rPrChange w:id="10714" w:author="Adelino Naquarta Sepalanga Domingos" w:date="2025-03-05T09:28:00Z" w16du:dateUtc="2025-03-05T08:28:00Z">
                  <w:rPr>
                    <w:rFonts w:ascii="Times New Roman" w:eastAsia="Times New Roman" w:hAnsi="Times New Roman"/>
                    <w:spacing w:val="-1"/>
                  </w:rPr>
                </w:rPrChange>
              </w:rPr>
            </w:pPr>
          </w:p>
          <w:p w14:paraId="698A1447" w14:textId="77777777" w:rsidR="003F3EDE" w:rsidRPr="00FB0B06" w:rsidRDefault="003F3EDE" w:rsidP="0025185C">
            <w:pPr>
              <w:rPr>
                <w:rFonts w:ascii="Arial" w:eastAsia="Times New Roman" w:hAnsi="Arial" w:cs="Arial"/>
                <w:spacing w:val="-1"/>
                <w:sz w:val="20"/>
                <w:szCs w:val="20"/>
                <w:rPrChange w:id="10715" w:author="Adelino Naquarta Sepalanga Domingos" w:date="2025-03-05T09:28:00Z" w16du:dateUtc="2025-03-05T08:28:00Z">
                  <w:rPr>
                    <w:rFonts w:ascii="Times New Roman" w:eastAsia="Times New Roman" w:hAnsi="Times New Roman"/>
                    <w:spacing w:val="-1"/>
                  </w:rPr>
                </w:rPrChange>
              </w:rPr>
            </w:pPr>
          </w:p>
          <w:p w14:paraId="7138CCF2" w14:textId="77777777" w:rsidR="003F3EDE" w:rsidRPr="00FB0B06" w:rsidRDefault="003F3EDE" w:rsidP="0025185C">
            <w:pPr>
              <w:rPr>
                <w:rFonts w:ascii="Arial" w:eastAsia="Times New Roman" w:hAnsi="Arial" w:cs="Arial"/>
                <w:spacing w:val="-1"/>
                <w:sz w:val="20"/>
                <w:szCs w:val="20"/>
                <w:rPrChange w:id="1071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17" w:author="Adelino Naquarta Sepalanga Domingos" w:date="2025-03-05T09:28:00Z" w16du:dateUtc="2025-03-05T08:28:00Z">
                  <w:rPr>
                    <w:rFonts w:ascii="Times New Roman" w:eastAsia="Times New Roman" w:hAnsi="Times New Roman"/>
                    <w:spacing w:val="-1"/>
                  </w:rPr>
                </w:rPrChange>
              </w:rPr>
              <w:t>Código do motivo de isenção de imposto (</w:t>
            </w:r>
            <w:proofErr w:type="spellStart"/>
            <w:r w:rsidRPr="00FB0B06">
              <w:rPr>
                <w:rFonts w:ascii="Arial" w:eastAsia="Times New Roman" w:hAnsi="Arial" w:cs="Arial"/>
                <w:spacing w:val="-1"/>
                <w:sz w:val="20"/>
                <w:szCs w:val="20"/>
                <w:rPrChange w:id="10718" w:author="Adelino Naquarta Sepalanga Domingos" w:date="2025-03-05T09:28:00Z" w16du:dateUtc="2025-03-05T08:28:00Z">
                  <w:rPr>
                    <w:rFonts w:ascii="Times New Roman" w:eastAsia="Times New Roman" w:hAnsi="Times New Roman"/>
                    <w:spacing w:val="-1"/>
                  </w:rPr>
                </w:rPrChange>
              </w:rPr>
              <w:t>TaxExemptionCode</w:t>
            </w:r>
            <w:proofErr w:type="spellEnd"/>
            <w:r w:rsidRPr="00FB0B06">
              <w:rPr>
                <w:rFonts w:ascii="Arial" w:eastAsia="Times New Roman" w:hAnsi="Arial" w:cs="Arial"/>
                <w:spacing w:val="-1"/>
                <w:sz w:val="20"/>
                <w:szCs w:val="20"/>
                <w:rPrChange w:id="10719"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B1B41FF" w14:textId="77777777" w:rsidR="003F3EDE" w:rsidRPr="00FB0B06" w:rsidRDefault="003F3EDE" w:rsidP="0025185C">
            <w:pPr>
              <w:rPr>
                <w:rFonts w:ascii="Arial" w:eastAsia="Times New Roman" w:hAnsi="Arial" w:cs="Arial"/>
                <w:spacing w:val="-1"/>
                <w:sz w:val="20"/>
                <w:szCs w:val="20"/>
                <w:rPrChange w:id="1072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21" w:author="Adelino Naquarta Sepalanga Domingos" w:date="2025-03-05T09:28:00Z" w16du:dateUtc="2025-03-05T08:28:00Z">
                  <w:rPr>
                    <w:rFonts w:ascii="Times New Roman" w:eastAsia="Times New Roman" w:hAnsi="Times New Roman"/>
                    <w:spacing w:val="-1"/>
                  </w:rPr>
                </w:rPrChange>
              </w:rPr>
              <w:t>O preenchimento é obrigatório, quando os campos 4.4.4.14.6.4.</w:t>
            </w:r>
          </w:p>
          <w:p w14:paraId="4FBFA4A2" w14:textId="77777777" w:rsidR="003F3EDE" w:rsidRPr="00FB0B06" w:rsidRDefault="003F3EDE" w:rsidP="0025185C">
            <w:pPr>
              <w:rPr>
                <w:rFonts w:ascii="Arial" w:eastAsia="Times New Roman" w:hAnsi="Arial" w:cs="Arial"/>
                <w:spacing w:val="-1"/>
                <w:sz w:val="20"/>
                <w:szCs w:val="20"/>
                <w:rPrChange w:id="1072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23" w:author="Adelino Naquarta Sepalanga Domingos" w:date="2025-03-05T09:28:00Z" w16du:dateUtc="2025-03-05T08:28:00Z">
                  <w:rPr>
                    <w:rFonts w:ascii="Times New Roman" w:eastAsia="Times New Roman" w:hAnsi="Times New Roman"/>
                    <w:spacing w:val="-1"/>
                  </w:rPr>
                </w:rPrChange>
              </w:rPr>
              <w:t>- Percentagem da taxa de imposto (</w:t>
            </w:r>
            <w:proofErr w:type="spellStart"/>
            <w:r w:rsidRPr="00FB0B06">
              <w:rPr>
                <w:rFonts w:ascii="Arial" w:eastAsia="Times New Roman" w:hAnsi="Arial" w:cs="Arial"/>
                <w:spacing w:val="-1"/>
                <w:sz w:val="20"/>
                <w:szCs w:val="20"/>
                <w:rPrChange w:id="10724" w:author="Adelino Naquarta Sepalanga Domingos" w:date="2025-03-05T09:28:00Z" w16du:dateUtc="2025-03-05T08:28:00Z">
                  <w:rPr>
                    <w:rFonts w:ascii="Times New Roman" w:eastAsia="Times New Roman" w:hAnsi="Times New Roman"/>
                    <w:spacing w:val="-1"/>
                  </w:rPr>
                </w:rPrChange>
              </w:rPr>
              <w:t>TaxPercentage</w:t>
            </w:r>
            <w:proofErr w:type="spellEnd"/>
            <w:r w:rsidRPr="00FB0B06">
              <w:rPr>
                <w:rFonts w:ascii="Arial" w:eastAsia="Times New Roman" w:hAnsi="Arial" w:cs="Arial"/>
                <w:spacing w:val="-1"/>
                <w:sz w:val="20"/>
                <w:szCs w:val="20"/>
                <w:rPrChange w:id="10725" w:author="Adelino Naquarta Sepalanga Domingos" w:date="2025-03-05T09:28:00Z" w16du:dateUtc="2025-03-05T08:28:00Z">
                  <w:rPr>
                    <w:rFonts w:ascii="Times New Roman" w:eastAsia="Times New Roman" w:hAnsi="Times New Roman"/>
                    <w:spacing w:val="-1"/>
                  </w:rPr>
                </w:rPrChange>
              </w:rPr>
              <w:t>) ou 4.4.4.14.6.5. - Montante do imposto (</w:t>
            </w:r>
            <w:proofErr w:type="spellStart"/>
            <w:r w:rsidRPr="00FB0B06">
              <w:rPr>
                <w:rFonts w:ascii="Arial" w:eastAsia="Times New Roman" w:hAnsi="Arial" w:cs="Arial"/>
                <w:spacing w:val="-1"/>
                <w:sz w:val="20"/>
                <w:szCs w:val="20"/>
                <w:rPrChange w:id="10726" w:author="Adelino Naquarta Sepalanga Domingos" w:date="2025-03-05T09:28:00Z" w16du:dateUtc="2025-03-05T08:28:00Z">
                  <w:rPr>
                    <w:rFonts w:ascii="Times New Roman" w:eastAsia="Times New Roman" w:hAnsi="Times New Roman"/>
                    <w:spacing w:val="-1"/>
                  </w:rPr>
                </w:rPrChange>
              </w:rPr>
              <w:t>TaxAmount</w:t>
            </w:r>
            <w:proofErr w:type="spellEnd"/>
            <w:r w:rsidRPr="00FB0B06">
              <w:rPr>
                <w:rFonts w:ascii="Arial" w:eastAsia="Times New Roman" w:hAnsi="Arial" w:cs="Arial"/>
                <w:spacing w:val="-1"/>
                <w:sz w:val="20"/>
                <w:szCs w:val="20"/>
                <w:rPrChange w:id="10727" w:author="Adelino Naquarta Sepalanga Domingos" w:date="2025-03-05T09:28:00Z" w16du:dateUtc="2025-03-05T08:28:00Z">
                  <w:rPr>
                    <w:rFonts w:ascii="Times New Roman" w:eastAsia="Times New Roman" w:hAnsi="Times New Roman"/>
                    <w:spacing w:val="-1"/>
                  </w:rPr>
                </w:rPrChange>
              </w:rPr>
              <w:t>) são iguais a zero.</w:t>
            </w:r>
          </w:p>
          <w:p w14:paraId="061BC242" w14:textId="77777777" w:rsidR="003F3EDE" w:rsidRPr="00FB0B06" w:rsidRDefault="003F3EDE" w:rsidP="0025185C">
            <w:pPr>
              <w:rPr>
                <w:rFonts w:ascii="Arial" w:eastAsia="Times New Roman" w:hAnsi="Arial" w:cs="Arial"/>
                <w:spacing w:val="-1"/>
                <w:sz w:val="20"/>
                <w:szCs w:val="20"/>
                <w:rPrChange w:id="1072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29" w:author="Adelino Naquarta Sepalanga Domingos" w:date="2025-03-05T09:28:00Z" w16du:dateUtc="2025-03-05T08:28:00Z">
                  <w:rPr>
                    <w:rFonts w:ascii="Times New Roman" w:eastAsia="Times New Roman" w:hAnsi="Times New Roman"/>
                    <w:spacing w:val="-1"/>
                  </w:rPr>
                </w:rPrChange>
              </w:rPr>
              <w:t>Este campo deve ser igualmente preenchido nos casos de não sujeição aos impostos referidos na tabela</w:t>
            </w:r>
          </w:p>
          <w:p w14:paraId="71F80490" w14:textId="77777777" w:rsidR="003F3EDE" w:rsidRPr="00FB0B06" w:rsidRDefault="003F3EDE" w:rsidP="0025185C">
            <w:pPr>
              <w:rPr>
                <w:rFonts w:ascii="Arial" w:eastAsia="Times New Roman" w:hAnsi="Arial" w:cs="Arial"/>
                <w:spacing w:val="-1"/>
                <w:sz w:val="20"/>
                <w:szCs w:val="20"/>
                <w:rPrChange w:id="1073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31" w:author="Adelino Naquarta Sepalanga Domingos" w:date="2025-03-05T09:28:00Z" w16du:dateUtc="2025-03-05T08:28:00Z">
                  <w:rPr>
                    <w:rFonts w:ascii="Times New Roman" w:eastAsia="Times New Roman" w:hAnsi="Times New Roman"/>
                    <w:spacing w:val="-1"/>
                  </w:rPr>
                </w:rPrChange>
              </w:rPr>
              <w:t>2.5. – Tabela de impostos (</w:t>
            </w:r>
            <w:proofErr w:type="spellStart"/>
            <w:r w:rsidRPr="00FB0B06">
              <w:rPr>
                <w:rFonts w:ascii="Arial" w:eastAsia="Times New Roman" w:hAnsi="Arial" w:cs="Arial"/>
                <w:spacing w:val="-1"/>
                <w:sz w:val="20"/>
                <w:szCs w:val="20"/>
                <w:rPrChange w:id="10732" w:author="Adelino Naquarta Sepalanga Domingos" w:date="2025-03-05T09:28:00Z" w16du:dateUtc="2025-03-05T08:28:00Z">
                  <w:rPr>
                    <w:rFonts w:ascii="Times New Roman" w:eastAsia="Times New Roman" w:hAnsi="Times New Roman"/>
                    <w:spacing w:val="-1"/>
                  </w:rPr>
                </w:rPrChange>
              </w:rPr>
              <w:t>TaxTable</w:t>
            </w:r>
            <w:proofErr w:type="spellEnd"/>
            <w:r w:rsidRPr="00FB0B06">
              <w:rPr>
                <w:rFonts w:ascii="Arial" w:eastAsia="Times New Roman" w:hAnsi="Arial" w:cs="Arial"/>
                <w:spacing w:val="-1"/>
                <w:sz w:val="20"/>
                <w:szCs w:val="20"/>
                <w:rPrChange w:id="10733" w:author="Adelino Naquarta Sepalanga Domingos" w:date="2025-03-05T09:28:00Z" w16du:dateUtc="2025-03-05T08:28:00Z">
                  <w:rPr>
                    <w:rFonts w:ascii="Times New Roman" w:eastAsia="Times New Roman" w:hAnsi="Times New Roman"/>
                    <w:spacing w:val="-1"/>
                  </w:rPr>
                </w:rPrChange>
              </w:rPr>
              <w:t>).</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D3F70E" w14:textId="77777777" w:rsidR="003F3EDE" w:rsidRPr="00FB0B06" w:rsidRDefault="003F3EDE" w:rsidP="0025185C">
            <w:pPr>
              <w:jc w:val="center"/>
              <w:rPr>
                <w:rFonts w:ascii="Arial" w:eastAsia="Times New Roman" w:hAnsi="Arial" w:cs="Arial"/>
                <w:spacing w:val="-1"/>
                <w:sz w:val="20"/>
                <w:szCs w:val="20"/>
                <w:rPrChange w:id="10734" w:author="Adelino Naquarta Sepalanga Domingos" w:date="2025-03-05T09:28:00Z" w16du:dateUtc="2025-03-05T08:28:00Z">
                  <w:rPr>
                    <w:rFonts w:ascii="Times New Roman" w:eastAsia="Times New Roman" w:hAnsi="Times New Roman"/>
                    <w:spacing w:val="-1"/>
                  </w:rPr>
                </w:rPrChange>
              </w:rPr>
            </w:pPr>
          </w:p>
          <w:p w14:paraId="28B9BFE9" w14:textId="77777777" w:rsidR="003F3EDE" w:rsidRPr="00FB0B06" w:rsidRDefault="003F3EDE" w:rsidP="0025185C">
            <w:pPr>
              <w:jc w:val="center"/>
              <w:rPr>
                <w:rFonts w:ascii="Arial" w:eastAsia="Times New Roman" w:hAnsi="Arial" w:cs="Arial"/>
                <w:spacing w:val="-1"/>
                <w:sz w:val="20"/>
                <w:szCs w:val="20"/>
                <w:rPrChange w:id="10735" w:author="Adelino Naquarta Sepalanga Domingos" w:date="2025-03-05T09:28:00Z" w16du:dateUtc="2025-03-05T08:28:00Z">
                  <w:rPr>
                    <w:rFonts w:ascii="Times New Roman" w:eastAsia="Times New Roman" w:hAnsi="Times New Roman"/>
                    <w:spacing w:val="-1"/>
                  </w:rPr>
                </w:rPrChange>
              </w:rPr>
            </w:pPr>
          </w:p>
          <w:p w14:paraId="79040FBA" w14:textId="77777777" w:rsidR="003F3EDE" w:rsidRPr="00FB0B06" w:rsidRDefault="003F3EDE" w:rsidP="0025185C">
            <w:pPr>
              <w:jc w:val="center"/>
              <w:rPr>
                <w:rFonts w:ascii="Arial" w:eastAsia="Times New Roman" w:hAnsi="Arial" w:cs="Arial"/>
                <w:spacing w:val="-1"/>
                <w:sz w:val="20"/>
                <w:szCs w:val="20"/>
                <w:rPrChange w:id="10736" w:author="Adelino Naquarta Sepalanga Domingos" w:date="2025-03-05T09:28:00Z" w16du:dateUtc="2025-03-05T08:28:00Z">
                  <w:rPr>
                    <w:rFonts w:ascii="Times New Roman" w:eastAsia="Times New Roman" w:hAnsi="Times New Roman"/>
                    <w:spacing w:val="-1"/>
                  </w:rPr>
                </w:rPrChange>
              </w:rPr>
            </w:pPr>
          </w:p>
          <w:p w14:paraId="2BDC5AB7" w14:textId="77777777" w:rsidR="003F3EDE" w:rsidRPr="00FB0B06" w:rsidRDefault="003F3EDE" w:rsidP="0025185C">
            <w:pPr>
              <w:jc w:val="center"/>
              <w:rPr>
                <w:rFonts w:ascii="Arial" w:eastAsia="Times New Roman" w:hAnsi="Arial" w:cs="Arial"/>
                <w:spacing w:val="-1"/>
                <w:sz w:val="20"/>
                <w:szCs w:val="20"/>
                <w:rPrChange w:id="10737" w:author="Adelino Naquarta Sepalanga Domingos" w:date="2025-03-05T09:28:00Z" w16du:dateUtc="2025-03-05T08:28:00Z">
                  <w:rPr>
                    <w:rFonts w:ascii="Times New Roman" w:eastAsia="Times New Roman" w:hAnsi="Times New Roman"/>
                    <w:spacing w:val="-1"/>
                  </w:rPr>
                </w:rPrChange>
              </w:rPr>
            </w:pPr>
          </w:p>
          <w:p w14:paraId="3F90F9F8" w14:textId="77777777" w:rsidR="003F3EDE" w:rsidRPr="00FB0B06" w:rsidRDefault="003F3EDE" w:rsidP="0025185C">
            <w:pPr>
              <w:jc w:val="center"/>
              <w:rPr>
                <w:rFonts w:ascii="Arial" w:eastAsia="Times New Roman" w:hAnsi="Arial" w:cs="Arial"/>
                <w:spacing w:val="-1"/>
                <w:sz w:val="20"/>
                <w:szCs w:val="20"/>
                <w:rPrChange w:id="1073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39" w:author="Adelino Naquarta Sepalanga Domingos" w:date="2025-03-05T09:28:00Z" w16du:dateUtc="2025-03-05T08:28:00Z">
                  <w:rPr>
                    <w:rFonts w:ascii="Times New Roman" w:eastAsia="Times New Roman" w:hAnsi="Times New Roman"/>
                    <w:spacing w:val="-1"/>
                  </w:rPr>
                </w:rPrChange>
              </w:rPr>
              <w:t>Texto 3</w:t>
            </w:r>
          </w:p>
        </w:tc>
      </w:tr>
      <w:tr w:rsidR="003F3EDE" w:rsidRPr="00FB0B06" w14:paraId="0BCEB685" w14:textId="77777777" w:rsidTr="0025185C">
        <w:trPr>
          <w:trHeight w:val="46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3728DB" w14:textId="77777777" w:rsidR="003F3EDE" w:rsidRPr="00FB0B06" w:rsidRDefault="003F3EDE" w:rsidP="0025185C">
            <w:pPr>
              <w:jc w:val="center"/>
              <w:rPr>
                <w:rFonts w:ascii="Arial" w:eastAsia="Times New Roman" w:hAnsi="Arial" w:cs="Arial"/>
                <w:spacing w:val="-1"/>
                <w:sz w:val="20"/>
                <w:szCs w:val="20"/>
                <w:rPrChange w:id="1074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41" w:author="Adelino Naquarta Sepalanga Domingos" w:date="2025-03-05T09:28:00Z" w16du:dateUtc="2025-03-05T08:28:00Z">
                  <w:rPr>
                    <w:rFonts w:ascii="Times New Roman" w:eastAsia="Times New Roman" w:hAnsi="Times New Roman"/>
                    <w:spacing w:val="-1"/>
                  </w:rPr>
                </w:rPrChange>
              </w:rPr>
              <w:t>4.4.4.15.</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22709AA" w14:textId="77777777" w:rsidR="003F3EDE" w:rsidRPr="00FB0B06" w:rsidRDefault="003F3EDE" w:rsidP="0025185C">
            <w:pPr>
              <w:jc w:val="center"/>
              <w:rPr>
                <w:rFonts w:ascii="Arial" w:eastAsia="Times New Roman" w:hAnsi="Arial" w:cs="Arial"/>
                <w:spacing w:val="-1"/>
                <w:sz w:val="20"/>
                <w:szCs w:val="20"/>
                <w:rPrChange w:id="1074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43"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AA89C3" w14:textId="77777777" w:rsidR="003F3EDE" w:rsidRPr="00FB0B06" w:rsidRDefault="003F3EDE" w:rsidP="0025185C">
            <w:pPr>
              <w:rPr>
                <w:rFonts w:ascii="Arial" w:eastAsia="Times New Roman" w:hAnsi="Arial" w:cs="Arial"/>
                <w:spacing w:val="-1"/>
                <w:sz w:val="20"/>
                <w:szCs w:val="20"/>
                <w:rPrChange w:id="1074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45" w:author="Adelino Naquarta Sepalanga Domingos" w:date="2025-03-05T09:28:00Z" w16du:dateUtc="2025-03-05T08:28:00Z">
                  <w:rPr>
                    <w:rFonts w:ascii="Times New Roman" w:eastAsia="Times New Roman" w:hAnsi="Times New Roman"/>
                    <w:spacing w:val="-1"/>
                  </w:rPr>
                </w:rPrChange>
              </w:rPr>
              <w:t>Totais do documento (</w:t>
            </w:r>
            <w:proofErr w:type="spellStart"/>
            <w:r w:rsidRPr="00FB0B06">
              <w:rPr>
                <w:rFonts w:ascii="Arial" w:eastAsia="Times New Roman" w:hAnsi="Arial" w:cs="Arial"/>
                <w:spacing w:val="-1"/>
                <w:sz w:val="20"/>
                <w:szCs w:val="20"/>
                <w:rPrChange w:id="10746" w:author="Adelino Naquarta Sepalanga Domingos" w:date="2025-03-05T09:28:00Z" w16du:dateUtc="2025-03-05T08:28:00Z">
                  <w:rPr>
                    <w:rFonts w:ascii="Times New Roman" w:eastAsia="Times New Roman" w:hAnsi="Times New Roman"/>
                    <w:spacing w:val="-1"/>
                  </w:rPr>
                </w:rPrChange>
              </w:rPr>
              <w:t>DocumentTotals</w:t>
            </w:r>
            <w:proofErr w:type="spellEnd"/>
            <w:r w:rsidRPr="00FB0B06">
              <w:rPr>
                <w:rFonts w:ascii="Arial" w:eastAsia="Times New Roman" w:hAnsi="Arial" w:cs="Arial"/>
                <w:spacing w:val="-1"/>
                <w:sz w:val="20"/>
                <w:szCs w:val="20"/>
                <w:rPrChange w:id="10747"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73D0DB" w14:textId="77777777" w:rsidR="003F3EDE" w:rsidRPr="00FB0B06" w:rsidRDefault="003F3EDE" w:rsidP="0025185C">
            <w:pPr>
              <w:rPr>
                <w:rFonts w:ascii="Arial" w:eastAsia="Times New Roman" w:hAnsi="Arial" w:cs="Arial"/>
                <w:spacing w:val="-1"/>
                <w:sz w:val="20"/>
                <w:szCs w:val="20"/>
                <w:rPrChange w:id="10748"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206BA7" w14:textId="77777777" w:rsidR="003F3EDE" w:rsidRPr="00FB0B06" w:rsidRDefault="003F3EDE" w:rsidP="0025185C">
            <w:pPr>
              <w:jc w:val="center"/>
              <w:rPr>
                <w:rFonts w:ascii="Arial" w:eastAsia="Times New Roman" w:hAnsi="Arial" w:cs="Arial"/>
                <w:spacing w:val="-1"/>
                <w:sz w:val="20"/>
                <w:szCs w:val="20"/>
                <w:rPrChange w:id="1074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50"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70EC5C2F" w14:textId="77777777" w:rsidTr="0025185C">
        <w:trPr>
          <w:trHeight w:val="26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3CBF6C" w14:textId="77777777" w:rsidR="003F3EDE" w:rsidRPr="00FB0B06" w:rsidRDefault="003F3EDE" w:rsidP="0025185C">
            <w:pPr>
              <w:jc w:val="center"/>
              <w:rPr>
                <w:rFonts w:ascii="Arial" w:eastAsia="Times New Roman" w:hAnsi="Arial" w:cs="Arial"/>
                <w:spacing w:val="-1"/>
                <w:sz w:val="20"/>
                <w:szCs w:val="20"/>
                <w:rPrChange w:id="1075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52" w:author="Adelino Naquarta Sepalanga Domingos" w:date="2025-03-05T09:28:00Z" w16du:dateUtc="2025-03-05T08:28:00Z">
                  <w:rPr>
                    <w:rFonts w:ascii="Times New Roman" w:eastAsia="Times New Roman" w:hAnsi="Times New Roman"/>
                    <w:spacing w:val="-1"/>
                  </w:rPr>
                </w:rPrChange>
              </w:rPr>
              <w:lastRenderedPageBreak/>
              <w:t>4.4.4.15.1.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884110" w14:textId="77777777" w:rsidR="003F3EDE" w:rsidRPr="00FB0B06" w:rsidRDefault="003F3EDE" w:rsidP="0025185C">
            <w:pPr>
              <w:jc w:val="center"/>
              <w:rPr>
                <w:rFonts w:ascii="Arial" w:eastAsia="Times New Roman" w:hAnsi="Arial" w:cs="Arial"/>
                <w:spacing w:val="-1"/>
                <w:sz w:val="20"/>
                <w:szCs w:val="20"/>
                <w:rPrChange w:id="1075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54"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34F0CE" w14:textId="77777777" w:rsidR="003F3EDE" w:rsidRPr="00FB0B06" w:rsidRDefault="003F3EDE" w:rsidP="0025185C">
            <w:pPr>
              <w:rPr>
                <w:rFonts w:ascii="Arial" w:eastAsia="Times New Roman" w:hAnsi="Arial" w:cs="Arial"/>
                <w:spacing w:val="-1"/>
                <w:sz w:val="20"/>
                <w:szCs w:val="20"/>
                <w:rPrChange w:id="1075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56" w:author="Adelino Naquarta Sepalanga Domingos" w:date="2025-03-05T09:28:00Z" w16du:dateUtc="2025-03-05T08:28:00Z">
                  <w:rPr>
                    <w:rFonts w:ascii="Times New Roman" w:eastAsia="Times New Roman" w:hAnsi="Times New Roman"/>
                    <w:spacing w:val="-1"/>
                  </w:rPr>
                </w:rPrChange>
              </w:rPr>
              <w:t>Valor do imposto a pagar (</w:t>
            </w:r>
            <w:proofErr w:type="spellStart"/>
            <w:r w:rsidRPr="00FB0B06">
              <w:rPr>
                <w:rFonts w:ascii="Arial" w:eastAsia="Times New Roman" w:hAnsi="Arial" w:cs="Arial"/>
                <w:spacing w:val="-1"/>
                <w:sz w:val="20"/>
                <w:szCs w:val="20"/>
                <w:rPrChange w:id="10757" w:author="Adelino Naquarta Sepalanga Domingos" w:date="2025-03-05T09:28:00Z" w16du:dateUtc="2025-03-05T08:28:00Z">
                  <w:rPr>
                    <w:rFonts w:ascii="Times New Roman" w:eastAsia="Times New Roman" w:hAnsi="Times New Roman"/>
                    <w:spacing w:val="-1"/>
                  </w:rPr>
                </w:rPrChange>
              </w:rPr>
              <w:t>TaxPayable</w:t>
            </w:r>
            <w:proofErr w:type="spellEnd"/>
            <w:r w:rsidRPr="00FB0B06">
              <w:rPr>
                <w:rFonts w:ascii="Arial" w:eastAsia="Times New Roman" w:hAnsi="Arial" w:cs="Arial"/>
                <w:spacing w:val="-1"/>
                <w:sz w:val="20"/>
                <w:szCs w:val="20"/>
                <w:rPrChange w:id="10758"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07018D" w14:textId="77777777" w:rsidR="003F3EDE" w:rsidRPr="00FB0B06" w:rsidRDefault="003F3EDE" w:rsidP="0025185C">
            <w:pPr>
              <w:rPr>
                <w:rFonts w:ascii="Arial" w:eastAsia="Times New Roman" w:hAnsi="Arial" w:cs="Arial"/>
                <w:spacing w:val="-1"/>
                <w:sz w:val="20"/>
                <w:szCs w:val="20"/>
                <w:rPrChange w:id="10759"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D35BA8" w14:textId="77777777" w:rsidR="003F3EDE" w:rsidRPr="00FB0B06" w:rsidRDefault="003F3EDE" w:rsidP="0025185C">
            <w:pPr>
              <w:jc w:val="center"/>
              <w:rPr>
                <w:rFonts w:ascii="Arial" w:eastAsia="Times New Roman" w:hAnsi="Arial" w:cs="Arial"/>
                <w:spacing w:val="-1"/>
                <w:sz w:val="20"/>
                <w:szCs w:val="20"/>
                <w:rPrChange w:id="10760" w:author="Adelino Naquarta Sepalanga Domingos" w:date="2025-03-05T09:28:00Z" w16du:dateUtc="2025-03-05T08:28:00Z">
                  <w:rPr>
                    <w:rFonts w:ascii="Times New Roman" w:eastAsia="Times New Roman" w:hAnsi="Times New Roman"/>
                    <w:spacing w:val="-1"/>
                  </w:rPr>
                </w:rPrChange>
              </w:rPr>
            </w:pPr>
          </w:p>
          <w:p w14:paraId="33702947" w14:textId="77777777" w:rsidR="003F3EDE" w:rsidRPr="00FB0B06" w:rsidRDefault="003F3EDE" w:rsidP="0025185C">
            <w:pPr>
              <w:jc w:val="center"/>
              <w:rPr>
                <w:rFonts w:ascii="Arial" w:eastAsia="Times New Roman" w:hAnsi="Arial" w:cs="Arial"/>
                <w:spacing w:val="-1"/>
                <w:sz w:val="20"/>
                <w:szCs w:val="20"/>
                <w:rPrChange w:id="1076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62"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0016E9A3" w14:textId="77777777" w:rsidTr="0025185C">
        <w:trPr>
          <w:trHeight w:val="150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6997DA5" w14:textId="77777777" w:rsidR="003F3EDE" w:rsidRPr="00FB0B06" w:rsidRDefault="003F3EDE" w:rsidP="0025185C">
            <w:pPr>
              <w:jc w:val="center"/>
              <w:rPr>
                <w:rFonts w:ascii="Arial" w:eastAsia="Times New Roman" w:hAnsi="Arial" w:cs="Arial"/>
                <w:spacing w:val="-1"/>
                <w:sz w:val="20"/>
                <w:szCs w:val="20"/>
                <w:rPrChange w:id="10763" w:author="Adelino Naquarta Sepalanga Domingos" w:date="2025-03-05T09:28:00Z" w16du:dateUtc="2025-03-05T08:28:00Z">
                  <w:rPr>
                    <w:rFonts w:ascii="Times New Roman" w:eastAsia="Times New Roman" w:hAnsi="Times New Roman"/>
                    <w:spacing w:val="-1"/>
                  </w:rPr>
                </w:rPrChange>
              </w:rPr>
            </w:pPr>
          </w:p>
          <w:p w14:paraId="39760579" w14:textId="77777777" w:rsidR="003F3EDE" w:rsidRPr="00FB0B06" w:rsidRDefault="003F3EDE" w:rsidP="0025185C">
            <w:pPr>
              <w:jc w:val="center"/>
              <w:rPr>
                <w:rFonts w:ascii="Arial" w:eastAsia="Times New Roman" w:hAnsi="Arial" w:cs="Arial"/>
                <w:spacing w:val="-1"/>
                <w:sz w:val="20"/>
                <w:szCs w:val="20"/>
                <w:rPrChange w:id="1076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65" w:author="Adelino Naquarta Sepalanga Domingos" w:date="2025-03-05T09:28:00Z" w16du:dateUtc="2025-03-05T08:28:00Z">
                  <w:rPr>
                    <w:rFonts w:ascii="Times New Roman" w:eastAsia="Times New Roman" w:hAnsi="Times New Roman"/>
                    <w:spacing w:val="-1"/>
                  </w:rPr>
                </w:rPrChange>
              </w:rPr>
              <w:t>4.4.4.15.2.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BCC753" w14:textId="77777777" w:rsidR="003F3EDE" w:rsidRPr="00FB0B06" w:rsidRDefault="003F3EDE" w:rsidP="0025185C">
            <w:pPr>
              <w:jc w:val="center"/>
              <w:rPr>
                <w:rFonts w:ascii="Arial" w:eastAsia="Times New Roman" w:hAnsi="Arial" w:cs="Arial"/>
                <w:spacing w:val="-1"/>
                <w:sz w:val="20"/>
                <w:szCs w:val="20"/>
                <w:rPrChange w:id="10766" w:author="Adelino Naquarta Sepalanga Domingos" w:date="2025-03-05T09:28:00Z" w16du:dateUtc="2025-03-05T08:28:00Z">
                  <w:rPr>
                    <w:rFonts w:ascii="Times New Roman" w:eastAsia="Times New Roman" w:hAnsi="Times New Roman"/>
                    <w:spacing w:val="-1"/>
                  </w:rPr>
                </w:rPrChange>
              </w:rPr>
            </w:pPr>
          </w:p>
          <w:p w14:paraId="0837A93A" w14:textId="77777777" w:rsidR="003F3EDE" w:rsidRPr="00FB0B06" w:rsidRDefault="003F3EDE" w:rsidP="0025185C">
            <w:pPr>
              <w:jc w:val="center"/>
              <w:rPr>
                <w:rFonts w:ascii="Arial" w:eastAsia="Times New Roman" w:hAnsi="Arial" w:cs="Arial"/>
                <w:spacing w:val="-1"/>
                <w:sz w:val="20"/>
                <w:szCs w:val="20"/>
                <w:rPrChange w:id="1076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68"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63C31A" w14:textId="77777777" w:rsidR="003F3EDE" w:rsidRPr="00FB0B06" w:rsidRDefault="003F3EDE" w:rsidP="0025185C">
            <w:pPr>
              <w:rPr>
                <w:rFonts w:ascii="Arial" w:eastAsia="Times New Roman" w:hAnsi="Arial" w:cs="Arial"/>
                <w:spacing w:val="-1"/>
                <w:sz w:val="20"/>
                <w:szCs w:val="20"/>
                <w:rPrChange w:id="10769" w:author="Adelino Naquarta Sepalanga Domingos" w:date="2025-03-05T09:28:00Z" w16du:dateUtc="2025-03-05T08:28:00Z">
                  <w:rPr>
                    <w:rFonts w:ascii="Times New Roman" w:eastAsia="Times New Roman" w:hAnsi="Times New Roman"/>
                    <w:spacing w:val="-1"/>
                  </w:rPr>
                </w:rPrChange>
              </w:rPr>
            </w:pPr>
          </w:p>
          <w:p w14:paraId="40409CA7" w14:textId="77777777" w:rsidR="003F3EDE" w:rsidRPr="00FB0B06" w:rsidRDefault="003F3EDE" w:rsidP="0025185C">
            <w:pPr>
              <w:rPr>
                <w:rFonts w:ascii="Arial" w:eastAsia="Times New Roman" w:hAnsi="Arial" w:cs="Arial"/>
                <w:spacing w:val="-1"/>
                <w:sz w:val="20"/>
                <w:szCs w:val="20"/>
                <w:rPrChange w:id="1077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71" w:author="Adelino Naquarta Sepalanga Domingos" w:date="2025-03-05T09:28:00Z" w16du:dateUtc="2025-03-05T08:28:00Z">
                  <w:rPr>
                    <w:rFonts w:ascii="Times New Roman" w:eastAsia="Times New Roman" w:hAnsi="Times New Roman"/>
                    <w:spacing w:val="-1"/>
                  </w:rPr>
                </w:rPrChange>
              </w:rPr>
              <w:t>Total do documento sem impostos (</w:t>
            </w:r>
            <w:proofErr w:type="spellStart"/>
            <w:r w:rsidRPr="00FB0B06">
              <w:rPr>
                <w:rFonts w:ascii="Arial" w:eastAsia="Times New Roman" w:hAnsi="Arial" w:cs="Arial"/>
                <w:spacing w:val="-1"/>
                <w:sz w:val="20"/>
                <w:szCs w:val="20"/>
                <w:rPrChange w:id="10772" w:author="Adelino Naquarta Sepalanga Domingos" w:date="2025-03-05T09:28:00Z" w16du:dateUtc="2025-03-05T08:28:00Z">
                  <w:rPr>
                    <w:rFonts w:ascii="Times New Roman" w:eastAsia="Times New Roman" w:hAnsi="Times New Roman"/>
                    <w:spacing w:val="-1"/>
                  </w:rPr>
                </w:rPrChange>
              </w:rPr>
              <w:t>NetTotal</w:t>
            </w:r>
            <w:proofErr w:type="spellEnd"/>
            <w:r w:rsidRPr="00FB0B06">
              <w:rPr>
                <w:rFonts w:ascii="Arial" w:eastAsia="Times New Roman" w:hAnsi="Arial" w:cs="Arial"/>
                <w:spacing w:val="-1"/>
                <w:sz w:val="20"/>
                <w:szCs w:val="20"/>
                <w:rPrChange w:id="10773"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C69534" w14:textId="77777777" w:rsidR="003F3EDE" w:rsidRPr="00FB0B06" w:rsidRDefault="003F3EDE" w:rsidP="0025185C">
            <w:pPr>
              <w:rPr>
                <w:rFonts w:ascii="Arial" w:eastAsia="Times New Roman" w:hAnsi="Arial" w:cs="Arial"/>
                <w:spacing w:val="-1"/>
                <w:sz w:val="20"/>
                <w:szCs w:val="20"/>
                <w:rPrChange w:id="1077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75" w:author="Adelino Naquarta Sepalanga Domingos" w:date="2025-03-05T09:28:00Z" w16du:dateUtc="2025-03-05T08:28:00Z">
                  <w:rPr>
                    <w:rFonts w:ascii="Times New Roman" w:eastAsia="Times New Roman" w:hAnsi="Times New Roman"/>
                    <w:spacing w:val="-1"/>
                  </w:rPr>
                </w:rPrChange>
              </w:rPr>
              <w:t>Este campo não deve incluir as parcelas referentes aos impostos constantes da tabela</w:t>
            </w:r>
          </w:p>
          <w:p w14:paraId="225699E6" w14:textId="77777777" w:rsidR="003F3EDE" w:rsidRPr="00FB0B06" w:rsidRDefault="003F3EDE" w:rsidP="0025185C">
            <w:pPr>
              <w:rPr>
                <w:rFonts w:ascii="Arial" w:eastAsia="Times New Roman" w:hAnsi="Arial" w:cs="Arial"/>
                <w:spacing w:val="-1"/>
                <w:sz w:val="20"/>
                <w:szCs w:val="20"/>
                <w:rPrChange w:id="1077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77" w:author="Adelino Naquarta Sepalanga Domingos" w:date="2025-03-05T09:28:00Z" w16du:dateUtc="2025-03-05T08:28:00Z">
                  <w:rPr>
                    <w:rFonts w:ascii="Times New Roman" w:eastAsia="Times New Roman" w:hAnsi="Times New Roman"/>
                    <w:spacing w:val="-1"/>
                  </w:rPr>
                </w:rPrChange>
              </w:rPr>
              <w:t>2.5. – Tabela de impostos (</w:t>
            </w:r>
            <w:proofErr w:type="spellStart"/>
            <w:r w:rsidRPr="00FB0B06">
              <w:rPr>
                <w:rFonts w:ascii="Arial" w:eastAsia="Times New Roman" w:hAnsi="Arial" w:cs="Arial"/>
                <w:spacing w:val="-1"/>
                <w:sz w:val="20"/>
                <w:szCs w:val="20"/>
                <w:rPrChange w:id="10778" w:author="Adelino Naquarta Sepalanga Domingos" w:date="2025-03-05T09:28:00Z" w16du:dateUtc="2025-03-05T08:28:00Z">
                  <w:rPr>
                    <w:rFonts w:ascii="Times New Roman" w:eastAsia="Times New Roman" w:hAnsi="Times New Roman"/>
                    <w:spacing w:val="-1"/>
                  </w:rPr>
                </w:rPrChange>
              </w:rPr>
              <w:t>TaxTable</w:t>
            </w:r>
            <w:proofErr w:type="spellEnd"/>
            <w:r w:rsidRPr="00FB0B06">
              <w:rPr>
                <w:rFonts w:ascii="Arial" w:eastAsia="Times New Roman" w:hAnsi="Arial" w:cs="Arial"/>
                <w:spacing w:val="-1"/>
                <w:sz w:val="20"/>
                <w:szCs w:val="20"/>
                <w:rPrChange w:id="10779" w:author="Adelino Naquarta Sepalanga Domingos" w:date="2025-03-05T09:28:00Z" w16du:dateUtc="2025-03-05T08:28:00Z">
                  <w:rPr>
                    <w:rFonts w:ascii="Times New Roman" w:eastAsia="Times New Roman" w:hAnsi="Times New Roman"/>
                    <w:spacing w:val="-1"/>
                  </w:rPr>
                </w:rPrChange>
              </w:rPr>
              <w:t>).</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5AD442" w14:textId="77777777" w:rsidR="003F3EDE" w:rsidRPr="00FB0B06" w:rsidRDefault="003F3EDE" w:rsidP="0025185C">
            <w:pPr>
              <w:jc w:val="center"/>
              <w:rPr>
                <w:rFonts w:ascii="Arial" w:eastAsia="Times New Roman" w:hAnsi="Arial" w:cs="Arial"/>
                <w:spacing w:val="-1"/>
                <w:sz w:val="20"/>
                <w:szCs w:val="20"/>
                <w:rPrChange w:id="10780" w:author="Adelino Naquarta Sepalanga Domingos" w:date="2025-03-05T09:28:00Z" w16du:dateUtc="2025-03-05T08:28:00Z">
                  <w:rPr>
                    <w:rFonts w:ascii="Times New Roman" w:eastAsia="Times New Roman" w:hAnsi="Times New Roman"/>
                    <w:spacing w:val="-1"/>
                  </w:rPr>
                </w:rPrChange>
              </w:rPr>
            </w:pPr>
          </w:p>
          <w:p w14:paraId="0A8DE1AA" w14:textId="77777777" w:rsidR="003F3EDE" w:rsidRPr="00FB0B06" w:rsidRDefault="003F3EDE" w:rsidP="0025185C">
            <w:pPr>
              <w:jc w:val="center"/>
              <w:rPr>
                <w:rFonts w:ascii="Arial" w:eastAsia="Times New Roman" w:hAnsi="Arial" w:cs="Arial"/>
                <w:spacing w:val="-1"/>
                <w:sz w:val="20"/>
                <w:szCs w:val="20"/>
                <w:rPrChange w:id="1078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82"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52C014B1" w14:textId="77777777" w:rsidTr="0025185C">
        <w:trPr>
          <w:trHeight w:val="146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0DD282" w14:textId="77777777" w:rsidR="003F3EDE" w:rsidRPr="00FB0B06" w:rsidRDefault="003F3EDE" w:rsidP="0025185C">
            <w:pPr>
              <w:jc w:val="center"/>
              <w:rPr>
                <w:rFonts w:ascii="Arial" w:eastAsia="Times New Roman" w:hAnsi="Arial" w:cs="Arial"/>
                <w:spacing w:val="-1"/>
                <w:sz w:val="20"/>
                <w:szCs w:val="20"/>
                <w:rPrChange w:id="10783" w:author="Adelino Naquarta Sepalanga Domingos" w:date="2025-03-05T09:28:00Z" w16du:dateUtc="2025-03-05T08:28:00Z">
                  <w:rPr>
                    <w:rFonts w:ascii="Times New Roman" w:eastAsia="Times New Roman" w:hAnsi="Times New Roman"/>
                    <w:spacing w:val="-1"/>
                  </w:rPr>
                </w:rPrChange>
              </w:rPr>
            </w:pPr>
          </w:p>
          <w:p w14:paraId="4F5172DC" w14:textId="77777777" w:rsidR="003F3EDE" w:rsidRPr="00FB0B06" w:rsidRDefault="003F3EDE" w:rsidP="0025185C">
            <w:pPr>
              <w:jc w:val="center"/>
              <w:rPr>
                <w:rFonts w:ascii="Arial" w:eastAsia="Times New Roman" w:hAnsi="Arial" w:cs="Arial"/>
                <w:spacing w:val="-1"/>
                <w:sz w:val="20"/>
                <w:szCs w:val="20"/>
                <w:rPrChange w:id="10784" w:author="Adelino Naquarta Sepalanga Domingos" w:date="2025-03-05T09:28:00Z" w16du:dateUtc="2025-03-05T08:28:00Z">
                  <w:rPr>
                    <w:rFonts w:ascii="Times New Roman" w:eastAsia="Times New Roman" w:hAnsi="Times New Roman"/>
                    <w:spacing w:val="-1"/>
                  </w:rPr>
                </w:rPrChange>
              </w:rPr>
            </w:pPr>
          </w:p>
          <w:p w14:paraId="02B03ACF" w14:textId="77777777" w:rsidR="003F3EDE" w:rsidRPr="00FB0B06" w:rsidRDefault="003F3EDE" w:rsidP="0025185C">
            <w:pPr>
              <w:jc w:val="center"/>
              <w:rPr>
                <w:rFonts w:ascii="Arial" w:eastAsia="Times New Roman" w:hAnsi="Arial" w:cs="Arial"/>
                <w:spacing w:val="-1"/>
                <w:sz w:val="20"/>
                <w:szCs w:val="20"/>
                <w:rPrChange w:id="1078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86" w:author="Adelino Naquarta Sepalanga Domingos" w:date="2025-03-05T09:28:00Z" w16du:dateUtc="2025-03-05T08:28:00Z">
                  <w:rPr>
                    <w:rFonts w:ascii="Times New Roman" w:eastAsia="Times New Roman" w:hAnsi="Times New Roman"/>
                    <w:spacing w:val="-1"/>
                  </w:rPr>
                </w:rPrChange>
              </w:rPr>
              <w:t>4.4.4.15.3.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CCD324" w14:textId="77777777" w:rsidR="003F3EDE" w:rsidRPr="00FB0B06" w:rsidRDefault="003F3EDE" w:rsidP="0025185C">
            <w:pPr>
              <w:jc w:val="center"/>
              <w:rPr>
                <w:rFonts w:ascii="Arial" w:eastAsia="Times New Roman" w:hAnsi="Arial" w:cs="Arial"/>
                <w:spacing w:val="-1"/>
                <w:sz w:val="20"/>
                <w:szCs w:val="20"/>
                <w:rPrChange w:id="10787" w:author="Adelino Naquarta Sepalanga Domingos" w:date="2025-03-05T09:28:00Z" w16du:dateUtc="2025-03-05T08:28:00Z">
                  <w:rPr>
                    <w:rFonts w:ascii="Times New Roman" w:eastAsia="Times New Roman" w:hAnsi="Times New Roman"/>
                    <w:spacing w:val="-1"/>
                  </w:rPr>
                </w:rPrChange>
              </w:rPr>
            </w:pPr>
          </w:p>
          <w:p w14:paraId="75CCF1E8" w14:textId="77777777" w:rsidR="003F3EDE" w:rsidRPr="00FB0B06" w:rsidRDefault="003F3EDE" w:rsidP="0025185C">
            <w:pPr>
              <w:jc w:val="center"/>
              <w:rPr>
                <w:rFonts w:ascii="Arial" w:eastAsia="Times New Roman" w:hAnsi="Arial" w:cs="Arial"/>
                <w:spacing w:val="-1"/>
                <w:sz w:val="20"/>
                <w:szCs w:val="20"/>
                <w:rPrChange w:id="10788" w:author="Adelino Naquarta Sepalanga Domingos" w:date="2025-03-05T09:28:00Z" w16du:dateUtc="2025-03-05T08:28:00Z">
                  <w:rPr>
                    <w:rFonts w:ascii="Times New Roman" w:eastAsia="Times New Roman" w:hAnsi="Times New Roman"/>
                    <w:spacing w:val="-1"/>
                  </w:rPr>
                </w:rPrChange>
              </w:rPr>
            </w:pPr>
          </w:p>
          <w:p w14:paraId="52693C5A" w14:textId="77777777" w:rsidR="003F3EDE" w:rsidRPr="00FB0B06" w:rsidRDefault="003F3EDE" w:rsidP="0025185C">
            <w:pPr>
              <w:jc w:val="center"/>
              <w:rPr>
                <w:rFonts w:ascii="Arial" w:eastAsia="Times New Roman" w:hAnsi="Arial" w:cs="Arial"/>
                <w:spacing w:val="-1"/>
                <w:sz w:val="20"/>
                <w:szCs w:val="20"/>
                <w:rPrChange w:id="1078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90"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A3D3844" w14:textId="77777777" w:rsidR="003F3EDE" w:rsidRPr="00FB0B06" w:rsidRDefault="003F3EDE" w:rsidP="0025185C">
            <w:pPr>
              <w:rPr>
                <w:rFonts w:ascii="Arial" w:eastAsia="Times New Roman" w:hAnsi="Arial" w:cs="Arial"/>
                <w:spacing w:val="-1"/>
                <w:sz w:val="20"/>
                <w:szCs w:val="20"/>
                <w:rPrChange w:id="10791" w:author="Adelino Naquarta Sepalanga Domingos" w:date="2025-03-05T09:28:00Z" w16du:dateUtc="2025-03-05T08:28:00Z">
                  <w:rPr>
                    <w:rFonts w:ascii="Times New Roman" w:eastAsia="Times New Roman" w:hAnsi="Times New Roman"/>
                    <w:spacing w:val="-1"/>
                  </w:rPr>
                </w:rPrChange>
              </w:rPr>
            </w:pPr>
          </w:p>
          <w:p w14:paraId="09A44DF1" w14:textId="77777777" w:rsidR="003F3EDE" w:rsidRPr="00FB0B06" w:rsidRDefault="003F3EDE" w:rsidP="0025185C">
            <w:pPr>
              <w:rPr>
                <w:rFonts w:ascii="Arial" w:eastAsia="Times New Roman" w:hAnsi="Arial" w:cs="Arial"/>
                <w:spacing w:val="-1"/>
                <w:sz w:val="20"/>
                <w:szCs w:val="20"/>
                <w:rPrChange w:id="10792" w:author="Adelino Naquarta Sepalanga Domingos" w:date="2025-03-05T09:28:00Z" w16du:dateUtc="2025-03-05T08:28:00Z">
                  <w:rPr>
                    <w:rFonts w:ascii="Times New Roman" w:eastAsia="Times New Roman" w:hAnsi="Times New Roman"/>
                    <w:spacing w:val="-1"/>
                  </w:rPr>
                </w:rPrChange>
              </w:rPr>
            </w:pPr>
          </w:p>
          <w:p w14:paraId="7F4EC3BB" w14:textId="77777777" w:rsidR="003F3EDE" w:rsidRPr="00FB0B06" w:rsidRDefault="003F3EDE" w:rsidP="0025185C">
            <w:pPr>
              <w:rPr>
                <w:rFonts w:ascii="Arial" w:eastAsia="Times New Roman" w:hAnsi="Arial" w:cs="Arial"/>
                <w:spacing w:val="-1"/>
                <w:sz w:val="20"/>
                <w:szCs w:val="20"/>
                <w:rPrChange w:id="1079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94" w:author="Adelino Naquarta Sepalanga Domingos" w:date="2025-03-05T09:28:00Z" w16du:dateUtc="2025-03-05T08:28:00Z">
                  <w:rPr>
                    <w:rFonts w:ascii="Times New Roman" w:eastAsia="Times New Roman" w:hAnsi="Times New Roman"/>
                    <w:spacing w:val="-1"/>
                  </w:rPr>
                </w:rPrChange>
              </w:rPr>
              <w:t>Total do documento com impostos (</w:t>
            </w:r>
            <w:proofErr w:type="spellStart"/>
            <w:r w:rsidRPr="00FB0B06">
              <w:rPr>
                <w:rFonts w:ascii="Arial" w:eastAsia="Times New Roman" w:hAnsi="Arial" w:cs="Arial"/>
                <w:spacing w:val="-1"/>
                <w:sz w:val="20"/>
                <w:szCs w:val="20"/>
                <w:rPrChange w:id="10795" w:author="Adelino Naquarta Sepalanga Domingos" w:date="2025-03-05T09:28:00Z" w16du:dateUtc="2025-03-05T08:28:00Z">
                  <w:rPr>
                    <w:rFonts w:ascii="Times New Roman" w:eastAsia="Times New Roman" w:hAnsi="Times New Roman"/>
                    <w:spacing w:val="-1"/>
                  </w:rPr>
                </w:rPrChange>
              </w:rPr>
              <w:t>GrossTotal</w:t>
            </w:r>
            <w:proofErr w:type="spellEnd"/>
            <w:r w:rsidRPr="00FB0B06">
              <w:rPr>
                <w:rFonts w:ascii="Arial" w:eastAsia="Times New Roman" w:hAnsi="Arial" w:cs="Arial"/>
                <w:spacing w:val="-1"/>
                <w:sz w:val="20"/>
                <w:szCs w:val="20"/>
                <w:rPrChange w:id="10796"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B7CB15" w14:textId="77777777" w:rsidR="003F3EDE" w:rsidRPr="00FB0B06" w:rsidRDefault="003F3EDE" w:rsidP="0025185C">
            <w:pPr>
              <w:rPr>
                <w:rFonts w:ascii="Arial" w:eastAsia="Times New Roman" w:hAnsi="Arial" w:cs="Arial"/>
                <w:spacing w:val="-1"/>
                <w:sz w:val="20"/>
                <w:szCs w:val="20"/>
                <w:rPrChange w:id="1079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798" w:author="Adelino Naquarta Sepalanga Domingos" w:date="2025-03-05T09:28:00Z" w16du:dateUtc="2025-03-05T08:28:00Z">
                  <w:rPr>
                    <w:rFonts w:ascii="Times New Roman" w:eastAsia="Times New Roman" w:hAnsi="Times New Roman"/>
                    <w:spacing w:val="-1"/>
                  </w:rPr>
                </w:rPrChange>
              </w:rPr>
              <w:t>Este campo não deve reflectir eventuais retenções na fonte constantes na estrutura</w:t>
            </w:r>
          </w:p>
          <w:p w14:paraId="24F698B5" w14:textId="77777777" w:rsidR="003F3EDE" w:rsidRPr="00FB0B06" w:rsidRDefault="003F3EDE" w:rsidP="0025185C">
            <w:pPr>
              <w:rPr>
                <w:rFonts w:ascii="Arial" w:eastAsia="Times New Roman" w:hAnsi="Arial" w:cs="Arial"/>
                <w:spacing w:val="-1"/>
                <w:sz w:val="20"/>
                <w:szCs w:val="20"/>
                <w:rPrChange w:id="1079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00" w:author="Adelino Naquarta Sepalanga Domingos" w:date="2025-03-05T09:28:00Z" w16du:dateUtc="2025-03-05T08:28:00Z">
                  <w:rPr>
                    <w:rFonts w:ascii="Times New Roman" w:eastAsia="Times New Roman" w:hAnsi="Times New Roman"/>
                    <w:spacing w:val="-1"/>
                  </w:rPr>
                </w:rPrChange>
              </w:rPr>
              <w:t>4.4.4.16. – Retenção na fonte (</w:t>
            </w:r>
            <w:proofErr w:type="spellStart"/>
            <w:r w:rsidRPr="00FB0B06">
              <w:rPr>
                <w:rFonts w:ascii="Arial" w:eastAsia="Times New Roman" w:hAnsi="Arial" w:cs="Arial"/>
                <w:spacing w:val="-1"/>
                <w:sz w:val="20"/>
                <w:szCs w:val="20"/>
                <w:rPrChange w:id="10801" w:author="Adelino Naquarta Sepalanga Domingos" w:date="2025-03-05T09:28:00Z" w16du:dateUtc="2025-03-05T08:28:00Z">
                  <w:rPr>
                    <w:rFonts w:ascii="Times New Roman" w:eastAsia="Times New Roman" w:hAnsi="Times New Roman"/>
                    <w:spacing w:val="-1"/>
                  </w:rPr>
                </w:rPrChange>
              </w:rPr>
              <w:t>WithholdingTax</w:t>
            </w:r>
            <w:proofErr w:type="spellEnd"/>
            <w:r w:rsidRPr="00FB0B06">
              <w:rPr>
                <w:rFonts w:ascii="Arial" w:eastAsia="Times New Roman" w:hAnsi="Arial" w:cs="Arial"/>
                <w:spacing w:val="-1"/>
                <w:sz w:val="20"/>
                <w:szCs w:val="20"/>
                <w:rPrChange w:id="10802" w:author="Adelino Naquarta Sepalanga Domingos" w:date="2025-03-05T09:28:00Z" w16du:dateUtc="2025-03-05T08:28:00Z">
                  <w:rPr>
                    <w:rFonts w:ascii="Times New Roman" w:eastAsia="Times New Roman" w:hAnsi="Times New Roman"/>
                    <w:spacing w:val="-1"/>
                  </w:rPr>
                </w:rPrChange>
              </w:rPr>
              <w:t>)</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34D1473" w14:textId="77777777" w:rsidR="003F3EDE" w:rsidRPr="00FB0B06" w:rsidRDefault="003F3EDE" w:rsidP="0025185C">
            <w:pPr>
              <w:jc w:val="center"/>
              <w:rPr>
                <w:rFonts w:ascii="Arial" w:eastAsia="Times New Roman" w:hAnsi="Arial" w:cs="Arial"/>
                <w:spacing w:val="-1"/>
                <w:sz w:val="20"/>
                <w:szCs w:val="20"/>
                <w:rPrChange w:id="10803" w:author="Adelino Naquarta Sepalanga Domingos" w:date="2025-03-05T09:28:00Z" w16du:dateUtc="2025-03-05T08:28:00Z">
                  <w:rPr>
                    <w:rFonts w:ascii="Times New Roman" w:eastAsia="Times New Roman" w:hAnsi="Times New Roman"/>
                    <w:spacing w:val="-1"/>
                  </w:rPr>
                </w:rPrChange>
              </w:rPr>
            </w:pPr>
          </w:p>
          <w:p w14:paraId="5F163832" w14:textId="77777777" w:rsidR="003F3EDE" w:rsidRPr="00FB0B06" w:rsidRDefault="003F3EDE" w:rsidP="0025185C">
            <w:pPr>
              <w:jc w:val="center"/>
              <w:rPr>
                <w:rFonts w:ascii="Arial" w:eastAsia="Times New Roman" w:hAnsi="Arial" w:cs="Arial"/>
                <w:spacing w:val="-1"/>
                <w:sz w:val="20"/>
                <w:szCs w:val="20"/>
                <w:rPrChange w:id="10804" w:author="Adelino Naquarta Sepalanga Domingos" w:date="2025-03-05T09:28:00Z" w16du:dateUtc="2025-03-05T08:28:00Z">
                  <w:rPr>
                    <w:rFonts w:ascii="Times New Roman" w:eastAsia="Times New Roman" w:hAnsi="Times New Roman"/>
                    <w:spacing w:val="-1"/>
                  </w:rPr>
                </w:rPrChange>
              </w:rPr>
            </w:pPr>
          </w:p>
          <w:p w14:paraId="7276CDBF" w14:textId="77777777" w:rsidR="003F3EDE" w:rsidRPr="00FB0B06" w:rsidRDefault="003F3EDE" w:rsidP="0025185C">
            <w:pPr>
              <w:jc w:val="center"/>
              <w:rPr>
                <w:rFonts w:ascii="Arial" w:eastAsia="Times New Roman" w:hAnsi="Arial" w:cs="Arial"/>
                <w:spacing w:val="-1"/>
                <w:sz w:val="20"/>
                <w:szCs w:val="20"/>
                <w:rPrChange w:id="1080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06"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373259DE" w14:textId="77777777" w:rsidTr="0025185C">
        <w:trPr>
          <w:trHeight w:val="79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DE6B154" w14:textId="77777777" w:rsidR="003F3EDE" w:rsidRPr="00FB0B06" w:rsidRDefault="003F3EDE" w:rsidP="0025185C">
            <w:pPr>
              <w:jc w:val="center"/>
              <w:rPr>
                <w:rFonts w:ascii="Arial" w:eastAsia="Times New Roman" w:hAnsi="Arial" w:cs="Arial"/>
                <w:spacing w:val="-1"/>
                <w:sz w:val="20"/>
                <w:szCs w:val="20"/>
                <w:rPrChange w:id="1080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08" w:author="Adelino Naquarta Sepalanga Domingos" w:date="2025-03-05T09:28:00Z" w16du:dateUtc="2025-03-05T08:28:00Z">
                  <w:rPr>
                    <w:rFonts w:ascii="Times New Roman" w:eastAsia="Times New Roman" w:hAnsi="Times New Roman"/>
                    <w:spacing w:val="-1"/>
                  </w:rPr>
                </w:rPrChange>
              </w:rPr>
              <w:t>4.4.4.15.4.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2DB3FE" w14:textId="77777777" w:rsidR="003F3EDE" w:rsidRPr="00FB0B06" w:rsidRDefault="003F3EDE" w:rsidP="0025185C">
            <w:pPr>
              <w:jc w:val="center"/>
              <w:rPr>
                <w:rFonts w:ascii="Arial" w:eastAsia="Times New Roman" w:hAnsi="Arial" w:cs="Arial"/>
                <w:spacing w:val="-1"/>
                <w:sz w:val="20"/>
                <w:szCs w:val="20"/>
                <w:rPrChange w:id="10809"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25ECDE6" w14:textId="77777777" w:rsidR="003F3EDE" w:rsidRPr="00FB0B06" w:rsidRDefault="003F3EDE" w:rsidP="0025185C">
            <w:pPr>
              <w:rPr>
                <w:rFonts w:ascii="Arial" w:eastAsia="Times New Roman" w:hAnsi="Arial" w:cs="Arial"/>
                <w:spacing w:val="-1"/>
                <w:sz w:val="20"/>
                <w:szCs w:val="20"/>
                <w:rPrChange w:id="1081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11" w:author="Adelino Naquarta Sepalanga Domingos" w:date="2025-03-05T09:28:00Z" w16du:dateUtc="2025-03-05T08:28:00Z">
                  <w:rPr>
                    <w:rFonts w:ascii="Times New Roman" w:eastAsia="Times New Roman" w:hAnsi="Times New Roman"/>
                    <w:spacing w:val="-1"/>
                  </w:rPr>
                </w:rPrChange>
              </w:rPr>
              <w:t>Acordos (</w:t>
            </w:r>
            <w:proofErr w:type="spellStart"/>
            <w:r w:rsidRPr="00FB0B06">
              <w:rPr>
                <w:rFonts w:ascii="Arial" w:eastAsia="Times New Roman" w:hAnsi="Arial" w:cs="Arial"/>
                <w:spacing w:val="-1"/>
                <w:sz w:val="20"/>
                <w:szCs w:val="20"/>
                <w:rPrChange w:id="10812" w:author="Adelino Naquarta Sepalanga Domingos" w:date="2025-03-05T09:28:00Z" w16du:dateUtc="2025-03-05T08:28:00Z">
                  <w:rPr>
                    <w:rFonts w:ascii="Times New Roman" w:eastAsia="Times New Roman" w:hAnsi="Times New Roman"/>
                    <w:spacing w:val="-1"/>
                  </w:rPr>
                </w:rPrChange>
              </w:rPr>
              <w:t>Settlement</w:t>
            </w:r>
            <w:proofErr w:type="spellEnd"/>
            <w:r w:rsidRPr="00FB0B06">
              <w:rPr>
                <w:rFonts w:ascii="Arial" w:eastAsia="Times New Roman" w:hAnsi="Arial" w:cs="Arial"/>
                <w:spacing w:val="-1"/>
                <w:sz w:val="20"/>
                <w:szCs w:val="20"/>
                <w:rPrChange w:id="10813"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0DB3FE" w14:textId="77777777" w:rsidR="003F3EDE" w:rsidRPr="00FB0B06" w:rsidRDefault="003F3EDE" w:rsidP="0025185C">
            <w:pPr>
              <w:rPr>
                <w:rFonts w:ascii="Arial" w:eastAsia="Times New Roman" w:hAnsi="Arial" w:cs="Arial"/>
                <w:spacing w:val="-1"/>
                <w:sz w:val="20"/>
                <w:szCs w:val="20"/>
                <w:rPrChange w:id="1081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15" w:author="Adelino Naquarta Sepalanga Domingos" w:date="2025-03-05T09:28:00Z" w16du:dateUtc="2025-03-05T08:28:00Z">
                  <w:rPr>
                    <w:rFonts w:ascii="Times New Roman" w:eastAsia="Times New Roman" w:hAnsi="Times New Roman"/>
                    <w:spacing w:val="-1"/>
                  </w:rPr>
                </w:rPrChange>
              </w:rPr>
              <w:t>Acordos ou formas de pagamento.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BEDD08" w14:textId="77777777" w:rsidR="003F3EDE" w:rsidRPr="00FB0B06" w:rsidRDefault="003F3EDE" w:rsidP="0025185C">
            <w:pPr>
              <w:jc w:val="center"/>
              <w:rPr>
                <w:rFonts w:ascii="Arial" w:eastAsia="Times New Roman" w:hAnsi="Arial" w:cs="Arial"/>
                <w:spacing w:val="-1"/>
                <w:sz w:val="20"/>
                <w:szCs w:val="20"/>
                <w:rPrChange w:id="1081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17"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00654DD9" w14:textId="77777777" w:rsidTr="0025185C">
        <w:trPr>
          <w:trHeight w:val="79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1AE6AF3" w14:textId="77777777" w:rsidR="003F3EDE" w:rsidRPr="00FB0B06" w:rsidRDefault="003F3EDE" w:rsidP="0025185C">
            <w:pPr>
              <w:jc w:val="center"/>
              <w:rPr>
                <w:rFonts w:ascii="Arial" w:eastAsia="Times New Roman" w:hAnsi="Arial" w:cs="Arial"/>
                <w:spacing w:val="-1"/>
                <w:sz w:val="20"/>
                <w:szCs w:val="20"/>
                <w:rPrChange w:id="1081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19" w:author="Adelino Naquarta Sepalanga Domingos" w:date="2025-03-05T09:28:00Z" w16du:dateUtc="2025-03-05T08:28:00Z">
                  <w:rPr>
                    <w:rFonts w:ascii="Times New Roman" w:eastAsia="Times New Roman" w:hAnsi="Times New Roman"/>
                    <w:spacing w:val="-1"/>
                  </w:rPr>
                </w:rPrChange>
              </w:rPr>
              <w:t>4.4.4.15.4.1.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49A2D3" w14:textId="77777777" w:rsidR="003F3EDE" w:rsidRPr="00FB0B06" w:rsidRDefault="003F3EDE" w:rsidP="0025185C">
            <w:pPr>
              <w:jc w:val="center"/>
              <w:rPr>
                <w:rFonts w:ascii="Arial" w:eastAsia="Times New Roman" w:hAnsi="Arial" w:cs="Arial"/>
                <w:spacing w:val="-1"/>
                <w:sz w:val="20"/>
                <w:szCs w:val="20"/>
                <w:rPrChange w:id="1082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21"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F85B7C" w14:textId="77777777" w:rsidR="003F3EDE" w:rsidRPr="00FB0B06" w:rsidRDefault="003F3EDE" w:rsidP="0025185C">
            <w:pPr>
              <w:rPr>
                <w:rFonts w:ascii="Arial" w:eastAsia="Times New Roman" w:hAnsi="Arial" w:cs="Arial"/>
                <w:spacing w:val="-1"/>
                <w:sz w:val="20"/>
                <w:szCs w:val="20"/>
                <w:rPrChange w:id="1082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23" w:author="Adelino Naquarta Sepalanga Domingos" w:date="2025-03-05T09:28:00Z" w16du:dateUtc="2025-03-05T08:28:00Z">
                  <w:rPr>
                    <w:rFonts w:ascii="Times New Roman" w:eastAsia="Times New Roman" w:hAnsi="Times New Roman"/>
                    <w:spacing w:val="-1"/>
                  </w:rPr>
                </w:rPrChange>
              </w:rPr>
              <w:t>Montante do desconto (</w:t>
            </w:r>
            <w:proofErr w:type="spellStart"/>
            <w:r w:rsidRPr="00FB0B06">
              <w:rPr>
                <w:rFonts w:ascii="Arial" w:eastAsia="Times New Roman" w:hAnsi="Arial" w:cs="Arial"/>
                <w:spacing w:val="-1"/>
                <w:sz w:val="20"/>
                <w:szCs w:val="20"/>
                <w:rPrChange w:id="10824" w:author="Adelino Naquarta Sepalanga Domingos" w:date="2025-03-05T09:28:00Z" w16du:dateUtc="2025-03-05T08:28:00Z">
                  <w:rPr>
                    <w:rFonts w:ascii="Times New Roman" w:eastAsia="Times New Roman" w:hAnsi="Times New Roman"/>
                    <w:spacing w:val="-1"/>
                  </w:rPr>
                </w:rPrChange>
              </w:rPr>
              <w:t>SettlementAmount</w:t>
            </w:r>
            <w:proofErr w:type="spellEnd"/>
            <w:r w:rsidRPr="00FB0B06">
              <w:rPr>
                <w:rFonts w:ascii="Arial" w:eastAsia="Times New Roman" w:hAnsi="Arial" w:cs="Arial"/>
                <w:spacing w:val="-1"/>
                <w:sz w:val="20"/>
                <w:szCs w:val="20"/>
                <w:rPrChange w:id="10825"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DA6DED" w14:textId="77777777" w:rsidR="003F3EDE" w:rsidRPr="00FB0B06" w:rsidRDefault="003F3EDE" w:rsidP="0025185C">
            <w:pPr>
              <w:rPr>
                <w:rFonts w:ascii="Arial" w:eastAsia="Times New Roman" w:hAnsi="Arial" w:cs="Arial"/>
                <w:spacing w:val="-1"/>
                <w:sz w:val="20"/>
                <w:szCs w:val="20"/>
                <w:rPrChange w:id="1082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27" w:author="Adelino Naquarta Sepalanga Domingos" w:date="2025-03-05T09:28:00Z" w16du:dateUtc="2025-03-05T08:28:00Z">
                  <w:rPr>
                    <w:rFonts w:ascii="Times New Roman" w:eastAsia="Times New Roman" w:hAnsi="Times New Roman"/>
                    <w:spacing w:val="-1"/>
                  </w:rPr>
                </w:rPrChange>
              </w:rPr>
              <w:t>Total dos descontos concedidos aquando deste pagamento.</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B7FAAF" w14:textId="77777777" w:rsidR="003F3EDE" w:rsidRPr="00FB0B06" w:rsidRDefault="003F3EDE" w:rsidP="0025185C">
            <w:pPr>
              <w:jc w:val="center"/>
              <w:rPr>
                <w:rFonts w:ascii="Arial" w:eastAsia="Times New Roman" w:hAnsi="Arial" w:cs="Arial"/>
                <w:spacing w:val="-1"/>
                <w:sz w:val="20"/>
                <w:szCs w:val="20"/>
                <w:rPrChange w:id="10828" w:author="Adelino Naquarta Sepalanga Domingos" w:date="2025-03-05T09:28:00Z" w16du:dateUtc="2025-03-05T08:28:00Z">
                  <w:rPr>
                    <w:rFonts w:ascii="Times New Roman" w:eastAsia="Times New Roman" w:hAnsi="Times New Roman"/>
                    <w:spacing w:val="-1"/>
                  </w:rPr>
                </w:rPrChange>
              </w:rPr>
            </w:pPr>
          </w:p>
          <w:p w14:paraId="2718E065" w14:textId="77777777" w:rsidR="003F3EDE" w:rsidRPr="00FB0B06" w:rsidRDefault="003F3EDE" w:rsidP="0025185C">
            <w:pPr>
              <w:jc w:val="center"/>
              <w:rPr>
                <w:rFonts w:ascii="Arial" w:eastAsia="Times New Roman" w:hAnsi="Arial" w:cs="Arial"/>
                <w:spacing w:val="-1"/>
                <w:sz w:val="20"/>
                <w:szCs w:val="20"/>
                <w:rPrChange w:id="1082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30"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40E89A2F" w14:textId="77777777" w:rsidTr="0025185C">
        <w:trPr>
          <w:trHeight w:val="67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68386D" w14:textId="77777777" w:rsidR="003F3EDE" w:rsidRPr="00FB0B06" w:rsidRDefault="003F3EDE" w:rsidP="0025185C">
            <w:pPr>
              <w:jc w:val="center"/>
              <w:rPr>
                <w:rFonts w:ascii="Arial" w:eastAsia="Times New Roman" w:hAnsi="Arial" w:cs="Arial"/>
                <w:spacing w:val="-1"/>
                <w:sz w:val="20"/>
                <w:szCs w:val="20"/>
                <w:rPrChange w:id="1083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32" w:author="Adelino Naquarta Sepalanga Domingos" w:date="2025-03-05T09:28:00Z" w16du:dateUtc="2025-03-05T08:28:00Z">
                  <w:rPr>
                    <w:rFonts w:ascii="Times New Roman" w:eastAsia="Times New Roman" w:hAnsi="Times New Roman"/>
                    <w:spacing w:val="-1"/>
                  </w:rPr>
                </w:rPrChange>
              </w:rPr>
              <w:t>4.4.4.15.5.</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498916" w14:textId="77777777" w:rsidR="003F3EDE" w:rsidRPr="00FB0B06" w:rsidRDefault="003F3EDE" w:rsidP="0025185C">
            <w:pPr>
              <w:jc w:val="center"/>
              <w:rPr>
                <w:rFonts w:ascii="Arial" w:eastAsia="Times New Roman" w:hAnsi="Arial" w:cs="Arial"/>
                <w:spacing w:val="-1"/>
                <w:sz w:val="20"/>
                <w:szCs w:val="20"/>
                <w:rPrChange w:id="10833"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61CF0E7" w14:textId="77777777" w:rsidR="003F3EDE" w:rsidRPr="00FB0B06" w:rsidRDefault="003F3EDE" w:rsidP="0025185C">
            <w:pPr>
              <w:rPr>
                <w:rFonts w:ascii="Arial" w:eastAsia="Times New Roman" w:hAnsi="Arial" w:cs="Arial"/>
                <w:spacing w:val="-1"/>
                <w:sz w:val="20"/>
                <w:szCs w:val="20"/>
                <w:rPrChange w:id="1083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35" w:author="Adelino Naquarta Sepalanga Domingos" w:date="2025-03-05T09:28:00Z" w16du:dateUtc="2025-03-05T08:28:00Z">
                  <w:rPr>
                    <w:rFonts w:ascii="Times New Roman" w:eastAsia="Times New Roman" w:hAnsi="Times New Roman"/>
                    <w:spacing w:val="-1"/>
                  </w:rPr>
                </w:rPrChange>
              </w:rPr>
              <w:t>Moeda (</w:t>
            </w:r>
            <w:proofErr w:type="spellStart"/>
            <w:r w:rsidRPr="00FB0B06">
              <w:rPr>
                <w:rFonts w:ascii="Arial" w:eastAsia="Times New Roman" w:hAnsi="Arial" w:cs="Arial"/>
                <w:spacing w:val="-1"/>
                <w:sz w:val="20"/>
                <w:szCs w:val="20"/>
                <w:rPrChange w:id="10836" w:author="Adelino Naquarta Sepalanga Domingos" w:date="2025-03-05T09:28:00Z" w16du:dateUtc="2025-03-05T08:28:00Z">
                  <w:rPr>
                    <w:rFonts w:ascii="Times New Roman" w:eastAsia="Times New Roman" w:hAnsi="Times New Roman"/>
                    <w:spacing w:val="-1"/>
                  </w:rPr>
                </w:rPrChange>
              </w:rPr>
              <w:t>Currency</w:t>
            </w:r>
            <w:proofErr w:type="spellEnd"/>
            <w:r w:rsidRPr="00FB0B06">
              <w:rPr>
                <w:rFonts w:ascii="Arial" w:eastAsia="Times New Roman" w:hAnsi="Arial" w:cs="Arial"/>
                <w:spacing w:val="-1"/>
                <w:sz w:val="20"/>
                <w:szCs w:val="20"/>
                <w:rPrChange w:id="10837"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529493" w14:textId="77777777" w:rsidR="003F3EDE" w:rsidRPr="00FB0B06" w:rsidRDefault="003F3EDE" w:rsidP="0025185C">
            <w:pPr>
              <w:rPr>
                <w:rFonts w:ascii="Arial" w:eastAsia="Times New Roman" w:hAnsi="Arial" w:cs="Arial"/>
                <w:spacing w:val="-1"/>
                <w:sz w:val="20"/>
                <w:szCs w:val="20"/>
                <w:rPrChange w:id="1083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39" w:author="Adelino Naquarta Sepalanga Domingos" w:date="2025-03-05T09:28:00Z" w16du:dateUtc="2025-03-05T08:28:00Z">
                  <w:rPr>
                    <w:rFonts w:ascii="Times New Roman" w:eastAsia="Times New Roman" w:hAnsi="Times New Roman"/>
                    <w:spacing w:val="-1"/>
                  </w:rPr>
                </w:rPrChange>
              </w:rPr>
              <w:t xml:space="preserve">Não deve ser gerada no caso </w:t>
            </w:r>
            <w:proofErr w:type="gramStart"/>
            <w:r w:rsidRPr="00FB0B06">
              <w:rPr>
                <w:rFonts w:ascii="Arial" w:eastAsia="Times New Roman" w:hAnsi="Arial" w:cs="Arial"/>
                <w:spacing w:val="-1"/>
                <w:sz w:val="20"/>
                <w:szCs w:val="20"/>
                <w:rPrChange w:id="10840" w:author="Adelino Naquarta Sepalanga Domingos" w:date="2025-03-05T09:28:00Z" w16du:dateUtc="2025-03-05T08:28:00Z">
                  <w:rPr>
                    <w:rFonts w:ascii="Times New Roman" w:eastAsia="Times New Roman" w:hAnsi="Times New Roman"/>
                    <w:spacing w:val="-1"/>
                  </w:rPr>
                </w:rPrChange>
              </w:rPr>
              <w:t>da</w:t>
            </w:r>
            <w:proofErr w:type="gramEnd"/>
            <w:r w:rsidRPr="00FB0B06">
              <w:rPr>
                <w:rFonts w:ascii="Arial" w:eastAsia="Times New Roman" w:hAnsi="Arial" w:cs="Arial"/>
                <w:spacing w:val="-1"/>
                <w:sz w:val="20"/>
                <w:szCs w:val="20"/>
                <w:rPrChange w:id="10841" w:author="Adelino Naquarta Sepalanga Domingos" w:date="2025-03-05T09:28:00Z" w16du:dateUtc="2025-03-05T08:28:00Z">
                  <w:rPr>
                    <w:rFonts w:ascii="Times New Roman" w:eastAsia="Times New Roman" w:hAnsi="Times New Roman"/>
                    <w:spacing w:val="-1"/>
                  </w:rPr>
                </w:rPrChange>
              </w:rPr>
              <w:t xml:space="preserve"> emissão do documento ser em AOA.</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1AB041" w14:textId="77777777" w:rsidR="003F3EDE" w:rsidRPr="00FB0B06" w:rsidRDefault="003F3EDE" w:rsidP="0025185C">
            <w:pPr>
              <w:jc w:val="center"/>
              <w:rPr>
                <w:rFonts w:ascii="Arial" w:eastAsia="Times New Roman" w:hAnsi="Arial" w:cs="Arial"/>
                <w:spacing w:val="-1"/>
                <w:sz w:val="20"/>
                <w:szCs w:val="20"/>
                <w:rPrChange w:id="1084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43"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10B7952E" w14:textId="77777777" w:rsidTr="0025185C">
        <w:trPr>
          <w:trHeight w:val="108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6FDE7B" w14:textId="77777777" w:rsidR="003F3EDE" w:rsidRPr="00FB0B06" w:rsidRDefault="003F3EDE" w:rsidP="0025185C">
            <w:pPr>
              <w:jc w:val="center"/>
              <w:rPr>
                <w:rFonts w:ascii="Arial" w:eastAsia="Times New Roman" w:hAnsi="Arial" w:cs="Arial"/>
                <w:spacing w:val="-1"/>
                <w:sz w:val="20"/>
                <w:szCs w:val="20"/>
                <w:rPrChange w:id="1084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45" w:author="Adelino Naquarta Sepalanga Domingos" w:date="2025-03-05T09:28:00Z" w16du:dateUtc="2025-03-05T08:28:00Z">
                  <w:rPr>
                    <w:rFonts w:ascii="Times New Roman" w:eastAsia="Times New Roman" w:hAnsi="Times New Roman"/>
                    <w:spacing w:val="-1"/>
                  </w:rPr>
                </w:rPrChange>
              </w:rPr>
              <w:t>4.4.4.15.5.1.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B6F39D" w14:textId="77777777" w:rsidR="003F3EDE" w:rsidRPr="00FB0B06" w:rsidRDefault="003F3EDE" w:rsidP="0025185C">
            <w:pPr>
              <w:jc w:val="center"/>
              <w:rPr>
                <w:rFonts w:ascii="Arial" w:eastAsia="Times New Roman" w:hAnsi="Arial" w:cs="Arial"/>
                <w:spacing w:val="-1"/>
                <w:sz w:val="20"/>
                <w:szCs w:val="20"/>
                <w:rPrChange w:id="1084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47"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ACD38F" w14:textId="77777777" w:rsidR="003F3EDE" w:rsidRPr="00FB0B06" w:rsidRDefault="003F3EDE" w:rsidP="0025185C">
            <w:pPr>
              <w:rPr>
                <w:rFonts w:ascii="Arial" w:eastAsia="Times New Roman" w:hAnsi="Arial" w:cs="Arial"/>
                <w:spacing w:val="-1"/>
                <w:sz w:val="20"/>
                <w:szCs w:val="20"/>
                <w:rPrChange w:id="1084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49" w:author="Adelino Naquarta Sepalanga Domingos" w:date="2025-03-05T09:28:00Z" w16du:dateUtc="2025-03-05T08:28:00Z">
                  <w:rPr>
                    <w:rFonts w:ascii="Times New Roman" w:eastAsia="Times New Roman" w:hAnsi="Times New Roman"/>
                    <w:spacing w:val="-1"/>
                  </w:rPr>
                </w:rPrChange>
              </w:rPr>
              <w:t>Código de moeda (</w:t>
            </w:r>
            <w:proofErr w:type="spellStart"/>
            <w:r w:rsidRPr="00FB0B06">
              <w:rPr>
                <w:rFonts w:ascii="Arial" w:eastAsia="Times New Roman" w:hAnsi="Arial" w:cs="Arial"/>
                <w:spacing w:val="-1"/>
                <w:sz w:val="20"/>
                <w:szCs w:val="20"/>
                <w:rPrChange w:id="10850" w:author="Adelino Naquarta Sepalanga Domingos" w:date="2025-03-05T09:28:00Z" w16du:dateUtc="2025-03-05T08:28:00Z">
                  <w:rPr>
                    <w:rFonts w:ascii="Times New Roman" w:eastAsia="Times New Roman" w:hAnsi="Times New Roman"/>
                    <w:spacing w:val="-1"/>
                  </w:rPr>
                </w:rPrChange>
              </w:rPr>
              <w:t>CurrencyCode</w:t>
            </w:r>
            <w:proofErr w:type="spellEnd"/>
            <w:r w:rsidRPr="00FB0B06">
              <w:rPr>
                <w:rFonts w:ascii="Arial" w:eastAsia="Times New Roman" w:hAnsi="Arial" w:cs="Arial"/>
                <w:spacing w:val="-1"/>
                <w:sz w:val="20"/>
                <w:szCs w:val="20"/>
                <w:rPrChange w:id="10851"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3CE2CD" w14:textId="77777777" w:rsidR="003F3EDE" w:rsidRPr="00FB0B06" w:rsidRDefault="003F3EDE" w:rsidP="0025185C">
            <w:pPr>
              <w:rPr>
                <w:rFonts w:ascii="Arial" w:eastAsia="Times New Roman" w:hAnsi="Arial" w:cs="Arial"/>
                <w:spacing w:val="-1"/>
                <w:sz w:val="20"/>
                <w:szCs w:val="20"/>
                <w:rPrChange w:id="1085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53" w:author="Adelino Naquarta Sepalanga Domingos" w:date="2025-03-05T09:28:00Z" w16du:dateUtc="2025-03-05T08:28:00Z">
                  <w:rPr>
                    <w:rFonts w:ascii="Times New Roman" w:eastAsia="Times New Roman" w:hAnsi="Times New Roman"/>
                    <w:spacing w:val="-1"/>
                  </w:rPr>
                </w:rPrChange>
              </w:rPr>
              <w:t>No caso de moeda estrangeira deve ser preenchido de acordo com a norma ISO 4217.</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D5A1BE" w14:textId="77777777" w:rsidR="003F3EDE" w:rsidRPr="00FB0B06" w:rsidRDefault="003F3EDE" w:rsidP="0025185C">
            <w:pPr>
              <w:jc w:val="center"/>
              <w:rPr>
                <w:rFonts w:ascii="Arial" w:eastAsia="Times New Roman" w:hAnsi="Arial" w:cs="Arial"/>
                <w:spacing w:val="-1"/>
                <w:sz w:val="20"/>
                <w:szCs w:val="20"/>
                <w:rPrChange w:id="10854" w:author="Adelino Naquarta Sepalanga Domingos" w:date="2025-03-05T09:28:00Z" w16du:dateUtc="2025-03-05T08:28:00Z">
                  <w:rPr>
                    <w:rFonts w:ascii="Times New Roman" w:eastAsia="Times New Roman" w:hAnsi="Times New Roman"/>
                    <w:spacing w:val="-1"/>
                  </w:rPr>
                </w:rPrChange>
              </w:rPr>
            </w:pPr>
          </w:p>
          <w:p w14:paraId="4EAAFCF8" w14:textId="77777777" w:rsidR="003F3EDE" w:rsidRPr="00FB0B06" w:rsidRDefault="003F3EDE" w:rsidP="0025185C">
            <w:pPr>
              <w:jc w:val="center"/>
              <w:rPr>
                <w:rFonts w:ascii="Arial" w:eastAsia="Times New Roman" w:hAnsi="Arial" w:cs="Arial"/>
                <w:spacing w:val="-1"/>
                <w:sz w:val="20"/>
                <w:szCs w:val="20"/>
                <w:rPrChange w:id="1085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56" w:author="Adelino Naquarta Sepalanga Domingos" w:date="2025-03-05T09:28:00Z" w16du:dateUtc="2025-03-05T08:28:00Z">
                  <w:rPr>
                    <w:rFonts w:ascii="Times New Roman" w:eastAsia="Times New Roman" w:hAnsi="Times New Roman"/>
                    <w:spacing w:val="-1"/>
                  </w:rPr>
                </w:rPrChange>
              </w:rPr>
              <w:t>Texto 3</w:t>
            </w:r>
          </w:p>
        </w:tc>
      </w:tr>
      <w:tr w:rsidR="003F3EDE" w:rsidRPr="00FB0B06" w14:paraId="29D3DD00" w14:textId="77777777" w:rsidTr="0025185C">
        <w:trPr>
          <w:trHeight w:val="103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DE2CC71" w14:textId="77777777" w:rsidR="003F3EDE" w:rsidRPr="00FB0B06" w:rsidRDefault="003F3EDE" w:rsidP="0025185C">
            <w:pPr>
              <w:jc w:val="center"/>
              <w:rPr>
                <w:rFonts w:ascii="Arial" w:eastAsia="Times New Roman" w:hAnsi="Arial" w:cs="Arial"/>
                <w:spacing w:val="-1"/>
                <w:sz w:val="20"/>
                <w:szCs w:val="20"/>
                <w:rPrChange w:id="1085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58" w:author="Adelino Naquarta Sepalanga Domingos" w:date="2025-03-05T09:28:00Z" w16du:dateUtc="2025-03-05T08:28:00Z">
                  <w:rPr>
                    <w:rFonts w:ascii="Times New Roman" w:eastAsia="Times New Roman" w:hAnsi="Times New Roman"/>
                    <w:spacing w:val="-1"/>
                  </w:rPr>
                </w:rPrChange>
              </w:rPr>
              <w:t>4.4.4.15.5.2.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C9F6E0" w14:textId="77777777" w:rsidR="003F3EDE" w:rsidRPr="00FB0B06" w:rsidRDefault="003F3EDE" w:rsidP="0025185C">
            <w:pPr>
              <w:jc w:val="center"/>
              <w:rPr>
                <w:rFonts w:ascii="Arial" w:eastAsia="Times New Roman" w:hAnsi="Arial" w:cs="Arial"/>
                <w:spacing w:val="-1"/>
                <w:sz w:val="20"/>
                <w:szCs w:val="20"/>
                <w:rPrChange w:id="1085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60"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10B189" w14:textId="77777777" w:rsidR="003F3EDE" w:rsidRPr="00FB0B06" w:rsidRDefault="003F3EDE" w:rsidP="0025185C">
            <w:pPr>
              <w:rPr>
                <w:rFonts w:ascii="Arial" w:eastAsia="Times New Roman" w:hAnsi="Arial" w:cs="Arial"/>
                <w:spacing w:val="-1"/>
                <w:sz w:val="20"/>
                <w:szCs w:val="20"/>
                <w:rPrChange w:id="1086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62" w:author="Adelino Naquarta Sepalanga Domingos" w:date="2025-03-05T09:28:00Z" w16du:dateUtc="2025-03-05T08:28:00Z">
                  <w:rPr>
                    <w:rFonts w:ascii="Times New Roman" w:eastAsia="Times New Roman" w:hAnsi="Times New Roman"/>
                    <w:spacing w:val="-1"/>
                  </w:rPr>
                </w:rPrChange>
              </w:rPr>
              <w:t>Valor total em moeda estrangeira (</w:t>
            </w:r>
            <w:proofErr w:type="spellStart"/>
            <w:r w:rsidRPr="00FB0B06">
              <w:rPr>
                <w:rFonts w:ascii="Arial" w:eastAsia="Times New Roman" w:hAnsi="Arial" w:cs="Arial"/>
                <w:spacing w:val="-1"/>
                <w:sz w:val="20"/>
                <w:szCs w:val="20"/>
                <w:rPrChange w:id="10863" w:author="Adelino Naquarta Sepalanga Domingos" w:date="2025-03-05T09:28:00Z" w16du:dateUtc="2025-03-05T08:28:00Z">
                  <w:rPr>
                    <w:rFonts w:ascii="Times New Roman" w:eastAsia="Times New Roman" w:hAnsi="Times New Roman"/>
                    <w:spacing w:val="-1"/>
                  </w:rPr>
                </w:rPrChange>
              </w:rPr>
              <w:t>CurrencyAmount</w:t>
            </w:r>
            <w:proofErr w:type="spellEnd"/>
            <w:r w:rsidRPr="00FB0B06">
              <w:rPr>
                <w:rFonts w:ascii="Arial" w:eastAsia="Times New Roman" w:hAnsi="Arial" w:cs="Arial"/>
                <w:spacing w:val="-1"/>
                <w:sz w:val="20"/>
                <w:szCs w:val="20"/>
                <w:rPrChange w:id="10864"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77BD85" w14:textId="77777777" w:rsidR="003F3EDE" w:rsidRPr="00FB0B06" w:rsidRDefault="003F3EDE" w:rsidP="0025185C">
            <w:pPr>
              <w:rPr>
                <w:rFonts w:ascii="Arial" w:eastAsia="Times New Roman" w:hAnsi="Arial" w:cs="Arial"/>
                <w:spacing w:val="-1"/>
                <w:sz w:val="20"/>
                <w:szCs w:val="20"/>
                <w:rPrChange w:id="1086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66" w:author="Adelino Naquarta Sepalanga Domingos" w:date="2025-03-05T09:28:00Z" w16du:dateUtc="2025-03-05T08:28:00Z">
                  <w:rPr>
                    <w:rFonts w:ascii="Times New Roman" w:eastAsia="Times New Roman" w:hAnsi="Times New Roman"/>
                    <w:spacing w:val="-1"/>
                  </w:rPr>
                </w:rPrChange>
              </w:rPr>
              <w:t>Valor do campo 4.4.4.15.3. – Total do documento com impostos (</w:t>
            </w:r>
            <w:proofErr w:type="spellStart"/>
            <w:r w:rsidRPr="00FB0B06">
              <w:rPr>
                <w:rFonts w:ascii="Arial" w:eastAsia="Times New Roman" w:hAnsi="Arial" w:cs="Arial"/>
                <w:spacing w:val="-1"/>
                <w:sz w:val="20"/>
                <w:szCs w:val="20"/>
                <w:rPrChange w:id="10867" w:author="Adelino Naquarta Sepalanga Domingos" w:date="2025-03-05T09:28:00Z" w16du:dateUtc="2025-03-05T08:28:00Z">
                  <w:rPr>
                    <w:rFonts w:ascii="Times New Roman" w:eastAsia="Times New Roman" w:hAnsi="Times New Roman"/>
                    <w:spacing w:val="-1"/>
                  </w:rPr>
                </w:rPrChange>
              </w:rPr>
              <w:t>GrossTotal</w:t>
            </w:r>
            <w:proofErr w:type="spellEnd"/>
            <w:r w:rsidRPr="00FB0B06">
              <w:rPr>
                <w:rFonts w:ascii="Arial" w:eastAsia="Times New Roman" w:hAnsi="Arial" w:cs="Arial"/>
                <w:spacing w:val="-1"/>
                <w:sz w:val="20"/>
                <w:szCs w:val="20"/>
                <w:rPrChange w:id="10868" w:author="Adelino Naquarta Sepalanga Domingos" w:date="2025-03-05T09:28:00Z" w16du:dateUtc="2025-03-05T08:28:00Z">
                  <w:rPr>
                    <w:rFonts w:ascii="Times New Roman" w:eastAsia="Times New Roman" w:hAnsi="Times New Roman"/>
                    <w:spacing w:val="-1"/>
                  </w:rPr>
                </w:rPrChange>
              </w:rPr>
              <w:t>) na moeda original do documento.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AE6E9B" w14:textId="77777777" w:rsidR="003F3EDE" w:rsidRPr="00FB0B06" w:rsidRDefault="003F3EDE" w:rsidP="0025185C">
            <w:pPr>
              <w:jc w:val="center"/>
              <w:rPr>
                <w:rFonts w:ascii="Arial" w:eastAsia="Times New Roman" w:hAnsi="Arial" w:cs="Arial"/>
                <w:spacing w:val="-1"/>
                <w:sz w:val="20"/>
                <w:szCs w:val="20"/>
                <w:rPrChange w:id="10869" w:author="Adelino Naquarta Sepalanga Domingos" w:date="2025-03-05T09:28:00Z" w16du:dateUtc="2025-03-05T08:28:00Z">
                  <w:rPr>
                    <w:rFonts w:ascii="Times New Roman" w:eastAsia="Times New Roman" w:hAnsi="Times New Roman"/>
                    <w:spacing w:val="-1"/>
                  </w:rPr>
                </w:rPrChange>
              </w:rPr>
            </w:pPr>
          </w:p>
          <w:p w14:paraId="58D62199" w14:textId="77777777" w:rsidR="003F3EDE" w:rsidRPr="00FB0B06" w:rsidRDefault="003F3EDE" w:rsidP="0025185C">
            <w:pPr>
              <w:jc w:val="center"/>
              <w:rPr>
                <w:rFonts w:ascii="Arial" w:eastAsia="Times New Roman" w:hAnsi="Arial" w:cs="Arial"/>
                <w:spacing w:val="-1"/>
                <w:sz w:val="20"/>
                <w:szCs w:val="20"/>
                <w:rPrChange w:id="1087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71"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1FCB2975" w14:textId="77777777" w:rsidTr="0025185C">
        <w:trPr>
          <w:trHeight w:val="61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D20A7D" w14:textId="77777777" w:rsidR="003F3EDE" w:rsidRPr="00FB0B06" w:rsidRDefault="003F3EDE" w:rsidP="0025185C">
            <w:pPr>
              <w:jc w:val="center"/>
              <w:rPr>
                <w:rFonts w:ascii="Arial" w:eastAsia="Times New Roman" w:hAnsi="Arial" w:cs="Arial"/>
                <w:spacing w:val="-1"/>
                <w:sz w:val="20"/>
                <w:szCs w:val="20"/>
                <w:rPrChange w:id="1087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73" w:author="Adelino Naquarta Sepalanga Domingos" w:date="2025-03-05T09:28:00Z" w16du:dateUtc="2025-03-05T08:28:00Z">
                  <w:rPr>
                    <w:rFonts w:ascii="Times New Roman" w:eastAsia="Times New Roman" w:hAnsi="Times New Roman"/>
                    <w:spacing w:val="-1"/>
                  </w:rPr>
                </w:rPrChange>
              </w:rPr>
              <w:t>4.4.4.15.5.3.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7E92DCE" w14:textId="77777777" w:rsidR="003F3EDE" w:rsidRPr="00FB0B06" w:rsidRDefault="003F3EDE" w:rsidP="0025185C">
            <w:pPr>
              <w:jc w:val="center"/>
              <w:rPr>
                <w:rFonts w:ascii="Arial" w:eastAsia="Times New Roman" w:hAnsi="Arial" w:cs="Arial"/>
                <w:spacing w:val="-1"/>
                <w:sz w:val="20"/>
                <w:szCs w:val="20"/>
                <w:rPrChange w:id="1087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75"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78F3437" w14:textId="77777777" w:rsidR="003F3EDE" w:rsidRPr="00FB0B06" w:rsidRDefault="003F3EDE" w:rsidP="0025185C">
            <w:pPr>
              <w:rPr>
                <w:rFonts w:ascii="Arial" w:eastAsia="Times New Roman" w:hAnsi="Arial" w:cs="Arial"/>
                <w:spacing w:val="-1"/>
                <w:sz w:val="20"/>
                <w:szCs w:val="20"/>
                <w:rPrChange w:id="1087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77" w:author="Adelino Naquarta Sepalanga Domingos" w:date="2025-03-05T09:28:00Z" w16du:dateUtc="2025-03-05T08:28:00Z">
                  <w:rPr>
                    <w:rFonts w:ascii="Times New Roman" w:eastAsia="Times New Roman" w:hAnsi="Times New Roman"/>
                    <w:spacing w:val="-1"/>
                  </w:rPr>
                </w:rPrChange>
              </w:rPr>
              <w:t>Taxa de câmbio (</w:t>
            </w:r>
            <w:proofErr w:type="spellStart"/>
            <w:r w:rsidRPr="00FB0B06">
              <w:rPr>
                <w:rFonts w:ascii="Arial" w:eastAsia="Times New Roman" w:hAnsi="Arial" w:cs="Arial"/>
                <w:spacing w:val="-1"/>
                <w:sz w:val="20"/>
                <w:szCs w:val="20"/>
                <w:rPrChange w:id="10878" w:author="Adelino Naquarta Sepalanga Domingos" w:date="2025-03-05T09:28:00Z" w16du:dateUtc="2025-03-05T08:28:00Z">
                  <w:rPr>
                    <w:rFonts w:ascii="Times New Roman" w:eastAsia="Times New Roman" w:hAnsi="Times New Roman"/>
                    <w:spacing w:val="-1"/>
                  </w:rPr>
                </w:rPrChange>
              </w:rPr>
              <w:t>ExchangeRate</w:t>
            </w:r>
            <w:proofErr w:type="spellEnd"/>
            <w:r w:rsidRPr="00FB0B06">
              <w:rPr>
                <w:rFonts w:ascii="Arial" w:eastAsia="Times New Roman" w:hAnsi="Arial" w:cs="Arial"/>
                <w:spacing w:val="-1"/>
                <w:sz w:val="20"/>
                <w:szCs w:val="20"/>
                <w:rPrChange w:id="10879"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D30FE6" w14:textId="77777777" w:rsidR="003F3EDE" w:rsidRPr="00FB0B06" w:rsidRDefault="003F3EDE" w:rsidP="0025185C">
            <w:pPr>
              <w:rPr>
                <w:rFonts w:ascii="Arial" w:eastAsia="Times New Roman" w:hAnsi="Arial" w:cs="Arial"/>
                <w:spacing w:val="-1"/>
                <w:sz w:val="20"/>
                <w:szCs w:val="20"/>
                <w:rPrChange w:id="1088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81" w:author="Adelino Naquarta Sepalanga Domingos" w:date="2025-03-05T09:28:00Z" w16du:dateUtc="2025-03-05T08:28:00Z">
                  <w:rPr>
                    <w:rFonts w:ascii="Times New Roman" w:eastAsia="Times New Roman" w:hAnsi="Times New Roman"/>
                    <w:spacing w:val="-1"/>
                  </w:rPr>
                </w:rPrChange>
              </w:rPr>
              <w:t>Deve ser indicada a taxa de câmbio utilizada na conversão para AOA.</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15D64D" w14:textId="77777777" w:rsidR="003F3EDE" w:rsidRPr="00FB0B06" w:rsidRDefault="003F3EDE" w:rsidP="0025185C">
            <w:pPr>
              <w:jc w:val="center"/>
              <w:rPr>
                <w:rFonts w:ascii="Arial" w:eastAsia="Times New Roman" w:hAnsi="Arial" w:cs="Arial"/>
                <w:spacing w:val="-1"/>
                <w:sz w:val="20"/>
                <w:szCs w:val="20"/>
                <w:rPrChange w:id="1088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83" w:author="Adelino Naquarta Sepalanga Domingos" w:date="2025-03-05T09:28:00Z" w16du:dateUtc="2025-03-05T08:28:00Z">
                  <w:rPr>
                    <w:rFonts w:ascii="Times New Roman" w:eastAsia="Times New Roman" w:hAnsi="Times New Roman"/>
                    <w:spacing w:val="-1"/>
                  </w:rPr>
                </w:rPrChange>
              </w:rPr>
              <w:t>Decimal</w:t>
            </w:r>
          </w:p>
        </w:tc>
      </w:tr>
      <w:tr w:rsidR="003F3EDE" w:rsidRPr="00FB0B06" w14:paraId="0A03B919" w14:textId="77777777" w:rsidTr="0025185C">
        <w:trPr>
          <w:trHeight w:val="70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022D0B" w14:textId="77777777" w:rsidR="003F3EDE" w:rsidRPr="00FB0B06" w:rsidRDefault="003F3EDE" w:rsidP="0025185C">
            <w:pPr>
              <w:jc w:val="center"/>
              <w:rPr>
                <w:rFonts w:ascii="Arial" w:eastAsia="Times New Roman" w:hAnsi="Arial" w:cs="Arial"/>
                <w:spacing w:val="-1"/>
                <w:sz w:val="20"/>
                <w:szCs w:val="20"/>
                <w:rPrChange w:id="1088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85" w:author="Adelino Naquarta Sepalanga Domingos" w:date="2025-03-05T09:28:00Z" w16du:dateUtc="2025-03-05T08:28:00Z">
                  <w:rPr>
                    <w:rFonts w:ascii="Times New Roman" w:eastAsia="Times New Roman" w:hAnsi="Times New Roman"/>
                    <w:spacing w:val="-1"/>
                  </w:rPr>
                </w:rPrChange>
              </w:rPr>
              <w:t>4.4.4.16.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86DA08" w14:textId="77777777" w:rsidR="003F3EDE" w:rsidRPr="00FB0B06" w:rsidRDefault="003F3EDE" w:rsidP="0025185C">
            <w:pPr>
              <w:jc w:val="center"/>
              <w:rPr>
                <w:rFonts w:ascii="Arial" w:eastAsia="Times New Roman" w:hAnsi="Arial" w:cs="Arial"/>
                <w:spacing w:val="-1"/>
                <w:sz w:val="20"/>
                <w:szCs w:val="20"/>
                <w:rPrChange w:id="10886"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675959" w14:textId="77777777" w:rsidR="003F3EDE" w:rsidRPr="00FB0B06" w:rsidRDefault="003F3EDE" w:rsidP="0025185C">
            <w:pPr>
              <w:rPr>
                <w:rFonts w:ascii="Arial" w:eastAsia="Times New Roman" w:hAnsi="Arial" w:cs="Arial"/>
                <w:spacing w:val="-1"/>
                <w:sz w:val="20"/>
                <w:szCs w:val="20"/>
                <w:rPrChange w:id="1088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88" w:author="Adelino Naquarta Sepalanga Domingos" w:date="2025-03-05T09:28:00Z" w16du:dateUtc="2025-03-05T08:28:00Z">
                  <w:rPr>
                    <w:rFonts w:ascii="Times New Roman" w:eastAsia="Times New Roman" w:hAnsi="Times New Roman"/>
                    <w:spacing w:val="-1"/>
                  </w:rPr>
                </w:rPrChange>
              </w:rPr>
              <w:t>Retenção na fonte (</w:t>
            </w:r>
            <w:proofErr w:type="spellStart"/>
            <w:r w:rsidRPr="00FB0B06">
              <w:rPr>
                <w:rFonts w:ascii="Arial" w:eastAsia="Times New Roman" w:hAnsi="Arial" w:cs="Arial"/>
                <w:spacing w:val="-1"/>
                <w:sz w:val="20"/>
                <w:szCs w:val="20"/>
                <w:rPrChange w:id="10889" w:author="Adelino Naquarta Sepalanga Domingos" w:date="2025-03-05T09:28:00Z" w16du:dateUtc="2025-03-05T08:28:00Z">
                  <w:rPr>
                    <w:rFonts w:ascii="Times New Roman" w:eastAsia="Times New Roman" w:hAnsi="Times New Roman"/>
                    <w:spacing w:val="-1"/>
                  </w:rPr>
                </w:rPrChange>
              </w:rPr>
              <w:t>WithholdingTax</w:t>
            </w:r>
            <w:proofErr w:type="spellEnd"/>
            <w:r w:rsidRPr="00FB0B06">
              <w:rPr>
                <w:rFonts w:ascii="Arial" w:eastAsia="Times New Roman" w:hAnsi="Arial" w:cs="Arial"/>
                <w:spacing w:val="-1"/>
                <w:sz w:val="20"/>
                <w:szCs w:val="20"/>
                <w:rPrChange w:id="10890"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DB694D" w14:textId="77777777" w:rsidR="003F3EDE" w:rsidRPr="00FB0B06" w:rsidRDefault="003F3EDE" w:rsidP="0025185C">
            <w:pPr>
              <w:rPr>
                <w:rFonts w:ascii="Arial" w:eastAsia="Times New Roman" w:hAnsi="Arial" w:cs="Arial"/>
                <w:spacing w:val="-1"/>
                <w:sz w:val="20"/>
                <w:szCs w:val="20"/>
                <w:rPrChange w:id="10891"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636AC5" w14:textId="77777777" w:rsidR="003F3EDE" w:rsidRPr="00FB0B06" w:rsidRDefault="003F3EDE" w:rsidP="0025185C">
            <w:pPr>
              <w:jc w:val="center"/>
              <w:rPr>
                <w:rFonts w:ascii="Arial" w:eastAsia="Times New Roman" w:hAnsi="Arial" w:cs="Arial"/>
                <w:spacing w:val="-1"/>
                <w:sz w:val="20"/>
                <w:szCs w:val="20"/>
                <w:rPrChange w:id="1089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93"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6C1D14DF"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E0AA08" w14:textId="77777777" w:rsidR="003F3EDE" w:rsidRPr="00FB0B06" w:rsidRDefault="003F3EDE" w:rsidP="0025185C">
            <w:pPr>
              <w:jc w:val="center"/>
              <w:rPr>
                <w:rFonts w:ascii="Arial" w:eastAsia="Times New Roman" w:hAnsi="Arial" w:cs="Arial"/>
                <w:spacing w:val="-1"/>
                <w:sz w:val="20"/>
                <w:szCs w:val="20"/>
                <w:rPrChange w:id="10894" w:author="Adelino Naquarta Sepalanga Domingos" w:date="2025-03-05T09:28:00Z" w16du:dateUtc="2025-03-05T08:28:00Z">
                  <w:rPr>
                    <w:rFonts w:ascii="Times New Roman" w:eastAsia="Times New Roman" w:hAnsi="Times New Roman"/>
                    <w:spacing w:val="-1"/>
                  </w:rPr>
                </w:rPrChange>
              </w:rPr>
            </w:pPr>
          </w:p>
          <w:p w14:paraId="04E7C65B" w14:textId="77777777" w:rsidR="003F3EDE" w:rsidRPr="00FB0B06" w:rsidRDefault="003F3EDE" w:rsidP="0025185C">
            <w:pPr>
              <w:jc w:val="center"/>
              <w:rPr>
                <w:rFonts w:ascii="Arial" w:eastAsia="Times New Roman" w:hAnsi="Arial" w:cs="Arial"/>
                <w:spacing w:val="-1"/>
                <w:sz w:val="20"/>
                <w:szCs w:val="20"/>
                <w:rPrChange w:id="10895" w:author="Adelino Naquarta Sepalanga Domingos" w:date="2025-03-05T09:28:00Z" w16du:dateUtc="2025-03-05T08:28:00Z">
                  <w:rPr>
                    <w:rFonts w:ascii="Times New Roman" w:eastAsia="Times New Roman" w:hAnsi="Times New Roman"/>
                    <w:spacing w:val="-1"/>
                  </w:rPr>
                </w:rPrChange>
              </w:rPr>
            </w:pPr>
          </w:p>
          <w:p w14:paraId="4AB1558B" w14:textId="77777777" w:rsidR="003F3EDE" w:rsidRPr="00FB0B06" w:rsidRDefault="003F3EDE" w:rsidP="0025185C">
            <w:pPr>
              <w:jc w:val="center"/>
              <w:rPr>
                <w:rFonts w:ascii="Arial" w:eastAsia="Times New Roman" w:hAnsi="Arial" w:cs="Arial"/>
                <w:spacing w:val="-1"/>
                <w:sz w:val="20"/>
                <w:szCs w:val="20"/>
                <w:rPrChange w:id="1089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897" w:author="Adelino Naquarta Sepalanga Domingos" w:date="2025-03-05T09:28:00Z" w16du:dateUtc="2025-03-05T08:28:00Z">
                  <w:rPr>
                    <w:rFonts w:ascii="Times New Roman" w:eastAsia="Times New Roman" w:hAnsi="Times New Roman"/>
                    <w:spacing w:val="-1"/>
                  </w:rPr>
                </w:rPrChange>
              </w:rPr>
              <w:t>4.4.4.16.1.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2B9016" w14:textId="77777777" w:rsidR="003F3EDE" w:rsidRPr="00FB0B06" w:rsidRDefault="003F3EDE" w:rsidP="0025185C">
            <w:pPr>
              <w:jc w:val="center"/>
              <w:rPr>
                <w:rFonts w:ascii="Arial" w:eastAsia="Times New Roman" w:hAnsi="Arial" w:cs="Arial"/>
                <w:spacing w:val="-1"/>
                <w:sz w:val="20"/>
                <w:szCs w:val="20"/>
                <w:rPrChange w:id="10898" w:author="Adelino Naquarta Sepalanga Domingos" w:date="2025-03-05T09:28:00Z" w16du:dateUtc="2025-03-05T08:28:00Z">
                  <w:rPr>
                    <w:rFonts w:ascii="Times New Roman" w:eastAsia="Times New Roman" w:hAnsi="Times New Roman"/>
                    <w:spacing w:val="-1"/>
                  </w:rPr>
                </w:rPrChange>
              </w:rPr>
            </w:pPr>
          </w:p>
          <w:p w14:paraId="7243669E" w14:textId="77777777" w:rsidR="003F3EDE" w:rsidRPr="00FB0B06" w:rsidRDefault="003F3EDE" w:rsidP="0025185C">
            <w:pPr>
              <w:jc w:val="center"/>
              <w:rPr>
                <w:rFonts w:ascii="Arial" w:eastAsia="Times New Roman" w:hAnsi="Arial" w:cs="Arial"/>
                <w:spacing w:val="-1"/>
                <w:sz w:val="20"/>
                <w:szCs w:val="20"/>
                <w:rPrChange w:id="10899" w:author="Adelino Naquarta Sepalanga Domingos" w:date="2025-03-05T09:28:00Z" w16du:dateUtc="2025-03-05T08:28:00Z">
                  <w:rPr>
                    <w:rFonts w:ascii="Times New Roman" w:eastAsia="Times New Roman" w:hAnsi="Times New Roman"/>
                    <w:spacing w:val="-1"/>
                  </w:rPr>
                </w:rPrChange>
              </w:rPr>
            </w:pPr>
          </w:p>
          <w:p w14:paraId="1EC4B84E" w14:textId="77777777" w:rsidR="003F3EDE" w:rsidRPr="00FB0B06" w:rsidRDefault="003F3EDE" w:rsidP="0025185C">
            <w:pPr>
              <w:jc w:val="center"/>
              <w:rPr>
                <w:rFonts w:ascii="Arial" w:eastAsia="Times New Roman" w:hAnsi="Arial" w:cs="Arial"/>
                <w:spacing w:val="-1"/>
                <w:sz w:val="20"/>
                <w:szCs w:val="20"/>
                <w:rPrChange w:id="1090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01"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DF5A61" w14:textId="77777777" w:rsidR="003F3EDE" w:rsidRPr="00FB0B06" w:rsidRDefault="003F3EDE" w:rsidP="0025185C">
            <w:pPr>
              <w:rPr>
                <w:rFonts w:ascii="Arial" w:eastAsia="Times New Roman" w:hAnsi="Arial" w:cs="Arial"/>
                <w:spacing w:val="-1"/>
                <w:sz w:val="20"/>
                <w:szCs w:val="20"/>
                <w:rPrChange w:id="10902" w:author="Adelino Naquarta Sepalanga Domingos" w:date="2025-03-05T09:28:00Z" w16du:dateUtc="2025-03-05T08:28:00Z">
                  <w:rPr>
                    <w:rFonts w:ascii="Times New Roman" w:eastAsia="Times New Roman" w:hAnsi="Times New Roman"/>
                    <w:spacing w:val="-1"/>
                  </w:rPr>
                </w:rPrChange>
              </w:rPr>
            </w:pPr>
          </w:p>
          <w:p w14:paraId="429B3778" w14:textId="77777777" w:rsidR="003F3EDE" w:rsidRPr="00FB0B06" w:rsidRDefault="003F3EDE" w:rsidP="0025185C">
            <w:pPr>
              <w:rPr>
                <w:rFonts w:ascii="Arial" w:eastAsia="Times New Roman" w:hAnsi="Arial" w:cs="Arial"/>
                <w:spacing w:val="-1"/>
                <w:sz w:val="20"/>
                <w:szCs w:val="20"/>
                <w:rPrChange w:id="10903" w:author="Adelino Naquarta Sepalanga Domingos" w:date="2025-03-05T09:28:00Z" w16du:dateUtc="2025-03-05T08:28:00Z">
                  <w:rPr>
                    <w:rFonts w:ascii="Times New Roman" w:eastAsia="Times New Roman" w:hAnsi="Times New Roman"/>
                    <w:spacing w:val="-1"/>
                  </w:rPr>
                </w:rPrChange>
              </w:rPr>
            </w:pPr>
          </w:p>
          <w:p w14:paraId="57ABD6BA" w14:textId="77777777" w:rsidR="003F3EDE" w:rsidRPr="00FB0B06" w:rsidRDefault="003F3EDE" w:rsidP="0025185C">
            <w:pPr>
              <w:rPr>
                <w:rFonts w:ascii="Arial" w:eastAsia="Times New Roman" w:hAnsi="Arial" w:cs="Arial"/>
                <w:spacing w:val="-1"/>
                <w:sz w:val="20"/>
                <w:szCs w:val="20"/>
                <w:rPrChange w:id="1090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05" w:author="Adelino Naquarta Sepalanga Domingos" w:date="2025-03-05T09:28:00Z" w16du:dateUtc="2025-03-05T08:28:00Z">
                  <w:rPr>
                    <w:rFonts w:ascii="Times New Roman" w:eastAsia="Times New Roman" w:hAnsi="Times New Roman"/>
                    <w:spacing w:val="-1"/>
                  </w:rPr>
                </w:rPrChange>
              </w:rPr>
              <w:t>Código do tipo de imposto retido (</w:t>
            </w:r>
            <w:proofErr w:type="spellStart"/>
            <w:r w:rsidRPr="00FB0B06">
              <w:rPr>
                <w:rFonts w:ascii="Arial" w:eastAsia="Times New Roman" w:hAnsi="Arial" w:cs="Arial"/>
                <w:spacing w:val="-1"/>
                <w:sz w:val="20"/>
                <w:szCs w:val="20"/>
                <w:rPrChange w:id="10906" w:author="Adelino Naquarta Sepalanga Domingos" w:date="2025-03-05T09:28:00Z" w16du:dateUtc="2025-03-05T08:28:00Z">
                  <w:rPr>
                    <w:rFonts w:ascii="Times New Roman" w:eastAsia="Times New Roman" w:hAnsi="Times New Roman"/>
                    <w:spacing w:val="-1"/>
                  </w:rPr>
                </w:rPrChange>
              </w:rPr>
              <w:t>WithholdingTaxType</w:t>
            </w:r>
            <w:proofErr w:type="spellEnd"/>
            <w:r w:rsidRPr="00FB0B06">
              <w:rPr>
                <w:rFonts w:ascii="Arial" w:eastAsia="Times New Roman" w:hAnsi="Arial" w:cs="Arial"/>
                <w:spacing w:val="-1"/>
                <w:sz w:val="20"/>
                <w:szCs w:val="20"/>
                <w:rPrChange w:id="10907"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597921" w14:textId="77777777" w:rsidR="003F3EDE" w:rsidRPr="00FB0B06" w:rsidRDefault="003F3EDE" w:rsidP="0025185C">
            <w:pPr>
              <w:rPr>
                <w:rFonts w:ascii="Arial" w:eastAsia="Times New Roman" w:hAnsi="Arial" w:cs="Arial"/>
                <w:spacing w:val="-1"/>
                <w:sz w:val="20"/>
                <w:szCs w:val="20"/>
                <w:rPrChange w:id="1090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09" w:author="Adelino Naquarta Sepalanga Domingos" w:date="2025-03-05T09:28:00Z" w16du:dateUtc="2025-03-05T08:28:00Z">
                  <w:rPr>
                    <w:rFonts w:ascii="Times New Roman" w:eastAsia="Times New Roman" w:hAnsi="Times New Roman"/>
                    <w:spacing w:val="-1"/>
                  </w:rPr>
                </w:rPrChange>
              </w:rPr>
              <w:t>Neste campo deve ser indicado o tipo de imposto retido, preenchendo-o com:</w:t>
            </w:r>
          </w:p>
          <w:p w14:paraId="6188E5D7" w14:textId="77777777" w:rsidR="003F3EDE" w:rsidRPr="00FB0B06" w:rsidRDefault="003F3EDE" w:rsidP="0025185C">
            <w:pPr>
              <w:spacing w:after="0"/>
              <w:rPr>
                <w:rFonts w:ascii="Arial" w:eastAsia="Times New Roman" w:hAnsi="Arial" w:cs="Arial"/>
                <w:spacing w:val="-1"/>
                <w:sz w:val="20"/>
                <w:szCs w:val="20"/>
                <w:rPrChange w:id="1091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11" w:author="Adelino Naquarta Sepalanga Domingos" w:date="2025-03-05T09:28:00Z" w16du:dateUtc="2025-03-05T08:28:00Z">
                  <w:rPr>
                    <w:rFonts w:ascii="Times New Roman" w:eastAsia="Times New Roman" w:hAnsi="Times New Roman"/>
                    <w:spacing w:val="-1"/>
                  </w:rPr>
                </w:rPrChange>
              </w:rPr>
              <w:t>“IRT” – Imposto sobre o rendimento de trabalho;</w:t>
            </w:r>
          </w:p>
          <w:p w14:paraId="5BE656E0" w14:textId="77777777" w:rsidR="003F3EDE" w:rsidRPr="00FB0B06" w:rsidRDefault="003F3EDE" w:rsidP="0025185C">
            <w:pPr>
              <w:spacing w:after="0"/>
              <w:rPr>
                <w:rFonts w:ascii="Arial" w:eastAsia="Times New Roman" w:hAnsi="Arial" w:cs="Arial"/>
                <w:spacing w:val="-1"/>
                <w:sz w:val="20"/>
                <w:szCs w:val="20"/>
                <w:rPrChange w:id="1091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13" w:author="Adelino Naquarta Sepalanga Domingos" w:date="2025-03-05T09:28:00Z" w16du:dateUtc="2025-03-05T08:28:00Z">
                  <w:rPr>
                    <w:rFonts w:ascii="Times New Roman" w:eastAsia="Times New Roman" w:hAnsi="Times New Roman"/>
                    <w:spacing w:val="-1"/>
                  </w:rPr>
                </w:rPrChange>
              </w:rPr>
              <w:t>“II” – Imposto industrial;</w:t>
            </w:r>
          </w:p>
          <w:p w14:paraId="2E9FAD30" w14:textId="77777777" w:rsidR="003F3EDE" w:rsidRPr="00FB0B06" w:rsidRDefault="003F3EDE" w:rsidP="0025185C">
            <w:pPr>
              <w:spacing w:after="0"/>
              <w:rPr>
                <w:rFonts w:ascii="Arial" w:eastAsia="Times New Roman" w:hAnsi="Arial" w:cs="Arial"/>
                <w:spacing w:val="-1"/>
                <w:sz w:val="20"/>
                <w:szCs w:val="20"/>
                <w:rPrChange w:id="1091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15" w:author="Adelino Naquarta Sepalanga Domingos" w:date="2025-03-05T09:28:00Z" w16du:dateUtc="2025-03-05T08:28:00Z">
                  <w:rPr>
                    <w:rFonts w:ascii="Times New Roman" w:eastAsia="Times New Roman" w:hAnsi="Times New Roman"/>
                    <w:spacing w:val="-1"/>
                  </w:rPr>
                </w:rPrChange>
              </w:rPr>
              <w:t>“IS” – Imposto do selo;</w:t>
            </w:r>
          </w:p>
          <w:p w14:paraId="3EC3CDCC" w14:textId="77777777" w:rsidR="003F3EDE" w:rsidRPr="00FB0B06" w:rsidRDefault="003F3EDE" w:rsidP="0025185C">
            <w:pPr>
              <w:spacing w:after="0"/>
              <w:rPr>
                <w:rFonts w:ascii="Arial" w:eastAsia="Times New Roman" w:hAnsi="Arial" w:cs="Arial"/>
                <w:spacing w:val="-1"/>
                <w:sz w:val="20"/>
                <w:szCs w:val="20"/>
                <w:rPrChange w:id="1091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17" w:author="Adelino Naquarta Sepalanga Domingos" w:date="2025-03-05T09:28:00Z" w16du:dateUtc="2025-03-05T08:28:00Z">
                  <w:rPr>
                    <w:rFonts w:ascii="Times New Roman" w:eastAsia="Times New Roman" w:hAnsi="Times New Roman"/>
                    <w:spacing w:val="-1"/>
                  </w:rPr>
                </w:rPrChange>
              </w:rPr>
              <w:t>“IVA” – IVA Cativo;</w:t>
            </w:r>
          </w:p>
          <w:p w14:paraId="78BAF042" w14:textId="77777777" w:rsidR="003F3EDE" w:rsidRPr="00FB0B06" w:rsidRDefault="003F3EDE" w:rsidP="0025185C">
            <w:pPr>
              <w:spacing w:after="0"/>
              <w:rPr>
                <w:rFonts w:ascii="Arial" w:eastAsia="Times New Roman" w:hAnsi="Arial" w:cs="Arial"/>
                <w:spacing w:val="-1"/>
                <w:sz w:val="20"/>
                <w:szCs w:val="20"/>
                <w:rPrChange w:id="1091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19" w:author="Adelino Naquarta Sepalanga Domingos" w:date="2025-03-05T09:28:00Z" w16du:dateUtc="2025-03-05T08:28:00Z">
                  <w:rPr>
                    <w:rFonts w:ascii="Times New Roman" w:eastAsia="Times New Roman" w:hAnsi="Times New Roman"/>
                    <w:spacing w:val="-1"/>
                  </w:rPr>
                </w:rPrChange>
              </w:rPr>
              <w:t>“IP” – Imposto predial;</w:t>
            </w:r>
          </w:p>
          <w:p w14:paraId="36A01C6C" w14:textId="77777777" w:rsidR="003F3EDE" w:rsidRPr="00FB0B06" w:rsidRDefault="003F3EDE" w:rsidP="0025185C">
            <w:pPr>
              <w:spacing w:after="0"/>
              <w:rPr>
                <w:rFonts w:ascii="Arial" w:eastAsia="Times New Roman" w:hAnsi="Arial" w:cs="Arial"/>
                <w:spacing w:val="-1"/>
                <w:sz w:val="20"/>
                <w:szCs w:val="20"/>
                <w:rPrChange w:id="1092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21" w:author="Adelino Naquarta Sepalanga Domingos" w:date="2025-03-05T09:28:00Z" w16du:dateUtc="2025-03-05T08:28:00Z">
                  <w:rPr>
                    <w:rFonts w:ascii="Times New Roman" w:eastAsia="Times New Roman" w:hAnsi="Times New Roman"/>
                    <w:spacing w:val="-1"/>
                  </w:rPr>
                </w:rPrChange>
              </w:rPr>
              <w:lastRenderedPageBreak/>
              <w:t>“IAC” – Imposto sobre a aplicação de capitais</w:t>
            </w:r>
          </w:p>
          <w:p w14:paraId="376F2C3C" w14:textId="77777777" w:rsidR="003F3EDE" w:rsidRPr="00FB0B06" w:rsidRDefault="003F3EDE" w:rsidP="0025185C">
            <w:pPr>
              <w:spacing w:after="0"/>
              <w:rPr>
                <w:rFonts w:ascii="Arial" w:eastAsia="Times New Roman" w:hAnsi="Arial" w:cs="Arial"/>
                <w:spacing w:val="-1"/>
                <w:sz w:val="20"/>
                <w:szCs w:val="20"/>
                <w:rPrChange w:id="1092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23" w:author="Adelino Naquarta Sepalanga Domingos" w:date="2025-03-05T09:28:00Z" w16du:dateUtc="2025-03-05T08:28:00Z">
                  <w:rPr>
                    <w:rFonts w:ascii="Times New Roman" w:eastAsia="Times New Roman" w:hAnsi="Times New Roman"/>
                    <w:spacing w:val="-1"/>
                  </w:rPr>
                </w:rPrChange>
              </w:rPr>
              <w:t>“OU” – Outros tipos de imposto retidos</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00BAD6" w14:textId="77777777" w:rsidR="003F3EDE" w:rsidRPr="00FB0B06" w:rsidRDefault="003F3EDE" w:rsidP="0025185C">
            <w:pPr>
              <w:jc w:val="center"/>
              <w:rPr>
                <w:rFonts w:ascii="Arial" w:eastAsia="Times New Roman" w:hAnsi="Arial" w:cs="Arial"/>
                <w:spacing w:val="-1"/>
                <w:sz w:val="20"/>
                <w:szCs w:val="20"/>
                <w:rPrChange w:id="10924" w:author="Adelino Naquarta Sepalanga Domingos" w:date="2025-03-05T09:28:00Z" w16du:dateUtc="2025-03-05T08:28:00Z">
                  <w:rPr>
                    <w:rFonts w:ascii="Times New Roman" w:eastAsia="Times New Roman" w:hAnsi="Times New Roman"/>
                    <w:spacing w:val="-1"/>
                  </w:rPr>
                </w:rPrChange>
              </w:rPr>
            </w:pPr>
          </w:p>
          <w:p w14:paraId="1A0C70B2" w14:textId="77777777" w:rsidR="003F3EDE" w:rsidRPr="00FB0B06" w:rsidRDefault="003F3EDE" w:rsidP="0025185C">
            <w:pPr>
              <w:jc w:val="center"/>
              <w:rPr>
                <w:rFonts w:ascii="Arial" w:eastAsia="Times New Roman" w:hAnsi="Arial" w:cs="Arial"/>
                <w:spacing w:val="-1"/>
                <w:sz w:val="20"/>
                <w:szCs w:val="20"/>
                <w:rPrChange w:id="10925" w:author="Adelino Naquarta Sepalanga Domingos" w:date="2025-03-05T09:28:00Z" w16du:dateUtc="2025-03-05T08:28:00Z">
                  <w:rPr>
                    <w:rFonts w:ascii="Times New Roman" w:eastAsia="Times New Roman" w:hAnsi="Times New Roman"/>
                    <w:spacing w:val="-1"/>
                  </w:rPr>
                </w:rPrChange>
              </w:rPr>
            </w:pPr>
          </w:p>
          <w:p w14:paraId="6A4C250B" w14:textId="77777777" w:rsidR="003F3EDE" w:rsidRPr="00FB0B06" w:rsidRDefault="003F3EDE" w:rsidP="0025185C">
            <w:pPr>
              <w:jc w:val="center"/>
              <w:rPr>
                <w:rFonts w:ascii="Arial" w:eastAsia="Times New Roman" w:hAnsi="Arial" w:cs="Arial"/>
                <w:spacing w:val="-1"/>
                <w:sz w:val="20"/>
                <w:szCs w:val="20"/>
                <w:rPrChange w:id="10926" w:author="Adelino Naquarta Sepalanga Domingos" w:date="2025-03-05T09:28:00Z" w16du:dateUtc="2025-03-05T08:28:00Z">
                  <w:rPr>
                    <w:rFonts w:ascii="Times New Roman" w:eastAsia="Times New Roman" w:hAnsi="Times New Roman"/>
                    <w:spacing w:val="-1"/>
                  </w:rPr>
                </w:rPrChange>
              </w:rPr>
            </w:pPr>
          </w:p>
          <w:p w14:paraId="063602AC" w14:textId="77777777" w:rsidR="003F3EDE" w:rsidRPr="00FB0B06" w:rsidRDefault="003F3EDE" w:rsidP="0025185C">
            <w:pPr>
              <w:jc w:val="center"/>
              <w:rPr>
                <w:rFonts w:ascii="Arial" w:eastAsia="Times New Roman" w:hAnsi="Arial" w:cs="Arial"/>
                <w:spacing w:val="-1"/>
                <w:sz w:val="20"/>
                <w:szCs w:val="20"/>
                <w:rPrChange w:id="10927" w:author="Adelino Naquarta Sepalanga Domingos" w:date="2025-03-05T09:28:00Z" w16du:dateUtc="2025-03-05T08:28:00Z">
                  <w:rPr>
                    <w:rFonts w:ascii="Times New Roman" w:eastAsia="Times New Roman" w:hAnsi="Times New Roman"/>
                    <w:spacing w:val="-1"/>
                  </w:rPr>
                </w:rPrChange>
              </w:rPr>
            </w:pPr>
          </w:p>
          <w:p w14:paraId="611134A2" w14:textId="77777777" w:rsidR="003F3EDE" w:rsidRPr="00FB0B06" w:rsidRDefault="003F3EDE" w:rsidP="0025185C">
            <w:pPr>
              <w:jc w:val="center"/>
              <w:rPr>
                <w:rFonts w:ascii="Arial" w:eastAsia="Times New Roman" w:hAnsi="Arial" w:cs="Arial"/>
                <w:spacing w:val="-1"/>
                <w:sz w:val="20"/>
                <w:szCs w:val="20"/>
                <w:rPrChange w:id="1092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29" w:author="Adelino Naquarta Sepalanga Domingos" w:date="2025-03-05T09:28:00Z" w16du:dateUtc="2025-03-05T08:28:00Z">
                  <w:rPr>
                    <w:rFonts w:ascii="Times New Roman" w:eastAsia="Times New Roman" w:hAnsi="Times New Roman"/>
                    <w:spacing w:val="-1"/>
                  </w:rPr>
                </w:rPrChange>
              </w:rPr>
              <w:t>Texto 3</w:t>
            </w:r>
          </w:p>
        </w:tc>
      </w:tr>
      <w:tr w:rsidR="003F3EDE" w:rsidRPr="00FB0B06" w14:paraId="2BC40A24" w14:textId="77777777" w:rsidTr="0025185C">
        <w:trPr>
          <w:trHeight w:val="76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2B6B00A" w14:textId="77777777" w:rsidR="003F3EDE" w:rsidRPr="00FB0B06" w:rsidRDefault="003F3EDE" w:rsidP="0025185C">
            <w:pPr>
              <w:jc w:val="center"/>
              <w:rPr>
                <w:rFonts w:ascii="Arial" w:eastAsia="Times New Roman" w:hAnsi="Arial" w:cs="Arial"/>
                <w:spacing w:val="-1"/>
                <w:sz w:val="20"/>
                <w:szCs w:val="20"/>
                <w:rPrChange w:id="10930" w:author="Adelino Naquarta Sepalanga Domingos" w:date="2025-03-05T09:28:00Z" w16du:dateUtc="2025-03-05T08:28:00Z">
                  <w:rPr>
                    <w:rFonts w:ascii="Times New Roman" w:eastAsia="Times New Roman" w:hAnsi="Times New Roman"/>
                    <w:spacing w:val="-1"/>
                  </w:rPr>
                </w:rPrChange>
              </w:rPr>
            </w:pPr>
          </w:p>
          <w:p w14:paraId="258C4162" w14:textId="77777777" w:rsidR="003F3EDE" w:rsidRPr="00FB0B06" w:rsidRDefault="003F3EDE" w:rsidP="0025185C">
            <w:pPr>
              <w:jc w:val="center"/>
              <w:rPr>
                <w:rFonts w:ascii="Arial" w:eastAsia="Times New Roman" w:hAnsi="Arial" w:cs="Arial"/>
                <w:spacing w:val="-1"/>
                <w:sz w:val="20"/>
                <w:szCs w:val="20"/>
                <w:rPrChange w:id="10931" w:author="Adelino Naquarta Sepalanga Domingos" w:date="2025-03-05T09:28:00Z" w16du:dateUtc="2025-03-05T08:28:00Z">
                  <w:rPr>
                    <w:rFonts w:ascii="Times New Roman" w:eastAsia="Times New Roman" w:hAnsi="Times New Roman"/>
                    <w:spacing w:val="-1"/>
                  </w:rPr>
                </w:rPrChange>
              </w:rPr>
            </w:pPr>
          </w:p>
          <w:p w14:paraId="10B50699" w14:textId="77777777" w:rsidR="003F3EDE" w:rsidRPr="00FB0B06" w:rsidRDefault="003F3EDE" w:rsidP="0025185C">
            <w:pPr>
              <w:jc w:val="center"/>
              <w:rPr>
                <w:rFonts w:ascii="Arial" w:eastAsia="Times New Roman" w:hAnsi="Arial" w:cs="Arial"/>
                <w:spacing w:val="-1"/>
                <w:sz w:val="20"/>
                <w:szCs w:val="20"/>
                <w:rPrChange w:id="1093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33" w:author="Adelino Naquarta Sepalanga Domingos" w:date="2025-03-05T09:28:00Z" w16du:dateUtc="2025-03-05T08:28:00Z">
                  <w:rPr>
                    <w:rFonts w:ascii="Times New Roman" w:eastAsia="Times New Roman" w:hAnsi="Times New Roman"/>
                    <w:spacing w:val="-1"/>
                  </w:rPr>
                </w:rPrChange>
              </w:rPr>
              <w:t>4.4.4.16.2.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CAE5B1" w14:textId="77777777" w:rsidR="003F3EDE" w:rsidRPr="00FB0B06" w:rsidRDefault="003F3EDE" w:rsidP="0025185C">
            <w:pPr>
              <w:jc w:val="center"/>
              <w:rPr>
                <w:rFonts w:ascii="Arial" w:eastAsia="Times New Roman" w:hAnsi="Arial" w:cs="Arial"/>
                <w:spacing w:val="-1"/>
                <w:sz w:val="20"/>
                <w:szCs w:val="20"/>
                <w:rPrChange w:id="10934" w:author="Adelino Naquarta Sepalanga Domingos" w:date="2025-03-05T09:28:00Z" w16du:dateUtc="2025-03-05T08:28:00Z">
                  <w:rPr>
                    <w:rFonts w:ascii="Times New Roman" w:eastAsia="Times New Roman" w:hAnsi="Times New Roman"/>
                    <w:spacing w:val="-1"/>
                  </w:rPr>
                </w:rPrChange>
              </w:rPr>
            </w:pPr>
          </w:p>
          <w:p w14:paraId="01DA5D12" w14:textId="77777777" w:rsidR="003F3EDE" w:rsidRPr="00FB0B06" w:rsidRDefault="003F3EDE" w:rsidP="0025185C">
            <w:pPr>
              <w:jc w:val="center"/>
              <w:rPr>
                <w:rFonts w:ascii="Arial" w:eastAsia="Times New Roman" w:hAnsi="Arial" w:cs="Arial"/>
                <w:spacing w:val="-1"/>
                <w:sz w:val="20"/>
                <w:szCs w:val="20"/>
                <w:rPrChange w:id="10935" w:author="Adelino Naquarta Sepalanga Domingos" w:date="2025-03-05T09:28:00Z" w16du:dateUtc="2025-03-05T08:28:00Z">
                  <w:rPr>
                    <w:rFonts w:ascii="Times New Roman" w:eastAsia="Times New Roman" w:hAnsi="Times New Roman"/>
                    <w:spacing w:val="-1"/>
                  </w:rPr>
                </w:rPrChange>
              </w:rPr>
            </w:pPr>
          </w:p>
          <w:p w14:paraId="31311DA2" w14:textId="77777777" w:rsidR="003F3EDE" w:rsidRPr="00FB0B06" w:rsidRDefault="003F3EDE" w:rsidP="0025185C">
            <w:pPr>
              <w:jc w:val="center"/>
              <w:rPr>
                <w:rFonts w:ascii="Arial" w:eastAsia="Times New Roman" w:hAnsi="Arial" w:cs="Arial"/>
                <w:spacing w:val="-1"/>
                <w:sz w:val="20"/>
                <w:szCs w:val="20"/>
                <w:rPrChange w:id="10936"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4A9C22" w14:textId="77777777" w:rsidR="003F3EDE" w:rsidRPr="00FB0B06" w:rsidRDefault="003F3EDE" w:rsidP="0025185C">
            <w:pPr>
              <w:rPr>
                <w:rFonts w:ascii="Arial" w:eastAsia="Times New Roman" w:hAnsi="Arial" w:cs="Arial"/>
                <w:spacing w:val="-1"/>
                <w:sz w:val="20"/>
                <w:szCs w:val="20"/>
                <w:rPrChange w:id="10937" w:author="Adelino Naquarta Sepalanga Domingos" w:date="2025-03-05T09:28:00Z" w16du:dateUtc="2025-03-05T08:28:00Z">
                  <w:rPr>
                    <w:rFonts w:ascii="Times New Roman" w:eastAsia="Times New Roman" w:hAnsi="Times New Roman"/>
                    <w:spacing w:val="-1"/>
                  </w:rPr>
                </w:rPrChange>
              </w:rPr>
            </w:pPr>
          </w:p>
          <w:p w14:paraId="7D548B61" w14:textId="77777777" w:rsidR="003F3EDE" w:rsidRPr="00FB0B06" w:rsidRDefault="003F3EDE" w:rsidP="0025185C">
            <w:pPr>
              <w:rPr>
                <w:rFonts w:ascii="Arial" w:eastAsia="Times New Roman" w:hAnsi="Arial" w:cs="Arial"/>
                <w:spacing w:val="-1"/>
                <w:sz w:val="20"/>
                <w:szCs w:val="20"/>
                <w:rPrChange w:id="10938" w:author="Adelino Naquarta Sepalanga Domingos" w:date="2025-03-05T09:28:00Z" w16du:dateUtc="2025-03-05T08:28:00Z">
                  <w:rPr>
                    <w:rFonts w:ascii="Times New Roman" w:eastAsia="Times New Roman" w:hAnsi="Times New Roman"/>
                    <w:spacing w:val="-1"/>
                  </w:rPr>
                </w:rPrChange>
              </w:rPr>
            </w:pPr>
          </w:p>
          <w:p w14:paraId="2F740FEF" w14:textId="77777777" w:rsidR="003F3EDE" w:rsidRPr="00FB0B06" w:rsidRDefault="003F3EDE" w:rsidP="0025185C">
            <w:pPr>
              <w:rPr>
                <w:rFonts w:ascii="Arial" w:eastAsia="Times New Roman" w:hAnsi="Arial" w:cs="Arial"/>
                <w:spacing w:val="-1"/>
                <w:sz w:val="20"/>
                <w:szCs w:val="20"/>
                <w:rPrChange w:id="1093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40" w:author="Adelino Naquarta Sepalanga Domingos" w:date="2025-03-05T09:28:00Z" w16du:dateUtc="2025-03-05T08:28:00Z">
                  <w:rPr>
                    <w:rFonts w:ascii="Times New Roman" w:eastAsia="Times New Roman" w:hAnsi="Times New Roman"/>
                    <w:spacing w:val="-1"/>
                  </w:rPr>
                </w:rPrChange>
              </w:rPr>
              <w:t>Motivo da retenção na fonte (</w:t>
            </w:r>
            <w:proofErr w:type="spellStart"/>
            <w:r w:rsidRPr="00FB0B06">
              <w:rPr>
                <w:rFonts w:ascii="Arial" w:eastAsia="Times New Roman" w:hAnsi="Arial" w:cs="Arial"/>
                <w:spacing w:val="-1"/>
                <w:sz w:val="20"/>
                <w:szCs w:val="20"/>
                <w:rPrChange w:id="10941" w:author="Adelino Naquarta Sepalanga Domingos" w:date="2025-03-05T09:28:00Z" w16du:dateUtc="2025-03-05T08:28:00Z">
                  <w:rPr>
                    <w:rFonts w:ascii="Times New Roman" w:eastAsia="Times New Roman" w:hAnsi="Times New Roman"/>
                    <w:spacing w:val="-1"/>
                  </w:rPr>
                </w:rPrChange>
              </w:rPr>
              <w:t>WithholdingTaxDescription</w:t>
            </w:r>
            <w:proofErr w:type="spellEnd"/>
            <w:r w:rsidRPr="00FB0B06">
              <w:rPr>
                <w:rFonts w:ascii="Arial" w:eastAsia="Times New Roman" w:hAnsi="Arial" w:cs="Arial"/>
                <w:spacing w:val="-1"/>
                <w:sz w:val="20"/>
                <w:szCs w:val="20"/>
                <w:rPrChange w:id="10942"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2941BDE" w14:textId="77777777" w:rsidR="003F3EDE" w:rsidRPr="00FB0B06" w:rsidRDefault="003F3EDE" w:rsidP="0025185C">
            <w:pPr>
              <w:rPr>
                <w:rFonts w:ascii="Arial" w:eastAsia="Times New Roman" w:hAnsi="Arial" w:cs="Arial"/>
                <w:spacing w:val="-1"/>
                <w:sz w:val="20"/>
                <w:szCs w:val="20"/>
                <w:rPrChange w:id="1094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44" w:author="Adelino Naquarta Sepalanga Domingos" w:date="2025-03-05T09:28:00Z" w16du:dateUtc="2025-03-05T08:28:00Z">
                  <w:rPr>
                    <w:rFonts w:ascii="Times New Roman" w:eastAsia="Times New Roman" w:hAnsi="Times New Roman"/>
                    <w:spacing w:val="-1"/>
                  </w:rPr>
                </w:rPrChange>
              </w:rPr>
              <w:t>Deve ser indicado o normativo legal aplicável.</w:t>
            </w:r>
          </w:p>
          <w:p w14:paraId="56FDD788" w14:textId="77777777" w:rsidR="003F3EDE" w:rsidRPr="00FB0B06" w:rsidRDefault="003F3EDE" w:rsidP="0025185C">
            <w:pPr>
              <w:rPr>
                <w:rFonts w:ascii="Arial" w:eastAsia="Times New Roman" w:hAnsi="Arial" w:cs="Arial"/>
                <w:spacing w:val="-1"/>
                <w:sz w:val="20"/>
                <w:szCs w:val="20"/>
                <w:rPrChange w:id="1094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46" w:author="Adelino Naquarta Sepalanga Domingos" w:date="2025-03-05T09:28:00Z" w16du:dateUtc="2025-03-05T08:28:00Z">
                  <w:rPr>
                    <w:rFonts w:ascii="Times New Roman" w:eastAsia="Times New Roman" w:hAnsi="Times New Roman"/>
                    <w:spacing w:val="-1"/>
                  </w:rPr>
                </w:rPrChange>
              </w:rPr>
              <w:t>No caso do Código do tipo de imposto (</w:t>
            </w:r>
            <w:proofErr w:type="spellStart"/>
            <w:r w:rsidRPr="00FB0B06">
              <w:rPr>
                <w:rFonts w:ascii="Arial" w:eastAsia="Times New Roman" w:hAnsi="Arial" w:cs="Arial"/>
                <w:spacing w:val="-1"/>
                <w:sz w:val="20"/>
                <w:szCs w:val="20"/>
                <w:rPrChange w:id="10947" w:author="Adelino Naquarta Sepalanga Domingos" w:date="2025-03-05T09:28:00Z" w16du:dateUtc="2025-03-05T08:28:00Z">
                  <w:rPr>
                    <w:rFonts w:ascii="Times New Roman" w:eastAsia="Times New Roman" w:hAnsi="Times New Roman"/>
                    <w:spacing w:val="-1"/>
                  </w:rPr>
                </w:rPrChange>
              </w:rPr>
              <w:t>WithholdingTaxType</w:t>
            </w:r>
            <w:proofErr w:type="spellEnd"/>
            <w:r w:rsidRPr="00FB0B06">
              <w:rPr>
                <w:rFonts w:ascii="Arial" w:eastAsia="Times New Roman" w:hAnsi="Arial" w:cs="Arial"/>
                <w:spacing w:val="-1"/>
                <w:sz w:val="20"/>
                <w:szCs w:val="20"/>
                <w:rPrChange w:id="10948" w:author="Adelino Naquarta Sepalanga Domingos" w:date="2025-03-05T09:28:00Z" w16du:dateUtc="2025-03-05T08:28:00Z">
                  <w:rPr>
                    <w:rFonts w:ascii="Times New Roman" w:eastAsia="Times New Roman" w:hAnsi="Times New Roman"/>
                    <w:spacing w:val="-1"/>
                  </w:rPr>
                </w:rPrChange>
              </w:rPr>
              <w:t>)</w:t>
            </w:r>
          </w:p>
          <w:p w14:paraId="63426BF9" w14:textId="77777777" w:rsidR="003F3EDE" w:rsidRPr="00FB0B06" w:rsidRDefault="003F3EDE" w:rsidP="0025185C">
            <w:pPr>
              <w:rPr>
                <w:rFonts w:ascii="Arial" w:eastAsia="Times New Roman" w:hAnsi="Arial" w:cs="Arial"/>
                <w:spacing w:val="-1"/>
                <w:sz w:val="20"/>
                <w:szCs w:val="20"/>
                <w:rPrChange w:id="1094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50" w:author="Adelino Naquarta Sepalanga Domingos" w:date="2025-03-05T09:28:00Z" w16du:dateUtc="2025-03-05T08:28:00Z">
                  <w:rPr>
                    <w:rFonts w:ascii="Times New Roman" w:eastAsia="Times New Roman" w:hAnsi="Times New Roman"/>
                    <w:spacing w:val="-1"/>
                  </w:rPr>
                </w:rPrChange>
              </w:rPr>
              <w:t>= IS, deve ser preenchido com o código da verba respectiva.</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351B0F" w14:textId="77777777" w:rsidR="003F3EDE" w:rsidRPr="00FB0B06" w:rsidRDefault="003F3EDE" w:rsidP="0025185C">
            <w:pPr>
              <w:jc w:val="center"/>
              <w:rPr>
                <w:rFonts w:ascii="Arial" w:eastAsia="Times New Roman" w:hAnsi="Arial" w:cs="Arial"/>
                <w:spacing w:val="-1"/>
                <w:sz w:val="20"/>
                <w:szCs w:val="20"/>
                <w:rPrChange w:id="10951" w:author="Adelino Naquarta Sepalanga Domingos" w:date="2025-03-05T09:28:00Z" w16du:dateUtc="2025-03-05T08:28:00Z">
                  <w:rPr>
                    <w:rFonts w:ascii="Times New Roman" w:eastAsia="Times New Roman" w:hAnsi="Times New Roman"/>
                    <w:spacing w:val="-1"/>
                  </w:rPr>
                </w:rPrChange>
              </w:rPr>
            </w:pPr>
          </w:p>
          <w:p w14:paraId="3E5BBBA2" w14:textId="77777777" w:rsidR="003F3EDE" w:rsidRPr="00FB0B06" w:rsidRDefault="003F3EDE" w:rsidP="0025185C">
            <w:pPr>
              <w:jc w:val="center"/>
              <w:rPr>
                <w:rFonts w:ascii="Arial" w:eastAsia="Times New Roman" w:hAnsi="Arial" w:cs="Arial"/>
                <w:spacing w:val="-1"/>
                <w:sz w:val="20"/>
                <w:szCs w:val="20"/>
                <w:rPrChange w:id="10952" w:author="Adelino Naquarta Sepalanga Domingos" w:date="2025-03-05T09:28:00Z" w16du:dateUtc="2025-03-05T08:28:00Z">
                  <w:rPr>
                    <w:rFonts w:ascii="Times New Roman" w:eastAsia="Times New Roman" w:hAnsi="Times New Roman"/>
                    <w:spacing w:val="-1"/>
                  </w:rPr>
                </w:rPrChange>
              </w:rPr>
            </w:pPr>
          </w:p>
          <w:p w14:paraId="6039FDA2" w14:textId="77777777" w:rsidR="003F3EDE" w:rsidRPr="00FB0B06" w:rsidRDefault="003F3EDE" w:rsidP="0025185C">
            <w:pPr>
              <w:jc w:val="center"/>
              <w:rPr>
                <w:rFonts w:ascii="Arial" w:eastAsia="Times New Roman" w:hAnsi="Arial" w:cs="Arial"/>
                <w:spacing w:val="-1"/>
                <w:sz w:val="20"/>
                <w:szCs w:val="20"/>
                <w:rPrChange w:id="1095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54" w:author="Adelino Naquarta Sepalanga Domingos" w:date="2025-03-05T09:28:00Z" w16du:dateUtc="2025-03-05T08:28:00Z">
                  <w:rPr>
                    <w:rFonts w:ascii="Times New Roman" w:eastAsia="Times New Roman" w:hAnsi="Times New Roman"/>
                    <w:spacing w:val="-1"/>
                  </w:rPr>
                </w:rPrChange>
              </w:rPr>
              <w:t>Texto 60</w:t>
            </w:r>
          </w:p>
        </w:tc>
      </w:tr>
      <w:tr w:rsidR="003F3EDE" w:rsidRPr="00FB0B06" w14:paraId="63E0A576" w14:textId="77777777" w:rsidTr="0025185C">
        <w:trPr>
          <w:trHeight w:val="92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C5DC33" w14:textId="77777777" w:rsidR="003F3EDE" w:rsidRPr="00FB0B06" w:rsidRDefault="003F3EDE" w:rsidP="0025185C">
            <w:pPr>
              <w:jc w:val="center"/>
              <w:rPr>
                <w:rFonts w:ascii="Arial" w:eastAsia="Times New Roman" w:hAnsi="Arial" w:cs="Arial"/>
                <w:spacing w:val="-1"/>
                <w:sz w:val="20"/>
                <w:szCs w:val="20"/>
                <w:rPrChange w:id="1095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56" w:author="Adelino Naquarta Sepalanga Domingos" w:date="2025-03-05T09:28:00Z" w16du:dateUtc="2025-03-05T08:28:00Z">
                  <w:rPr>
                    <w:rFonts w:ascii="Times New Roman" w:eastAsia="Times New Roman" w:hAnsi="Times New Roman"/>
                    <w:spacing w:val="-1"/>
                  </w:rPr>
                </w:rPrChange>
              </w:rPr>
              <w:t>4.4.4.16.3.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9D5131" w14:textId="77777777" w:rsidR="003F3EDE" w:rsidRPr="00FB0B06" w:rsidRDefault="003F3EDE" w:rsidP="0025185C">
            <w:pPr>
              <w:jc w:val="center"/>
              <w:rPr>
                <w:rFonts w:ascii="Arial" w:eastAsia="Times New Roman" w:hAnsi="Arial" w:cs="Arial"/>
                <w:spacing w:val="-1"/>
                <w:sz w:val="20"/>
                <w:szCs w:val="20"/>
                <w:rPrChange w:id="1095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58"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409546" w14:textId="77777777" w:rsidR="003F3EDE" w:rsidRPr="00FB0B06" w:rsidRDefault="003F3EDE" w:rsidP="0025185C">
            <w:pPr>
              <w:rPr>
                <w:rFonts w:ascii="Arial" w:eastAsia="Times New Roman" w:hAnsi="Arial" w:cs="Arial"/>
                <w:spacing w:val="-1"/>
                <w:sz w:val="20"/>
                <w:szCs w:val="20"/>
                <w:rPrChange w:id="1095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60" w:author="Adelino Naquarta Sepalanga Domingos" w:date="2025-03-05T09:28:00Z" w16du:dateUtc="2025-03-05T08:28:00Z">
                  <w:rPr>
                    <w:rFonts w:ascii="Times New Roman" w:eastAsia="Times New Roman" w:hAnsi="Times New Roman"/>
                    <w:spacing w:val="-1"/>
                  </w:rPr>
                </w:rPrChange>
              </w:rPr>
              <w:t>Montante da retenção na fonte (</w:t>
            </w:r>
            <w:proofErr w:type="spellStart"/>
            <w:r w:rsidRPr="00FB0B06">
              <w:rPr>
                <w:rFonts w:ascii="Arial" w:eastAsia="Times New Roman" w:hAnsi="Arial" w:cs="Arial"/>
                <w:spacing w:val="-1"/>
                <w:sz w:val="20"/>
                <w:szCs w:val="20"/>
                <w:rPrChange w:id="10961" w:author="Adelino Naquarta Sepalanga Domingos" w:date="2025-03-05T09:28:00Z" w16du:dateUtc="2025-03-05T08:28:00Z">
                  <w:rPr>
                    <w:rFonts w:ascii="Times New Roman" w:eastAsia="Times New Roman" w:hAnsi="Times New Roman"/>
                    <w:spacing w:val="-1"/>
                  </w:rPr>
                </w:rPrChange>
              </w:rPr>
              <w:t>WithholdingTaxAmount</w:t>
            </w:r>
            <w:proofErr w:type="spellEnd"/>
            <w:r w:rsidRPr="00FB0B06">
              <w:rPr>
                <w:rFonts w:ascii="Arial" w:eastAsia="Times New Roman" w:hAnsi="Arial" w:cs="Arial"/>
                <w:spacing w:val="-1"/>
                <w:sz w:val="20"/>
                <w:szCs w:val="20"/>
                <w:rPrChange w:id="10962" w:author="Adelino Naquarta Sepalanga Domingos" w:date="2025-03-05T09:28:00Z" w16du:dateUtc="2025-03-05T08:28:00Z">
                  <w:rPr>
                    <w:rFonts w:ascii="Times New Roman" w:eastAsia="Times New Roman" w:hAnsi="Times New Roman"/>
                    <w:spacing w:val="-1"/>
                  </w:rPr>
                </w:rPrChange>
              </w:rPr>
              <w: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9AB7B6B" w14:textId="77777777" w:rsidR="003F3EDE" w:rsidRPr="00FB0B06" w:rsidRDefault="003F3EDE" w:rsidP="0025185C">
            <w:pPr>
              <w:rPr>
                <w:rFonts w:ascii="Arial" w:eastAsia="Times New Roman" w:hAnsi="Arial" w:cs="Arial"/>
                <w:spacing w:val="-1"/>
                <w:sz w:val="20"/>
                <w:szCs w:val="20"/>
                <w:rPrChange w:id="1096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64" w:author="Adelino Naquarta Sepalanga Domingos" w:date="2025-03-05T09:28:00Z" w16du:dateUtc="2025-03-05T08:28:00Z">
                  <w:rPr>
                    <w:rFonts w:ascii="Times New Roman" w:eastAsia="Times New Roman" w:hAnsi="Times New Roman"/>
                    <w:spacing w:val="-1"/>
                  </w:rPr>
                </w:rPrChange>
              </w:rPr>
              <w:t>Deve ser indicado o montante retido de imposto.</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AA7B4F" w14:textId="77777777" w:rsidR="003F3EDE" w:rsidRPr="00FB0B06" w:rsidRDefault="003F3EDE" w:rsidP="0025185C">
            <w:pPr>
              <w:jc w:val="center"/>
              <w:rPr>
                <w:rFonts w:ascii="Arial" w:eastAsia="Times New Roman" w:hAnsi="Arial" w:cs="Arial"/>
                <w:spacing w:val="-1"/>
                <w:sz w:val="20"/>
                <w:szCs w:val="20"/>
                <w:rPrChange w:id="10965" w:author="Adelino Naquarta Sepalanga Domingos" w:date="2025-03-05T09:28:00Z" w16du:dateUtc="2025-03-05T08:28:00Z">
                  <w:rPr>
                    <w:rFonts w:ascii="Times New Roman" w:eastAsia="Times New Roman" w:hAnsi="Times New Roman"/>
                    <w:spacing w:val="-1"/>
                  </w:rPr>
                </w:rPrChange>
              </w:rPr>
            </w:pPr>
          </w:p>
          <w:p w14:paraId="31494B75" w14:textId="77777777" w:rsidR="003F3EDE" w:rsidRPr="00FB0B06" w:rsidRDefault="003F3EDE" w:rsidP="0025185C">
            <w:pPr>
              <w:jc w:val="center"/>
              <w:rPr>
                <w:rFonts w:ascii="Arial" w:eastAsia="Times New Roman" w:hAnsi="Arial" w:cs="Arial"/>
                <w:spacing w:val="-1"/>
                <w:sz w:val="20"/>
                <w:szCs w:val="20"/>
                <w:rPrChange w:id="1096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10967" w:author="Adelino Naquarta Sepalanga Domingos" w:date="2025-03-05T09:28:00Z" w16du:dateUtc="2025-03-05T08:28:00Z">
                  <w:rPr>
                    <w:rFonts w:ascii="Times New Roman" w:eastAsia="Times New Roman" w:hAnsi="Times New Roman"/>
                    <w:spacing w:val="-1"/>
                  </w:rPr>
                </w:rPrChange>
              </w:rPr>
              <w:t>Monetário</w:t>
            </w:r>
          </w:p>
        </w:tc>
      </w:tr>
    </w:tbl>
    <w:p w14:paraId="3C389787" w14:textId="77777777" w:rsidR="003F3EDE" w:rsidRPr="00691778" w:rsidRDefault="003F3EDE" w:rsidP="003F3EDE">
      <w:pPr>
        <w:jc w:val="center"/>
        <w:rPr>
          <w:rFonts w:ascii="Arial" w:eastAsia="Microsoft JhengHei" w:hAnsi="Arial" w:cs="Arial"/>
          <w:sz w:val="24"/>
          <w:szCs w:val="24"/>
          <w:rPrChange w:id="10968" w:author="Adelino Naquarta Sepalanga Domingos" w:date="2025-03-05T08:49:00Z" w16du:dateUtc="2025-03-05T07:49:00Z">
            <w:rPr>
              <w:rFonts w:ascii="Microsoft JhengHei" w:eastAsia="Microsoft JhengHei" w:hAnsi="Microsoft JhengHei" w:cs="Times New Roman"/>
              <w:sz w:val="24"/>
              <w:szCs w:val="24"/>
            </w:rPr>
          </w:rPrChange>
        </w:rPr>
      </w:pPr>
    </w:p>
    <w:p w14:paraId="6219F2F4" w14:textId="77777777" w:rsidR="003F3EDE" w:rsidRPr="00691778" w:rsidRDefault="003F3EDE" w:rsidP="003F3EDE">
      <w:pPr>
        <w:ind w:left="-284"/>
        <w:jc w:val="both"/>
        <w:rPr>
          <w:rFonts w:ascii="Arial" w:eastAsia="Microsoft JhengHei" w:hAnsi="Arial" w:cs="Arial"/>
          <w:b/>
          <w:rPrChange w:id="10969" w:author="Adelino Naquarta Sepalanga Domingos" w:date="2025-03-05T08:49:00Z" w16du:dateUtc="2025-03-05T07:49:00Z">
            <w:rPr>
              <w:rFonts w:ascii="Microsoft JhengHei" w:eastAsia="Microsoft JhengHei" w:hAnsi="Microsoft JhengHei" w:cstheme="minorHAnsi"/>
              <w:b/>
            </w:rPr>
          </w:rPrChange>
        </w:rPr>
      </w:pPr>
      <w:r w:rsidRPr="00691778">
        <w:rPr>
          <w:rFonts w:ascii="Arial" w:eastAsia="Microsoft JhengHei" w:hAnsi="Arial" w:cs="Arial"/>
          <w:b/>
          <w:rPrChange w:id="10970" w:author="Adelino Naquarta Sepalanga Domingos" w:date="2025-03-05T08:49:00Z" w16du:dateUtc="2025-03-05T07:49:00Z">
            <w:rPr>
              <w:rFonts w:ascii="Microsoft JhengHei" w:eastAsia="Microsoft JhengHei" w:hAnsi="Microsoft JhengHei" w:cstheme="minorHAnsi"/>
              <w:b/>
            </w:rPr>
          </w:rPrChange>
        </w:rPr>
        <w:t>4.5 – Documentos comerciais de Fornecedores (</w:t>
      </w:r>
      <w:proofErr w:type="spellStart"/>
      <w:r w:rsidRPr="00691778">
        <w:rPr>
          <w:rFonts w:ascii="Arial" w:eastAsia="Microsoft JhengHei" w:hAnsi="Arial" w:cs="Arial"/>
          <w:b/>
          <w:rPrChange w:id="10971" w:author="Adelino Naquarta Sepalanga Domingos" w:date="2025-03-05T08:49:00Z" w16du:dateUtc="2025-03-05T07:49:00Z">
            <w:rPr>
              <w:rFonts w:ascii="Microsoft JhengHei" w:eastAsia="Microsoft JhengHei" w:hAnsi="Microsoft JhengHei" w:cstheme="minorHAnsi"/>
              <w:b/>
            </w:rPr>
          </w:rPrChange>
        </w:rPr>
        <w:t>PurchaseInvoices</w:t>
      </w:r>
      <w:proofErr w:type="spellEnd"/>
      <w:r w:rsidRPr="00691778">
        <w:rPr>
          <w:rFonts w:ascii="Arial" w:eastAsia="Microsoft JhengHei" w:hAnsi="Arial" w:cs="Arial"/>
          <w:b/>
          <w:rPrChange w:id="10972" w:author="Adelino Naquarta Sepalanga Domingos" w:date="2025-03-05T08:49:00Z" w16du:dateUtc="2025-03-05T07:49:00Z">
            <w:rPr>
              <w:rFonts w:ascii="Microsoft JhengHei" w:eastAsia="Microsoft JhengHei" w:hAnsi="Microsoft JhengHei" w:cstheme="minorHAnsi"/>
              <w:b/>
            </w:rPr>
          </w:rPrChange>
        </w:rPr>
        <w:t>).</w:t>
      </w:r>
    </w:p>
    <w:p w14:paraId="188A5D79" w14:textId="77777777" w:rsidR="003F3EDE" w:rsidRPr="00691778" w:rsidRDefault="003F3EDE" w:rsidP="003F3EDE">
      <w:pPr>
        <w:spacing w:after="240" w:line="276" w:lineRule="auto"/>
        <w:jc w:val="both"/>
        <w:rPr>
          <w:rFonts w:ascii="Arial" w:eastAsia="Times New Roman" w:hAnsi="Arial" w:cs="Arial"/>
          <w:spacing w:val="-1"/>
          <w:rPrChange w:id="10973" w:author="Adelino Naquarta Sepalanga Domingos" w:date="2025-03-05T08:49:00Z" w16du:dateUtc="2025-03-05T07:49:00Z">
            <w:rPr>
              <w:rFonts w:ascii="Times New Roman" w:eastAsia="Times New Roman" w:hAnsi="Times New Roman"/>
              <w:spacing w:val="-1"/>
            </w:rPr>
          </w:rPrChange>
        </w:rPr>
      </w:pPr>
      <w:r w:rsidRPr="00691778">
        <w:rPr>
          <w:rFonts w:ascii="Arial" w:eastAsia="Times New Roman" w:hAnsi="Arial" w:cs="Arial"/>
          <w:spacing w:val="-1"/>
          <w:sz w:val="24"/>
          <w:szCs w:val="24"/>
          <w:rPrChange w:id="10974" w:author="Adelino Naquarta Sepalanga Domingos" w:date="2025-03-05T08:49:00Z" w16du:dateUtc="2025-03-05T07:49:00Z">
            <w:rPr>
              <w:rFonts w:ascii="Times New Roman" w:eastAsia="Times New Roman" w:hAnsi="Times New Roman" w:cs="Times New Roman"/>
              <w:spacing w:val="-1"/>
              <w:sz w:val="24"/>
              <w:szCs w:val="24"/>
            </w:rPr>
          </w:rPrChange>
        </w:rPr>
        <w:t>Deve ser produzido um ficheiro independente de aquisição de bens e serviços, conforme tabela abaixo</w:t>
      </w:r>
    </w:p>
    <w:tbl>
      <w:tblPr>
        <w:tblW w:w="11199" w:type="dxa"/>
        <w:tblInd w:w="-1001" w:type="dxa"/>
        <w:shd w:val="clear" w:color="auto" w:fill="FFFFFF"/>
        <w:tblCellMar>
          <w:top w:w="15" w:type="dxa"/>
          <w:left w:w="15" w:type="dxa"/>
          <w:bottom w:w="15" w:type="dxa"/>
          <w:right w:w="15" w:type="dxa"/>
        </w:tblCellMar>
        <w:tblLook w:val="04A0" w:firstRow="1" w:lastRow="0" w:firstColumn="1" w:lastColumn="0" w:noHBand="0" w:noVBand="1"/>
      </w:tblPr>
      <w:tblGrid>
        <w:gridCol w:w="1586"/>
        <w:gridCol w:w="1504"/>
        <w:gridCol w:w="3059"/>
        <w:gridCol w:w="3507"/>
        <w:gridCol w:w="1543"/>
      </w:tblGrid>
      <w:tr w:rsidR="003F3EDE" w:rsidRPr="00B45277" w14:paraId="0F9A4ACC" w14:textId="77777777" w:rsidTr="0025185C">
        <w:trPr>
          <w:tblHeader/>
        </w:trPr>
        <w:tc>
          <w:tcPr>
            <w:tcW w:w="1586"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0F30B4D7" w14:textId="77777777" w:rsidR="003F3EDE" w:rsidRPr="00B45277" w:rsidRDefault="003F3EDE" w:rsidP="0025185C">
            <w:pPr>
              <w:widowControl w:val="0"/>
              <w:spacing w:after="0" w:line="240" w:lineRule="auto"/>
              <w:jc w:val="center"/>
              <w:rPr>
                <w:rFonts w:ascii="Arial" w:eastAsia="Times New Roman" w:hAnsi="Arial" w:cs="Arial"/>
                <w:b/>
                <w:bCs/>
                <w:spacing w:val="-1"/>
                <w:sz w:val="20"/>
                <w:szCs w:val="20"/>
                <w:rPrChange w:id="10975" w:author="Adelino Naquarta Sepalanga Domingos" w:date="2025-03-05T09:31:00Z" w16du:dateUtc="2025-03-05T08:31:00Z">
                  <w:rPr>
                    <w:rFonts w:ascii="Times New Roman" w:eastAsia="Times New Roman" w:hAnsi="Times New Roman"/>
                    <w:b/>
                    <w:bCs/>
                    <w:spacing w:val="-1"/>
                  </w:rPr>
                </w:rPrChange>
              </w:rPr>
            </w:pPr>
            <w:r w:rsidRPr="00B45277">
              <w:rPr>
                <w:rFonts w:ascii="Arial" w:eastAsia="Times New Roman" w:hAnsi="Arial" w:cs="Arial"/>
                <w:b/>
                <w:bCs/>
                <w:spacing w:val="-1"/>
                <w:sz w:val="20"/>
                <w:szCs w:val="20"/>
                <w:rPrChange w:id="10976" w:author="Adelino Naquarta Sepalanga Domingos" w:date="2025-03-05T09:31:00Z" w16du:dateUtc="2025-03-05T08:31:00Z">
                  <w:rPr>
                    <w:rFonts w:ascii="Times New Roman" w:eastAsia="Times New Roman" w:hAnsi="Times New Roman"/>
                    <w:b/>
                    <w:bCs/>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5A965354" w14:textId="77777777" w:rsidR="003F3EDE" w:rsidRPr="00B45277" w:rsidRDefault="003F3EDE" w:rsidP="0025185C">
            <w:pPr>
              <w:widowControl w:val="0"/>
              <w:spacing w:after="0" w:line="240" w:lineRule="auto"/>
              <w:jc w:val="center"/>
              <w:rPr>
                <w:rFonts w:ascii="Arial" w:eastAsia="Times New Roman" w:hAnsi="Arial" w:cs="Arial"/>
                <w:b/>
                <w:bCs/>
                <w:spacing w:val="-1"/>
                <w:sz w:val="20"/>
                <w:szCs w:val="20"/>
                <w:rPrChange w:id="10977" w:author="Adelino Naquarta Sepalanga Domingos" w:date="2025-03-05T09:31:00Z" w16du:dateUtc="2025-03-05T08:31:00Z">
                  <w:rPr>
                    <w:rFonts w:ascii="Times New Roman" w:eastAsia="Times New Roman" w:hAnsi="Times New Roman"/>
                    <w:b/>
                    <w:bCs/>
                    <w:spacing w:val="-1"/>
                  </w:rPr>
                </w:rPrChange>
              </w:rPr>
            </w:pPr>
            <w:r w:rsidRPr="00B45277">
              <w:rPr>
                <w:rFonts w:ascii="Arial" w:eastAsia="Times New Roman" w:hAnsi="Arial" w:cs="Arial"/>
                <w:b/>
                <w:bCs/>
                <w:spacing w:val="-1"/>
                <w:sz w:val="20"/>
                <w:szCs w:val="20"/>
                <w:rPrChange w:id="10978" w:author="Adelino Naquarta Sepalanga Domingos" w:date="2025-03-05T09:31:00Z" w16du:dateUtc="2025-03-05T08:31:00Z">
                  <w:rPr>
                    <w:rFonts w:ascii="Times New Roman" w:eastAsia="Times New Roman" w:hAnsi="Times New Roman"/>
                    <w:b/>
                    <w:bCs/>
                    <w:spacing w:val="-1"/>
                  </w:rPr>
                </w:rPrChange>
              </w:rPr>
              <w:t>Obrigatório</w:t>
            </w:r>
          </w:p>
        </w:tc>
        <w:tc>
          <w:tcPr>
            <w:tcW w:w="3059"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54079255" w14:textId="77777777" w:rsidR="003F3EDE" w:rsidRPr="00B45277" w:rsidRDefault="003F3EDE" w:rsidP="0025185C">
            <w:pPr>
              <w:widowControl w:val="0"/>
              <w:spacing w:after="0" w:line="240" w:lineRule="auto"/>
              <w:jc w:val="center"/>
              <w:rPr>
                <w:rFonts w:ascii="Arial" w:eastAsia="Times New Roman" w:hAnsi="Arial" w:cs="Arial"/>
                <w:b/>
                <w:bCs/>
                <w:spacing w:val="-1"/>
                <w:sz w:val="20"/>
                <w:szCs w:val="20"/>
                <w:rPrChange w:id="10979" w:author="Adelino Naquarta Sepalanga Domingos" w:date="2025-03-05T09:31:00Z" w16du:dateUtc="2025-03-05T08:31:00Z">
                  <w:rPr>
                    <w:rFonts w:ascii="Times New Roman" w:eastAsia="Times New Roman" w:hAnsi="Times New Roman"/>
                    <w:b/>
                    <w:bCs/>
                    <w:spacing w:val="-1"/>
                  </w:rPr>
                </w:rPrChange>
              </w:rPr>
            </w:pPr>
            <w:r w:rsidRPr="00B45277">
              <w:rPr>
                <w:rFonts w:ascii="Arial" w:eastAsia="Times New Roman" w:hAnsi="Arial" w:cs="Arial"/>
                <w:b/>
                <w:bCs/>
                <w:spacing w:val="-1"/>
                <w:sz w:val="20"/>
                <w:szCs w:val="20"/>
                <w:rPrChange w:id="10980" w:author="Adelino Naquarta Sepalanga Domingos" w:date="2025-03-05T09:31:00Z" w16du:dateUtc="2025-03-05T08:31:00Z">
                  <w:rPr>
                    <w:rFonts w:ascii="Times New Roman" w:eastAsia="Times New Roman" w:hAnsi="Times New Roman"/>
                    <w:b/>
                    <w:bCs/>
                    <w:spacing w:val="-1"/>
                  </w:rPr>
                </w:rPrChange>
              </w:rPr>
              <w:t>Nome do campo</w:t>
            </w:r>
          </w:p>
        </w:tc>
        <w:tc>
          <w:tcPr>
            <w:tcW w:w="3507"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185B865" w14:textId="77777777" w:rsidR="003F3EDE" w:rsidRPr="00B45277" w:rsidRDefault="003F3EDE" w:rsidP="0025185C">
            <w:pPr>
              <w:widowControl w:val="0"/>
              <w:spacing w:after="0" w:line="240" w:lineRule="auto"/>
              <w:jc w:val="center"/>
              <w:rPr>
                <w:rFonts w:ascii="Arial" w:eastAsia="Times New Roman" w:hAnsi="Arial" w:cs="Arial"/>
                <w:b/>
                <w:bCs/>
                <w:spacing w:val="-1"/>
                <w:sz w:val="20"/>
                <w:szCs w:val="20"/>
                <w:rPrChange w:id="10981" w:author="Adelino Naquarta Sepalanga Domingos" w:date="2025-03-05T09:31:00Z" w16du:dateUtc="2025-03-05T08:31:00Z">
                  <w:rPr>
                    <w:rFonts w:ascii="Times New Roman" w:eastAsia="Times New Roman" w:hAnsi="Times New Roman"/>
                    <w:b/>
                    <w:bCs/>
                    <w:spacing w:val="-1"/>
                  </w:rPr>
                </w:rPrChange>
              </w:rPr>
            </w:pPr>
            <w:r w:rsidRPr="00B45277">
              <w:rPr>
                <w:rFonts w:ascii="Arial" w:eastAsia="Times New Roman" w:hAnsi="Arial" w:cs="Arial"/>
                <w:b/>
                <w:bCs/>
                <w:spacing w:val="-1"/>
                <w:sz w:val="20"/>
                <w:szCs w:val="20"/>
                <w:rPrChange w:id="10982" w:author="Adelino Naquarta Sepalanga Domingos" w:date="2025-03-05T09:31:00Z" w16du:dateUtc="2025-03-05T08:31:00Z">
                  <w:rPr>
                    <w:rFonts w:ascii="Times New Roman" w:eastAsia="Times New Roman" w:hAnsi="Times New Roman"/>
                    <w:b/>
                    <w:bCs/>
                    <w:spacing w:val="-1"/>
                  </w:rPr>
                </w:rPrChange>
              </w:rPr>
              <w:t>Notas técnicas</w:t>
            </w:r>
          </w:p>
        </w:tc>
        <w:tc>
          <w:tcPr>
            <w:tcW w:w="1543"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1FFDBA6" w14:textId="77777777" w:rsidR="003F3EDE" w:rsidRPr="00B45277" w:rsidRDefault="003F3EDE" w:rsidP="0025185C">
            <w:pPr>
              <w:widowControl w:val="0"/>
              <w:spacing w:after="0" w:line="240" w:lineRule="auto"/>
              <w:jc w:val="center"/>
              <w:rPr>
                <w:rFonts w:ascii="Arial" w:eastAsia="Times New Roman" w:hAnsi="Arial" w:cs="Arial"/>
                <w:b/>
                <w:bCs/>
                <w:spacing w:val="-1"/>
                <w:sz w:val="20"/>
                <w:szCs w:val="20"/>
                <w:rPrChange w:id="10983" w:author="Adelino Naquarta Sepalanga Domingos" w:date="2025-03-05T09:31:00Z" w16du:dateUtc="2025-03-05T08:31:00Z">
                  <w:rPr>
                    <w:rFonts w:ascii="Times New Roman" w:eastAsia="Times New Roman" w:hAnsi="Times New Roman"/>
                    <w:b/>
                    <w:bCs/>
                    <w:spacing w:val="-1"/>
                  </w:rPr>
                </w:rPrChange>
              </w:rPr>
            </w:pPr>
            <w:r w:rsidRPr="00B45277">
              <w:rPr>
                <w:rFonts w:ascii="Arial" w:eastAsia="Times New Roman" w:hAnsi="Arial" w:cs="Arial"/>
                <w:b/>
                <w:bCs/>
                <w:spacing w:val="-1"/>
                <w:sz w:val="20"/>
                <w:szCs w:val="20"/>
                <w:rPrChange w:id="10984" w:author="Adelino Naquarta Sepalanga Domingos" w:date="2025-03-05T09:31:00Z" w16du:dateUtc="2025-03-05T08:31:00Z">
                  <w:rPr>
                    <w:rFonts w:ascii="Times New Roman" w:eastAsia="Times New Roman" w:hAnsi="Times New Roman"/>
                    <w:b/>
                    <w:bCs/>
                    <w:spacing w:val="-1"/>
                  </w:rPr>
                </w:rPrChange>
              </w:rPr>
              <w:t>Formato</w:t>
            </w:r>
          </w:p>
        </w:tc>
      </w:tr>
      <w:tr w:rsidR="003F3EDE" w:rsidRPr="00B45277" w14:paraId="1F49DEA4"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2D341F45"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098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0986" w:author="Adelino Naquarta Sepalanga Domingos" w:date="2025-03-05T09:31:00Z" w16du:dateUtc="2025-03-05T08:31:00Z">
                  <w:rPr>
                    <w:rFonts w:ascii="Times New Roman" w:eastAsia="Times New Roman" w:hAnsi="Times New Roman"/>
                    <w:spacing w:val="-1"/>
                  </w:rPr>
                </w:rPrChange>
              </w:rPr>
              <w:t>4.5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3A06585"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0987"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B6375C8" w14:textId="77777777" w:rsidR="003F3EDE" w:rsidRPr="00B45277" w:rsidRDefault="003F3EDE" w:rsidP="0025185C">
            <w:pPr>
              <w:widowControl w:val="0"/>
              <w:spacing w:after="0" w:line="240" w:lineRule="auto"/>
              <w:rPr>
                <w:rFonts w:ascii="Arial" w:eastAsia="Times New Roman" w:hAnsi="Arial" w:cs="Arial"/>
                <w:spacing w:val="-1"/>
                <w:sz w:val="20"/>
                <w:szCs w:val="20"/>
                <w:rPrChange w:id="1098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0989" w:author="Adelino Naquarta Sepalanga Domingos" w:date="2025-03-05T09:31:00Z" w16du:dateUtc="2025-03-05T08:31:00Z">
                  <w:rPr>
                    <w:rFonts w:ascii="Times New Roman" w:eastAsia="Times New Roman" w:hAnsi="Times New Roman"/>
                    <w:spacing w:val="-1"/>
                  </w:rPr>
                </w:rPrChange>
              </w:rPr>
              <w:t>Documentos comerciais a fornecedores (</w:t>
            </w:r>
            <w:proofErr w:type="spellStart"/>
            <w:r w:rsidRPr="00B45277">
              <w:rPr>
                <w:rFonts w:ascii="Arial" w:eastAsia="Times New Roman" w:hAnsi="Arial" w:cs="Arial"/>
                <w:spacing w:val="-1"/>
                <w:sz w:val="20"/>
                <w:szCs w:val="20"/>
                <w:rPrChange w:id="10990" w:author="Adelino Naquarta Sepalanga Domingos" w:date="2025-03-05T09:31:00Z" w16du:dateUtc="2025-03-05T08:31:00Z">
                  <w:rPr>
                    <w:rFonts w:ascii="Times New Roman" w:eastAsia="Times New Roman" w:hAnsi="Times New Roman"/>
                    <w:spacing w:val="-1"/>
                  </w:rPr>
                </w:rPrChange>
              </w:rPr>
              <w:t>PurchaseInvoices</w:t>
            </w:r>
            <w:proofErr w:type="spellEnd"/>
            <w:r w:rsidRPr="00B45277">
              <w:rPr>
                <w:rFonts w:ascii="Arial" w:eastAsia="Times New Roman" w:hAnsi="Arial" w:cs="Arial"/>
                <w:spacing w:val="-1"/>
                <w:sz w:val="20"/>
                <w:szCs w:val="20"/>
                <w:rPrChange w:id="10991"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1AA6B06" w14:textId="77777777" w:rsidR="003F3EDE" w:rsidRPr="00B45277" w:rsidRDefault="003F3EDE" w:rsidP="0025185C">
            <w:pPr>
              <w:widowControl w:val="0"/>
              <w:spacing w:after="0" w:line="240" w:lineRule="auto"/>
              <w:rPr>
                <w:rFonts w:ascii="Arial" w:eastAsia="Times New Roman" w:hAnsi="Arial" w:cs="Arial"/>
                <w:spacing w:val="-1"/>
                <w:sz w:val="20"/>
                <w:szCs w:val="20"/>
                <w:rPrChange w:id="1099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0993" w:author="Adelino Naquarta Sepalanga Domingos" w:date="2025-03-05T09:31:00Z" w16du:dateUtc="2025-03-05T08:31:00Z">
                  <w:rPr>
                    <w:rFonts w:ascii="Times New Roman" w:eastAsia="Times New Roman" w:hAnsi="Times New Roman"/>
                    <w:spacing w:val="-1"/>
                  </w:rPr>
                </w:rPrChange>
              </w:rPr>
              <w:t>Devem ser exportados os documentos indicados no campo 4.5.2.6 - Tipo de documento (</w:t>
            </w:r>
            <w:proofErr w:type="spellStart"/>
            <w:r w:rsidRPr="00B45277">
              <w:rPr>
                <w:rFonts w:ascii="Arial" w:eastAsia="Times New Roman" w:hAnsi="Arial" w:cs="Arial"/>
                <w:spacing w:val="-1"/>
                <w:sz w:val="20"/>
                <w:szCs w:val="20"/>
                <w:rPrChange w:id="10994" w:author="Adelino Naquarta Sepalanga Domingos" w:date="2025-03-05T09:31:00Z" w16du:dateUtc="2025-03-05T08:31:00Z">
                  <w:rPr>
                    <w:rFonts w:ascii="Times New Roman" w:eastAsia="Times New Roman" w:hAnsi="Times New Roman"/>
                    <w:spacing w:val="-1"/>
                  </w:rPr>
                </w:rPrChange>
              </w:rPr>
              <w:t>PurchaseType</w:t>
            </w:r>
            <w:proofErr w:type="spellEnd"/>
            <w:r w:rsidRPr="00B45277">
              <w:rPr>
                <w:rFonts w:ascii="Arial" w:eastAsia="Times New Roman" w:hAnsi="Arial" w:cs="Arial"/>
                <w:spacing w:val="-1"/>
                <w:sz w:val="20"/>
                <w:szCs w:val="20"/>
                <w:rPrChange w:id="10995" w:author="Adelino Naquarta Sepalanga Domingos" w:date="2025-03-05T09:31:00Z" w16du:dateUtc="2025-03-05T08:31:00Z">
                  <w:rPr>
                    <w:rFonts w:ascii="Times New Roman" w:eastAsia="Times New Roman" w:hAnsi="Times New Roman"/>
                    <w:spacing w:val="-1"/>
                  </w:rPr>
                </w:rPrChange>
              </w:rPr>
              <w:t>)</w:t>
            </w:r>
          </w:p>
          <w:p w14:paraId="71D89846" w14:textId="77777777" w:rsidR="003F3EDE" w:rsidRPr="00B45277" w:rsidRDefault="003F3EDE" w:rsidP="0025185C">
            <w:pPr>
              <w:widowControl w:val="0"/>
              <w:spacing w:after="0" w:line="240" w:lineRule="auto"/>
              <w:rPr>
                <w:rFonts w:ascii="Arial" w:eastAsia="Times New Roman" w:hAnsi="Arial" w:cs="Arial"/>
                <w:spacing w:val="-1"/>
                <w:sz w:val="20"/>
                <w:szCs w:val="20"/>
                <w:rPrChange w:id="10996" w:author="Adelino Naquarta Sepalanga Domingos" w:date="2025-03-05T09:31:00Z" w16du:dateUtc="2025-03-05T08:31:00Z">
                  <w:rPr>
                    <w:rFonts w:ascii="Times New Roman" w:eastAsia="Times New Roman" w:hAnsi="Times New Roman"/>
                    <w:spacing w:val="-1"/>
                  </w:rPr>
                </w:rPrChange>
              </w:rPr>
            </w:pP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1D56A021"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099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0998" w:author="Adelino Naquarta Sepalanga Domingos" w:date="2025-03-05T09:31:00Z" w16du:dateUtc="2025-03-05T08:31:00Z">
                  <w:rPr>
                    <w:rFonts w:ascii="Times New Roman" w:eastAsia="Times New Roman" w:hAnsi="Times New Roman"/>
                    <w:spacing w:val="-1"/>
                  </w:rPr>
                </w:rPrChange>
              </w:rPr>
              <w:t>Não Aplicável</w:t>
            </w:r>
          </w:p>
        </w:tc>
      </w:tr>
      <w:tr w:rsidR="003F3EDE" w:rsidRPr="00B45277" w14:paraId="23D384F8"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hideMark/>
          </w:tcPr>
          <w:p w14:paraId="6FEF0C7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099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00" w:author="Adelino Naquarta Sepalanga Domingos" w:date="2025-03-05T09:31:00Z" w16du:dateUtc="2025-03-05T08:31:00Z">
                  <w:rPr>
                    <w:rFonts w:ascii="Times New Roman" w:eastAsia="Times New Roman" w:hAnsi="Times New Roman"/>
                    <w:spacing w:val="-1"/>
                  </w:rPr>
                </w:rPrChange>
              </w:rPr>
              <w:t>4.5.1</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hideMark/>
          </w:tcPr>
          <w:p w14:paraId="40BD6D9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0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02"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hideMark/>
          </w:tcPr>
          <w:p w14:paraId="3E215321" w14:textId="77777777" w:rsidR="003F3EDE" w:rsidRPr="00B45277" w:rsidRDefault="003F3EDE" w:rsidP="0025185C">
            <w:pPr>
              <w:widowControl w:val="0"/>
              <w:spacing w:after="0" w:line="240" w:lineRule="auto"/>
              <w:rPr>
                <w:rFonts w:ascii="Arial" w:eastAsia="Times New Roman" w:hAnsi="Arial" w:cs="Arial"/>
                <w:spacing w:val="-1"/>
                <w:sz w:val="20"/>
                <w:szCs w:val="20"/>
                <w:rPrChange w:id="1100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04" w:author="Adelino Naquarta Sepalanga Domingos" w:date="2025-03-05T09:31:00Z" w16du:dateUtc="2025-03-05T08:31:00Z">
                  <w:rPr>
                    <w:rFonts w:ascii="Times New Roman" w:eastAsia="Times New Roman" w:hAnsi="Times New Roman"/>
                    <w:spacing w:val="-1"/>
                  </w:rPr>
                </w:rPrChange>
              </w:rPr>
              <w:t>Número de registos de documentos comerciais (</w:t>
            </w:r>
            <w:proofErr w:type="spellStart"/>
            <w:r w:rsidRPr="00B45277">
              <w:rPr>
                <w:rFonts w:ascii="Arial" w:eastAsia="Times New Roman" w:hAnsi="Arial" w:cs="Arial"/>
                <w:spacing w:val="-1"/>
                <w:sz w:val="20"/>
                <w:szCs w:val="20"/>
                <w:rPrChange w:id="11005" w:author="Adelino Naquarta Sepalanga Domingos" w:date="2025-03-05T09:31:00Z" w16du:dateUtc="2025-03-05T08:31:00Z">
                  <w:rPr>
                    <w:rFonts w:ascii="Times New Roman" w:eastAsia="Times New Roman" w:hAnsi="Times New Roman"/>
                    <w:spacing w:val="-1"/>
                  </w:rPr>
                </w:rPrChange>
              </w:rPr>
              <w:t>NumberOfEntries</w:t>
            </w:r>
            <w:proofErr w:type="spellEnd"/>
            <w:r w:rsidRPr="00B45277">
              <w:rPr>
                <w:rFonts w:ascii="Arial" w:eastAsia="Times New Roman" w:hAnsi="Arial" w:cs="Arial"/>
                <w:spacing w:val="-1"/>
                <w:sz w:val="20"/>
                <w:szCs w:val="20"/>
                <w:rPrChange w:id="11006"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hideMark/>
          </w:tcPr>
          <w:p w14:paraId="1F7EF1B5" w14:textId="77777777" w:rsidR="003F3EDE" w:rsidRPr="00B45277" w:rsidRDefault="003F3EDE" w:rsidP="0025185C">
            <w:pPr>
              <w:widowControl w:val="0"/>
              <w:spacing w:after="0" w:line="240" w:lineRule="auto"/>
              <w:rPr>
                <w:rFonts w:ascii="Arial" w:eastAsia="Times New Roman" w:hAnsi="Arial" w:cs="Arial"/>
                <w:spacing w:val="-1"/>
                <w:sz w:val="20"/>
                <w:szCs w:val="20"/>
                <w:rPrChange w:id="1100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08" w:author="Adelino Naquarta Sepalanga Domingos" w:date="2025-03-05T09:31:00Z" w16du:dateUtc="2025-03-05T08:31:00Z">
                  <w:rPr>
                    <w:rFonts w:ascii="Times New Roman" w:eastAsia="Times New Roman" w:hAnsi="Times New Roman"/>
                    <w:spacing w:val="-1"/>
                  </w:rPr>
                </w:rPrChange>
              </w:rPr>
              <w:t>Deve conter o número total de documentos incluídos.</w:t>
            </w:r>
          </w:p>
        </w:tc>
        <w:tc>
          <w:tcPr>
            <w:tcW w:w="1543"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hideMark/>
          </w:tcPr>
          <w:p w14:paraId="640B62A0"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0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10" w:author="Adelino Naquarta Sepalanga Domingos" w:date="2025-03-05T09:31:00Z" w16du:dateUtc="2025-03-05T08:31:00Z">
                  <w:rPr>
                    <w:rFonts w:ascii="Times New Roman" w:eastAsia="Times New Roman" w:hAnsi="Times New Roman"/>
                    <w:spacing w:val="-1"/>
                  </w:rPr>
                </w:rPrChange>
              </w:rPr>
              <w:t>Inteiro</w:t>
            </w:r>
          </w:p>
        </w:tc>
      </w:tr>
      <w:tr w:rsidR="003F3EDE" w:rsidRPr="00B45277" w14:paraId="0406E4CA"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4A0E6B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1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12" w:author="Adelino Naquarta Sepalanga Domingos" w:date="2025-03-05T09:31:00Z" w16du:dateUtc="2025-03-05T08:31:00Z">
                  <w:rPr>
                    <w:rFonts w:ascii="Times New Roman" w:eastAsia="Times New Roman" w:hAnsi="Times New Roman"/>
                    <w:spacing w:val="-1"/>
                  </w:rPr>
                </w:rPrChange>
              </w:rPr>
              <w:t>4.5.2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2BBF3B3E"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13"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25087AC" w14:textId="77777777" w:rsidR="003F3EDE" w:rsidRPr="00B45277" w:rsidRDefault="003F3EDE" w:rsidP="0025185C">
            <w:pPr>
              <w:widowControl w:val="0"/>
              <w:spacing w:after="0" w:line="240" w:lineRule="auto"/>
              <w:rPr>
                <w:rFonts w:ascii="Arial" w:eastAsia="Times New Roman" w:hAnsi="Arial" w:cs="Arial"/>
                <w:spacing w:val="-1"/>
                <w:sz w:val="20"/>
                <w:szCs w:val="20"/>
                <w:rPrChange w:id="11014" w:author="Adelino Naquarta Sepalanga Domingos" w:date="2025-03-05T09:31:00Z" w16du:dateUtc="2025-03-05T08:31:00Z">
                  <w:rPr>
                    <w:rFonts w:ascii="Times New Roman" w:eastAsia="Times New Roman" w:hAnsi="Times New Roman"/>
                    <w:spacing w:val="-1"/>
                  </w:rPr>
                </w:rPrChange>
              </w:rPr>
            </w:pPr>
            <w:proofErr w:type="spellStart"/>
            <w:r w:rsidRPr="00B45277">
              <w:rPr>
                <w:rFonts w:ascii="Arial" w:eastAsia="Times New Roman" w:hAnsi="Arial" w:cs="Arial"/>
                <w:spacing w:val="-1"/>
                <w:sz w:val="20"/>
                <w:szCs w:val="20"/>
                <w:rPrChange w:id="11015" w:author="Adelino Naquarta Sepalanga Domingos" w:date="2025-03-05T09:31:00Z" w16du:dateUtc="2025-03-05T08:31:00Z">
                  <w:rPr>
                    <w:rFonts w:ascii="Times New Roman" w:eastAsia="Times New Roman" w:hAnsi="Times New Roman"/>
                    <w:spacing w:val="-1"/>
                  </w:rPr>
                </w:rPrChange>
              </w:rPr>
              <w:t>Invoice</w:t>
            </w:r>
            <w:proofErr w:type="spellEnd"/>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671BCA2" w14:textId="77777777" w:rsidR="003F3EDE" w:rsidRPr="00B45277" w:rsidRDefault="003F3EDE" w:rsidP="0025185C">
            <w:pPr>
              <w:widowControl w:val="0"/>
              <w:spacing w:after="0" w:line="240" w:lineRule="auto"/>
              <w:rPr>
                <w:rFonts w:ascii="Arial" w:eastAsia="Times New Roman" w:hAnsi="Arial" w:cs="Arial"/>
                <w:spacing w:val="-1"/>
                <w:sz w:val="20"/>
                <w:szCs w:val="20"/>
                <w:rPrChange w:id="11016" w:author="Adelino Naquarta Sepalanga Domingos" w:date="2025-03-05T09:31:00Z" w16du:dateUtc="2025-03-05T08:31:00Z">
                  <w:rPr>
                    <w:rFonts w:ascii="Times New Roman" w:eastAsia="Times New Roman" w:hAnsi="Times New Roman"/>
                    <w:spacing w:val="-1"/>
                  </w:rPr>
                </w:rPrChange>
              </w:rPr>
            </w:pP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145E62F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1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18" w:author="Adelino Naquarta Sepalanga Domingos" w:date="2025-03-05T09:31:00Z" w16du:dateUtc="2025-03-05T08:31:00Z">
                  <w:rPr>
                    <w:rFonts w:ascii="Times New Roman" w:eastAsia="Times New Roman" w:hAnsi="Times New Roman"/>
                    <w:spacing w:val="-1"/>
                  </w:rPr>
                </w:rPrChange>
              </w:rPr>
              <w:t>Não Aplicável</w:t>
            </w:r>
          </w:p>
        </w:tc>
      </w:tr>
      <w:tr w:rsidR="003F3EDE" w:rsidRPr="00B45277" w14:paraId="3CC3E6EC"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hideMark/>
          </w:tcPr>
          <w:p w14:paraId="1783CB10"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1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20" w:author="Adelino Naquarta Sepalanga Domingos" w:date="2025-03-05T09:31:00Z" w16du:dateUtc="2025-03-05T08:31:00Z">
                  <w:rPr>
                    <w:rFonts w:ascii="Times New Roman" w:eastAsia="Times New Roman" w:hAnsi="Times New Roman"/>
                    <w:spacing w:val="-1"/>
                  </w:rPr>
                </w:rPrChange>
              </w:rPr>
              <w:t>4.5.2.1</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hideMark/>
          </w:tcPr>
          <w:p w14:paraId="3611E8B3"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2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22"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hideMark/>
          </w:tcPr>
          <w:p w14:paraId="6818E43B" w14:textId="77777777" w:rsidR="003F3EDE" w:rsidRPr="00B45277" w:rsidRDefault="003F3EDE" w:rsidP="0025185C">
            <w:pPr>
              <w:widowControl w:val="0"/>
              <w:spacing w:after="0" w:line="240" w:lineRule="auto"/>
              <w:rPr>
                <w:rFonts w:ascii="Arial" w:eastAsia="Times New Roman" w:hAnsi="Arial" w:cs="Arial"/>
                <w:spacing w:val="-1"/>
                <w:sz w:val="20"/>
                <w:szCs w:val="20"/>
                <w:rPrChange w:id="1102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24" w:author="Adelino Naquarta Sepalanga Domingos" w:date="2025-03-05T09:31:00Z" w16du:dateUtc="2025-03-05T08:31:00Z">
                  <w:rPr>
                    <w:rFonts w:ascii="Times New Roman" w:eastAsia="Times New Roman" w:hAnsi="Times New Roman"/>
                    <w:spacing w:val="-1"/>
                  </w:rPr>
                </w:rPrChange>
              </w:rPr>
              <w:t>Identificação do documento de Compra (</w:t>
            </w:r>
            <w:proofErr w:type="spellStart"/>
            <w:r w:rsidRPr="00B45277">
              <w:rPr>
                <w:rFonts w:ascii="Arial" w:eastAsia="Times New Roman" w:hAnsi="Arial" w:cs="Arial"/>
                <w:spacing w:val="-1"/>
                <w:sz w:val="20"/>
                <w:szCs w:val="20"/>
                <w:rPrChange w:id="11025" w:author="Adelino Naquarta Sepalanga Domingos" w:date="2025-03-05T09:31:00Z" w16du:dateUtc="2025-03-05T08:31:00Z">
                  <w:rPr>
                    <w:rFonts w:ascii="Times New Roman" w:eastAsia="Times New Roman" w:hAnsi="Times New Roman"/>
                    <w:spacing w:val="-1"/>
                  </w:rPr>
                </w:rPrChange>
              </w:rPr>
              <w:t>InvoiceNo</w:t>
            </w:r>
            <w:proofErr w:type="spellEnd"/>
            <w:r w:rsidRPr="00B45277">
              <w:rPr>
                <w:rFonts w:ascii="Arial" w:eastAsia="Times New Roman" w:hAnsi="Arial" w:cs="Arial"/>
                <w:spacing w:val="-1"/>
                <w:sz w:val="20"/>
                <w:szCs w:val="20"/>
                <w:rPrChange w:id="11026"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hideMark/>
          </w:tcPr>
          <w:p w14:paraId="1DF89708" w14:textId="77777777" w:rsidR="003F3EDE" w:rsidRPr="00B45277" w:rsidRDefault="003F3EDE" w:rsidP="0025185C">
            <w:pPr>
              <w:widowControl w:val="0"/>
              <w:spacing w:after="0" w:line="240" w:lineRule="auto"/>
              <w:rPr>
                <w:rFonts w:ascii="Arial" w:eastAsia="Times New Roman" w:hAnsi="Arial" w:cs="Arial"/>
                <w:spacing w:val="-1"/>
                <w:sz w:val="20"/>
                <w:szCs w:val="20"/>
                <w:rPrChange w:id="1102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28" w:author="Adelino Naquarta Sepalanga Domingos" w:date="2025-03-05T09:31:00Z" w16du:dateUtc="2025-03-05T08:31:00Z">
                  <w:rPr>
                    <w:rFonts w:ascii="Times New Roman" w:eastAsia="Times New Roman" w:hAnsi="Times New Roman"/>
                    <w:spacing w:val="-1"/>
                  </w:rPr>
                </w:rPrChange>
              </w:rPr>
              <w:t>Número original do documento de compra</w:t>
            </w:r>
          </w:p>
        </w:tc>
        <w:tc>
          <w:tcPr>
            <w:tcW w:w="1543"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hideMark/>
          </w:tcPr>
          <w:p w14:paraId="64C6E173"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2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30" w:author="Adelino Naquarta Sepalanga Domingos" w:date="2025-03-05T09:31:00Z" w16du:dateUtc="2025-03-05T08:31:00Z">
                  <w:rPr>
                    <w:rFonts w:ascii="Times New Roman" w:eastAsia="Times New Roman" w:hAnsi="Times New Roman"/>
                    <w:spacing w:val="-1"/>
                  </w:rPr>
                </w:rPrChange>
              </w:rPr>
              <w:t>Texto 60</w:t>
            </w:r>
          </w:p>
        </w:tc>
      </w:tr>
      <w:tr w:rsidR="003F3EDE" w:rsidRPr="00B45277" w14:paraId="04520D65"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7EC606" w14:textId="77777777" w:rsidR="003F3EDE" w:rsidRPr="00B45277" w:rsidRDefault="003F3EDE" w:rsidP="0025185C">
            <w:pPr>
              <w:jc w:val="center"/>
              <w:rPr>
                <w:rFonts w:ascii="Arial" w:eastAsia="Times New Roman" w:hAnsi="Arial" w:cs="Arial"/>
                <w:spacing w:val="-1"/>
                <w:sz w:val="20"/>
                <w:szCs w:val="20"/>
                <w:rPrChange w:id="11031" w:author="Adelino Naquarta Sepalanga Domingos" w:date="2025-03-05T09:31:00Z" w16du:dateUtc="2025-03-05T08:31:00Z">
                  <w:rPr>
                    <w:rFonts w:ascii="Times New Roman" w:eastAsia="Times New Roman" w:hAnsi="Times New Roman"/>
                    <w:spacing w:val="-1"/>
                  </w:rPr>
                </w:rPrChange>
              </w:rPr>
            </w:pPr>
          </w:p>
          <w:p w14:paraId="147FA94D" w14:textId="77777777" w:rsidR="003F3EDE" w:rsidRPr="00B45277" w:rsidRDefault="003F3EDE" w:rsidP="0025185C">
            <w:pPr>
              <w:jc w:val="center"/>
              <w:rPr>
                <w:rFonts w:ascii="Arial" w:eastAsia="Times New Roman" w:hAnsi="Arial" w:cs="Arial"/>
                <w:spacing w:val="-1"/>
                <w:sz w:val="20"/>
                <w:szCs w:val="20"/>
                <w:rPrChange w:id="11032" w:author="Adelino Naquarta Sepalanga Domingos" w:date="2025-03-05T09:31:00Z" w16du:dateUtc="2025-03-05T08:31:00Z">
                  <w:rPr>
                    <w:rFonts w:ascii="Times New Roman" w:eastAsia="Times New Roman" w:hAnsi="Times New Roman"/>
                    <w:spacing w:val="-1"/>
                  </w:rPr>
                </w:rPrChange>
              </w:rPr>
            </w:pPr>
          </w:p>
          <w:p w14:paraId="008EAFA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3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34" w:author="Adelino Naquarta Sepalanga Domingos" w:date="2025-03-05T09:31:00Z" w16du:dateUtc="2025-03-05T08:31:00Z">
                  <w:rPr>
                    <w:rFonts w:ascii="Times New Roman" w:eastAsia="Times New Roman" w:hAnsi="Times New Roman"/>
                    <w:spacing w:val="-1"/>
                  </w:rPr>
                </w:rPrChange>
              </w:rPr>
              <w:t>4.5.2.2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F4D0AF" w14:textId="77777777" w:rsidR="003F3EDE" w:rsidRPr="00B45277" w:rsidRDefault="003F3EDE" w:rsidP="0025185C">
            <w:pPr>
              <w:jc w:val="center"/>
              <w:rPr>
                <w:rFonts w:ascii="Arial" w:eastAsia="Times New Roman" w:hAnsi="Arial" w:cs="Arial"/>
                <w:spacing w:val="-1"/>
                <w:sz w:val="20"/>
                <w:szCs w:val="20"/>
                <w:rPrChange w:id="11035" w:author="Adelino Naquarta Sepalanga Domingos" w:date="2025-03-05T09:31:00Z" w16du:dateUtc="2025-03-05T08:31:00Z">
                  <w:rPr>
                    <w:rFonts w:ascii="Times New Roman" w:eastAsia="Times New Roman" w:hAnsi="Times New Roman"/>
                    <w:spacing w:val="-1"/>
                  </w:rPr>
                </w:rPrChange>
              </w:rPr>
            </w:pPr>
          </w:p>
          <w:p w14:paraId="56F6CCEC" w14:textId="77777777" w:rsidR="003F3EDE" w:rsidRPr="00B45277" w:rsidRDefault="003F3EDE" w:rsidP="0025185C">
            <w:pPr>
              <w:jc w:val="center"/>
              <w:rPr>
                <w:rFonts w:ascii="Arial" w:eastAsia="Times New Roman" w:hAnsi="Arial" w:cs="Arial"/>
                <w:spacing w:val="-1"/>
                <w:sz w:val="20"/>
                <w:szCs w:val="20"/>
                <w:rPrChange w:id="11036" w:author="Adelino Naquarta Sepalanga Domingos" w:date="2025-03-05T09:31:00Z" w16du:dateUtc="2025-03-05T08:31:00Z">
                  <w:rPr>
                    <w:rFonts w:ascii="Times New Roman" w:eastAsia="Times New Roman" w:hAnsi="Times New Roman"/>
                    <w:spacing w:val="-1"/>
                  </w:rPr>
                </w:rPrChange>
              </w:rPr>
            </w:pPr>
          </w:p>
          <w:p w14:paraId="55206F25"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3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38"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854D07B" w14:textId="77777777" w:rsidR="003F3EDE" w:rsidRPr="00B45277" w:rsidRDefault="003F3EDE" w:rsidP="0025185C">
            <w:pPr>
              <w:rPr>
                <w:rFonts w:ascii="Arial" w:eastAsia="Times New Roman" w:hAnsi="Arial" w:cs="Arial"/>
                <w:spacing w:val="-1"/>
                <w:sz w:val="20"/>
                <w:szCs w:val="20"/>
                <w:rPrChange w:id="11039" w:author="Adelino Naquarta Sepalanga Domingos" w:date="2025-03-05T09:31:00Z" w16du:dateUtc="2025-03-05T08:31:00Z">
                  <w:rPr>
                    <w:rFonts w:ascii="Times New Roman" w:eastAsia="Times New Roman" w:hAnsi="Times New Roman"/>
                    <w:spacing w:val="-1"/>
                  </w:rPr>
                </w:rPrChange>
              </w:rPr>
            </w:pPr>
          </w:p>
          <w:p w14:paraId="48CEEA0E" w14:textId="77777777" w:rsidR="003F3EDE" w:rsidRPr="00B45277" w:rsidRDefault="003F3EDE" w:rsidP="0025185C">
            <w:pPr>
              <w:rPr>
                <w:rFonts w:ascii="Arial" w:eastAsia="Times New Roman" w:hAnsi="Arial" w:cs="Arial"/>
                <w:spacing w:val="-1"/>
                <w:sz w:val="20"/>
                <w:szCs w:val="20"/>
                <w:rPrChange w:id="11040" w:author="Adelino Naquarta Sepalanga Domingos" w:date="2025-03-05T09:31:00Z" w16du:dateUtc="2025-03-05T08:31:00Z">
                  <w:rPr>
                    <w:rFonts w:ascii="Times New Roman" w:eastAsia="Times New Roman" w:hAnsi="Times New Roman"/>
                    <w:spacing w:val="-1"/>
                  </w:rPr>
                </w:rPrChange>
              </w:rPr>
            </w:pPr>
          </w:p>
          <w:p w14:paraId="44F60017" w14:textId="77777777" w:rsidR="003F3EDE" w:rsidRPr="00B45277" w:rsidRDefault="003F3EDE" w:rsidP="0025185C">
            <w:pPr>
              <w:widowControl w:val="0"/>
              <w:spacing w:after="0" w:line="240" w:lineRule="auto"/>
              <w:rPr>
                <w:rFonts w:ascii="Arial" w:eastAsia="Times New Roman" w:hAnsi="Arial" w:cs="Arial"/>
                <w:spacing w:val="-1"/>
                <w:sz w:val="20"/>
                <w:szCs w:val="20"/>
                <w:rPrChange w:id="1104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42" w:author="Adelino Naquarta Sepalanga Domingos" w:date="2025-03-05T09:31:00Z" w16du:dateUtc="2025-03-05T08:31:00Z">
                  <w:rPr>
                    <w:rFonts w:ascii="Times New Roman" w:eastAsia="Times New Roman" w:hAnsi="Times New Roman"/>
                    <w:spacing w:val="-1"/>
                  </w:rPr>
                </w:rPrChange>
              </w:rPr>
              <w:t>Referências a facturas (</w:t>
            </w:r>
            <w:proofErr w:type="spellStart"/>
            <w:r w:rsidRPr="00B45277">
              <w:rPr>
                <w:rFonts w:ascii="Arial" w:eastAsia="Times New Roman" w:hAnsi="Arial" w:cs="Arial"/>
                <w:spacing w:val="-1"/>
                <w:sz w:val="20"/>
                <w:szCs w:val="20"/>
                <w:rPrChange w:id="11043" w:author="Adelino Naquarta Sepalanga Domingos" w:date="2025-03-05T09:31:00Z" w16du:dateUtc="2025-03-05T08:31:00Z">
                  <w:rPr>
                    <w:rFonts w:ascii="Times New Roman" w:eastAsia="Times New Roman" w:hAnsi="Times New Roman"/>
                    <w:spacing w:val="-1"/>
                  </w:rPr>
                </w:rPrChange>
              </w:rPr>
              <w:t>References</w:t>
            </w:r>
            <w:proofErr w:type="spellEnd"/>
            <w:r w:rsidRPr="00B45277">
              <w:rPr>
                <w:rFonts w:ascii="Arial" w:eastAsia="Times New Roman" w:hAnsi="Arial" w:cs="Arial"/>
                <w:spacing w:val="-1"/>
                <w:sz w:val="20"/>
                <w:szCs w:val="20"/>
                <w:rPrChange w:id="11044"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6E4680" w14:textId="77777777" w:rsidR="003F3EDE" w:rsidRPr="00B45277" w:rsidRDefault="003F3EDE" w:rsidP="0025185C">
            <w:pPr>
              <w:rPr>
                <w:rFonts w:ascii="Arial" w:eastAsia="Times New Roman" w:hAnsi="Arial" w:cs="Arial"/>
                <w:spacing w:val="-1"/>
                <w:sz w:val="20"/>
                <w:szCs w:val="20"/>
                <w:rPrChange w:id="1104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46" w:author="Adelino Naquarta Sepalanga Domingos" w:date="2025-03-05T09:31:00Z" w16du:dateUtc="2025-03-05T08:31:00Z">
                  <w:rPr>
                    <w:rFonts w:ascii="Times New Roman" w:eastAsia="Times New Roman" w:hAnsi="Times New Roman"/>
                    <w:spacing w:val="-1"/>
                  </w:rPr>
                </w:rPrChange>
              </w:rPr>
              <w:t>Referências a facturas nos documentos rectificativos destas.</w:t>
            </w:r>
          </w:p>
          <w:p w14:paraId="1D9375AB" w14:textId="392A2E99" w:rsidR="003F3EDE" w:rsidRPr="00B45277" w:rsidRDefault="003F3EDE" w:rsidP="0025185C">
            <w:pPr>
              <w:rPr>
                <w:rFonts w:ascii="Arial" w:eastAsia="Times New Roman" w:hAnsi="Arial" w:cs="Arial"/>
                <w:spacing w:val="-1"/>
                <w:sz w:val="20"/>
                <w:szCs w:val="20"/>
                <w:rPrChange w:id="1104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48" w:author="Adelino Naquarta Sepalanga Domingos" w:date="2025-03-05T09:31:00Z" w16du:dateUtc="2025-03-05T08:31:00Z">
                  <w:rPr>
                    <w:rFonts w:ascii="Times New Roman" w:eastAsia="Times New Roman" w:hAnsi="Times New Roman"/>
                    <w:spacing w:val="-1"/>
                  </w:rPr>
                </w:rPrChange>
              </w:rPr>
              <w:t>Existindo a necessidade de efectuar mais do que uma referência, esta estrutura pode</w:t>
            </w:r>
            <w:del w:id="11049" w:author="Adelino Naquarta Sepalanga Domingos" w:date="2025-03-05T09:36:00Z" w16du:dateUtc="2025-03-05T08:36:00Z">
              <w:r w:rsidRPr="00B45277" w:rsidDel="00B45277">
                <w:rPr>
                  <w:rFonts w:ascii="Arial" w:eastAsia="Times New Roman" w:hAnsi="Arial" w:cs="Arial"/>
                  <w:spacing w:val="-1"/>
                  <w:sz w:val="20"/>
                  <w:szCs w:val="20"/>
                  <w:rPrChange w:id="11050" w:author="Adelino Naquarta Sepalanga Domingos" w:date="2025-03-05T09:31:00Z" w16du:dateUtc="2025-03-05T08:31:00Z">
                    <w:rPr>
                      <w:rFonts w:ascii="Times New Roman" w:eastAsia="Times New Roman" w:hAnsi="Times New Roman"/>
                      <w:spacing w:val="-1"/>
                    </w:rPr>
                  </w:rPrChange>
                </w:rPr>
                <w:delText>rá</w:delText>
              </w:r>
            </w:del>
            <w:r w:rsidRPr="00B45277">
              <w:rPr>
                <w:rFonts w:ascii="Arial" w:eastAsia="Times New Roman" w:hAnsi="Arial" w:cs="Arial"/>
                <w:spacing w:val="-1"/>
                <w:sz w:val="20"/>
                <w:szCs w:val="20"/>
                <w:rPrChange w:id="11051" w:author="Adelino Naquarta Sepalanga Domingos" w:date="2025-03-05T09:31:00Z" w16du:dateUtc="2025-03-05T08:31:00Z">
                  <w:rPr>
                    <w:rFonts w:ascii="Times New Roman" w:eastAsia="Times New Roman" w:hAnsi="Times New Roman"/>
                    <w:spacing w:val="-1"/>
                  </w:rPr>
                </w:rPrChange>
              </w:rPr>
              <w:t xml:space="preserve"> ser gerada tantas vezes quantas as necessárias.</w:t>
            </w:r>
          </w:p>
          <w:p w14:paraId="3D15DA71" w14:textId="77777777" w:rsidR="003F3EDE" w:rsidRPr="00B45277" w:rsidRDefault="003F3EDE" w:rsidP="0025185C">
            <w:pPr>
              <w:widowControl w:val="0"/>
              <w:spacing w:after="0" w:line="240" w:lineRule="auto"/>
              <w:rPr>
                <w:rFonts w:ascii="Arial" w:eastAsia="Times New Roman" w:hAnsi="Arial" w:cs="Arial"/>
                <w:spacing w:val="-1"/>
                <w:sz w:val="20"/>
                <w:szCs w:val="20"/>
                <w:rPrChange w:id="1105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53" w:author="Adelino Naquarta Sepalanga Domingos" w:date="2025-03-05T09:31:00Z" w16du:dateUtc="2025-03-05T08:31:00Z">
                  <w:rPr>
                    <w:rFonts w:ascii="Times New Roman" w:eastAsia="Times New Roman" w:hAnsi="Times New Roman"/>
                    <w:spacing w:val="-1"/>
                  </w:rPr>
                </w:rPrChange>
              </w:rPr>
              <w:t xml:space="preserve">O preenchimento é obrigatório, quando o campo 4.5.2.7. for preenchido com “NC” – Nota de </w:t>
            </w:r>
            <w:r w:rsidRPr="00B45277">
              <w:rPr>
                <w:rFonts w:ascii="Arial" w:eastAsia="Times New Roman" w:hAnsi="Arial" w:cs="Arial"/>
                <w:spacing w:val="-1"/>
                <w:sz w:val="20"/>
                <w:szCs w:val="20"/>
                <w:rPrChange w:id="11054" w:author="Adelino Naquarta Sepalanga Domingos" w:date="2025-03-05T09:31:00Z" w16du:dateUtc="2025-03-05T08:31:00Z">
                  <w:rPr>
                    <w:rFonts w:ascii="Times New Roman" w:eastAsia="Times New Roman" w:hAnsi="Times New Roman"/>
                    <w:spacing w:val="-1"/>
                  </w:rPr>
                </w:rPrChange>
              </w:rPr>
              <w:lastRenderedPageBreak/>
              <w:t>crédito</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69F92C" w14:textId="77777777" w:rsidR="003F3EDE" w:rsidRPr="00B45277" w:rsidRDefault="003F3EDE" w:rsidP="0025185C">
            <w:pPr>
              <w:jc w:val="center"/>
              <w:rPr>
                <w:rFonts w:ascii="Arial" w:eastAsia="Times New Roman" w:hAnsi="Arial" w:cs="Arial"/>
                <w:spacing w:val="-1"/>
                <w:sz w:val="20"/>
                <w:szCs w:val="20"/>
                <w:rPrChange w:id="11055" w:author="Adelino Naquarta Sepalanga Domingos" w:date="2025-03-05T09:31:00Z" w16du:dateUtc="2025-03-05T08:31:00Z">
                  <w:rPr>
                    <w:rFonts w:ascii="Times New Roman" w:eastAsia="Times New Roman" w:hAnsi="Times New Roman"/>
                    <w:spacing w:val="-1"/>
                  </w:rPr>
                </w:rPrChange>
              </w:rPr>
            </w:pPr>
          </w:p>
          <w:p w14:paraId="1E88B17A" w14:textId="77777777" w:rsidR="003F3EDE" w:rsidRPr="00B45277" w:rsidRDefault="003F3EDE" w:rsidP="0025185C">
            <w:pPr>
              <w:jc w:val="center"/>
              <w:rPr>
                <w:rFonts w:ascii="Arial" w:eastAsia="Times New Roman" w:hAnsi="Arial" w:cs="Arial"/>
                <w:spacing w:val="-1"/>
                <w:sz w:val="20"/>
                <w:szCs w:val="20"/>
                <w:rPrChange w:id="11056" w:author="Adelino Naquarta Sepalanga Domingos" w:date="2025-03-05T09:31:00Z" w16du:dateUtc="2025-03-05T08:31:00Z">
                  <w:rPr>
                    <w:rFonts w:ascii="Times New Roman" w:eastAsia="Times New Roman" w:hAnsi="Times New Roman"/>
                    <w:spacing w:val="-1"/>
                  </w:rPr>
                </w:rPrChange>
              </w:rPr>
            </w:pPr>
          </w:p>
          <w:p w14:paraId="7D0D5A67"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5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58" w:author="Adelino Naquarta Sepalanga Domingos" w:date="2025-03-05T09:31:00Z" w16du:dateUtc="2025-03-05T08:31:00Z">
                  <w:rPr>
                    <w:rFonts w:ascii="Times New Roman" w:eastAsia="Times New Roman" w:hAnsi="Times New Roman"/>
                    <w:spacing w:val="-1"/>
                  </w:rPr>
                </w:rPrChange>
              </w:rPr>
              <w:t>Não Aplicável</w:t>
            </w:r>
          </w:p>
        </w:tc>
      </w:tr>
      <w:tr w:rsidR="003F3EDE" w:rsidRPr="00B45277" w14:paraId="4FA33067"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5AD8856D" w14:textId="77777777" w:rsidR="003F3EDE" w:rsidRPr="00B45277" w:rsidRDefault="003F3EDE" w:rsidP="0025185C">
            <w:pPr>
              <w:jc w:val="center"/>
              <w:rPr>
                <w:rFonts w:ascii="Arial" w:eastAsia="Times New Roman" w:hAnsi="Arial" w:cs="Arial"/>
                <w:spacing w:val="-1"/>
                <w:sz w:val="20"/>
                <w:szCs w:val="20"/>
                <w:rPrChange w:id="11059" w:author="Adelino Naquarta Sepalanga Domingos" w:date="2025-03-05T09:31:00Z" w16du:dateUtc="2025-03-05T08:31:00Z">
                  <w:rPr>
                    <w:rFonts w:ascii="Times New Roman" w:eastAsia="Times New Roman" w:hAnsi="Times New Roman"/>
                    <w:spacing w:val="-1"/>
                  </w:rPr>
                </w:rPrChange>
              </w:rPr>
            </w:pPr>
          </w:p>
          <w:p w14:paraId="3F83871B" w14:textId="77777777" w:rsidR="003F3EDE" w:rsidRPr="00B45277" w:rsidRDefault="003F3EDE" w:rsidP="0025185C">
            <w:pPr>
              <w:jc w:val="center"/>
              <w:rPr>
                <w:rFonts w:ascii="Arial" w:eastAsia="Times New Roman" w:hAnsi="Arial" w:cs="Arial"/>
                <w:spacing w:val="-1"/>
                <w:sz w:val="20"/>
                <w:szCs w:val="20"/>
                <w:rPrChange w:id="11060" w:author="Adelino Naquarta Sepalanga Domingos" w:date="2025-03-05T09:31:00Z" w16du:dateUtc="2025-03-05T08:31:00Z">
                  <w:rPr>
                    <w:rFonts w:ascii="Times New Roman" w:eastAsia="Times New Roman" w:hAnsi="Times New Roman"/>
                    <w:spacing w:val="-1"/>
                  </w:rPr>
                </w:rPrChange>
              </w:rPr>
            </w:pPr>
          </w:p>
          <w:p w14:paraId="33E2EED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6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62" w:author="Adelino Naquarta Sepalanga Domingos" w:date="2025-03-05T09:31:00Z" w16du:dateUtc="2025-03-05T08:31:00Z">
                  <w:rPr>
                    <w:rFonts w:ascii="Times New Roman" w:eastAsia="Times New Roman" w:hAnsi="Times New Roman"/>
                    <w:spacing w:val="-1"/>
                  </w:rPr>
                </w:rPrChange>
              </w:rPr>
              <w:t>4.5.2.2.1</w:t>
            </w:r>
          </w:p>
        </w:tc>
        <w:tc>
          <w:tcPr>
            <w:tcW w:w="15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23F1E515" w14:textId="77777777" w:rsidR="003F3EDE" w:rsidRPr="00B45277" w:rsidRDefault="003F3EDE" w:rsidP="0025185C">
            <w:pPr>
              <w:jc w:val="center"/>
              <w:rPr>
                <w:rFonts w:ascii="Arial" w:eastAsia="Times New Roman" w:hAnsi="Arial" w:cs="Arial"/>
                <w:spacing w:val="-1"/>
                <w:sz w:val="20"/>
                <w:szCs w:val="20"/>
                <w:rPrChange w:id="11063" w:author="Adelino Naquarta Sepalanga Domingos" w:date="2025-03-05T09:31:00Z" w16du:dateUtc="2025-03-05T08:31:00Z">
                  <w:rPr>
                    <w:rFonts w:ascii="Times New Roman" w:eastAsia="Times New Roman" w:hAnsi="Times New Roman"/>
                    <w:spacing w:val="-1"/>
                  </w:rPr>
                </w:rPrChange>
              </w:rPr>
            </w:pPr>
          </w:p>
          <w:p w14:paraId="11EE1FD6" w14:textId="77777777" w:rsidR="003F3EDE" w:rsidRPr="00B45277" w:rsidRDefault="003F3EDE" w:rsidP="0025185C">
            <w:pPr>
              <w:jc w:val="center"/>
              <w:rPr>
                <w:rFonts w:ascii="Arial" w:eastAsia="Times New Roman" w:hAnsi="Arial" w:cs="Arial"/>
                <w:spacing w:val="-1"/>
                <w:sz w:val="20"/>
                <w:szCs w:val="20"/>
                <w:rPrChange w:id="11064" w:author="Adelino Naquarta Sepalanga Domingos" w:date="2025-03-05T09:31:00Z" w16du:dateUtc="2025-03-05T08:31:00Z">
                  <w:rPr>
                    <w:rFonts w:ascii="Times New Roman" w:eastAsia="Times New Roman" w:hAnsi="Times New Roman"/>
                    <w:spacing w:val="-1"/>
                  </w:rPr>
                </w:rPrChange>
              </w:rPr>
            </w:pPr>
          </w:p>
          <w:p w14:paraId="774819F9"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6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66"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24195F5E" w14:textId="77777777" w:rsidR="003F3EDE" w:rsidRPr="00B45277" w:rsidRDefault="003F3EDE" w:rsidP="0025185C">
            <w:pPr>
              <w:rPr>
                <w:rFonts w:ascii="Arial" w:eastAsia="Times New Roman" w:hAnsi="Arial" w:cs="Arial"/>
                <w:spacing w:val="-1"/>
                <w:sz w:val="20"/>
                <w:szCs w:val="20"/>
                <w:rPrChange w:id="11067" w:author="Adelino Naquarta Sepalanga Domingos" w:date="2025-03-05T09:31:00Z" w16du:dateUtc="2025-03-05T08:31:00Z">
                  <w:rPr>
                    <w:rFonts w:ascii="Times New Roman" w:eastAsia="Times New Roman" w:hAnsi="Times New Roman"/>
                    <w:spacing w:val="-1"/>
                  </w:rPr>
                </w:rPrChange>
              </w:rPr>
            </w:pPr>
          </w:p>
          <w:p w14:paraId="7C6C6100" w14:textId="77777777" w:rsidR="003F3EDE" w:rsidRPr="00B45277" w:rsidRDefault="003F3EDE" w:rsidP="0025185C">
            <w:pPr>
              <w:rPr>
                <w:rFonts w:ascii="Arial" w:eastAsia="Times New Roman" w:hAnsi="Arial" w:cs="Arial"/>
                <w:spacing w:val="-1"/>
                <w:sz w:val="20"/>
                <w:szCs w:val="20"/>
                <w:rPrChange w:id="11068" w:author="Adelino Naquarta Sepalanga Domingos" w:date="2025-03-05T09:31:00Z" w16du:dateUtc="2025-03-05T08:31:00Z">
                  <w:rPr>
                    <w:rFonts w:ascii="Times New Roman" w:eastAsia="Times New Roman" w:hAnsi="Times New Roman"/>
                    <w:spacing w:val="-1"/>
                  </w:rPr>
                </w:rPrChange>
              </w:rPr>
            </w:pPr>
          </w:p>
          <w:p w14:paraId="64D2449E" w14:textId="77777777" w:rsidR="003F3EDE" w:rsidRPr="00B45277" w:rsidRDefault="003F3EDE" w:rsidP="0025185C">
            <w:pPr>
              <w:widowControl w:val="0"/>
              <w:spacing w:after="0" w:line="240" w:lineRule="auto"/>
              <w:rPr>
                <w:rFonts w:ascii="Arial" w:eastAsia="Times New Roman" w:hAnsi="Arial" w:cs="Arial"/>
                <w:spacing w:val="-1"/>
                <w:sz w:val="20"/>
                <w:szCs w:val="20"/>
                <w:rPrChange w:id="1106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70" w:author="Adelino Naquarta Sepalanga Domingos" w:date="2025-03-05T09:31:00Z" w16du:dateUtc="2025-03-05T08:31:00Z">
                  <w:rPr>
                    <w:rFonts w:ascii="Times New Roman" w:eastAsia="Times New Roman" w:hAnsi="Times New Roman"/>
                    <w:spacing w:val="-1"/>
                  </w:rPr>
                </w:rPrChange>
              </w:rPr>
              <w:t>Referência (</w:t>
            </w:r>
            <w:proofErr w:type="spellStart"/>
            <w:r w:rsidRPr="00B45277">
              <w:rPr>
                <w:rFonts w:ascii="Arial" w:eastAsia="Times New Roman" w:hAnsi="Arial" w:cs="Arial"/>
                <w:spacing w:val="-1"/>
                <w:sz w:val="20"/>
                <w:szCs w:val="20"/>
                <w:rPrChange w:id="11071" w:author="Adelino Naquarta Sepalanga Domingos" w:date="2025-03-05T09:31:00Z" w16du:dateUtc="2025-03-05T08:31:00Z">
                  <w:rPr>
                    <w:rFonts w:ascii="Times New Roman" w:eastAsia="Times New Roman" w:hAnsi="Times New Roman"/>
                    <w:spacing w:val="-1"/>
                  </w:rPr>
                </w:rPrChange>
              </w:rPr>
              <w:t>Reference</w:t>
            </w:r>
            <w:proofErr w:type="spellEnd"/>
            <w:r w:rsidRPr="00B45277">
              <w:rPr>
                <w:rFonts w:ascii="Arial" w:eastAsia="Times New Roman" w:hAnsi="Arial" w:cs="Arial"/>
                <w:spacing w:val="-1"/>
                <w:sz w:val="20"/>
                <w:szCs w:val="20"/>
                <w:rPrChange w:id="11072"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719F58E8" w14:textId="77777777" w:rsidR="003F3EDE" w:rsidRPr="00B45277" w:rsidRDefault="003F3EDE" w:rsidP="0025185C">
            <w:pPr>
              <w:widowControl w:val="0"/>
              <w:spacing w:after="0" w:line="240" w:lineRule="auto"/>
              <w:rPr>
                <w:rFonts w:ascii="Arial" w:eastAsia="Times New Roman" w:hAnsi="Arial" w:cs="Arial"/>
                <w:spacing w:val="-1"/>
                <w:sz w:val="20"/>
                <w:szCs w:val="20"/>
                <w:rPrChange w:id="1107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74" w:author="Adelino Naquarta Sepalanga Domingos" w:date="2025-03-05T09:31:00Z" w16du:dateUtc="2025-03-05T08:31:00Z">
                  <w:rPr>
                    <w:rFonts w:ascii="Times New Roman" w:eastAsia="Times New Roman" w:hAnsi="Times New Roman"/>
                    <w:spacing w:val="-1"/>
                  </w:rPr>
                </w:rPrChange>
              </w:rPr>
              <w:t>Referência à factura, através de identificação única da mesma, nos sistemas em que exista. Deve ser utilizada a estrutura de numeração do campo de origem.</w:t>
            </w:r>
          </w:p>
        </w:tc>
        <w:tc>
          <w:tcPr>
            <w:tcW w:w="1543"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tcPr>
          <w:p w14:paraId="0922B19F" w14:textId="77777777" w:rsidR="003F3EDE" w:rsidRPr="00B45277" w:rsidRDefault="003F3EDE" w:rsidP="0025185C">
            <w:pPr>
              <w:jc w:val="center"/>
              <w:rPr>
                <w:rFonts w:ascii="Arial" w:eastAsia="Times New Roman" w:hAnsi="Arial" w:cs="Arial"/>
                <w:spacing w:val="-1"/>
                <w:sz w:val="20"/>
                <w:szCs w:val="20"/>
                <w:rPrChange w:id="11075" w:author="Adelino Naquarta Sepalanga Domingos" w:date="2025-03-05T09:31:00Z" w16du:dateUtc="2025-03-05T08:31:00Z">
                  <w:rPr>
                    <w:rFonts w:ascii="Times New Roman" w:eastAsia="Times New Roman" w:hAnsi="Times New Roman"/>
                    <w:spacing w:val="-1"/>
                  </w:rPr>
                </w:rPrChange>
              </w:rPr>
            </w:pPr>
          </w:p>
          <w:p w14:paraId="1304E5A0" w14:textId="77777777" w:rsidR="003F3EDE" w:rsidRPr="00B45277" w:rsidRDefault="003F3EDE" w:rsidP="0025185C">
            <w:pPr>
              <w:jc w:val="center"/>
              <w:rPr>
                <w:rFonts w:ascii="Arial" w:eastAsia="Times New Roman" w:hAnsi="Arial" w:cs="Arial"/>
                <w:spacing w:val="-1"/>
                <w:sz w:val="20"/>
                <w:szCs w:val="20"/>
                <w:rPrChange w:id="11076" w:author="Adelino Naquarta Sepalanga Domingos" w:date="2025-03-05T09:31:00Z" w16du:dateUtc="2025-03-05T08:31:00Z">
                  <w:rPr>
                    <w:rFonts w:ascii="Times New Roman" w:eastAsia="Times New Roman" w:hAnsi="Times New Roman"/>
                    <w:spacing w:val="-1"/>
                  </w:rPr>
                </w:rPrChange>
              </w:rPr>
            </w:pPr>
          </w:p>
          <w:p w14:paraId="3DE9DBD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7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78" w:author="Adelino Naquarta Sepalanga Domingos" w:date="2025-03-05T09:31:00Z" w16du:dateUtc="2025-03-05T08:31:00Z">
                  <w:rPr>
                    <w:rFonts w:ascii="Times New Roman" w:eastAsia="Times New Roman" w:hAnsi="Times New Roman"/>
                    <w:spacing w:val="-1"/>
                  </w:rPr>
                </w:rPrChange>
              </w:rPr>
              <w:t>Texto 60</w:t>
            </w:r>
          </w:p>
        </w:tc>
      </w:tr>
      <w:tr w:rsidR="003F3EDE" w:rsidRPr="00B45277" w14:paraId="1419CBAB"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84B7D5"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7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80" w:author="Adelino Naquarta Sepalanga Domingos" w:date="2025-03-05T09:31:00Z" w16du:dateUtc="2025-03-05T08:31:00Z">
                  <w:rPr>
                    <w:rFonts w:ascii="Times New Roman" w:eastAsia="Times New Roman" w:hAnsi="Times New Roman"/>
                    <w:spacing w:val="-1"/>
                  </w:rPr>
                </w:rPrChange>
              </w:rPr>
              <w:t>4.5.2.2.2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8D4D1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8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82"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D3DFC5" w14:textId="77777777" w:rsidR="003F3EDE" w:rsidRPr="00B45277" w:rsidRDefault="003F3EDE" w:rsidP="0025185C">
            <w:pPr>
              <w:widowControl w:val="0"/>
              <w:spacing w:after="0" w:line="240" w:lineRule="auto"/>
              <w:rPr>
                <w:rFonts w:ascii="Arial" w:eastAsia="Times New Roman" w:hAnsi="Arial" w:cs="Arial"/>
                <w:spacing w:val="-1"/>
                <w:sz w:val="20"/>
                <w:szCs w:val="20"/>
                <w:rPrChange w:id="1108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84" w:author="Adelino Naquarta Sepalanga Domingos" w:date="2025-03-05T09:31:00Z" w16du:dateUtc="2025-03-05T08:31:00Z">
                  <w:rPr>
                    <w:rFonts w:ascii="Times New Roman" w:eastAsia="Times New Roman" w:hAnsi="Times New Roman"/>
                    <w:spacing w:val="-1"/>
                  </w:rPr>
                </w:rPrChange>
              </w:rPr>
              <w:t>Data do documento (</w:t>
            </w:r>
            <w:proofErr w:type="spellStart"/>
            <w:r w:rsidRPr="00B45277">
              <w:rPr>
                <w:rFonts w:ascii="Arial" w:eastAsia="Times New Roman" w:hAnsi="Arial" w:cs="Arial"/>
                <w:spacing w:val="-1"/>
                <w:sz w:val="20"/>
                <w:szCs w:val="20"/>
                <w:rPrChange w:id="11085" w:author="Adelino Naquarta Sepalanga Domingos" w:date="2025-03-05T09:31:00Z" w16du:dateUtc="2025-03-05T08:31:00Z">
                  <w:rPr>
                    <w:rFonts w:ascii="Times New Roman" w:eastAsia="Times New Roman" w:hAnsi="Times New Roman"/>
                    <w:spacing w:val="-1"/>
                  </w:rPr>
                </w:rPrChange>
              </w:rPr>
              <w:t>InvoiceDate</w:t>
            </w:r>
            <w:proofErr w:type="spellEnd"/>
            <w:r w:rsidRPr="00B45277">
              <w:rPr>
                <w:rFonts w:ascii="Arial" w:eastAsia="Times New Roman" w:hAnsi="Arial" w:cs="Arial"/>
                <w:spacing w:val="-1"/>
                <w:sz w:val="20"/>
                <w:szCs w:val="20"/>
                <w:rPrChange w:id="11086"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E3C762F" w14:textId="77777777" w:rsidR="003F3EDE" w:rsidRPr="00B45277" w:rsidRDefault="003F3EDE" w:rsidP="0025185C">
            <w:pPr>
              <w:widowControl w:val="0"/>
              <w:spacing w:after="0" w:line="240" w:lineRule="auto"/>
              <w:rPr>
                <w:rFonts w:ascii="Arial" w:eastAsia="Times New Roman" w:hAnsi="Arial" w:cs="Arial"/>
                <w:spacing w:val="-1"/>
                <w:sz w:val="20"/>
                <w:szCs w:val="20"/>
                <w:rPrChange w:id="11087" w:author="Adelino Naquarta Sepalanga Domingos" w:date="2025-03-05T09:31:00Z" w16du:dateUtc="2025-03-05T08:31:00Z">
                  <w:rPr>
                    <w:rFonts w:ascii="Times New Roman" w:eastAsia="Times New Roman" w:hAnsi="Times New Roman"/>
                    <w:spacing w:val="-1"/>
                  </w:rPr>
                </w:rPrChange>
              </w:rPr>
            </w:pP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8EDF4F"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8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89" w:author="Adelino Naquarta Sepalanga Domingos" w:date="2025-03-05T09:31:00Z" w16du:dateUtc="2025-03-05T08:31:00Z">
                  <w:rPr>
                    <w:rFonts w:ascii="Times New Roman" w:eastAsia="Times New Roman" w:hAnsi="Times New Roman"/>
                    <w:spacing w:val="-1"/>
                  </w:rPr>
                </w:rPrChange>
              </w:rPr>
              <w:t>Data</w:t>
            </w:r>
          </w:p>
        </w:tc>
      </w:tr>
      <w:tr w:rsidR="003F3EDE" w:rsidRPr="00B45277" w14:paraId="6F8E363C"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A71D2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9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91" w:author="Adelino Naquarta Sepalanga Domingos" w:date="2025-03-05T09:31:00Z" w16du:dateUtc="2025-03-05T08:31:00Z">
                  <w:rPr>
                    <w:rFonts w:ascii="Times New Roman" w:eastAsia="Times New Roman" w:hAnsi="Times New Roman"/>
                    <w:spacing w:val="-1"/>
                  </w:rPr>
                </w:rPrChange>
              </w:rPr>
              <w:t>4.5.2.3</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16970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09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93"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AC6E96" w14:textId="77777777" w:rsidR="003F3EDE" w:rsidRPr="00B45277" w:rsidRDefault="003F3EDE" w:rsidP="0025185C">
            <w:pPr>
              <w:widowControl w:val="0"/>
              <w:spacing w:after="0" w:line="240" w:lineRule="auto"/>
              <w:rPr>
                <w:rFonts w:ascii="Arial" w:eastAsia="Times New Roman" w:hAnsi="Arial" w:cs="Arial"/>
                <w:spacing w:val="-1"/>
                <w:sz w:val="20"/>
                <w:szCs w:val="20"/>
                <w:rPrChange w:id="11094"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95" w:author="Adelino Naquarta Sepalanga Domingos" w:date="2025-03-05T09:31:00Z" w16du:dateUtc="2025-03-05T08:31:00Z">
                  <w:rPr>
                    <w:rFonts w:ascii="Times New Roman" w:eastAsia="Times New Roman" w:hAnsi="Times New Roman"/>
                    <w:spacing w:val="-1"/>
                  </w:rPr>
                </w:rPrChange>
              </w:rPr>
              <w:t>Chave do documento (</w:t>
            </w:r>
            <w:proofErr w:type="spellStart"/>
            <w:r w:rsidRPr="00B45277">
              <w:rPr>
                <w:rFonts w:ascii="Arial" w:eastAsia="Times New Roman" w:hAnsi="Arial" w:cs="Arial"/>
                <w:spacing w:val="-1"/>
                <w:sz w:val="20"/>
                <w:szCs w:val="20"/>
                <w:rPrChange w:id="11096" w:author="Adelino Naquarta Sepalanga Domingos" w:date="2025-03-05T09:31:00Z" w16du:dateUtc="2025-03-05T08:31:00Z">
                  <w:rPr>
                    <w:rFonts w:ascii="Times New Roman" w:eastAsia="Times New Roman" w:hAnsi="Times New Roman"/>
                    <w:spacing w:val="-1"/>
                  </w:rPr>
                </w:rPrChange>
              </w:rPr>
              <w:t>Hash</w:t>
            </w:r>
            <w:proofErr w:type="spellEnd"/>
            <w:r w:rsidRPr="00B45277">
              <w:rPr>
                <w:rFonts w:ascii="Arial" w:eastAsia="Times New Roman" w:hAnsi="Arial" w:cs="Arial"/>
                <w:spacing w:val="-1"/>
                <w:sz w:val="20"/>
                <w:szCs w:val="20"/>
                <w:rPrChange w:id="11097"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1B4D54" w14:textId="77777777" w:rsidR="003F3EDE" w:rsidRPr="00B45277" w:rsidRDefault="003F3EDE" w:rsidP="0025185C">
            <w:pPr>
              <w:widowControl w:val="0"/>
              <w:spacing w:after="0" w:line="240" w:lineRule="auto"/>
              <w:rPr>
                <w:rFonts w:ascii="Arial" w:eastAsia="Times New Roman" w:hAnsi="Arial" w:cs="Arial"/>
                <w:spacing w:val="-1"/>
                <w:sz w:val="20"/>
                <w:szCs w:val="20"/>
                <w:rPrChange w:id="1109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099" w:author="Adelino Naquarta Sepalanga Domingos" w:date="2025-03-05T09:31:00Z" w16du:dateUtc="2025-03-05T08:31:00Z">
                  <w:rPr>
                    <w:rFonts w:ascii="Times New Roman" w:eastAsia="Times New Roman" w:hAnsi="Times New Roman"/>
                    <w:spacing w:val="-1"/>
                  </w:rPr>
                </w:rPrChange>
              </w:rPr>
              <w:t xml:space="preserve">Preencher com os 4 valores correspondentes ao </w:t>
            </w:r>
            <w:proofErr w:type="spellStart"/>
            <w:r w:rsidRPr="00B45277">
              <w:rPr>
                <w:rFonts w:ascii="Arial" w:eastAsia="Times New Roman" w:hAnsi="Arial" w:cs="Arial"/>
                <w:spacing w:val="-1"/>
                <w:sz w:val="20"/>
                <w:szCs w:val="20"/>
                <w:rPrChange w:id="11100" w:author="Adelino Naquarta Sepalanga Domingos" w:date="2025-03-05T09:31:00Z" w16du:dateUtc="2025-03-05T08:31:00Z">
                  <w:rPr>
                    <w:rFonts w:ascii="Times New Roman" w:eastAsia="Times New Roman" w:hAnsi="Times New Roman"/>
                    <w:spacing w:val="-1"/>
                  </w:rPr>
                </w:rPrChange>
              </w:rPr>
              <w:t>Hash</w:t>
            </w:r>
            <w:proofErr w:type="spellEnd"/>
            <w:r w:rsidRPr="00B45277">
              <w:rPr>
                <w:rFonts w:ascii="Arial" w:eastAsia="Times New Roman" w:hAnsi="Arial" w:cs="Arial"/>
                <w:spacing w:val="-1"/>
                <w:sz w:val="20"/>
                <w:szCs w:val="20"/>
                <w:rPrChange w:id="11101" w:author="Adelino Naquarta Sepalanga Domingos" w:date="2025-03-05T09:31:00Z" w16du:dateUtc="2025-03-05T08:31:00Z">
                  <w:rPr>
                    <w:rFonts w:ascii="Times New Roman" w:eastAsia="Times New Roman" w:hAnsi="Times New Roman"/>
                    <w:spacing w:val="-1"/>
                  </w:rPr>
                </w:rPrChange>
              </w:rPr>
              <w:t xml:space="preserve"> constantes no documento impresso. O campo deve ser preenchido com “0” (zero), caso não haja esta informação </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726B60" w14:textId="719E2E29" w:rsidR="003F3EDE" w:rsidRPr="00B45277" w:rsidRDefault="003F3EDE" w:rsidP="0025185C">
            <w:pPr>
              <w:widowControl w:val="0"/>
              <w:spacing w:after="0" w:line="240" w:lineRule="auto"/>
              <w:jc w:val="center"/>
              <w:rPr>
                <w:rFonts w:ascii="Arial" w:eastAsia="Times New Roman" w:hAnsi="Arial" w:cs="Arial"/>
                <w:spacing w:val="-1"/>
                <w:sz w:val="20"/>
                <w:szCs w:val="20"/>
                <w:rPrChange w:id="1110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03" w:author="Adelino Naquarta Sepalanga Domingos" w:date="2025-03-05T09:31:00Z" w16du:dateUtc="2025-03-05T08:31:00Z">
                  <w:rPr>
                    <w:rFonts w:ascii="Times New Roman" w:eastAsia="Times New Roman" w:hAnsi="Times New Roman"/>
                    <w:spacing w:val="-1"/>
                  </w:rPr>
                </w:rPrChange>
              </w:rPr>
              <w:t xml:space="preserve">Texto </w:t>
            </w:r>
            <w:r w:rsidR="000B2620" w:rsidRPr="00B45277">
              <w:rPr>
                <w:rFonts w:ascii="Arial" w:eastAsia="Times New Roman" w:hAnsi="Arial" w:cs="Arial"/>
                <w:spacing w:val="-1"/>
                <w:sz w:val="20"/>
                <w:szCs w:val="20"/>
                <w:rPrChange w:id="11104" w:author="Adelino Naquarta Sepalanga Domingos" w:date="2025-03-05T09:31:00Z" w16du:dateUtc="2025-03-05T08:31:00Z">
                  <w:rPr>
                    <w:rFonts w:ascii="Times New Roman" w:eastAsia="Times New Roman" w:hAnsi="Times New Roman"/>
                    <w:spacing w:val="-1"/>
                  </w:rPr>
                </w:rPrChange>
              </w:rPr>
              <w:t>500</w:t>
            </w:r>
          </w:p>
        </w:tc>
      </w:tr>
      <w:tr w:rsidR="003F3EDE" w:rsidRPr="00B45277" w14:paraId="43071E04"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DC39F7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0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06" w:author="Adelino Naquarta Sepalanga Domingos" w:date="2025-03-05T09:31:00Z" w16du:dateUtc="2025-03-05T08:31:00Z">
                  <w:rPr>
                    <w:rFonts w:ascii="Times New Roman" w:eastAsia="Times New Roman" w:hAnsi="Times New Roman"/>
                    <w:spacing w:val="-1"/>
                  </w:rPr>
                </w:rPrChange>
              </w:rPr>
              <w:t>4.5.2.4</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14C8B7CD"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0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08"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33FEFB6"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0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10" w:author="Adelino Naquarta Sepalanga Domingos" w:date="2025-03-05T09:31:00Z" w16du:dateUtc="2025-03-05T08:31:00Z">
                  <w:rPr>
                    <w:rFonts w:ascii="Times New Roman" w:eastAsia="Times New Roman" w:hAnsi="Times New Roman"/>
                    <w:spacing w:val="-1"/>
                  </w:rPr>
                </w:rPrChange>
              </w:rPr>
              <w:t>Código do utilizador (</w:t>
            </w:r>
            <w:proofErr w:type="spellStart"/>
            <w:r w:rsidRPr="00B45277">
              <w:rPr>
                <w:rFonts w:ascii="Arial" w:eastAsia="Times New Roman" w:hAnsi="Arial" w:cs="Arial"/>
                <w:spacing w:val="-1"/>
                <w:sz w:val="20"/>
                <w:szCs w:val="20"/>
                <w:rPrChange w:id="11111" w:author="Adelino Naquarta Sepalanga Domingos" w:date="2025-03-05T09:31:00Z" w16du:dateUtc="2025-03-05T08:31:00Z">
                  <w:rPr>
                    <w:rFonts w:ascii="Times New Roman" w:eastAsia="Times New Roman" w:hAnsi="Times New Roman"/>
                    <w:spacing w:val="-1"/>
                  </w:rPr>
                </w:rPrChange>
              </w:rPr>
              <w:t>SourceID</w:t>
            </w:r>
            <w:proofErr w:type="spellEnd"/>
            <w:r w:rsidRPr="00B45277">
              <w:rPr>
                <w:rFonts w:ascii="Arial" w:eastAsia="Times New Roman" w:hAnsi="Arial" w:cs="Arial"/>
                <w:spacing w:val="-1"/>
                <w:sz w:val="20"/>
                <w:szCs w:val="20"/>
                <w:rPrChange w:id="11112"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6DC1AD1"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1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14" w:author="Adelino Naquarta Sepalanga Domingos" w:date="2025-03-05T09:31:00Z" w16du:dateUtc="2025-03-05T08:31:00Z">
                  <w:rPr>
                    <w:rFonts w:ascii="Times New Roman" w:eastAsia="Times New Roman" w:hAnsi="Times New Roman"/>
                    <w:spacing w:val="-1"/>
                  </w:rPr>
                </w:rPrChange>
              </w:rPr>
              <w:t>Utilizador que gerou o documento.</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4FDADF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1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16" w:author="Adelino Naquarta Sepalanga Domingos" w:date="2025-03-05T09:31:00Z" w16du:dateUtc="2025-03-05T08:31:00Z">
                  <w:rPr>
                    <w:rFonts w:ascii="Times New Roman" w:eastAsia="Times New Roman" w:hAnsi="Times New Roman"/>
                    <w:spacing w:val="-1"/>
                  </w:rPr>
                </w:rPrChange>
              </w:rPr>
              <w:t>Texto 60</w:t>
            </w:r>
          </w:p>
        </w:tc>
      </w:tr>
      <w:tr w:rsidR="003F3EDE" w:rsidRPr="00B45277" w14:paraId="5393815E"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175819"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1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18" w:author="Adelino Naquarta Sepalanga Domingos" w:date="2025-03-05T09:31:00Z" w16du:dateUtc="2025-03-05T08:31:00Z">
                  <w:rPr>
                    <w:rFonts w:ascii="Times New Roman" w:eastAsia="Times New Roman" w:hAnsi="Times New Roman"/>
                    <w:spacing w:val="-1"/>
                  </w:rPr>
                </w:rPrChange>
              </w:rPr>
              <w:t>4.5.2.5</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9B65FD"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19"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A46983"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2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21" w:author="Adelino Naquarta Sepalanga Domingos" w:date="2025-03-05T09:31:00Z" w16du:dateUtc="2025-03-05T08:31:00Z">
                  <w:rPr>
                    <w:rFonts w:ascii="Times New Roman" w:eastAsia="Times New Roman" w:hAnsi="Times New Roman"/>
                    <w:spacing w:val="-1"/>
                  </w:rPr>
                </w:rPrChange>
              </w:rPr>
              <w:t>Período contabilístico (</w:t>
            </w:r>
            <w:proofErr w:type="spellStart"/>
            <w:r w:rsidRPr="00B45277">
              <w:rPr>
                <w:rFonts w:ascii="Arial" w:eastAsia="Times New Roman" w:hAnsi="Arial" w:cs="Arial"/>
                <w:spacing w:val="-1"/>
                <w:sz w:val="20"/>
                <w:szCs w:val="20"/>
                <w:rPrChange w:id="11122" w:author="Adelino Naquarta Sepalanga Domingos" w:date="2025-03-05T09:31:00Z" w16du:dateUtc="2025-03-05T08:31:00Z">
                  <w:rPr>
                    <w:rFonts w:ascii="Times New Roman" w:eastAsia="Times New Roman" w:hAnsi="Times New Roman"/>
                    <w:spacing w:val="-1"/>
                  </w:rPr>
                </w:rPrChange>
              </w:rPr>
              <w:t>Period</w:t>
            </w:r>
            <w:proofErr w:type="spellEnd"/>
            <w:r w:rsidRPr="00B45277">
              <w:rPr>
                <w:rFonts w:ascii="Arial" w:eastAsia="Times New Roman" w:hAnsi="Arial" w:cs="Arial"/>
                <w:spacing w:val="-1"/>
                <w:sz w:val="20"/>
                <w:szCs w:val="20"/>
                <w:rPrChange w:id="11123"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70A5D4"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24"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25" w:author="Adelino Naquarta Sepalanga Domingos" w:date="2025-03-05T09:31:00Z" w16du:dateUtc="2025-03-05T08:31:00Z">
                  <w:rPr>
                    <w:rFonts w:ascii="Times New Roman" w:eastAsia="Times New Roman" w:hAnsi="Times New Roman"/>
                    <w:spacing w:val="-1"/>
                  </w:rPr>
                </w:rPrChange>
              </w:rPr>
              <w:t>Deve ser indicado o mês do período de tributação de “1” a “12”, contado desde o seu início.</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966451"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2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27" w:author="Adelino Naquarta Sepalanga Domingos" w:date="2025-03-05T09:31:00Z" w16du:dateUtc="2025-03-05T08:31:00Z">
                  <w:rPr>
                    <w:rFonts w:ascii="Times New Roman" w:eastAsia="Times New Roman" w:hAnsi="Times New Roman"/>
                    <w:spacing w:val="-1"/>
                  </w:rPr>
                </w:rPrChange>
              </w:rPr>
              <w:t>Inteiro</w:t>
            </w:r>
          </w:p>
        </w:tc>
      </w:tr>
      <w:tr w:rsidR="003F3EDE" w:rsidRPr="00B45277" w14:paraId="62071DC5" w14:textId="77777777" w:rsidTr="0025185C">
        <w:trPr>
          <w:trHeight w:val="640"/>
        </w:trPr>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5CD6DC6C"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2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29" w:author="Adelino Naquarta Sepalanga Domingos" w:date="2025-03-05T09:31:00Z" w16du:dateUtc="2025-03-05T08:31:00Z">
                  <w:rPr>
                    <w:rFonts w:ascii="Times New Roman" w:eastAsia="Times New Roman" w:hAnsi="Times New Roman"/>
                    <w:spacing w:val="-1"/>
                  </w:rPr>
                </w:rPrChange>
              </w:rPr>
              <w:t>4.5.2.6</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9D2FCF1"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3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31"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E3E7DFE"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3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33" w:author="Adelino Naquarta Sepalanga Domingos" w:date="2025-03-05T09:31:00Z" w16du:dateUtc="2025-03-05T08:31:00Z">
                  <w:rPr>
                    <w:rFonts w:ascii="Times New Roman" w:eastAsia="Times New Roman" w:hAnsi="Times New Roman"/>
                    <w:spacing w:val="-1"/>
                  </w:rPr>
                </w:rPrChange>
              </w:rPr>
              <w:t>Data do documento de compra (</w:t>
            </w:r>
            <w:proofErr w:type="spellStart"/>
            <w:r w:rsidRPr="00B45277">
              <w:rPr>
                <w:rFonts w:ascii="Arial" w:eastAsia="Times New Roman" w:hAnsi="Arial" w:cs="Arial"/>
                <w:spacing w:val="-1"/>
                <w:sz w:val="20"/>
                <w:szCs w:val="20"/>
                <w:rPrChange w:id="11134" w:author="Adelino Naquarta Sepalanga Domingos" w:date="2025-03-05T09:31:00Z" w16du:dateUtc="2025-03-05T08:31:00Z">
                  <w:rPr>
                    <w:rFonts w:ascii="Times New Roman" w:eastAsia="Times New Roman" w:hAnsi="Times New Roman"/>
                    <w:spacing w:val="-1"/>
                  </w:rPr>
                </w:rPrChange>
              </w:rPr>
              <w:t>InvoiceDate</w:t>
            </w:r>
            <w:proofErr w:type="spellEnd"/>
            <w:r w:rsidRPr="00B45277">
              <w:rPr>
                <w:rFonts w:ascii="Arial" w:eastAsia="Times New Roman" w:hAnsi="Arial" w:cs="Arial"/>
                <w:spacing w:val="-1"/>
                <w:sz w:val="20"/>
                <w:szCs w:val="20"/>
                <w:rPrChange w:id="11135"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E746E4F"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3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37" w:author="Adelino Naquarta Sepalanga Domingos" w:date="2025-03-05T09:31:00Z" w16du:dateUtc="2025-03-05T08:31:00Z">
                  <w:rPr>
                    <w:rFonts w:ascii="Times New Roman" w:eastAsia="Times New Roman" w:hAnsi="Times New Roman"/>
                    <w:spacing w:val="-1"/>
                  </w:rPr>
                </w:rPrChange>
              </w:rPr>
              <w:t>Data de emissão do documento de compra de bens ou serviços.</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3B8C26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3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39" w:author="Adelino Naquarta Sepalanga Domingos" w:date="2025-03-05T09:31:00Z" w16du:dateUtc="2025-03-05T08:31:00Z">
                  <w:rPr>
                    <w:rFonts w:ascii="Times New Roman" w:eastAsia="Times New Roman" w:hAnsi="Times New Roman"/>
                    <w:spacing w:val="-1"/>
                  </w:rPr>
                </w:rPrChange>
              </w:rPr>
              <w:t>Data</w:t>
            </w:r>
          </w:p>
        </w:tc>
      </w:tr>
      <w:tr w:rsidR="003F3EDE" w:rsidRPr="00B45277" w14:paraId="49B5E9C2"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0DF06C"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4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41" w:author="Adelino Naquarta Sepalanga Domingos" w:date="2025-03-05T09:31:00Z" w16du:dateUtc="2025-03-05T08:31:00Z">
                  <w:rPr>
                    <w:rFonts w:ascii="Times New Roman" w:eastAsia="Times New Roman" w:hAnsi="Times New Roman"/>
                    <w:spacing w:val="-1"/>
                  </w:rPr>
                </w:rPrChange>
              </w:rPr>
              <w:t>4.5.2.7</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CD419E"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4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43"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5B10D5"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44"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45" w:author="Adelino Naquarta Sepalanga Domingos" w:date="2025-03-05T09:31:00Z" w16du:dateUtc="2025-03-05T08:31:00Z">
                  <w:rPr>
                    <w:rFonts w:ascii="Times New Roman" w:eastAsia="Times New Roman" w:hAnsi="Times New Roman"/>
                    <w:spacing w:val="-1"/>
                  </w:rPr>
                </w:rPrChange>
              </w:rPr>
              <w:t>Tipo de documento (</w:t>
            </w:r>
            <w:proofErr w:type="spellStart"/>
            <w:r w:rsidRPr="00B45277">
              <w:rPr>
                <w:rFonts w:ascii="Arial" w:eastAsia="Times New Roman" w:hAnsi="Arial" w:cs="Arial"/>
                <w:spacing w:val="-1"/>
                <w:sz w:val="20"/>
                <w:szCs w:val="20"/>
                <w:rPrChange w:id="11146" w:author="Adelino Naquarta Sepalanga Domingos" w:date="2025-03-05T09:31:00Z" w16du:dateUtc="2025-03-05T08:31:00Z">
                  <w:rPr>
                    <w:rFonts w:ascii="Times New Roman" w:eastAsia="Times New Roman" w:hAnsi="Times New Roman"/>
                    <w:spacing w:val="-1"/>
                  </w:rPr>
                </w:rPrChange>
              </w:rPr>
              <w:t>PurchaseType</w:t>
            </w:r>
            <w:proofErr w:type="spellEnd"/>
            <w:r w:rsidRPr="00B45277">
              <w:rPr>
                <w:rFonts w:ascii="Arial" w:eastAsia="Times New Roman" w:hAnsi="Arial" w:cs="Arial"/>
                <w:spacing w:val="-1"/>
                <w:sz w:val="20"/>
                <w:szCs w:val="20"/>
                <w:rPrChange w:id="11147"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A18B53"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4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49" w:author="Adelino Naquarta Sepalanga Domingos" w:date="2025-03-05T09:31:00Z" w16du:dateUtc="2025-03-05T08:31:00Z">
                  <w:rPr>
                    <w:rFonts w:ascii="Times New Roman" w:eastAsia="Times New Roman" w:hAnsi="Times New Roman"/>
                    <w:spacing w:val="-1"/>
                  </w:rPr>
                </w:rPrChange>
              </w:rPr>
              <w:t xml:space="preserve">Deve ser preenchido com: </w:t>
            </w:r>
          </w:p>
          <w:p w14:paraId="306AE816"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5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51" w:author="Adelino Naquarta Sepalanga Domingos" w:date="2025-03-05T09:31:00Z" w16du:dateUtc="2025-03-05T08:31:00Z">
                  <w:rPr>
                    <w:rFonts w:ascii="Times New Roman" w:eastAsia="Times New Roman" w:hAnsi="Times New Roman"/>
                    <w:spacing w:val="-1"/>
                  </w:rPr>
                </w:rPrChange>
              </w:rPr>
              <w:t>"FT” – Factura;</w:t>
            </w:r>
          </w:p>
          <w:p w14:paraId="10567447"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5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53" w:author="Adelino Naquarta Sepalanga Domingos" w:date="2025-03-05T09:31:00Z" w16du:dateUtc="2025-03-05T08:31:00Z">
                  <w:rPr>
                    <w:rFonts w:ascii="Times New Roman" w:eastAsia="Times New Roman" w:hAnsi="Times New Roman"/>
                    <w:spacing w:val="-1"/>
                  </w:rPr>
                </w:rPrChange>
              </w:rPr>
              <w:t>“FR” – Factura/recibo;</w:t>
            </w:r>
          </w:p>
          <w:p w14:paraId="5FB78AED"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54"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55" w:author="Adelino Naquarta Sepalanga Domingos" w:date="2025-03-05T09:31:00Z" w16du:dateUtc="2025-03-05T08:31:00Z">
                  <w:rPr>
                    <w:rFonts w:ascii="Times New Roman" w:eastAsia="Times New Roman" w:hAnsi="Times New Roman"/>
                    <w:spacing w:val="-1"/>
                  </w:rPr>
                </w:rPrChange>
              </w:rPr>
              <w:t>“GF” – Factura genérica;</w:t>
            </w:r>
          </w:p>
          <w:p w14:paraId="1F599CB6"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5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57" w:author="Adelino Naquarta Sepalanga Domingos" w:date="2025-03-05T09:31:00Z" w16du:dateUtc="2025-03-05T08:31:00Z">
                  <w:rPr>
                    <w:rFonts w:ascii="Times New Roman" w:eastAsia="Times New Roman" w:hAnsi="Times New Roman"/>
                    <w:spacing w:val="-1"/>
                  </w:rPr>
                </w:rPrChange>
              </w:rPr>
              <w:t xml:space="preserve"> “FG” – Factura global;</w:t>
            </w:r>
          </w:p>
          <w:p w14:paraId="4BDDBA33"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5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59" w:author="Adelino Naquarta Sepalanga Domingos" w:date="2025-03-05T09:31:00Z" w16du:dateUtc="2025-03-05T08:31:00Z">
                  <w:rPr>
                    <w:rFonts w:ascii="Times New Roman" w:eastAsia="Times New Roman" w:hAnsi="Times New Roman"/>
                    <w:spacing w:val="-1"/>
                  </w:rPr>
                </w:rPrChange>
              </w:rPr>
              <w:t>“AC” – Aviso de cobrança;</w:t>
            </w:r>
          </w:p>
          <w:p w14:paraId="143D0654"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6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61" w:author="Adelino Naquarta Sepalanga Domingos" w:date="2025-03-05T09:31:00Z" w16du:dateUtc="2025-03-05T08:31:00Z">
                  <w:rPr>
                    <w:rFonts w:ascii="Times New Roman" w:eastAsia="Times New Roman" w:hAnsi="Times New Roman"/>
                    <w:spacing w:val="-1"/>
                  </w:rPr>
                </w:rPrChange>
              </w:rPr>
              <w:t xml:space="preserve">“AR” – Aviso de cobrança/recibo; </w:t>
            </w:r>
          </w:p>
          <w:p w14:paraId="04288927"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6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63" w:author="Adelino Naquarta Sepalanga Domingos" w:date="2025-03-05T09:31:00Z" w16du:dateUtc="2025-03-05T08:31:00Z">
                  <w:rPr>
                    <w:rFonts w:ascii="Times New Roman" w:eastAsia="Times New Roman" w:hAnsi="Times New Roman"/>
                    <w:spacing w:val="-1"/>
                  </w:rPr>
                </w:rPrChange>
              </w:rPr>
              <w:t xml:space="preserve"> “AF” – Factura/recibo (autofacturação);</w:t>
            </w:r>
          </w:p>
          <w:p w14:paraId="22225F55"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64"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65" w:author="Adelino Naquarta Sepalanga Domingos" w:date="2025-03-05T09:31:00Z" w16du:dateUtc="2025-03-05T08:31:00Z">
                  <w:rPr>
                    <w:rFonts w:ascii="Times New Roman" w:eastAsia="Times New Roman" w:hAnsi="Times New Roman"/>
                    <w:spacing w:val="-1"/>
                  </w:rPr>
                </w:rPrChange>
              </w:rPr>
              <w:t>“TV” – Talão de venda;</w:t>
            </w:r>
          </w:p>
          <w:p w14:paraId="1BB00245"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6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67" w:author="Adelino Naquarta Sepalanga Domingos" w:date="2025-03-05T09:31:00Z" w16du:dateUtc="2025-03-05T08:31:00Z">
                  <w:rPr>
                    <w:rFonts w:ascii="Times New Roman" w:eastAsia="Times New Roman" w:hAnsi="Times New Roman"/>
                    <w:spacing w:val="-1"/>
                  </w:rPr>
                </w:rPrChange>
              </w:rPr>
              <w:t>“NL” – Nota de liquidação;</w:t>
            </w:r>
          </w:p>
          <w:p w14:paraId="4A53C1FF"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6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69" w:author="Adelino Naquarta Sepalanga Domingos" w:date="2025-03-05T09:31:00Z" w16du:dateUtc="2025-03-05T08:31:00Z">
                  <w:rPr>
                    <w:rFonts w:ascii="Times New Roman" w:eastAsia="Times New Roman" w:hAnsi="Times New Roman"/>
                    <w:spacing w:val="-1"/>
                  </w:rPr>
                </w:rPrChange>
              </w:rPr>
              <w:t>“NC” – Nota de crédito.</w:t>
            </w:r>
          </w:p>
          <w:p w14:paraId="0A461E92"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70" w:author="Adelino Naquarta Sepalanga Domingos" w:date="2025-03-05T09:31:00Z" w16du:dateUtc="2025-03-05T08:31:00Z">
                  <w:rPr>
                    <w:rFonts w:ascii="Times New Roman" w:eastAsia="Times New Roman" w:hAnsi="Times New Roman"/>
                    <w:spacing w:val="-1"/>
                  </w:rPr>
                </w:rPrChange>
              </w:rPr>
            </w:pPr>
          </w:p>
          <w:p w14:paraId="3F0F6CBA"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7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72" w:author="Adelino Naquarta Sepalanga Domingos" w:date="2025-03-05T09:31:00Z" w16du:dateUtc="2025-03-05T08:31:00Z">
                  <w:rPr>
                    <w:rFonts w:ascii="Times New Roman" w:eastAsia="Times New Roman" w:hAnsi="Times New Roman"/>
                    <w:spacing w:val="-1"/>
                  </w:rPr>
                </w:rPrChange>
              </w:rPr>
              <w:t xml:space="preserve">O recibo somente deve ser preenchido por contribuintes enquadrado no regime de caixa </w:t>
            </w:r>
          </w:p>
          <w:p w14:paraId="4DCB036C"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73" w:author="Adelino Naquarta Sepalanga Domingos" w:date="2025-03-05T09:31:00Z" w16du:dateUtc="2025-03-05T08:31:00Z">
                  <w:rPr>
                    <w:rFonts w:ascii="Times New Roman" w:eastAsia="Times New Roman" w:hAnsi="Times New Roman"/>
                    <w:spacing w:val="-1"/>
                  </w:rPr>
                </w:rPrChange>
              </w:rPr>
            </w:pPr>
          </w:p>
          <w:p w14:paraId="004F16A3"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74"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75" w:author="Adelino Naquarta Sepalanga Domingos" w:date="2025-03-05T09:31:00Z" w16du:dateUtc="2025-03-05T08:31:00Z">
                  <w:rPr>
                    <w:rFonts w:ascii="Times New Roman" w:eastAsia="Times New Roman" w:hAnsi="Times New Roman"/>
                    <w:spacing w:val="-1"/>
                  </w:rPr>
                </w:rPrChange>
              </w:rPr>
              <w:t xml:space="preserve">“RC” – Recibo; </w:t>
            </w:r>
          </w:p>
          <w:p w14:paraId="75241ADE"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76" w:author="Adelino Naquarta Sepalanga Domingos" w:date="2025-03-05T09:31:00Z" w16du:dateUtc="2025-03-05T08:31:00Z">
                  <w:rPr>
                    <w:rFonts w:ascii="Times New Roman" w:eastAsia="Times New Roman" w:hAnsi="Times New Roman"/>
                    <w:spacing w:val="-1"/>
                  </w:rPr>
                </w:rPrChange>
              </w:rPr>
            </w:pPr>
          </w:p>
          <w:p w14:paraId="0527A493"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77" w:author="Adelino Naquarta Sepalanga Domingos" w:date="2025-03-05T09:31:00Z" w16du:dateUtc="2025-03-05T08:31:00Z">
                  <w:rPr>
                    <w:rFonts w:ascii="Times New Roman" w:eastAsia="Times New Roman" w:hAnsi="Times New Roman"/>
                    <w:spacing w:val="-1"/>
                  </w:rPr>
                </w:rPrChange>
              </w:rPr>
            </w:pP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E148E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7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79" w:author="Adelino Naquarta Sepalanga Domingos" w:date="2025-03-05T09:31:00Z" w16du:dateUtc="2025-03-05T08:31:00Z">
                  <w:rPr>
                    <w:rFonts w:ascii="Times New Roman" w:eastAsia="Times New Roman" w:hAnsi="Times New Roman"/>
                    <w:spacing w:val="-1"/>
                  </w:rPr>
                </w:rPrChange>
              </w:rPr>
              <w:t>Texto 2</w:t>
            </w:r>
          </w:p>
        </w:tc>
      </w:tr>
      <w:tr w:rsidR="003F3EDE" w:rsidRPr="00B45277" w14:paraId="0462CAD6" w14:textId="77777777" w:rsidTr="0025185C">
        <w:trPr>
          <w:trHeight w:val="1912"/>
        </w:trPr>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2D58147"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8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81" w:author="Adelino Naquarta Sepalanga Domingos" w:date="2025-03-05T09:31:00Z" w16du:dateUtc="2025-03-05T08:31:00Z">
                  <w:rPr>
                    <w:rFonts w:ascii="Times New Roman" w:eastAsia="Times New Roman" w:hAnsi="Times New Roman"/>
                    <w:spacing w:val="-1"/>
                  </w:rPr>
                </w:rPrChange>
              </w:rPr>
              <w:t>4.5.2.8</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3CD7DC6"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8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83"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D5EEDDE"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84"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85" w:author="Adelino Naquarta Sepalanga Domingos" w:date="2025-03-05T09:31:00Z" w16du:dateUtc="2025-03-05T08:31:00Z">
                  <w:rPr>
                    <w:rFonts w:ascii="Times New Roman" w:eastAsia="Times New Roman" w:hAnsi="Times New Roman"/>
                    <w:spacing w:val="-1"/>
                  </w:rPr>
                </w:rPrChange>
              </w:rPr>
              <w:t>Identificador do Fornecedor (</w:t>
            </w:r>
            <w:proofErr w:type="spellStart"/>
            <w:r w:rsidRPr="00B45277">
              <w:rPr>
                <w:rFonts w:ascii="Arial" w:eastAsia="Times New Roman" w:hAnsi="Arial" w:cs="Arial"/>
                <w:spacing w:val="-1"/>
                <w:sz w:val="20"/>
                <w:szCs w:val="20"/>
                <w:rPrChange w:id="11186" w:author="Adelino Naquarta Sepalanga Domingos" w:date="2025-03-05T09:31:00Z" w16du:dateUtc="2025-03-05T08:31:00Z">
                  <w:rPr>
                    <w:rFonts w:ascii="Times New Roman" w:eastAsia="Times New Roman" w:hAnsi="Times New Roman"/>
                    <w:spacing w:val="-1"/>
                  </w:rPr>
                </w:rPrChange>
              </w:rPr>
              <w:t>SupplierID</w:t>
            </w:r>
            <w:proofErr w:type="spellEnd"/>
            <w:r w:rsidRPr="00B45277">
              <w:rPr>
                <w:rFonts w:ascii="Arial" w:eastAsia="Times New Roman" w:hAnsi="Arial" w:cs="Arial"/>
                <w:spacing w:val="-1"/>
                <w:sz w:val="20"/>
                <w:szCs w:val="20"/>
                <w:rPrChange w:id="11187"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DD84ECA"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8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89" w:author="Adelino Naquarta Sepalanga Domingos" w:date="2025-03-05T09:31:00Z" w16du:dateUtc="2025-03-05T08:31:00Z">
                  <w:rPr>
                    <w:rFonts w:ascii="Times New Roman" w:eastAsia="Times New Roman" w:hAnsi="Times New Roman"/>
                    <w:spacing w:val="-1"/>
                  </w:rPr>
                </w:rPrChange>
              </w:rPr>
              <w:t>Identificador único do fornecedor (</w:t>
            </w:r>
            <w:proofErr w:type="spellStart"/>
            <w:r w:rsidRPr="00B45277">
              <w:rPr>
                <w:rFonts w:ascii="Arial" w:eastAsia="Times New Roman" w:hAnsi="Arial" w:cs="Arial"/>
                <w:spacing w:val="-1"/>
                <w:sz w:val="20"/>
                <w:szCs w:val="20"/>
                <w:rPrChange w:id="11190" w:author="Adelino Naquarta Sepalanga Domingos" w:date="2025-03-05T09:31:00Z" w16du:dateUtc="2025-03-05T08:31:00Z">
                  <w:rPr>
                    <w:rFonts w:ascii="Times New Roman" w:eastAsia="Times New Roman" w:hAnsi="Times New Roman"/>
                    <w:spacing w:val="-1"/>
                  </w:rPr>
                </w:rPrChange>
              </w:rPr>
              <w:t>SupplierID</w:t>
            </w:r>
            <w:proofErr w:type="spellEnd"/>
            <w:r w:rsidRPr="00B45277">
              <w:rPr>
                <w:rFonts w:ascii="Arial" w:eastAsia="Times New Roman" w:hAnsi="Arial" w:cs="Arial"/>
                <w:spacing w:val="-1"/>
                <w:sz w:val="20"/>
                <w:szCs w:val="20"/>
                <w:rPrChange w:id="11191" w:author="Adelino Naquarta Sepalanga Domingos" w:date="2025-03-05T09:31:00Z" w16du:dateUtc="2025-03-05T08:31:00Z">
                  <w:rPr>
                    <w:rFonts w:ascii="Times New Roman" w:eastAsia="Times New Roman" w:hAnsi="Times New Roman"/>
                    <w:spacing w:val="-1"/>
                  </w:rPr>
                </w:rPrChange>
              </w:rPr>
              <w:t>). Pode indicar o número de identificação fiscal do Fornecedor ou chave única da tabela 2.4. – (</w:t>
            </w:r>
            <w:proofErr w:type="spellStart"/>
            <w:r w:rsidRPr="00B45277">
              <w:rPr>
                <w:rFonts w:ascii="Arial" w:eastAsia="Times New Roman" w:hAnsi="Arial" w:cs="Arial"/>
                <w:spacing w:val="-1"/>
                <w:sz w:val="20"/>
                <w:szCs w:val="20"/>
                <w:rPrChange w:id="11192" w:author="Adelino Naquarta Sepalanga Domingos" w:date="2025-03-05T09:31:00Z" w16du:dateUtc="2025-03-05T08:31:00Z">
                  <w:rPr>
                    <w:rFonts w:ascii="Times New Roman" w:eastAsia="Times New Roman" w:hAnsi="Times New Roman"/>
                    <w:spacing w:val="-1"/>
                  </w:rPr>
                </w:rPrChange>
              </w:rPr>
              <w:t>SupplierID</w:t>
            </w:r>
            <w:proofErr w:type="spellEnd"/>
            <w:r w:rsidRPr="00B45277">
              <w:rPr>
                <w:rFonts w:ascii="Arial" w:eastAsia="Times New Roman" w:hAnsi="Arial" w:cs="Arial"/>
                <w:spacing w:val="-1"/>
                <w:sz w:val="20"/>
                <w:szCs w:val="20"/>
                <w:rPrChange w:id="11193" w:author="Adelino Naquarta Sepalanga Domingos" w:date="2025-03-05T09:31:00Z" w16du:dateUtc="2025-03-05T08:31:00Z">
                  <w:rPr>
                    <w:rFonts w:ascii="Times New Roman" w:eastAsia="Times New Roman" w:hAnsi="Times New Roman"/>
                    <w:spacing w:val="-1"/>
                  </w:rPr>
                </w:rPrChange>
              </w:rPr>
              <w:t>) respeitando a regra aí definida para o campo.</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1E53800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94"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95" w:author="Adelino Naquarta Sepalanga Domingos" w:date="2025-03-05T09:31:00Z" w16du:dateUtc="2025-03-05T08:31:00Z">
                  <w:rPr>
                    <w:rFonts w:ascii="Times New Roman" w:eastAsia="Times New Roman" w:hAnsi="Times New Roman"/>
                    <w:spacing w:val="-1"/>
                  </w:rPr>
                </w:rPrChange>
              </w:rPr>
              <w:t>Texto 30</w:t>
            </w:r>
          </w:p>
        </w:tc>
      </w:tr>
      <w:tr w:rsidR="003F3EDE" w:rsidRPr="00B45277" w14:paraId="095B672B"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0C1BC1"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9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197" w:author="Adelino Naquarta Sepalanga Domingos" w:date="2025-03-05T09:31:00Z" w16du:dateUtc="2025-03-05T08:31:00Z">
                  <w:rPr>
                    <w:rFonts w:ascii="Times New Roman" w:eastAsia="Times New Roman" w:hAnsi="Times New Roman"/>
                    <w:spacing w:val="-1"/>
                  </w:rPr>
                </w:rPrChange>
              </w:rPr>
              <w:t>4.5.2.9</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9194CE"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198"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066692" w14:textId="77777777" w:rsidR="003F3EDE" w:rsidRPr="00B45277" w:rsidRDefault="003F3EDE" w:rsidP="0025185C">
            <w:pPr>
              <w:widowControl w:val="0"/>
              <w:spacing w:after="0" w:line="240" w:lineRule="auto"/>
              <w:rPr>
                <w:rFonts w:ascii="Arial" w:eastAsia="Times New Roman" w:hAnsi="Arial" w:cs="Arial"/>
                <w:spacing w:val="-1"/>
                <w:sz w:val="20"/>
                <w:szCs w:val="20"/>
                <w:rPrChange w:id="1119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00" w:author="Adelino Naquarta Sepalanga Domingos" w:date="2025-03-05T09:31:00Z" w16du:dateUtc="2025-03-05T08:31:00Z">
                  <w:rPr>
                    <w:rFonts w:ascii="Times New Roman" w:eastAsia="Times New Roman" w:hAnsi="Times New Roman"/>
                    <w:spacing w:val="-1"/>
                  </w:rPr>
                </w:rPrChange>
              </w:rPr>
              <w:t>Totais do documento (</w:t>
            </w:r>
            <w:proofErr w:type="spellStart"/>
            <w:r w:rsidRPr="00B45277">
              <w:rPr>
                <w:rFonts w:ascii="Arial" w:eastAsia="Times New Roman" w:hAnsi="Arial" w:cs="Arial"/>
                <w:spacing w:val="-1"/>
                <w:sz w:val="20"/>
                <w:szCs w:val="20"/>
                <w:rPrChange w:id="11201" w:author="Adelino Naquarta Sepalanga Domingos" w:date="2025-03-05T09:31:00Z" w16du:dateUtc="2025-03-05T08:31:00Z">
                  <w:rPr>
                    <w:rFonts w:ascii="Times New Roman" w:eastAsia="Times New Roman" w:hAnsi="Times New Roman"/>
                    <w:spacing w:val="-1"/>
                  </w:rPr>
                </w:rPrChange>
              </w:rPr>
              <w:t>DocumentTotals</w:t>
            </w:r>
            <w:proofErr w:type="spellEnd"/>
            <w:r w:rsidRPr="00B45277">
              <w:rPr>
                <w:rFonts w:ascii="Arial" w:eastAsia="Times New Roman" w:hAnsi="Arial" w:cs="Arial"/>
                <w:spacing w:val="-1"/>
                <w:sz w:val="20"/>
                <w:szCs w:val="20"/>
                <w:rPrChange w:id="11202"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99D0AC" w14:textId="77777777" w:rsidR="003F3EDE" w:rsidRPr="00B45277" w:rsidRDefault="003F3EDE" w:rsidP="0025185C">
            <w:pPr>
              <w:widowControl w:val="0"/>
              <w:spacing w:after="0" w:line="240" w:lineRule="auto"/>
              <w:rPr>
                <w:rFonts w:ascii="Arial" w:eastAsia="Times New Roman" w:hAnsi="Arial" w:cs="Arial"/>
                <w:spacing w:val="-1"/>
                <w:sz w:val="20"/>
                <w:szCs w:val="20"/>
                <w:rPrChange w:id="11203" w:author="Adelino Naquarta Sepalanga Domingos" w:date="2025-03-05T09:31:00Z" w16du:dateUtc="2025-03-05T08:31:00Z">
                  <w:rPr>
                    <w:rFonts w:ascii="Times New Roman" w:eastAsia="Times New Roman" w:hAnsi="Times New Roman"/>
                    <w:spacing w:val="-1"/>
                  </w:rPr>
                </w:rPrChange>
              </w:rPr>
            </w:pP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E723F6"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04"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05" w:author="Adelino Naquarta Sepalanga Domingos" w:date="2025-03-05T09:31:00Z" w16du:dateUtc="2025-03-05T08:31:00Z">
                  <w:rPr>
                    <w:rFonts w:ascii="Times New Roman" w:eastAsia="Times New Roman" w:hAnsi="Times New Roman"/>
                    <w:spacing w:val="-1"/>
                  </w:rPr>
                </w:rPrChange>
              </w:rPr>
              <w:t>Não Aplicável</w:t>
            </w:r>
          </w:p>
        </w:tc>
      </w:tr>
      <w:tr w:rsidR="003F3EDE" w:rsidRPr="00B45277" w14:paraId="07C320D6"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12918516"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0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07" w:author="Adelino Naquarta Sepalanga Domingos" w:date="2025-03-05T09:31:00Z" w16du:dateUtc="2025-03-05T08:31:00Z">
                  <w:rPr>
                    <w:rFonts w:ascii="Times New Roman" w:eastAsia="Times New Roman" w:hAnsi="Times New Roman"/>
                    <w:spacing w:val="-1"/>
                  </w:rPr>
                </w:rPrChange>
              </w:rPr>
              <w:t>4.5.2.9.1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3AB53C3"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0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09"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EB95794" w14:textId="77777777" w:rsidR="003F3EDE" w:rsidRPr="00B45277" w:rsidRDefault="003F3EDE" w:rsidP="0025185C">
            <w:pPr>
              <w:widowControl w:val="0"/>
              <w:spacing w:after="0" w:line="240" w:lineRule="auto"/>
              <w:rPr>
                <w:rFonts w:ascii="Arial" w:eastAsia="Times New Roman" w:hAnsi="Arial" w:cs="Arial"/>
                <w:spacing w:val="-1"/>
                <w:sz w:val="20"/>
                <w:szCs w:val="20"/>
                <w:rPrChange w:id="1121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11" w:author="Adelino Naquarta Sepalanga Domingos" w:date="2025-03-05T09:31:00Z" w16du:dateUtc="2025-03-05T08:31:00Z">
                  <w:rPr>
                    <w:rFonts w:ascii="Times New Roman" w:eastAsia="Times New Roman" w:hAnsi="Times New Roman"/>
                    <w:spacing w:val="-1"/>
                  </w:rPr>
                </w:rPrChange>
              </w:rPr>
              <w:t xml:space="preserve">Valor do imposto </w:t>
            </w:r>
            <w:r w:rsidRPr="00B45277">
              <w:rPr>
                <w:rFonts w:ascii="Arial" w:eastAsia="Times New Roman" w:hAnsi="Arial" w:cs="Arial"/>
                <w:spacing w:val="-1"/>
                <w:sz w:val="20"/>
                <w:szCs w:val="20"/>
                <w:rPrChange w:id="11212" w:author="Adelino Naquarta Sepalanga Domingos" w:date="2025-03-05T09:31:00Z" w16du:dateUtc="2025-03-05T08:31:00Z">
                  <w:rPr>
                    <w:rFonts w:ascii="Times New Roman" w:eastAsia="Times New Roman" w:hAnsi="Times New Roman"/>
                    <w:spacing w:val="-1"/>
                  </w:rPr>
                </w:rPrChange>
              </w:rPr>
              <w:lastRenderedPageBreak/>
              <w:t>(</w:t>
            </w:r>
            <w:proofErr w:type="spellStart"/>
            <w:r w:rsidRPr="00B45277">
              <w:rPr>
                <w:rFonts w:ascii="Arial" w:eastAsia="Times New Roman" w:hAnsi="Arial" w:cs="Arial"/>
                <w:spacing w:val="-1"/>
                <w:sz w:val="20"/>
                <w:szCs w:val="20"/>
                <w:rPrChange w:id="11213" w:author="Adelino Naquarta Sepalanga Domingos" w:date="2025-03-05T09:31:00Z" w16du:dateUtc="2025-03-05T08:31:00Z">
                  <w:rPr>
                    <w:rFonts w:ascii="Times New Roman" w:eastAsia="Times New Roman" w:hAnsi="Times New Roman"/>
                    <w:spacing w:val="-1"/>
                  </w:rPr>
                </w:rPrChange>
              </w:rPr>
              <w:t>TaxPayable</w:t>
            </w:r>
            <w:proofErr w:type="spellEnd"/>
            <w:r w:rsidRPr="00B45277">
              <w:rPr>
                <w:rFonts w:ascii="Arial" w:eastAsia="Times New Roman" w:hAnsi="Arial" w:cs="Arial"/>
                <w:spacing w:val="-1"/>
                <w:sz w:val="20"/>
                <w:szCs w:val="20"/>
                <w:rPrChange w:id="11214"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761866E" w14:textId="77777777" w:rsidR="003F3EDE" w:rsidRPr="00B45277" w:rsidRDefault="003F3EDE" w:rsidP="0025185C">
            <w:pPr>
              <w:widowControl w:val="0"/>
              <w:spacing w:after="0" w:line="240" w:lineRule="auto"/>
              <w:rPr>
                <w:rFonts w:ascii="Arial" w:eastAsia="Times New Roman" w:hAnsi="Arial" w:cs="Arial"/>
                <w:spacing w:val="-1"/>
                <w:sz w:val="20"/>
                <w:szCs w:val="20"/>
                <w:rPrChange w:id="1121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16" w:author="Adelino Naquarta Sepalanga Domingos" w:date="2025-03-05T09:31:00Z" w16du:dateUtc="2025-03-05T08:31:00Z">
                  <w:rPr>
                    <w:rFonts w:ascii="Times New Roman" w:eastAsia="Times New Roman" w:hAnsi="Times New Roman"/>
                    <w:spacing w:val="-1"/>
                  </w:rPr>
                </w:rPrChange>
              </w:rPr>
              <w:lastRenderedPageBreak/>
              <w:t>Imposto suportado (IVA)</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36F169B"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1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18" w:author="Adelino Naquarta Sepalanga Domingos" w:date="2025-03-05T09:31:00Z" w16du:dateUtc="2025-03-05T08:31:00Z">
                  <w:rPr>
                    <w:rFonts w:ascii="Times New Roman" w:eastAsia="Times New Roman" w:hAnsi="Times New Roman"/>
                    <w:spacing w:val="-1"/>
                  </w:rPr>
                </w:rPrChange>
              </w:rPr>
              <w:t>Monetário</w:t>
            </w:r>
          </w:p>
        </w:tc>
      </w:tr>
      <w:tr w:rsidR="003F3EDE" w:rsidRPr="00B45277" w14:paraId="26A60F37"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CF743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1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20" w:author="Adelino Naquarta Sepalanga Domingos" w:date="2025-03-05T09:31:00Z" w16du:dateUtc="2025-03-05T08:31:00Z">
                  <w:rPr>
                    <w:rFonts w:ascii="Times New Roman" w:eastAsia="Times New Roman" w:hAnsi="Times New Roman"/>
                    <w:spacing w:val="-1"/>
                  </w:rPr>
                </w:rPrChange>
              </w:rPr>
              <w:t>4.5.2.9.2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A9CD27"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2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22"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3017FA" w14:textId="77777777" w:rsidR="003F3EDE" w:rsidRPr="00B45277" w:rsidRDefault="003F3EDE" w:rsidP="0025185C">
            <w:pPr>
              <w:widowControl w:val="0"/>
              <w:spacing w:after="0" w:line="240" w:lineRule="auto"/>
              <w:rPr>
                <w:rFonts w:ascii="Arial" w:eastAsia="Times New Roman" w:hAnsi="Arial" w:cs="Arial"/>
                <w:spacing w:val="-1"/>
                <w:sz w:val="20"/>
                <w:szCs w:val="20"/>
                <w:rPrChange w:id="1122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24" w:author="Adelino Naquarta Sepalanga Domingos" w:date="2025-03-05T09:31:00Z" w16du:dateUtc="2025-03-05T08:31:00Z">
                  <w:rPr>
                    <w:rFonts w:ascii="Times New Roman" w:eastAsia="Times New Roman" w:hAnsi="Times New Roman"/>
                    <w:spacing w:val="-1"/>
                  </w:rPr>
                </w:rPrChange>
              </w:rPr>
              <w:t>Valor líquido do documento (</w:t>
            </w:r>
            <w:proofErr w:type="spellStart"/>
            <w:r w:rsidRPr="00B45277">
              <w:rPr>
                <w:rFonts w:ascii="Arial" w:eastAsia="Times New Roman" w:hAnsi="Arial" w:cs="Arial"/>
                <w:spacing w:val="-1"/>
                <w:sz w:val="20"/>
                <w:szCs w:val="20"/>
                <w:rPrChange w:id="11225" w:author="Adelino Naquarta Sepalanga Domingos" w:date="2025-03-05T09:31:00Z" w16du:dateUtc="2025-03-05T08:31:00Z">
                  <w:rPr>
                    <w:rFonts w:ascii="Times New Roman" w:eastAsia="Times New Roman" w:hAnsi="Times New Roman"/>
                    <w:spacing w:val="-1"/>
                  </w:rPr>
                </w:rPrChange>
              </w:rPr>
              <w:t>NetTotal</w:t>
            </w:r>
            <w:proofErr w:type="spellEnd"/>
            <w:r w:rsidRPr="00B45277">
              <w:rPr>
                <w:rFonts w:ascii="Arial" w:eastAsia="Times New Roman" w:hAnsi="Arial" w:cs="Arial"/>
                <w:spacing w:val="-1"/>
                <w:sz w:val="20"/>
                <w:szCs w:val="20"/>
                <w:rPrChange w:id="11226"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149E3F" w14:textId="77777777" w:rsidR="003F3EDE" w:rsidRPr="00B45277" w:rsidRDefault="003F3EDE" w:rsidP="0025185C">
            <w:pPr>
              <w:widowControl w:val="0"/>
              <w:spacing w:after="0" w:line="240" w:lineRule="auto"/>
              <w:rPr>
                <w:rFonts w:ascii="Arial" w:eastAsia="Times New Roman" w:hAnsi="Arial" w:cs="Arial"/>
                <w:spacing w:val="-1"/>
                <w:sz w:val="20"/>
                <w:szCs w:val="20"/>
                <w:rPrChange w:id="1122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28" w:author="Adelino Naquarta Sepalanga Domingos" w:date="2025-03-05T09:31:00Z" w16du:dateUtc="2025-03-05T08:31:00Z">
                  <w:rPr>
                    <w:rFonts w:ascii="Times New Roman" w:eastAsia="Times New Roman" w:hAnsi="Times New Roman"/>
                    <w:spacing w:val="-1"/>
                  </w:rPr>
                </w:rPrChange>
              </w:rPr>
              <w:t>Valor líquido do documento</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07BB37"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2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30" w:author="Adelino Naquarta Sepalanga Domingos" w:date="2025-03-05T09:31:00Z" w16du:dateUtc="2025-03-05T08:31:00Z">
                  <w:rPr>
                    <w:rFonts w:ascii="Times New Roman" w:eastAsia="Times New Roman" w:hAnsi="Times New Roman"/>
                    <w:spacing w:val="-1"/>
                  </w:rPr>
                </w:rPrChange>
              </w:rPr>
              <w:t>Monetário</w:t>
            </w:r>
          </w:p>
        </w:tc>
      </w:tr>
      <w:tr w:rsidR="003F3EDE" w:rsidRPr="00B45277" w14:paraId="13C2640E"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BA2697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3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32" w:author="Adelino Naquarta Sepalanga Domingos" w:date="2025-03-05T09:31:00Z" w16du:dateUtc="2025-03-05T08:31:00Z">
                  <w:rPr>
                    <w:rFonts w:ascii="Times New Roman" w:eastAsia="Times New Roman" w:hAnsi="Times New Roman"/>
                    <w:spacing w:val="-1"/>
                  </w:rPr>
                </w:rPrChange>
              </w:rPr>
              <w:t>4.5.2.9.3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0B54583"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3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34"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538846A" w14:textId="77777777" w:rsidR="003F3EDE" w:rsidRPr="00B45277" w:rsidRDefault="003F3EDE" w:rsidP="0025185C">
            <w:pPr>
              <w:widowControl w:val="0"/>
              <w:spacing w:after="0" w:line="240" w:lineRule="auto"/>
              <w:rPr>
                <w:rFonts w:ascii="Arial" w:eastAsia="Times New Roman" w:hAnsi="Arial" w:cs="Arial"/>
                <w:spacing w:val="-1"/>
                <w:sz w:val="20"/>
                <w:szCs w:val="20"/>
                <w:rPrChange w:id="1123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36" w:author="Adelino Naquarta Sepalanga Domingos" w:date="2025-03-05T09:31:00Z" w16du:dateUtc="2025-03-05T08:31:00Z">
                  <w:rPr>
                    <w:rFonts w:ascii="Times New Roman" w:eastAsia="Times New Roman" w:hAnsi="Times New Roman"/>
                    <w:spacing w:val="-1"/>
                  </w:rPr>
                </w:rPrChange>
              </w:rPr>
              <w:t>Total do documento com impostos (</w:t>
            </w:r>
            <w:proofErr w:type="spellStart"/>
            <w:r w:rsidRPr="00B45277">
              <w:rPr>
                <w:rFonts w:ascii="Arial" w:eastAsia="Times New Roman" w:hAnsi="Arial" w:cs="Arial"/>
                <w:spacing w:val="-1"/>
                <w:sz w:val="20"/>
                <w:szCs w:val="20"/>
                <w:rPrChange w:id="11237" w:author="Adelino Naquarta Sepalanga Domingos" w:date="2025-03-05T09:31:00Z" w16du:dateUtc="2025-03-05T08:31:00Z">
                  <w:rPr>
                    <w:rFonts w:ascii="Times New Roman" w:eastAsia="Times New Roman" w:hAnsi="Times New Roman"/>
                    <w:spacing w:val="-1"/>
                  </w:rPr>
                </w:rPrChange>
              </w:rPr>
              <w:t>GrossTotal</w:t>
            </w:r>
            <w:proofErr w:type="spellEnd"/>
            <w:r w:rsidRPr="00B45277">
              <w:rPr>
                <w:rFonts w:ascii="Arial" w:eastAsia="Times New Roman" w:hAnsi="Arial" w:cs="Arial"/>
                <w:spacing w:val="-1"/>
                <w:sz w:val="20"/>
                <w:szCs w:val="20"/>
                <w:rPrChange w:id="11238"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543C9778" w14:textId="77777777" w:rsidR="003F3EDE" w:rsidRPr="00B45277" w:rsidRDefault="003F3EDE" w:rsidP="0025185C">
            <w:pPr>
              <w:widowControl w:val="0"/>
              <w:spacing w:after="0" w:line="240" w:lineRule="auto"/>
              <w:rPr>
                <w:rFonts w:ascii="Arial" w:eastAsia="Times New Roman" w:hAnsi="Arial" w:cs="Arial"/>
                <w:spacing w:val="-1"/>
                <w:sz w:val="20"/>
                <w:szCs w:val="20"/>
                <w:rPrChange w:id="1123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40" w:author="Adelino Naquarta Sepalanga Domingos" w:date="2025-03-05T09:31:00Z" w16du:dateUtc="2025-03-05T08:31:00Z">
                  <w:rPr>
                    <w:rFonts w:ascii="Times New Roman" w:eastAsia="Times New Roman" w:hAnsi="Times New Roman"/>
                    <w:spacing w:val="-1"/>
                  </w:rPr>
                </w:rPrChange>
              </w:rPr>
              <w:t>Valor total do documento com imposto</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38BC2F1"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4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42" w:author="Adelino Naquarta Sepalanga Domingos" w:date="2025-03-05T09:31:00Z" w16du:dateUtc="2025-03-05T08:31:00Z">
                  <w:rPr>
                    <w:rFonts w:ascii="Times New Roman" w:eastAsia="Times New Roman" w:hAnsi="Times New Roman"/>
                    <w:spacing w:val="-1"/>
                  </w:rPr>
                </w:rPrChange>
              </w:rPr>
              <w:t>Monetário</w:t>
            </w:r>
          </w:p>
        </w:tc>
      </w:tr>
      <w:tr w:rsidR="003F3EDE" w:rsidRPr="00B45277" w14:paraId="1A7A9F64"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853206"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4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44" w:author="Adelino Naquarta Sepalanga Domingos" w:date="2025-03-05T09:31:00Z" w16du:dateUtc="2025-03-05T08:31:00Z">
                  <w:rPr>
                    <w:rFonts w:ascii="Times New Roman" w:eastAsia="Times New Roman" w:hAnsi="Times New Roman"/>
                    <w:spacing w:val="-1"/>
                  </w:rPr>
                </w:rPrChange>
              </w:rPr>
              <w:t>4.5.2.9.4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DCC7D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45"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EBCE75" w14:textId="77777777" w:rsidR="003F3EDE" w:rsidRPr="00B45277" w:rsidRDefault="003F3EDE" w:rsidP="0025185C">
            <w:pPr>
              <w:widowControl w:val="0"/>
              <w:spacing w:after="0" w:line="240" w:lineRule="auto"/>
              <w:rPr>
                <w:rFonts w:ascii="Arial" w:eastAsia="Times New Roman" w:hAnsi="Arial" w:cs="Arial"/>
                <w:spacing w:val="-1"/>
                <w:sz w:val="20"/>
                <w:szCs w:val="20"/>
                <w:rPrChange w:id="1124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47" w:author="Adelino Naquarta Sepalanga Domingos" w:date="2025-03-05T09:31:00Z" w16du:dateUtc="2025-03-05T08:31:00Z">
                  <w:rPr>
                    <w:rFonts w:ascii="Times New Roman" w:eastAsia="Times New Roman" w:hAnsi="Times New Roman"/>
                    <w:spacing w:val="-1"/>
                  </w:rPr>
                </w:rPrChange>
              </w:rPr>
              <w:t>IVA dedutível (</w:t>
            </w:r>
            <w:proofErr w:type="spellStart"/>
            <w:r w:rsidRPr="00B45277">
              <w:rPr>
                <w:rFonts w:ascii="Arial" w:eastAsia="Times New Roman" w:hAnsi="Arial" w:cs="Arial"/>
                <w:spacing w:val="-1"/>
                <w:sz w:val="20"/>
                <w:szCs w:val="20"/>
                <w:rPrChange w:id="11248" w:author="Adelino Naquarta Sepalanga Domingos" w:date="2025-03-05T09:31:00Z" w16du:dateUtc="2025-03-05T08:31:00Z">
                  <w:rPr>
                    <w:rFonts w:ascii="Times New Roman" w:eastAsia="Times New Roman" w:hAnsi="Times New Roman"/>
                    <w:spacing w:val="-1"/>
                  </w:rPr>
                </w:rPrChange>
              </w:rPr>
              <w:t>Deductible</w:t>
            </w:r>
            <w:proofErr w:type="spellEnd"/>
            <w:r w:rsidRPr="00B45277">
              <w:rPr>
                <w:rFonts w:ascii="Arial" w:eastAsia="Times New Roman" w:hAnsi="Arial" w:cs="Arial"/>
                <w:spacing w:val="-1"/>
                <w:sz w:val="20"/>
                <w:szCs w:val="20"/>
                <w:rPrChange w:id="11249"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5C5DA9" w14:textId="1FB74948" w:rsidR="003F3EDE" w:rsidRPr="00B45277" w:rsidRDefault="003F3EDE" w:rsidP="0025185C">
            <w:pPr>
              <w:widowControl w:val="0"/>
              <w:spacing w:after="0" w:line="240" w:lineRule="auto"/>
              <w:jc w:val="both"/>
              <w:rPr>
                <w:rFonts w:ascii="Arial" w:eastAsia="Times New Roman" w:hAnsi="Arial" w:cs="Arial"/>
                <w:spacing w:val="-1"/>
                <w:sz w:val="20"/>
                <w:szCs w:val="20"/>
                <w:rPrChange w:id="1125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51" w:author="Adelino Naquarta Sepalanga Domingos" w:date="2025-03-05T09:31:00Z" w16du:dateUtc="2025-03-05T08:31:00Z">
                  <w:rPr>
                    <w:rFonts w:ascii="Times New Roman" w:eastAsia="Times New Roman" w:hAnsi="Times New Roman"/>
                    <w:spacing w:val="-1"/>
                  </w:rPr>
                </w:rPrChange>
              </w:rPr>
              <w:t>Existindo a necessidade de efectuar mais do que uma referência, esta estrutura pode</w:t>
            </w:r>
            <w:del w:id="11252" w:author="Adelino Naquarta Sepalanga Domingos" w:date="2025-03-05T09:36:00Z" w16du:dateUtc="2025-03-05T08:36:00Z">
              <w:r w:rsidRPr="00B45277" w:rsidDel="00B45277">
                <w:rPr>
                  <w:rFonts w:ascii="Arial" w:eastAsia="Times New Roman" w:hAnsi="Arial" w:cs="Arial"/>
                  <w:spacing w:val="-1"/>
                  <w:sz w:val="20"/>
                  <w:szCs w:val="20"/>
                  <w:rPrChange w:id="11253" w:author="Adelino Naquarta Sepalanga Domingos" w:date="2025-03-05T09:31:00Z" w16du:dateUtc="2025-03-05T08:31:00Z">
                    <w:rPr>
                      <w:rFonts w:ascii="Times New Roman" w:eastAsia="Times New Roman" w:hAnsi="Times New Roman"/>
                      <w:spacing w:val="-1"/>
                    </w:rPr>
                  </w:rPrChange>
                </w:rPr>
                <w:delText>rá</w:delText>
              </w:r>
            </w:del>
            <w:r w:rsidRPr="00B45277">
              <w:rPr>
                <w:rFonts w:ascii="Arial" w:eastAsia="Times New Roman" w:hAnsi="Arial" w:cs="Arial"/>
                <w:spacing w:val="-1"/>
                <w:sz w:val="20"/>
                <w:szCs w:val="20"/>
                <w:rPrChange w:id="11254" w:author="Adelino Naquarta Sepalanga Domingos" w:date="2025-03-05T09:31:00Z" w16du:dateUtc="2025-03-05T08:31:00Z">
                  <w:rPr>
                    <w:rFonts w:ascii="Times New Roman" w:eastAsia="Times New Roman" w:hAnsi="Times New Roman"/>
                    <w:spacing w:val="-1"/>
                  </w:rPr>
                </w:rPrChange>
              </w:rPr>
              <w:t xml:space="preserve"> ser gerada tantas vezes quantas as necessárias.</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81D950"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5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56" w:author="Adelino Naquarta Sepalanga Domingos" w:date="2025-03-05T09:31:00Z" w16du:dateUtc="2025-03-05T08:31:00Z">
                  <w:rPr>
                    <w:rFonts w:ascii="Times New Roman" w:eastAsia="Times New Roman" w:hAnsi="Times New Roman"/>
                    <w:spacing w:val="-1"/>
                  </w:rPr>
                </w:rPrChange>
              </w:rPr>
              <w:t>Não Aplicável</w:t>
            </w:r>
          </w:p>
        </w:tc>
      </w:tr>
      <w:tr w:rsidR="003F3EDE" w:rsidRPr="00B45277" w14:paraId="0C8BC86B"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D41842F"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5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58" w:author="Adelino Naquarta Sepalanga Domingos" w:date="2025-03-05T09:31:00Z" w16du:dateUtc="2025-03-05T08:31:00Z">
                  <w:rPr>
                    <w:rFonts w:ascii="Times New Roman" w:eastAsia="Times New Roman" w:hAnsi="Times New Roman"/>
                    <w:spacing w:val="-1"/>
                  </w:rPr>
                </w:rPrChange>
              </w:rPr>
              <w:t>4.5.2.9.4.1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578FC8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5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60"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D7BBD67" w14:textId="77777777" w:rsidR="003F3EDE" w:rsidRPr="00B45277" w:rsidRDefault="003F3EDE" w:rsidP="0025185C">
            <w:pPr>
              <w:widowControl w:val="0"/>
              <w:spacing w:after="0" w:line="240" w:lineRule="auto"/>
              <w:rPr>
                <w:rFonts w:ascii="Arial" w:eastAsia="Times New Roman" w:hAnsi="Arial" w:cs="Arial"/>
                <w:spacing w:val="-1"/>
                <w:sz w:val="20"/>
                <w:szCs w:val="20"/>
                <w:rPrChange w:id="1126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62" w:author="Adelino Naquarta Sepalanga Domingos" w:date="2025-03-05T09:31:00Z" w16du:dateUtc="2025-03-05T08:31:00Z">
                  <w:rPr>
                    <w:rFonts w:ascii="Times New Roman" w:eastAsia="Times New Roman" w:hAnsi="Times New Roman"/>
                    <w:spacing w:val="-1"/>
                  </w:rPr>
                </w:rPrChange>
              </w:rPr>
              <w:t>Base tributável (</w:t>
            </w:r>
            <w:proofErr w:type="spellStart"/>
            <w:r w:rsidRPr="00B45277">
              <w:rPr>
                <w:rFonts w:ascii="Arial" w:eastAsia="Times New Roman" w:hAnsi="Arial" w:cs="Arial"/>
                <w:spacing w:val="-1"/>
                <w:sz w:val="20"/>
                <w:szCs w:val="20"/>
                <w:rPrChange w:id="11263" w:author="Adelino Naquarta Sepalanga Domingos" w:date="2025-03-05T09:31:00Z" w16du:dateUtc="2025-03-05T08:31:00Z">
                  <w:rPr>
                    <w:rFonts w:ascii="Times New Roman" w:eastAsia="Times New Roman" w:hAnsi="Times New Roman"/>
                    <w:spacing w:val="-1"/>
                  </w:rPr>
                </w:rPrChange>
              </w:rPr>
              <w:t>TaxBase</w:t>
            </w:r>
            <w:proofErr w:type="spellEnd"/>
            <w:r w:rsidRPr="00B45277">
              <w:rPr>
                <w:rFonts w:ascii="Arial" w:eastAsia="Times New Roman" w:hAnsi="Arial" w:cs="Arial"/>
                <w:spacing w:val="-1"/>
                <w:sz w:val="20"/>
                <w:szCs w:val="20"/>
                <w:rPrChange w:id="11264"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5F1DD868"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6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66" w:author="Adelino Naquarta Sepalanga Domingos" w:date="2025-03-05T09:31:00Z" w16du:dateUtc="2025-03-05T08:31:00Z">
                  <w:rPr>
                    <w:rFonts w:ascii="Times New Roman" w:eastAsia="Times New Roman" w:hAnsi="Times New Roman"/>
                    <w:spacing w:val="-1"/>
                  </w:rPr>
                </w:rPrChange>
              </w:rPr>
              <w:t>Base tributável do imposto</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1703EC45"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6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68" w:author="Adelino Naquarta Sepalanga Domingos" w:date="2025-03-05T09:31:00Z" w16du:dateUtc="2025-03-05T08:31:00Z">
                  <w:rPr>
                    <w:rFonts w:ascii="Times New Roman" w:eastAsia="Times New Roman" w:hAnsi="Times New Roman"/>
                    <w:spacing w:val="-1"/>
                  </w:rPr>
                </w:rPrChange>
              </w:rPr>
              <w:t>Monetário</w:t>
            </w:r>
          </w:p>
        </w:tc>
      </w:tr>
      <w:tr w:rsidR="003F3EDE" w:rsidRPr="00B45277" w14:paraId="544E8992"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9470EF"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6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70" w:author="Adelino Naquarta Sepalanga Domingos" w:date="2025-03-05T09:31:00Z" w16du:dateUtc="2025-03-05T08:31:00Z">
                  <w:rPr>
                    <w:rFonts w:ascii="Times New Roman" w:eastAsia="Times New Roman" w:hAnsi="Times New Roman"/>
                    <w:spacing w:val="-1"/>
                  </w:rPr>
                </w:rPrChange>
              </w:rPr>
              <w:t>4.5.2.9.4.2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BD6646"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7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72"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098962" w14:textId="77777777" w:rsidR="003F3EDE" w:rsidRPr="00B45277" w:rsidRDefault="003F3EDE" w:rsidP="0025185C">
            <w:pPr>
              <w:widowControl w:val="0"/>
              <w:spacing w:after="0" w:line="240" w:lineRule="auto"/>
              <w:rPr>
                <w:rFonts w:ascii="Arial" w:eastAsia="Times New Roman" w:hAnsi="Arial" w:cs="Arial"/>
                <w:spacing w:val="-1"/>
                <w:sz w:val="20"/>
                <w:szCs w:val="20"/>
                <w:rPrChange w:id="1127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74" w:author="Adelino Naquarta Sepalanga Domingos" w:date="2025-03-05T09:31:00Z" w16du:dateUtc="2025-03-05T08:31:00Z">
                  <w:rPr>
                    <w:rFonts w:ascii="Times New Roman" w:eastAsia="Times New Roman" w:hAnsi="Times New Roman"/>
                    <w:spacing w:val="-1"/>
                  </w:rPr>
                </w:rPrChange>
              </w:rPr>
              <w:t>Imposto dedutível (</w:t>
            </w:r>
            <w:proofErr w:type="spellStart"/>
            <w:r w:rsidRPr="00B45277">
              <w:rPr>
                <w:rFonts w:ascii="Arial" w:eastAsia="Times New Roman" w:hAnsi="Arial" w:cs="Arial"/>
                <w:spacing w:val="-1"/>
                <w:sz w:val="20"/>
                <w:szCs w:val="20"/>
                <w:rPrChange w:id="11275" w:author="Adelino Naquarta Sepalanga Domingos" w:date="2025-03-05T09:31:00Z" w16du:dateUtc="2025-03-05T08:31:00Z">
                  <w:rPr>
                    <w:rFonts w:ascii="Times New Roman" w:eastAsia="Times New Roman" w:hAnsi="Times New Roman"/>
                    <w:spacing w:val="-1"/>
                  </w:rPr>
                </w:rPrChange>
              </w:rPr>
              <w:t>DeductibleAmount</w:t>
            </w:r>
            <w:proofErr w:type="spellEnd"/>
            <w:r w:rsidRPr="00B45277">
              <w:rPr>
                <w:rFonts w:ascii="Arial" w:eastAsia="Times New Roman" w:hAnsi="Arial" w:cs="Arial"/>
                <w:spacing w:val="-1"/>
                <w:sz w:val="20"/>
                <w:szCs w:val="20"/>
                <w:rPrChange w:id="11276"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E85B7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7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78" w:author="Adelino Naquarta Sepalanga Domingos" w:date="2025-03-05T09:31:00Z" w16du:dateUtc="2025-03-05T08:31:00Z">
                  <w:rPr>
                    <w:rFonts w:ascii="Times New Roman" w:eastAsia="Times New Roman" w:hAnsi="Times New Roman"/>
                    <w:spacing w:val="-1"/>
                  </w:rPr>
                </w:rPrChange>
              </w:rPr>
              <w:t>Este campo deve incluir o imposto dedutível por factura.</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0A4038"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7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80" w:author="Adelino Naquarta Sepalanga Domingos" w:date="2025-03-05T09:31:00Z" w16du:dateUtc="2025-03-05T08:31:00Z">
                  <w:rPr>
                    <w:rFonts w:ascii="Times New Roman" w:eastAsia="Times New Roman" w:hAnsi="Times New Roman"/>
                    <w:spacing w:val="-1"/>
                  </w:rPr>
                </w:rPrChange>
              </w:rPr>
              <w:t>Monetário</w:t>
            </w:r>
          </w:p>
        </w:tc>
      </w:tr>
      <w:tr w:rsidR="003F3EDE" w:rsidRPr="00B45277" w14:paraId="0D26E539"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4008F29"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8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82" w:author="Adelino Naquarta Sepalanga Domingos" w:date="2025-03-05T09:31:00Z" w16du:dateUtc="2025-03-05T08:31:00Z">
                  <w:rPr>
                    <w:rFonts w:ascii="Times New Roman" w:eastAsia="Times New Roman" w:hAnsi="Times New Roman"/>
                    <w:spacing w:val="-1"/>
                  </w:rPr>
                </w:rPrChange>
              </w:rPr>
              <w:t>4.5.2.9.4.3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4811208"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8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84"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69D733A" w14:textId="77777777" w:rsidR="003F3EDE" w:rsidRPr="00B45277" w:rsidRDefault="003F3EDE" w:rsidP="0025185C">
            <w:pPr>
              <w:widowControl w:val="0"/>
              <w:spacing w:after="0" w:line="240" w:lineRule="auto"/>
              <w:rPr>
                <w:rFonts w:ascii="Arial" w:eastAsia="Times New Roman" w:hAnsi="Arial" w:cs="Arial"/>
                <w:spacing w:val="-1"/>
                <w:sz w:val="20"/>
                <w:szCs w:val="20"/>
                <w:rPrChange w:id="1128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86" w:author="Adelino Naquarta Sepalanga Domingos" w:date="2025-03-05T09:31:00Z" w16du:dateUtc="2025-03-05T08:31:00Z">
                  <w:rPr>
                    <w:rFonts w:ascii="Times New Roman" w:eastAsia="Times New Roman" w:hAnsi="Times New Roman"/>
                    <w:spacing w:val="-1"/>
                  </w:rPr>
                </w:rPrChange>
              </w:rPr>
              <w:t>Direito de Dedução (</w:t>
            </w:r>
            <w:proofErr w:type="spellStart"/>
            <w:r w:rsidRPr="00B45277">
              <w:rPr>
                <w:rFonts w:ascii="Arial" w:eastAsia="Times New Roman" w:hAnsi="Arial" w:cs="Arial"/>
                <w:spacing w:val="-1"/>
                <w:sz w:val="20"/>
                <w:szCs w:val="20"/>
                <w:rPrChange w:id="11287" w:author="Adelino Naquarta Sepalanga Domingos" w:date="2025-03-05T09:31:00Z" w16du:dateUtc="2025-03-05T08:31:00Z">
                  <w:rPr>
                    <w:rFonts w:ascii="Times New Roman" w:eastAsia="Times New Roman" w:hAnsi="Times New Roman"/>
                    <w:spacing w:val="-1"/>
                  </w:rPr>
                </w:rPrChange>
              </w:rPr>
              <w:t>DeductiblePercentage</w:t>
            </w:r>
            <w:proofErr w:type="spellEnd"/>
            <w:r w:rsidRPr="00B45277">
              <w:rPr>
                <w:rFonts w:ascii="Arial" w:eastAsia="Times New Roman" w:hAnsi="Arial" w:cs="Arial"/>
                <w:spacing w:val="-1"/>
                <w:sz w:val="20"/>
                <w:szCs w:val="20"/>
                <w:rPrChange w:id="11288"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15A6C5C"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8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90" w:author="Adelino Naquarta Sepalanga Domingos" w:date="2025-03-05T09:31:00Z" w16du:dateUtc="2025-03-05T08:31:00Z">
                  <w:rPr>
                    <w:rFonts w:ascii="Times New Roman" w:eastAsia="Times New Roman" w:hAnsi="Times New Roman"/>
                    <w:spacing w:val="-1"/>
                  </w:rPr>
                </w:rPrChange>
              </w:rPr>
              <w:t>Percentagem de imposto deduzido.</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4FBDBA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9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92" w:author="Adelino Naquarta Sepalanga Domingos" w:date="2025-03-05T09:31:00Z" w16du:dateUtc="2025-03-05T08:31:00Z">
                  <w:rPr>
                    <w:rFonts w:ascii="Times New Roman" w:eastAsia="Times New Roman" w:hAnsi="Times New Roman"/>
                    <w:spacing w:val="-1"/>
                  </w:rPr>
                </w:rPrChange>
              </w:rPr>
              <w:t>Decimal</w:t>
            </w:r>
          </w:p>
        </w:tc>
      </w:tr>
      <w:tr w:rsidR="003F3EDE" w:rsidRPr="00B45277" w14:paraId="23E455EE"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3474BB"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9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94" w:author="Adelino Naquarta Sepalanga Domingos" w:date="2025-03-05T09:31:00Z" w16du:dateUtc="2025-03-05T08:31:00Z">
                  <w:rPr>
                    <w:rFonts w:ascii="Times New Roman" w:eastAsia="Times New Roman" w:hAnsi="Times New Roman"/>
                    <w:spacing w:val="-1"/>
                  </w:rPr>
                </w:rPrChange>
              </w:rPr>
              <w:t>4.5.2.9.4.4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6EE62C"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29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96"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8127AF" w14:textId="77777777" w:rsidR="003F3EDE" w:rsidRPr="00B45277" w:rsidRDefault="003F3EDE" w:rsidP="0025185C">
            <w:pPr>
              <w:widowControl w:val="0"/>
              <w:spacing w:after="0" w:line="240" w:lineRule="auto"/>
              <w:rPr>
                <w:rFonts w:ascii="Arial" w:eastAsia="Times New Roman" w:hAnsi="Arial" w:cs="Arial"/>
                <w:spacing w:val="-1"/>
                <w:sz w:val="20"/>
                <w:szCs w:val="20"/>
                <w:rPrChange w:id="1129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298" w:author="Adelino Naquarta Sepalanga Domingos" w:date="2025-03-05T09:31:00Z" w16du:dateUtc="2025-03-05T08:31:00Z">
                  <w:rPr>
                    <w:rFonts w:ascii="Times New Roman" w:eastAsia="Times New Roman" w:hAnsi="Times New Roman"/>
                    <w:spacing w:val="-1"/>
                  </w:rPr>
                </w:rPrChange>
              </w:rPr>
              <w:t>Tipologia ou linha de destino para DP de IVA (</w:t>
            </w:r>
            <w:proofErr w:type="spellStart"/>
            <w:r w:rsidRPr="00B45277">
              <w:rPr>
                <w:rFonts w:ascii="Arial" w:eastAsia="Times New Roman" w:hAnsi="Arial" w:cs="Arial"/>
                <w:spacing w:val="-1"/>
                <w:sz w:val="20"/>
                <w:szCs w:val="20"/>
                <w:rPrChange w:id="11299" w:author="Adelino Naquarta Sepalanga Domingos" w:date="2025-03-05T09:31:00Z" w16du:dateUtc="2025-03-05T08:31:00Z">
                  <w:rPr>
                    <w:rFonts w:ascii="Times New Roman" w:eastAsia="Times New Roman" w:hAnsi="Times New Roman"/>
                    <w:spacing w:val="-1"/>
                  </w:rPr>
                </w:rPrChange>
              </w:rPr>
              <w:t>DeductibleTaxType</w:t>
            </w:r>
            <w:proofErr w:type="spellEnd"/>
            <w:r w:rsidRPr="00B45277">
              <w:rPr>
                <w:rFonts w:ascii="Arial" w:eastAsia="Times New Roman" w:hAnsi="Arial" w:cs="Arial"/>
                <w:spacing w:val="-1"/>
                <w:sz w:val="20"/>
                <w:szCs w:val="20"/>
                <w:rPrChange w:id="11300"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DC4E99"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0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02" w:author="Adelino Naquarta Sepalanga Domingos" w:date="2025-03-05T09:31:00Z" w16du:dateUtc="2025-03-05T08:31:00Z">
                  <w:rPr>
                    <w:rFonts w:ascii="Times New Roman" w:eastAsia="Times New Roman" w:hAnsi="Times New Roman"/>
                    <w:spacing w:val="-1"/>
                  </w:rPr>
                </w:rPrChange>
              </w:rPr>
              <w:t xml:space="preserve">Deve ser preenchido com: </w:t>
            </w:r>
          </w:p>
          <w:p w14:paraId="5BC01E3E"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0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04" w:author="Adelino Naquarta Sepalanga Domingos" w:date="2025-03-05T09:31:00Z" w16du:dateUtc="2025-03-05T08:31:00Z">
                  <w:rPr>
                    <w:rFonts w:ascii="Times New Roman" w:eastAsia="Times New Roman" w:hAnsi="Times New Roman"/>
                    <w:spacing w:val="-1"/>
                  </w:rPr>
                </w:rPrChange>
              </w:rPr>
              <w:t xml:space="preserve">"MFI" - Meios Fixos e Investimentos </w:t>
            </w:r>
          </w:p>
          <w:p w14:paraId="7455287B"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0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06" w:author="Adelino Naquarta Sepalanga Domingos" w:date="2025-03-05T09:31:00Z" w16du:dateUtc="2025-03-05T08:31:00Z">
                  <w:rPr>
                    <w:rFonts w:ascii="Times New Roman" w:eastAsia="Times New Roman" w:hAnsi="Times New Roman"/>
                    <w:spacing w:val="-1"/>
                  </w:rPr>
                </w:rPrChange>
              </w:rPr>
              <w:t xml:space="preserve">"INV" - Existências/Inventário </w:t>
            </w:r>
          </w:p>
          <w:p w14:paraId="01FEEF79"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0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08" w:author="Adelino Naquarta Sepalanga Domingos" w:date="2025-03-05T09:31:00Z" w16du:dateUtc="2025-03-05T08:31:00Z">
                  <w:rPr>
                    <w:rFonts w:ascii="Times New Roman" w:eastAsia="Times New Roman" w:hAnsi="Times New Roman"/>
                    <w:spacing w:val="-1"/>
                  </w:rPr>
                </w:rPrChange>
              </w:rPr>
              <w:t xml:space="preserve">"OBC" - Outros Bens de Consumo </w:t>
            </w:r>
          </w:p>
          <w:p w14:paraId="2C35A0F1"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0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10" w:author="Adelino Naquarta Sepalanga Domingos" w:date="2025-03-05T09:31:00Z" w16du:dateUtc="2025-03-05T08:31:00Z">
                  <w:rPr>
                    <w:rFonts w:ascii="Times New Roman" w:eastAsia="Times New Roman" w:hAnsi="Times New Roman"/>
                    <w:spacing w:val="-1"/>
                  </w:rPr>
                </w:rPrChange>
              </w:rPr>
              <w:t xml:space="preserve">"SERV" - Serviços </w:t>
            </w:r>
          </w:p>
          <w:p w14:paraId="206C08EF"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1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12" w:author="Adelino Naquarta Sepalanga Domingos" w:date="2025-03-05T09:31:00Z" w16du:dateUtc="2025-03-05T08:31:00Z">
                  <w:rPr>
                    <w:rFonts w:ascii="Times New Roman" w:eastAsia="Times New Roman" w:hAnsi="Times New Roman"/>
                    <w:spacing w:val="-1"/>
                  </w:rPr>
                </w:rPrChange>
              </w:rPr>
              <w:t xml:space="preserve">"IMPT" - Importação </w:t>
            </w:r>
          </w:p>
          <w:p w14:paraId="6B9F78F6"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1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14" w:author="Adelino Naquarta Sepalanga Domingos" w:date="2025-03-05T09:31:00Z" w16du:dateUtc="2025-03-05T08:31:00Z">
                  <w:rPr>
                    <w:rFonts w:ascii="Times New Roman" w:eastAsia="Times New Roman" w:hAnsi="Times New Roman"/>
                    <w:spacing w:val="-1"/>
                  </w:rPr>
                </w:rPrChange>
              </w:rPr>
              <w:t>"SCE" - Serviços Contratados no Estrangeiro</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F061C9"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1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16" w:author="Adelino Naquarta Sepalanga Domingos" w:date="2025-03-05T09:31:00Z" w16du:dateUtc="2025-03-05T08:31:00Z">
                  <w:rPr>
                    <w:rFonts w:ascii="Times New Roman" w:eastAsia="Times New Roman" w:hAnsi="Times New Roman"/>
                    <w:spacing w:val="-1"/>
                  </w:rPr>
                </w:rPrChange>
              </w:rPr>
              <w:t>Texto 6</w:t>
            </w:r>
          </w:p>
        </w:tc>
      </w:tr>
      <w:tr w:rsidR="003F3EDE" w:rsidRPr="00B45277" w14:paraId="2ADC4CD7"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9C1533F"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1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18" w:author="Adelino Naquarta Sepalanga Domingos" w:date="2025-03-05T09:31:00Z" w16du:dateUtc="2025-03-05T08:31:00Z">
                  <w:rPr>
                    <w:rFonts w:ascii="Times New Roman" w:eastAsia="Times New Roman" w:hAnsi="Times New Roman"/>
                    <w:spacing w:val="-1"/>
                  </w:rPr>
                </w:rPrChange>
              </w:rPr>
              <w:t>4.5.2.9.5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58A34BD0"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19"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BA03FAF"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2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21" w:author="Adelino Naquarta Sepalanga Domingos" w:date="2025-03-05T09:31:00Z" w16du:dateUtc="2025-03-05T08:31:00Z">
                  <w:rPr>
                    <w:rFonts w:ascii="Times New Roman" w:eastAsia="Times New Roman" w:hAnsi="Times New Roman"/>
                    <w:spacing w:val="-1"/>
                  </w:rPr>
                </w:rPrChange>
              </w:rPr>
              <w:t>Moeda (</w:t>
            </w:r>
            <w:proofErr w:type="spellStart"/>
            <w:r w:rsidRPr="00B45277">
              <w:rPr>
                <w:rFonts w:ascii="Arial" w:eastAsia="Times New Roman" w:hAnsi="Arial" w:cs="Arial"/>
                <w:spacing w:val="-1"/>
                <w:sz w:val="20"/>
                <w:szCs w:val="20"/>
                <w:rPrChange w:id="11322" w:author="Adelino Naquarta Sepalanga Domingos" w:date="2025-03-05T09:31:00Z" w16du:dateUtc="2025-03-05T08:31:00Z">
                  <w:rPr>
                    <w:rFonts w:ascii="Times New Roman" w:eastAsia="Times New Roman" w:hAnsi="Times New Roman"/>
                    <w:spacing w:val="-1"/>
                  </w:rPr>
                </w:rPrChange>
              </w:rPr>
              <w:t>Currency</w:t>
            </w:r>
            <w:proofErr w:type="spellEnd"/>
            <w:r w:rsidRPr="00B45277">
              <w:rPr>
                <w:rFonts w:ascii="Arial" w:eastAsia="Times New Roman" w:hAnsi="Arial" w:cs="Arial"/>
                <w:spacing w:val="-1"/>
                <w:sz w:val="20"/>
                <w:szCs w:val="20"/>
                <w:rPrChange w:id="11323"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hideMark/>
          </w:tcPr>
          <w:p w14:paraId="1DB7DD3D"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24" w:author="Adelino Naquarta Sepalanga Domingos" w:date="2025-03-05T09:31:00Z" w16du:dateUtc="2025-03-05T08:31:00Z">
                  <w:rPr>
                    <w:rFonts w:ascii="Times New Roman" w:eastAsia="Times New Roman" w:hAnsi="Times New Roman"/>
                    <w:spacing w:val="-1"/>
                  </w:rPr>
                </w:rPrChange>
              </w:rPr>
            </w:pPr>
            <w:r w:rsidRPr="00B45277">
              <w:rPr>
                <w:rFonts w:ascii="Arial" w:hAnsi="Arial" w:cs="Arial"/>
                <w:sz w:val="20"/>
                <w:szCs w:val="20"/>
                <w:rPrChange w:id="11325" w:author="Adelino Naquarta Sepalanga Domingos" w:date="2025-03-05T09:31:00Z" w16du:dateUtc="2025-03-05T08:31:00Z">
                  <w:rPr/>
                </w:rPrChange>
              </w:rPr>
              <w:t>Não Aplicável</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hideMark/>
          </w:tcPr>
          <w:p w14:paraId="31AF3DA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26" w:author="Adelino Naquarta Sepalanga Domingos" w:date="2025-03-05T09:31:00Z" w16du:dateUtc="2025-03-05T08:31:00Z">
                  <w:rPr>
                    <w:rFonts w:ascii="Times New Roman" w:eastAsia="Times New Roman" w:hAnsi="Times New Roman"/>
                    <w:spacing w:val="-1"/>
                  </w:rPr>
                </w:rPrChange>
              </w:rPr>
            </w:pPr>
            <w:r w:rsidRPr="00B45277">
              <w:rPr>
                <w:rFonts w:ascii="Arial" w:hAnsi="Arial" w:cs="Arial"/>
                <w:sz w:val="20"/>
                <w:szCs w:val="20"/>
                <w:rPrChange w:id="11327" w:author="Adelino Naquarta Sepalanga Domingos" w:date="2025-03-05T09:31:00Z" w16du:dateUtc="2025-03-05T08:31:00Z">
                  <w:rPr/>
                </w:rPrChange>
              </w:rPr>
              <w:t>Não Aplicável</w:t>
            </w:r>
          </w:p>
        </w:tc>
      </w:tr>
      <w:tr w:rsidR="003F3EDE" w:rsidRPr="00B45277" w14:paraId="5D929104"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7C978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2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29" w:author="Adelino Naquarta Sepalanga Domingos" w:date="2025-03-05T09:31:00Z" w16du:dateUtc="2025-03-05T08:31:00Z">
                  <w:rPr>
                    <w:rFonts w:ascii="Times New Roman" w:eastAsia="Times New Roman" w:hAnsi="Times New Roman"/>
                    <w:spacing w:val="-1"/>
                  </w:rPr>
                </w:rPrChange>
              </w:rPr>
              <w:t>4.5.2.9.5.1</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6CE754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30"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751C92"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3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32" w:author="Adelino Naquarta Sepalanga Domingos" w:date="2025-03-05T09:31:00Z" w16du:dateUtc="2025-03-05T08:31:00Z">
                  <w:rPr>
                    <w:rFonts w:ascii="Times New Roman" w:eastAsia="Times New Roman" w:hAnsi="Times New Roman"/>
                    <w:spacing w:val="-1"/>
                  </w:rPr>
                </w:rPrChange>
              </w:rPr>
              <w:t>Código de moeda (</w:t>
            </w:r>
            <w:proofErr w:type="spellStart"/>
            <w:r w:rsidRPr="00B45277">
              <w:rPr>
                <w:rFonts w:ascii="Arial" w:eastAsia="Times New Roman" w:hAnsi="Arial" w:cs="Arial"/>
                <w:spacing w:val="-1"/>
                <w:sz w:val="20"/>
                <w:szCs w:val="20"/>
                <w:rPrChange w:id="11333" w:author="Adelino Naquarta Sepalanga Domingos" w:date="2025-03-05T09:31:00Z" w16du:dateUtc="2025-03-05T08:31:00Z">
                  <w:rPr>
                    <w:rFonts w:ascii="Times New Roman" w:eastAsia="Times New Roman" w:hAnsi="Times New Roman"/>
                    <w:spacing w:val="-1"/>
                  </w:rPr>
                </w:rPrChange>
              </w:rPr>
              <w:t>CurrencyCode</w:t>
            </w:r>
            <w:proofErr w:type="spellEnd"/>
            <w:r w:rsidRPr="00B45277">
              <w:rPr>
                <w:rFonts w:ascii="Arial" w:eastAsia="Times New Roman" w:hAnsi="Arial" w:cs="Arial"/>
                <w:spacing w:val="-1"/>
                <w:sz w:val="20"/>
                <w:szCs w:val="20"/>
                <w:rPrChange w:id="11334"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D604B2"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3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36" w:author="Adelino Naquarta Sepalanga Domingos" w:date="2025-03-05T09:31:00Z" w16du:dateUtc="2025-03-05T08:31:00Z">
                  <w:rPr>
                    <w:rFonts w:ascii="Times New Roman" w:eastAsia="Times New Roman" w:hAnsi="Times New Roman"/>
                    <w:spacing w:val="-1"/>
                  </w:rPr>
                </w:rPrChange>
              </w:rPr>
              <w:t>No caso de moeda estrangeira deve ser preenchido de acordo com a norma ISO 4217.</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7F23F0"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3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38" w:author="Adelino Naquarta Sepalanga Domingos" w:date="2025-03-05T09:31:00Z" w16du:dateUtc="2025-03-05T08:31:00Z">
                  <w:rPr>
                    <w:rFonts w:ascii="Times New Roman" w:eastAsia="Times New Roman" w:hAnsi="Times New Roman"/>
                    <w:spacing w:val="-1"/>
                  </w:rPr>
                </w:rPrChange>
              </w:rPr>
              <w:t>Texto 3</w:t>
            </w:r>
          </w:p>
        </w:tc>
      </w:tr>
      <w:tr w:rsidR="003F3EDE" w:rsidRPr="00B45277" w14:paraId="4F051377"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5AD236B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3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40" w:author="Adelino Naquarta Sepalanga Domingos" w:date="2025-03-05T09:31:00Z" w16du:dateUtc="2025-03-05T08:31:00Z">
                  <w:rPr>
                    <w:rFonts w:ascii="Times New Roman" w:eastAsia="Times New Roman" w:hAnsi="Times New Roman"/>
                    <w:spacing w:val="-1"/>
                  </w:rPr>
                </w:rPrChange>
              </w:rPr>
              <w:t>4.5.2.9.5.2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4D892840"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41"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21D9F412"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4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43" w:author="Adelino Naquarta Sepalanga Domingos" w:date="2025-03-05T09:31:00Z" w16du:dateUtc="2025-03-05T08:31:00Z">
                  <w:rPr>
                    <w:rFonts w:ascii="Times New Roman" w:eastAsia="Times New Roman" w:hAnsi="Times New Roman"/>
                    <w:spacing w:val="-1"/>
                  </w:rPr>
                </w:rPrChange>
              </w:rPr>
              <w:t>Valor total em moeda estrangeira (</w:t>
            </w:r>
            <w:proofErr w:type="spellStart"/>
            <w:r w:rsidRPr="00B45277">
              <w:rPr>
                <w:rFonts w:ascii="Arial" w:eastAsia="Times New Roman" w:hAnsi="Arial" w:cs="Arial"/>
                <w:spacing w:val="-1"/>
                <w:sz w:val="20"/>
                <w:szCs w:val="20"/>
                <w:rPrChange w:id="11344" w:author="Adelino Naquarta Sepalanga Domingos" w:date="2025-03-05T09:31:00Z" w16du:dateUtc="2025-03-05T08:31:00Z">
                  <w:rPr>
                    <w:rFonts w:ascii="Times New Roman" w:eastAsia="Times New Roman" w:hAnsi="Times New Roman"/>
                    <w:spacing w:val="-1"/>
                  </w:rPr>
                </w:rPrChange>
              </w:rPr>
              <w:t>CurrencyAmount</w:t>
            </w:r>
            <w:proofErr w:type="spellEnd"/>
            <w:r w:rsidRPr="00B45277">
              <w:rPr>
                <w:rFonts w:ascii="Arial" w:eastAsia="Times New Roman" w:hAnsi="Arial" w:cs="Arial"/>
                <w:spacing w:val="-1"/>
                <w:sz w:val="20"/>
                <w:szCs w:val="20"/>
                <w:rPrChange w:id="11345"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17521B1"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4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47" w:author="Adelino Naquarta Sepalanga Domingos" w:date="2025-03-05T09:31:00Z" w16du:dateUtc="2025-03-05T08:31:00Z">
                  <w:rPr>
                    <w:rFonts w:ascii="Times New Roman" w:eastAsia="Times New Roman" w:hAnsi="Times New Roman"/>
                    <w:spacing w:val="-1"/>
                  </w:rPr>
                </w:rPrChange>
              </w:rPr>
              <w:t>Total do documento com impostos (</w:t>
            </w:r>
            <w:proofErr w:type="spellStart"/>
            <w:r w:rsidRPr="00B45277">
              <w:rPr>
                <w:rFonts w:ascii="Arial" w:eastAsia="Times New Roman" w:hAnsi="Arial" w:cs="Arial"/>
                <w:spacing w:val="-1"/>
                <w:sz w:val="20"/>
                <w:szCs w:val="20"/>
                <w:rPrChange w:id="11348" w:author="Adelino Naquarta Sepalanga Domingos" w:date="2025-03-05T09:31:00Z" w16du:dateUtc="2025-03-05T08:31:00Z">
                  <w:rPr>
                    <w:rFonts w:ascii="Times New Roman" w:eastAsia="Times New Roman" w:hAnsi="Times New Roman"/>
                    <w:spacing w:val="-1"/>
                  </w:rPr>
                </w:rPrChange>
              </w:rPr>
              <w:t>GrossTotal</w:t>
            </w:r>
            <w:proofErr w:type="spellEnd"/>
            <w:r w:rsidRPr="00B45277">
              <w:rPr>
                <w:rFonts w:ascii="Arial" w:eastAsia="Times New Roman" w:hAnsi="Arial" w:cs="Arial"/>
                <w:spacing w:val="-1"/>
                <w:sz w:val="20"/>
                <w:szCs w:val="20"/>
                <w:rPrChange w:id="11349" w:author="Adelino Naquarta Sepalanga Domingos" w:date="2025-03-05T09:31:00Z" w16du:dateUtc="2025-03-05T08:31:00Z">
                  <w:rPr>
                    <w:rFonts w:ascii="Times New Roman" w:eastAsia="Times New Roman" w:hAnsi="Times New Roman"/>
                    <w:spacing w:val="-1"/>
                  </w:rPr>
                </w:rPrChange>
              </w:rPr>
              <w:t>) na moeda original do documento.</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59A644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5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51" w:author="Adelino Naquarta Sepalanga Domingos" w:date="2025-03-05T09:31:00Z" w16du:dateUtc="2025-03-05T08:31:00Z">
                  <w:rPr>
                    <w:rFonts w:ascii="Times New Roman" w:eastAsia="Times New Roman" w:hAnsi="Times New Roman"/>
                    <w:spacing w:val="-1"/>
                  </w:rPr>
                </w:rPrChange>
              </w:rPr>
              <w:t>Monetário</w:t>
            </w:r>
          </w:p>
        </w:tc>
      </w:tr>
      <w:tr w:rsidR="003F3EDE" w:rsidRPr="00B45277" w14:paraId="3FB5ECFC"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C88DC1"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5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53" w:author="Adelino Naquarta Sepalanga Domingos" w:date="2025-03-05T09:31:00Z" w16du:dateUtc="2025-03-05T08:31:00Z">
                  <w:rPr>
                    <w:rFonts w:ascii="Times New Roman" w:eastAsia="Times New Roman" w:hAnsi="Times New Roman"/>
                    <w:spacing w:val="-1"/>
                  </w:rPr>
                </w:rPrChange>
              </w:rPr>
              <w:t>4.5.2.9.5.3</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F2F090"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54"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03C125"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5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56" w:author="Adelino Naquarta Sepalanga Domingos" w:date="2025-03-05T09:31:00Z" w16du:dateUtc="2025-03-05T08:31:00Z">
                  <w:rPr>
                    <w:rFonts w:ascii="Times New Roman" w:eastAsia="Times New Roman" w:hAnsi="Times New Roman"/>
                    <w:spacing w:val="-1"/>
                  </w:rPr>
                </w:rPrChange>
              </w:rPr>
              <w:t>Taxa de câmbio (</w:t>
            </w:r>
            <w:proofErr w:type="spellStart"/>
            <w:r w:rsidRPr="00B45277">
              <w:rPr>
                <w:rFonts w:ascii="Arial" w:eastAsia="Times New Roman" w:hAnsi="Arial" w:cs="Arial"/>
                <w:spacing w:val="-1"/>
                <w:sz w:val="20"/>
                <w:szCs w:val="20"/>
                <w:rPrChange w:id="11357" w:author="Adelino Naquarta Sepalanga Domingos" w:date="2025-03-05T09:31:00Z" w16du:dateUtc="2025-03-05T08:31:00Z">
                  <w:rPr>
                    <w:rFonts w:ascii="Times New Roman" w:eastAsia="Times New Roman" w:hAnsi="Times New Roman"/>
                    <w:spacing w:val="-1"/>
                  </w:rPr>
                </w:rPrChange>
              </w:rPr>
              <w:t>ExchangeRate</w:t>
            </w:r>
            <w:proofErr w:type="spellEnd"/>
            <w:r w:rsidRPr="00B45277">
              <w:rPr>
                <w:rFonts w:ascii="Arial" w:eastAsia="Times New Roman" w:hAnsi="Arial" w:cs="Arial"/>
                <w:spacing w:val="-1"/>
                <w:sz w:val="20"/>
                <w:szCs w:val="20"/>
                <w:rPrChange w:id="11358"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157397"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5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60" w:author="Adelino Naquarta Sepalanga Domingos" w:date="2025-03-05T09:31:00Z" w16du:dateUtc="2025-03-05T08:31:00Z">
                  <w:rPr>
                    <w:rFonts w:ascii="Times New Roman" w:eastAsia="Times New Roman" w:hAnsi="Times New Roman"/>
                    <w:spacing w:val="-1"/>
                  </w:rPr>
                </w:rPrChange>
              </w:rPr>
              <w:t>Deve ser indicada a taxa de câmbio utilizada na conversão para AOA.</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006F2E"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6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62" w:author="Adelino Naquarta Sepalanga Domingos" w:date="2025-03-05T09:31:00Z" w16du:dateUtc="2025-03-05T08:31:00Z">
                  <w:rPr>
                    <w:rFonts w:ascii="Times New Roman" w:eastAsia="Times New Roman" w:hAnsi="Times New Roman"/>
                    <w:spacing w:val="-1"/>
                  </w:rPr>
                </w:rPrChange>
              </w:rPr>
              <w:t>Decimal</w:t>
            </w:r>
          </w:p>
        </w:tc>
      </w:tr>
      <w:tr w:rsidR="003F3EDE" w:rsidRPr="00B45277" w14:paraId="2D9003CB"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1515F01"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6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64" w:author="Adelino Naquarta Sepalanga Domingos" w:date="2025-03-05T09:31:00Z" w16du:dateUtc="2025-03-05T08:31:00Z">
                  <w:rPr>
                    <w:rFonts w:ascii="Times New Roman" w:eastAsia="Times New Roman" w:hAnsi="Times New Roman"/>
                    <w:spacing w:val="-1"/>
                  </w:rPr>
                </w:rPrChange>
              </w:rPr>
              <w:t>4.5.2.10</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9B692EF"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65"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1C2FD868"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6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67" w:author="Adelino Naquarta Sepalanga Domingos" w:date="2025-03-05T09:31:00Z" w16du:dateUtc="2025-03-05T08:31:00Z">
                  <w:rPr>
                    <w:rFonts w:ascii="Times New Roman" w:eastAsia="Times New Roman" w:hAnsi="Times New Roman"/>
                    <w:spacing w:val="-1"/>
                  </w:rPr>
                </w:rPrChange>
              </w:rPr>
              <w:t>Retenções de imposto (</w:t>
            </w:r>
            <w:proofErr w:type="spellStart"/>
            <w:r w:rsidRPr="00B45277">
              <w:rPr>
                <w:rFonts w:ascii="Arial" w:eastAsia="Times New Roman" w:hAnsi="Arial" w:cs="Arial"/>
                <w:spacing w:val="-1"/>
                <w:sz w:val="20"/>
                <w:szCs w:val="20"/>
                <w:rPrChange w:id="11368" w:author="Adelino Naquarta Sepalanga Domingos" w:date="2025-03-05T09:31:00Z" w16du:dateUtc="2025-03-05T08:31:00Z">
                  <w:rPr>
                    <w:rFonts w:ascii="Times New Roman" w:eastAsia="Times New Roman" w:hAnsi="Times New Roman"/>
                    <w:spacing w:val="-1"/>
                  </w:rPr>
                </w:rPrChange>
              </w:rPr>
              <w:t>WithholdingTax</w:t>
            </w:r>
            <w:proofErr w:type="spellEnd"/>
            <w:r w:rsidRPr="00B45277">
              <w:rPr>
                <w:rFonts w:ascii="Arial" w:eastAsia="Times New Roman" w:hAnsi="Arial" w:cs="Arial"/>
                <w:spacing w:val="-1"/>
                <w:sz w:val="20"/>
                <w:szCs w:val="20"/>
                <w:rPrChange w:id="11369"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28DD1BD" w14:textId="13A684B3" w:rsidR="003F3EDE" w:rsidRPr="00B45277" w:rsidRDefault="003F3EDE" w:rsidP="0025185C">
            <w:pPr>
              <w:widowControl w:val="0"/>
              <w:spacing w:after="0" w:line="240" w:lineRule="auto"/>
              <w:rPr>
                <w:rFonts w:ascii="Arial" w:eastAsia="Times New Roman" w:hAnsi="Arial" w:cs="Arial"/>
                <w:spacing w:val="-1"/>
                <w:sz w:val="20"/>
                <w:szCs w:val="20"/>
                <w:rPrChange w:id="1137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71" w:author="Adelino Naquarta Sepalanga Domingos" w:date="2025-03-05T09:31:00Z" w16du:dateUtc="2025-03-05T08:31:00Z">
                  <w:rPr>
                    <w:rFonts w:ascii="Times New Roman" w:eastAsia="Times New Roman" w:hAnsi="Times New Roman"/>
                    <w:spacing w:val="-1"/>
                  </w:rPr>
                </w:rPrChange>
              </w:rPr>
              <w:t>Existindo a necessidade de efectuar mais do que uma referência, esta estrutura pode</w:t>
            </w:r>
            <w:del w:id="11372" w:author="Adelino Naquarta Sepalanga Domingos" w:date="2025-03-05T09:32:00Z" w16du:dateUtc="2025-03-05T08:32:00Z">
              <w:r w:rsidRPr="00B45277" w:rsidDel="00B45277">
                <w:rPr>
                  <w:rFonts w:ascii="Arial" w:eastAsia="Times New Roman" w:hAnsi="Arial" w:cs="Arial"/>
                  <w:spacing w:val="-1"/>
                  <w:sz w:val="20"/>
                  <w:szCs w:val="20"/>
                  <w:rPrChange w:id="11373" w:author="Adelino Naquarta Sepalanga Domingos" w:date="2025-03-05T09:31:00Z" w16du:dateUtc="2025-03-05T08:31:00Z">
                    <w:rPr>
                      <w:rFonts w:ascii="Times New Roman" w:eastAsia="Times New Roman" w:hAnsi="Times New Roman"/>
                      <w:spacing w:val="-1"/>
                    </w:rPr>
                  </w:rPrChange>
                </w:rPr>
                <w:delText>rá</w:delText>
              </w:r>
            </w:del>
            <w:r w:rsidRPr="00B45277">
              <w:rPr>
                <w:rFonts w:ascii="Arial" w:eastAsia="Times New Roman" w:hAnsi="Arial" w:cs="Arial"/>
                <w:spacing w:val="-1"/>
                <w:sz w:val="20"/>
                <w:szCs w:val="20"/>
                <w:rPrChange w:id="11374" w:author="Adelino Naquarta Sepalanga Domingos" w:date="2025-03-05T09:31:00Z" w16du:dateUtc="2025-03-05T08:31:00Z">
                  <w:rPr>
                    <w:rFonts w:ascii="Times New Roman" w:eastAsia="Times New Roman" w:hAnsi="Times New Roman"/>
                    <w:spacing w:val="-1"/>
                  </w:rPr>
                </w:rPrChange>
              </w:rPr>
              <w:t xml:space="preserve"> ser gerada tantas vezes quantas as necessárias.</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5B4363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7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76" w:author="Adelino Naquarta Sepalanga Domingos" w:date="2025-03-05T09:31:00Z" w16du:dateUtc="2025-03-05T08:31:00Z">
                  <w:rPr>
                    <w:rFonts w:ascii="Times New Roman" w:eastAsia="Times New Roman" w:hAnsi="Times New Roman"/>
                    <w:spacing w:val="-1"/>
                  </w:rPr>
                </w:rPrChange>
              </w:rPr>
              <w:t>Não Aplicável</w:t>
            </w:r>
          </w:p>
        </w:tc>
      </w:tr>
      <w:tr w:rsidR="003F3EDE" w:rsidRPr="00B45277" w14:paraId="206DF457"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EE3E3E"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7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78" w:author="Adelino Naquarta Sepalanga Domingos" w:date="2025-03-05T09:31:00Z" w16du:dateUtc="2025-03-05T08:31:00Z">
                  <w:rPr>
                    <w:rFonts w:ascii="Times New Roman" w:eastAsia="Times New Roman" w:hAnsi="Times New Roman"/>
                    <w:spacing w:val="-1"/>
                  </w:rPr>
                </w:rPrChange>
              </w:rPr>
              <w:t>4.5.2.10.1</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D68C8B"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7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80"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DA76ED"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8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82" w:author="Adelino Naquarta Sepalanga Domingos" w:date="2025-03-05T09:31:00Z" w16du:dateUtc="2025-03-05T08:31:00Z">
                  <w:rPr>
                    <w:rFonts w:ascii="Times New Roman" w:eastAsia="Times New Roman" w:hAnsi="Times New Roman"/>
                    <w:spacing w:val="-1"/>
                  </w:rPr>
                </w:rPrChange>
              </w:rPr>
              <w:t>Código do tipo de imposto retido (</w:t>
            </w:r>
            <w:proofErr w:type="spellStart"/>
            <w:r w:rsidRPr="00B45277">
              <w:rPr>
                <w:rFonts w:ascii="Arial" w:eastAsia="Times New Roman" w:hAnsi="Arial" w:cs="Arial"/>
                <w:spacing w:val="-1"/>
                <w:sz w:val="20"/>
                <w:szCs w:val="20"/>
                <w:rPrChange w:id="11383" w:author="Adelino Naquarta Sepalanga Domingos" w:date="2025-03-05T09:31:00Z" w16du:dateUtc="2025-03-05T08:31:00Z">
                  <w:rPr>
                    <w:rFonts w:ascii="Times New Roman" w:eastAsia="Times New Roman" w:hAnsi="Times New Roman"/>
                    <w:spacing w:val="-1"/>
                  </w:rPr>
                </w:rPrChange>
              </w:rPr>
              <w:t>WithholdingTaxType</w:t>
            </w:r>
            <w:proofErr w:type="spellEnd"/>
            <w:r w:rsidRPr="00B45277">
              <w:rPr>
                <w:rFonts w:ascii="Arial" w:eastAsia="Times New Roman" w:hAnsi="Arial" w:cs="Arial"/>
                <w:spacing w:val="-1"/>
                <w:sz w:val="20"/>
                <w:szCs w:val="20"/>
                <w:rPrChange w:id="11384"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115868"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8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86" w:author="Adelino Naquarta Sepalanga Domingos" w:date="2025-03-05T09:31:00Z" w16du:dateUtc="2025-03-05T08:31:00Z">
                  <w:rPr>
                    <w:rFonts w:ascii="Times New Roman" w:eastAsia="Times New Roman" w:hAnsi="Times New Roman"/>
                    <w:spacing w:val="-1"/>
                  </w:rPr>
                </w:rPrChange>
              </w:rPr>
              <w:t xml:space="preserve">Neste campo deve ser indicado o tipo de imposto retido, preenchendo-o com: </w:t>
            </w:r>
          </w:p>
          <w:p w14:paraId="437986B7"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8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88" w:author="Adelino Naquarta Sepalanga Domingos" w:date="2025-03-05T09:31:00Z" w16du:dateUtc="2025-03-05T08:31:00Z">
                  <w:rPr>
                    <w:rFonts w:ascii="Times New Roman" w:eastAsia="Times New Roman" w:hAnsi="Times New Roman"/>
                    <w:spacing w:val="-1"/>
                  </w:rPr>
                </w:rPrChange>
              </w:rPr>
              <w:t>"IVA" - Imposto sobre o Valor Acrescentado, quando sujeito a retenção/cativação.</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31FAC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8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90" w:author="Adelino Naquarta Sepalanga Domingos" w:date="2025-03-05T09:31:00Z" w16du:dateUtc="2025-03-05T08:31:00Z">
                  <w:rPr>
                    <w:rFonts w:ascii="Times New Roman" w:eastAsia="Times New Roman" w:hAnsi="Times New Roman"/>
                    <w:spacing w:val="-1"/>
                  </w:rPr>
                </w:rPrChange>
              </w:rPr>
              <w:t>Texto 3</w:t>
            </w:r>
          </w:p>
        </w:tc>
      </w:tr>
      <w:tr w:rsidR="003F3EDE" w:rsidRPr="00B45277" w14:paraId="00F9076A"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5437DDB"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9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92" w:author="Adelino Naquarta Sepalanga Domingos" w:date="2025-03-05T09:31:00Z" w16du:dateUtc="2025-03-05T08:31:00Z">
                  <w:rPr>
                    <w:rFonts w:ascii="Times New Roman" w:eastAsia="Times New Roman" w:hAnsi="Times New Roman"/>
                    <w:spacing w:val="-1"/>
                  </w:rPr>
                </w:rPrChange>
              </w:rPr>
              <w:t>4.5.2.10.2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94002A3"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39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94"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27B21D61"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9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396" w:author="Adelino Naquarta Sepalanga Domingos" w:date="2025-03-05T09:31:00Z" w16du:dateUtc="2025-03-05T08:31:00Z">
                  <w:rPr>
                    <w:rFonts w:ascii="Times New Roman" w:eastAsia="Times New Roman" w:hAnsi="Times New Roman"/>
                    <w:spacing w:val="-1"/>
                  </w:rPr>
                </w:rPrChange>
              </w:rPr>
              <w:t>Motivo da retenção na fonte (</w:t>
            </w:r>
            <w:proofErr w:type="spellStart"/>
            <w:r w:rsidRPr="00B45277">
              <w:rPr>
                <w:rFonts w:ascii="Arial" w:eastAsia="Times New Roman" w:hAnsi="Arial" w:cs="Arial"/>
                <w:spacing w:val="-1"/>
                <w:sz w:val="20"/>
                <w:szCs w:val="20"/>
                <w:rPrChange w:id="11397" w:author="Adelino Naquarta Sepalanga Domingos" w:date="2025-03-05T09:31:00Z" w16du:dateUtc="2025-03-05T08:31:00Z">
                  <w:rPr>
                    <w:rFonts w:ascii="Times New Roman" w:eastAsia="Times New Roman" w:hAnsi="Times New Roman"/>
                    <w:spacing w:val="-1"/>
                  </w:rPr>
                </w:rPrChange>
              </w:rPr>
              <w:t>WithholdingTaxDescription</w:t>
            </w:r>
            <w:proofErr w:type="spellEnd"/>
            <w:r w:rsidRPr="00B45277">
              <w:rPr>
                <w:rFonts w:ascii="Arial" w:eastAsia="Times New Roman" w:hAnsi="Arial" w:cs="Arial"/>
                <w:spacing w:val="-1"/>
                <w:sz w:val="20"/>
                <w:szCs w:val="20"/>
                <w:rPrChange w:id="11398"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71DD6F2" w14:textId="77777777" w:rsidR="003F3EDE" w:rsidRPr="00B45277" w:rsidRDefault="003F3EDE" w:rsidP="0025185C">
            <w:pPr>
              <w:widowControl w:val="0"/>
              <w:spacing w:after="0" w:line="240" w:lineRule="auto"/>
              <w:rPr>
                <w:rFonts w:ascii="Arial" w:eastAsia="Times New Roman" w:hAnsi="Arial" w:cs="Arial"/>
                <w:spacing w:val="-1"/>
                <w:sz w:val="20"/>
                <w:szCs w:val="20"/>
                <w:rPrChange w:id="1139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400" w:author="Adelino Naquarta Sepalanga Domingos" w:date="2025-03-05T09:31:00Z" w16du:dateUtc="2025-03-05T08:31:00Z">
                  <w:rPr>
                    <w:rFonts w:ascii="Times New Roman" w:eastAsia="Times New Roman" w:hAnsi="Times New Roman"/>
                    <w:spacing w:val="-1"/>
                  </w:rPr>
                </w:rPrChange>
              </w:rPr>
              <w:t>Deve ser indicado o normativo legal aplicável ou a percentagem de imposto aplicável.</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ECBF168"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40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402" w:author="Adelino Naquarta Sepalanga Domingos" w:date="2025-03-05T09:31:00Z" w16du:dateUtc="2025-03-05T08:31:00Z">
                  <w:rPr>
                    <w:rFonts w:ascii="Times New Roman" w:eastAsia="Times New Roman" w:hAnsi="Times New Roman"/>
                    <w:spacing w:val="-1"/>
                  </w:rPr>
                </w:rPrChange>
              </w:rPr>
              <w:t>Texto 60</w:t>
            </w:r>
          </w:p>
        </w:tc>
      </w:tr>
      <w:tr w:rsidR="003F3EDE" w:rsidRPr="00B45277" w14:paraId="3EE08972"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9E1ECF"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40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404" w:author="Adelino Naquarta Sepalanga Domingos" w:date="2025-03-05T09:31:00Z" w16du:dateUtc="2025-03-05T08:31:00Z">
                  <w:rPr>
                    <w:rFonts w:ascii="Times New Roman" w:eastAsia="Times New Roman" w:hAnsi="Times New Roman"/>
                    <w:spacing w:val="-1"/>
                  </w:rPr>
                </w:rPrChange>
              </w:rPr>
              <w:lastRenderedPageBreak/>
              <w:t>4.5.2.10.3</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10D8F9"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40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406"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608B84" w14:textId="77777777" w:rsidR="003F3EDE" w:rsidRPr="00B45277" w:rsidRDefault="003F3EDE" w:rsidP="0025185C">
            <w:pPr>
              <w:widowControl w:val="0"/>
              <w:spacing w:after="0" w:line="240" w:lineRule="auto"/>
              <w:rPr>
                <w:rFonts w:ascii="Arial" w:eastAsia="Times New Roman" w:hAnsi="Arial" w:cs="Arial"/>
                <w:spacing w:val="-1"/>
                <w:sz w:val="20"/>
                <w:szCs w:val="20"/>
                <w:rPrChange w:id="1140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408" w:author="Adelino Naquarta Sepalanga Domingos" w:date="2025-03-05T09:31:00Z" w16du:dateUtc="2025-03-05T08:31:00Z">
                  <w:rPr>
                    <w:rFonts w:ascii="Times New Roman" w:eastAsia="Times New Roman" w:hAnsi="Times New Roman"/>
                    <w:spacing w:val="-1"/>
                  </w:rPr>
                </w:rPrChange>
              </w:rPr>
              <w:t>Montante de imposto retido (</w:t>
            </w:r>
            <w:proofErr w:type="spellStart"/>
            <w:r w:rsidRPr="00B45277">
              <w:rPr>
                <w:rFonts w:ascii="Arial" w:eastAsia="Times New Roman" w:hAnsi="Arial" w:cs="Arial"/>
                <w:spacing w:val="-1"/>
                <w:sz w:val="20"/>
                <w:szCs w:val="20"/>
                <w:rPrChange w:id="11409" w:author="Adelino Naquarta Sepalanga Domingos" w:date="2025-03-05T09:31:00Z" w16du:dateUtc="2025-03-05T08:31:00Z">
                  <w:rPr>
                    <w:rFonts w:ascii="Times New Roman" w:eastAsia="Times New Roman" w:hAnsi="Times New Roman"/>
                    <w:spacing w:val="-1"/>
                  </w:rPr>
                </w:rPrChange>
              </w:rPr>
              <w:t>WithholdingTaxAmount</w:t>
            </w:r>
            <w:proofErr w:type="spellEnd"/>
            <w:r w:rsidRPr="00B45277">
              <w:rPr>
                <w:rFonts w:ascii="Arial" w:eastAsia="Times New Roman" w:hAnsi="Arial" w:cs="Arial"/>
                <w:spacing w:val="-1"/>
                <w:sz w:val="20"/>
                <w:szCs w:val="20"/>
                <w:rPrChange w:id="11410" w:author="Adelino Naquarta Sepalanga Domingos" w:date="2025-03-05T09:31:00Z" w16du:dateUtc="2025-03-05T08:31:00Z">
                  <w:rPr>
                    <w:rFonts w:ascii="Times New Roman" w:eastAsia="Times New Roman" w:hAnsi="Times New Roman"/>
                    <w:spacing w:val="-1"/>
                  </w:rPr>
                </w:rPrChange>
              </w:rPr>
              <w:t>)</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D53699" w14:textId="77777777" w:rsidR="003F3EDE" w:rsidRPr="00B45277" w:rsidRDefault="003F3EDE" w:rsidP="0025185C">
            <w:pPr>
              <w:widowControl w:val="0"/>
              <w:spacing w:after="0" w:line="240" w:lineRule="auto"/>
              <w:rPr>
                <w:rFonts w:ascii="Arial" w:eastAsia="Times New Roman" w:hAnsi="Arial" w:cs="Arial"/>
                <w:spacing w:val="-1"/>
                <w:sz w:val="20"/>
                <w:szCs w:val="20"/>
                <w:rPrChange w:id="1141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412" w:author="Adelino Naquarta Sepalanga Domingos" w:date="2025-03-05T09:31:00Z" w16du:dateUtc="2025-03-05T08:31:00Z">
                  <w:rPr>
                    <w:rFonts w:ascii="Times New Roman" w:eastAsia="Times New Roman" w:hAnsi="Times New Roman"/>
                    <w:spacing w:val="-1"/>
                  </w:rPr>
                </w:rPrChange>
              </w:rPr>
              <w:t>Deve ser indicado o montante retido de imposto.</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9C57C9"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1141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11414" w:author="Adelino Naquarta Sepalanga Domingos" w:date="2025-03-05T09:31:00Z" w16du:dateUtc="2025-03-05T08:31:00Z">
                  <w:rPr>
                    <w:rFonts w:ascii="Times New Roman" w:eastAsia="Times New Roman" w:hAnsi="Times New Roman"/>
                    <w:spacing w:val="-1"/>
                  </w:rPr>
                </w:rPrChange>
              </w:rPr>
              <w:t>Monetário</w:t>
            </w:r>
          </w:p>
        </w:tc>
      </w:tr>
    </w:tbl>
    <w:p w14:paraId="4705A292" w14:textId="77777777" w:rsidR="003F3EDE" w:rsidRPr="00691778" w:rsidRDefault="003F3EDE" w:rsidP="003F3EDE">
      <w:pPr>
        <w:widowControl w:val="0"/>
        <w:spacing w:after="0" w:line="240" w:lineRule="auto"/>
        <w:rPr>
          <w:rFonts w:ascii="Arial" w:eastAsia="Times New Roman" w:hAnsi="Arial" w:cs="Arial"/>
          <w:spacing w:val="-1"/>
          <w:rPrChange w:id="11415" w:author="Adelino Naquarta Sepalanga Domingos" w:date="2025-03-05T08:49:00Z" w16du:dateUtc="2025-03-05T07:49:00Z">
            <w:rPr>
              <w:rFonts w:ascii="Times New Roman" w:eastAsia="Times New Roman" w:hAnsi="Times New Roman"/>
              <w:spacing w:val="-1"/>
            </w:rPr>
          </w:rPrChange>
        </w:rPr>
      </w:pPr>
    </w:p>
    <w:p w14:paraId="3E3A91CE" w14:textId="77777777" w:rsidR="003F3EDE" w:rsidRPr="00691778" w:rsidRDefault="003F3EDE" w:rsidP="003F3EDE">
      <w:pPr>
        <w:widowControl w:val="0"/>
        <w:spacing w:after="0" w:line="240" w:lineRule="auto"/>
        <w:rPr>
          <w:rFonts w:ascii="Arial" w:eastAsia="Times New Roman" w:hAnsi="Arial" w:cs="Arial"/>
          <w:spacing w:val="-1"/>
          <w:sz w:val="12"/>
          <w:rPrChange w:id="11416" w:author="Adelino Naquarta Sepalanga Domingos" w:date="2025-03-05T08:49:00Z" w16du:dateUtc="2025-03-05T07:49:00Z">
            <w:rPr>
              <w:rFonts w:ascii="Times New Roman" w:eastAsia="Times New Roman" w:hAnsi="Times New Roman"/>
              <w:spacing w:val="-1"/>
              <w:sz w:val="12"/>
            </w:rPr>
          </w:rPrChange>
        </w:rPr>
      </w:pPr>
    </w:p>
    <w:p w14:paraId="67F872B6" w14:textId="77777777" w:rsidR="003F3EDE" w:rsidRPr="00691778" w:rsidRDefault="003F3EDE" w:rsidP="003F3EDE">
      <w:pPr>
        <w:rPr>
          <w:rFonts w:ascii="Arial" w:hAnsi="Arial" w:cs="Arial"/>
          <w:b/>
          <w:sz w:val="28"/>
          <w:rPrChange w:id="11417" w:author="Adelino Naquarta Sepalanga Domingos" w:date="2025-03-05T08:49:00Z" w16du:dateUtc="2025-03-05T07:49:00Z">
            <w:rPr>
              <w:b/>
              <w:sz w:val="28"/>
            </w:rPr>
          </w:rPrChange>
        </w:rPr>
      </w:pPr>
    </w:p>
    <w:p w14:paraId="41559904" w14:textId="77777777" w:rsidR="003F3EDE" w:rsidRPr="00691778" w:rsidRDefault="003F3EDE" w:rsidP="003F3EDE">
      <w:pPr>
        <w:rPr>
          <w:rFonts w:ascii="Arial" w:hAnsi="Arial" w:cs="Arial"/>
          <w:b/>
          <w:sz w:val="28"/>
          <w:rPrChange w:id="11418" w:author="Adelino Naquarta Sepalanga Domingos" w:date="2025-03-05T08:49:00Z" w16du:dateUtc="2025-03-05T07:49:00Z">
            <w:rPr>
              <w:b/>
              <w:sz w:val="28"/>
            </w:rPr>
          </w:rPrChange>
        </w:rPr>
      </w:pPr>
    </w:p>
    <w:p w14:paraId="0BDC13AF" w14:textId="77777777" w:rsidR="003F3EDE" w:rsidRPr="00691778" w:rsidRDefault="003F3EDE" w:rsidP="003F3EDE">
      <w:pPr>
        <w:rPr>
          <w:rFonts w:ascii="Arial" w:hAnsi="Arial" w:cs="Arial"/>
          <w:b/>
          <w:sz w:val="28"/>
          <w:rPrChange w:id="11419" w:author="Adelino Naquarta Sepalanga Domingos" w:date="2025-03-05T08:49:00Z" w16du:dateUtc="2025-03-05T07:49:00Z">
            <w:rPr>
              <w:b/>
              <w:sz w:val="28"/>
            </w:rPr>
          </w:rPrChange>
        </w:rPr>
      </w:pPr>
    </w:p>
    <w:p w14:paraId="14EBE343" w14:textId="77777777" w:rsidR="003F3EDE" w:rsidRPr="00691778" w:rsidRDefault="003F3EDE" w:rsidP="003F3EDE">
      <w:pPr>
        <w:rPr>
          <w:rFonts w:ascii="Arial" w:hAnsi="Arial" w:cs="Arial"/>
          <w:b/>
          <w:sz w:val="28"/>
          <w:rPrChange w:id="11420" w:author="Adelino Naquarta Sepalanga Domingos" w:date="2025-03-05T08:49:00Z" w16du:dateUtc="2025-03-05T07:49:00Z">
            <w:rPr>
              <w:b/>
              <w:sz w:val="28"/>
            </w:rPr>
          </w:rPrChange>
        </w:rPr>
      </w:pPr>
    </w:p>
    <w:p w14:paraId="387A4E24" w14:textId="77777777" w:rsidR="003F3EDE" w:rsidRPr="00691778" w:rsidRDefault="003F3EDE" w:rsidP="003F3EDE">
      <w:pPr>
        <w:rPr>
          <w:rFonts w:ascii="Arial" w:hAnsi="Arial" w:cs="Arial"/>
          <w:b/>
          <w:sz w:val="28"/>
          <w:rPrChange w:id="11421" w:author="Adelino Naquarta Sepalanga Domingos" w:date="2025-03-05T08:49:00Z" w16du:dateUtc="2025-03-05T07:49:00Z">
            <w:rPr>
              <w:b/>
              <w:sz w:val="28"/>
            </w:rPr>
          </w:rPrChange>
        </w:rPr>
      </w:pPr>
    </w:p>
    <w:p w14:paraId="47149BE3" w14:textId="77777777" w:rsidR="003F3EDE" w:rsidRPr="00691778" w:rsidRDefault="003F3EDE" w:rsidP="003F3EDE">
      <w:pPr>
        <w:rPr>
          <w:rFonts w:ascii="Arial" w:hAnsi="Arial" w:cs="Arial"/>
          <w:b/>
          <w:sz w:val="28"/>
          <w:rPrChange w:id="11422" w:author="Adelino Naquarta Sepalanga Domingos" w:date="2025-03-05T08:49:00Z" w16du:dateUtc="2025-03-05T07:49:00Z">
            <w:rPr>
              <w:b/>
              <w:sz w:val="28"/>
            </w:rPr>
          </w:rPrChange>
        </w:rPr>
      </w:pPr>
    </w:p>
    <w:p w14:paraId="7CAD2103" w14:textId="77777777" w:rsidR="003F3EDE" w:rsidRPr="00691778" w:rsidRDefault="003F3EDE" w:rsidP="003F3EDE">
      <w:pPr>
        <w:rPr>
          <w:rFonts w:ascii="Arial" w:hAnsi="Arial" w:cs="Arial"/>
          <w:b/>
          <w:sz w:val="28"/>
          <w:rPrChange w:id="11423" w:author="Adelino Naquarta Sepalanga Domingos" w:date="2025-03-05T08:49:00Z" w16du:dateUtc="2025-03-05T07:49:00Z">
            <w:rPr>
              <w:b/>
              <w:sz w:val="28"/>
            </w:rPr>
          </w:rPrChange>
        </w:rPr>
      </w:pPr>
    </w:p>
    <w:p w14:paraId="18D87038" w14:textId="77777777" w:rsidR="003F3EDE" w:rsidRPr="00691778" w:rsidRDefault="003F3EDE" w:rsidP="003F3EDE">
      <w:pPr>
        <w:rPr>
          <w:rFonts w:ascii="Arial" w:hAnsi="Arial" w:cs="Arial"/>
          <w:b/>
          <w:sz w:val="28"/>
          <w:rPrChange w:id="11424" w:author="Adelino Naquarta Sepalanga Domingos" w:date="2025-03-05T08:49:00Z" w16du:dateUtc="2025-03-05T07:49:00Z">
            <w:rPr>
              <w:b/>
              <w:sz w:val="28"/>
            </w:rPr>
          </w:rPrChange>
        </w:rPr>
      </w:pPr>
    </w:p>
    <w:p w14:paraId="4255DF33" w14:textId="77777777" w:rsidR="003F3EDE" w:rsidRPr="00691778" w:rsidRDefault="003F3EDE" w:rsidP="003F3EDE">
      <w:pPr>
        <w:rPr>
          <w:rFonts w:ascii="Arial" w:hAnsi="Arial" w:cs="Arial"/>
          <w:b/>
          <w:sz w:val="28"/>
          <w:rPrChange w:id="11425" w:author="Adelino Naquarta Sepalanga Domingos" w:date="2025-03-05T08:49:00Z" w16du:dateUtc="2025-03-05T07:49:00Z">
            <w:rPr>
              <w:b/>
              <w:sz w:val="28"/>
            </w:rPr>
          </w:rPrChange>
        </w:rPr>
      </w:pPr>
    </w:p>
    <w:p w14:paraId="3F30CB13" w14:textId="0D4787F6" w:rsidR="00C27726" w:rsidRPr="00691778" w:rsidDel="00B45277" w:rsidRDefault="00C27726" w:rsidP="00DE5941">
      <w:pPr>
        <w:rPr>
          <w:del w:id="11426" w:author="Adelino Naquarta Sepalanga Domingos" w:date="2025-03-05T09:32:00Z" w16du:dateUtc="2025-03-05T08:32:00Z"/>
          <w:rFonts w:ascii="Arial" w:hAnsi="Arial" w:cs="Arial"/>
          <w:b/>
          <w:sz w:val="24"/>
          <w:szCs w:val="24"/>
        </w:rPr>
      </w:pPr>
    </w:p>
    <w:p w14:paraId="61FED1EA" w14:textId="28BF2203" w:rsidR="008A3C02" w:rsidRPr="00691778" w:rsidDel="00B45277" w:rsidRDefault="008A3C02" w:rsidP="00DE5941">
      <w:pPr>
        <w:rPr>
          <w:del w:id="11427" w:author="Adelino Naquarta Sepalanga Domingos" w:date="2025-03-05T09:32:00Z" w16du:dateUtc="2025-03-05T08:32:00Z"/>
          <w:rFonts w:ascii="Arial" w:hAnsi="Arial" w:cs="Arial"/>
          <w:b/>
          <w:sz w:val="24"/>
          <w:szCs w:val="24"/>
        </w:rPr>
      </w:pPr>
    </w:p>
    <w:p w14:paraId="1A00C260" w14:textId="7A817778" w:rsidR="008A3C02" w:rsidRPr="00691778" w:rsidDel="00B45277" w:rsidRDefault="008A3C02" w:rsidP="00DE5941">
      <w:pPr>
        <w:rPr>
          <w:del w:id="11428" w:author="Adelino Naquarta Sepalanga Domingos" w:date="2025-03-05T09:32:00Z" w16du:dateUtc="2025-03-05T08:32:00Z"/>
          <w:rFonts w:ascii="Arial" w:hAnsi="Arial" w:cs="Arial"/>
          <w:b/>
          <w:sz w:val="24"/>
          <w:szCs w:val="24"/>
        </w:rPr>
      </w:pPr>
    </w:p>
    <w:p w14:paraId="3371A290" w14:textId="637040A7" w:rsidR="008A3C02" w:rsidRPr="00691778" w:rsidDel="00B45277" w:rsidRDefault="008A3C02" w:rsidP="00DE5941">
      <w:pPr>
        <w:rPr>
          <w:del w:id="11429" w:author="Adelino Naquarta Sepalanga Domingos" w:date="2025-03-05T09:32:00Z" w16du:dateUtc="2025-03-05T08:32:00Z"/>
          <w:rFonts w:ascii="Arial" w:hAnsi="Arial" w:cs="Arial"/>
          <w:b/>
          <w:sz w:val="24"/>
          <w:szCs w:val="24"/>
        </w:rPr>
      </w:pPr>
    </w:p>
    <w:p w14:paraId="391CB8F4" w14:textId="41D9712C" w:rsidR="008A3C02" w:rsidRPr="00691778" w:rsidDel="00B45277" w:rsidRDefault="008A3C02" w:rsidP="00DE5941">
      <w:pPr>
        <w:rPr>
          <w:del w:id="11430" w:author="Adelino Naquarta Sepalanga Domingos" w:date="2025-03-05T09:32:00Z" w16du:dateUtc="2025-03-05T08:32:00Z"/>
          <w:rFonts w:ascii="Arial" w:hAnsi="Arial" w:cs="Arial"/>
          <w:b/>
          <w:sz w:val="24"/>
          <w:szCs w:val="24"/>
        </w:rPr>
      </w:pPr>
    </w:p>
    <w:p w14:paraId="249AE136" w14:textId="74FAD34D" w:rsidR="008A3C02" w:rsidRPr="00691778" w:rsidDel="00B45277" w:rsidRDefault="008A3C02" w:rsidP="00DE5941">
      <w:pPr>
        <w:rPr>
          <w:del w:id="11431" w:author="Adelino Naquarta Sepalanga Domingos" w:date="2025-03-05T09:32:00Z" w16du:dateUtc="2025-03-05T08:32:00Z"/>
          <w:rFonts w:ascii="Arial" w:hAnsi="Arial" w:cs="Arial"/>
          <w:b/>
          <w:sz w:val="24"/>
          <w:szCs w:val="24"/>
        </w:rPr>
      </w:pPr>
    </w:p>
    <w:p w14:paraId="24761732" w14:textId="19E5EC83" w:rsidR="00BF2300" w:rsidRPr="00B45277" w:rsidDel="00B45277" w:rsidRDefault="00BF2300" w:rsidP="00DE5941">
      <w:pPr>
        <w:rPr>
          <w:del w:id="11432" w:author="Adelino Naquarta Sepalanga Domingos" w:date="2025-03-05T09:32:00Z" w16du:dateUtc="2025-03-05T08:32:00Z"/>
          <w:rFonts w:ascii="Arial" w:hAnsi="Arial" w:cs="Arial"/>
          <w:b/>
          <w:sz w:val="24"/>
          <w:szCs w:val="24"/>
          <w:rPrChange w:id="11433" w:author="Adelino Naquarta Sepalanga Domingos" w:date="2025-03-05T09:33:00Z" w16du:dateUtc="2025-03-05T08:33:00Z">
            <w:rPr>
              <w:del w:id="11434" w:author="Adelino Naquarta Sepalanga Domingos" w:date="2025-03-05T09:32:00Z" w16du:dateUtc="2025-03-05T08:32:00Z"/>
              <w:rFonts w:ascii="Arial" w:hAnsi="Arial" w:cs="Arial"/>
              <w:b/>
              <w:sz w:val="24"/>
              <w:szCs w:val="24"/>
              <w:highlight w:val="yellow"/>
            </w:rPr>
          </w:rPrChange>
        </w:rPr>
      </w:pPr>
    </w:p>
    <w:p w14:paraId="2B5DC9E6" w14:textId="6739837C" w:rsidR="003C4E43" w:rsidRPr="00B45277" w:rsidRDefault="003C4E43">
      <w:pPr>
        <w:jc w:val="center"/>
        <w:rPr>
          <w:rFonts w:ascii="Arial" w:hAnsi="Arial" w:cs="Arial"/>
          <w:b/>
          <w:sz w:val="24"/>
          <w:szCs w:val="24"/>
          <w:rPrChange w:id="11435" w:author="Adelino Naquarta Sepalanga Domingos" w:date="2025-03-05T09:33:00Z" w16du:dateUtc="2025-03-05T08:33:00Z">
            <w:rPr>
              <w:rFonts w:ascii="Arial" w:hAnsi="Arial" w:cs="Arial"/>
              <w:b/>
              <w:sz w:val="24"/>
              <w:szCs w:val="24"/>
              <w:highlight w:val="yellow"/>
            </w:rPr>
          </w:rPrChange>
        </w:rPr>
        <w:pPrChange w:id="11436" w:author="Adelino Naquarta Sepalanga Domingos" w:date="2025-03-05T09:32:00Z" w16du:dateUtc="2025-03-05T08:32:00Z">
          <w:pPr/>
        </w:pPrChange>
      </w:pPr>
      <w:r w:rsidRPr="00B45277">
        <w:rPr>
          <w:rFonts w:ascii="Arial" w:hAnsi="Arial" w:cs="Arial"/>
          <w:b/>
          <w:sz w:val="24"/>
          <w:szCs w:val="24"/>
          <w:rPrChange w:id="11437" w:author="Adelino Naquarta Sepalanga Domingos" w:date="2025-03-05T09:33:00Z" w16du:dateUtc="2025-03-05T08:33:00Z">
            <w:rPr>
              <w:rFonts w:ascii="Arial" w:hAnsi="Arial" w:cs="Arial"/>
              <w:b/>
              <w:sz w:val="24"/>
              <w:szCs w:val="24"/>
              <w:highlight w:val="yellow"/>
            </w:rPr>
          </w:rPrChange>
        </w:rPr>
        <w:t xml:space="preserve">Anexo </w:t>
      </w:r>
      <w:r w:rsidR="00244F72" w:rsidRPr="00B45277">
        <w:rPr>
          <w:rFonts w:ascii="Arial" w:hAnsi="Arial" w:cs="Arial"/>
          <w:b/>
          <w:sz w:val="24"/>
          <w:szCs w:val="24"/>
          <w:rPrChange w:id="11438" w:author="Adelino Naquarta Sepalanga Domingos" w:date="2025-03-05T09:33:00Z" w16du:dateUtc="2025-03-05T08:33:00Z">
            <w:rPr>
              <w:rFonts w:ascii="Arial" w:hAnsi="Arial" w:cs="Arial"/>
              <w:b/>
              <w:sz w:val="24"/>
              <w:szCs w:val="24"/>
              <w:highlight w:val="yellow"/>
            </w:rPr>
          </w:rPrChange>
        </w:rPr>
        <w:t>III</w:t>
      </w:r>
    </w:p>
    <w:p w14:paraId="173A1B96" w14:textId="5BAF5F54" w:rsidR="003C4E43" w:rsidRPr="00992C7C" w:rsidRDefault="003C4E43">
      <w:pPr>
        <w:jc w:val="center"/>
        <w:rPr>
          <w:rFonts w:ascii="Arial" w:hAnsi="Arial" w:cs="Arial"/>
          <w:iCs/>
          <w:sz w:val="24"/>
          <w:szCs w:val="24"/>
        </w:rPr>
        <w:pPrChange w:id="11439" w:author="Adelino Naquarta Sepalanga Domingos" w:date="2025-03-05T09:32:00Z" w16du:dateUtc="2025-03-05T08:32:00Z">
          <w:pPr/>
        </w:pPrChange>
      </w:pPr>
      <w:r w:rsidRPr="00B45277">
        <w:rPr>
          <w:rFonts w:ascii="Arial" w:hAnsi="Arial" w:cs="Arial"/>
          <w:iCs/>
          <w:sz w:val="24"/>
          <w:szCs w:val="24"/>
          <w:rPrChange w:id="11440" w:author="Adelino Naquarta Sepalanga Domingos" w:date="2025-03-05T09:33:00Z" w16du:dateUtc="2025-03-05T08:33:00Z">
            <w:rPr>
              <w:rFonts w:ascii="Arial" w:hAnsi="Arial" w:cs="Arial"/>
              <w:iCs/>
              <w:sz w:val="24"/>
              <w:szCs w:val="24"/>
              <w:highlight w:val="yellow"/>
            </w:rPr>
          </w:rPrChange>
        </w:rPr>
        <w:t>Modelo do Requerimento para a Validação dos Sistemas de Processamento Electrónico de Dados, referido no n.</w:t>
      </w:r>
      <w:del w:id="11441" w:author="Adelino Naquarta Sepalanga Domingos" w:date="2025-03-05T09:33:00Z" w16du:dateUtc="2025-03-05T08:33:00Z">
        <w:r w:rsidRPr="00B45277" w:rsidDel="00B45277">
          <w:rPr>
            <w:rFonts w:ascii="Arial" w:hAnsi="Arial" w:cs="Arial"/>
            <w:iCs/>
            <w:sz w:val="24"/>
            <w:szCs w:val="24"/>
            <w:rPrChange w:id="11442" w:author="Adelino Naquarta Sepalanga Domingos" w:date="2025-03-05T09:33:00Z" w16du:dateUtc="2025-03-05T08:33:00Z">
              <w:rPr>
                <w:rFonts w:ascii="Arial" w:hAnsi="Arial" w:cs="Arial"/>
                <w:iCs/>
                <w:sz w:val="24"/>
                <w:szCs w:val="24"/>
                <w:highlight w:val="yellow"/>
              </w:rPr>
            </w:rPrChange>
          </w:rPr>
          <w:delText xml:space="preserve"> </w:delText>
        </w:r>
      </w:del>
      <w:r w:rsidRPr="00B45277">
        <w:rPr>
          <w:rFonts w:ascii="Arial" w:hAnsi="Arial" w:cs="Arial"/>
          <w:iCs/>
          <w:sz w:val="24"/>
          <w:szCs w:val="24"/>
          <w:rPrChange w:id="11443" w:author="Adelino Naquarta Sepalanga Domingos" w:date="2025-03-05T09:33:00Z" w16du:dateUtc="2025-03-05T08:33:00Z">
            <w:rPr>
              <w:rFonts w:ascii="Arial" w:hAnsi="Arial" w:cs="Arial"/>
              <w:iCs/>
              <w:sz w:val="24"/>
              <w:szCs w:val="24"/>
              <w:highlight w:val="yellow"/>
            </w:rPr>
          </w:rPrChange>
        </w:rPr>
        <w:t>º 1 do artigo 8.</w:t>
      </w:r>
      <w:del w:id="11444" w:author="Adelino Naquarta Sepalanga Domingos" w:date="2025-03-05T09:33:00Z" w16du:dateUtc="2025-03-05T08:33:00Z">
        <w:r w:rsidRPr="00B45277" w:rsidDel="00B45277">
          <w:rPr>
            <w:rFonts w:ascii="Arial" w:hAnsi="Arial" w:cs="Arial"/>
            <w:iCs/>
            <w:sz w:val="24"/>
            <w:szCs w:val="24"/>
            <w:rPrChange w:id="11445" w:author="Adelino Naquarta Sepalanga Domingos" w:date="2025-03-05T09:33:00Z" w16du:dateUtc="2025-03-05T08:33:00Z">
              <w:rPr>
                <w:rFonts w:ascii="Arial" w:hAnsi="Arial" w:cs="Arial"/>
                <w:iCs/>
                <w:sz w:val="24"/>
                <w:szCs w:val="24"/>
                <w:highlight w:val="yellow"/>
              </w:rPr>
            </w:rPrChange>
          </w:rPr>
          <w:delText xml:space="preserve"> </w:delText>
        </w:r>
      </w:del>
      <w:r w:rsidRPr="00B45277">
        <w:rPr>
          <w:rFonts w:ascii="Arial" w:hAnsi="Arial" w:cs="Arial"/>
          <w:iCs/>
          <w:sz w:val="24"/>
          <w:szCs w:val="24"/>
          <w:rPrChange w:id="11446" w:author="Adelino Naquarta Sepalanga Domingos" w:date="2025-03-05T09:33:00Z" w16du:dateUtc="2025-03-05T08:33:00Z">
            <w:rPr>
              <w:rFonts w:ascii="Arial" w:hAnsi="Arial" w:cs="Arial"/>
              <w:iCs/>
              <w:sz w:val="24"/>
              <w:szCs w:val="24"/>
              <w:highlight w:val="yellow"/>
            </w:rPr>
          </w:rPrChange>
        </w:rPr>
        <w:t>º do Decreto Presidencial n.</w:t>
      </w:r>
      <w:del w:id="11447" w:author="Adelino Naquarta Sepalanga Domingos" w:date="2025-03-05T09:33:00Z" w16du:dateUtc="2025-03-05T08:33:00Z">
        <w:r w:rsidRPr="00B45277" w:rsidDel="00B45277">
          <w:rPr>
            <w:rFonts w:ascii="Arial" w:hAnsi="Arial" w:cs="Arial"/>
            <w:iCs/>
            <w:sz w:val="24"/>
            <w:szCs w:val="24"/>
            <w:rPrChange w:id="11448" w:author="Adelino Naquarta Sepalanga Domingos" w:date="2025-03-05T09:33:00Z" w16du:dateUtc="2025-03-05T08:33:00Z">
              <w:rPr>
                <w:rFonts w:ascii="Arial" w:hAnsi="Arial" w:cs="Arial"/>
                <w:iCs/>
                <w:sz w:val="24"/>
                <w:szCs w:val="24"/>
                <w:highlight w:val="yellow"/>
              </w:rPr>
            </w:rPrChange>
          </w:rPr>
          <w:delText xml:space="preserve"> </w:delText>
        </w:r>
      </w:del>
      <w:r w:rsidRPr="00B45277">
        <w:rPr>
          <w:rFonts w:ascii="Arial" w:hAnsi="Arial" w:cs="Arial"/>
          <w:iCs/>
          <w:sz w:val="24"/>
          <w:szCs w:val="24"/>
          <w:rPrChange w:id="11449" w:author="Adelino Naquarta Sepalanga Domingos" w:date="2025-03-05T09:33:00Z" w16du:dateUtc="2025-03-05T08:33:00Z">
            <w:rPr>
              <w:rFonts w:ascii="Arial" w:hAnsi="Arial" w:cs="Arial"/>
              <w:iCs/>
              <w:sz w:val="24"/>
              <w:szCs w:val="24"/>
              <w:highlight w:val="yellow"/>
            </w:rPr>
          </w:rPrChange>
        </w:rPr>
        <w:t>º 312/18, de 21 de Dezembro</w:t>
      </w:r>
    </w:p>
    <w:p w14:paraId="5B1A2FED" w14:textId="0E7A625A" w:rsidR="002E2B95" w:rsidRPr="00992C7C" w:rsidRDefault="002E2B95" w:rsidP="00DE5941">
      <w:pPr>
        <w:rPr>
          <w:rFonts w:ascii="Arial" w:hAnsi="Arial" w:cs="Arial"/>
          <w:iCs/>
          <w:sz w:val="24"/>
          <w:szCs w:val="24"/>
        </w:rPr>
      </w:pPr>
      <w:r w:rsidRPr="00992C7C">
        <w:rPr>
          <w:rFonts w:ascii="Arial" w:hAnsi="Arial" w:cs="Arial"/>
          <w:noProof/>
          <w:sz w:val="24"/>
          <w:szCs w:val="24"/>
          <w:lang w:eastAsia="pt-PT"/>
        </w:rPr>
        <w:drawing>
          <wp:anchor distT="0" distB="0" distL="114300" distR="114300" simplePos="0" relativeHeight="251660800" behindDoc="1" locked="0" layoutInCell="1" allowOverlap="1" wp14:anchorId="49FEB55A" wp14:editId="51E6AE44">
            <wp:simplePos x="0" y="0"/>
            <wp:positionH relativeFrom="margin">
              <wp:posOffset>-762635</wp:posOffset>
            </wp:positionH>
            <wp:positionV relativeFrom="paragraph">
              <wp:posOffset>105410</wp:posOffset>
            </wp:positionV>
            <wp:extent cx="7233814" cy="8995728"/>
            <wp:effectExtent l="0" t="0" r="5715" b="0"/>
            <wp:wrapNone/>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35401" cy="89977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98907" w14:textId="77777777" w:rsidR="002E2B95" w:rsidRPr="00992C7C" w:rsidRDefault="002E2B95" w:rsidP="00DE5941">
      <w:pPr>
        <w:rPr>
          <w:rFonts w:ascii="Arial" w:hAnsi="Arial" w:cs="Arial"/>
          <w:iCs/>
          <w:sz w:val="24"/>
          <w:szCs w:val="24"/>
        </w:rPr>
      </w:pPr>
    </w:p>
    <w:p w14:paraId="168A9C18" w14:textId="5E93120B" w:rsidR="002E2B95" w:rsidRPr="00992C7C" w:rsidRDefault="002E2B95" w:rsidP="00DE5941">
      <w:pPr>
        <w:rPr>
          <w:rFonts w:ascii="Arial" w:hAnsi="Arial" w:cs="Arial"/>
          <w:iCs/>
          <w:sz w:val="24"/>
          <w:szCs w:val="24"/>
        </w:rPr>
      </w:pPr>
    </w:p>
    <w:p w14:paraId="4B281B38" w14:textId="77777777" w:rsidR="002E2B95" w:rsidRPr="00992C7C" w:rsidRDefault="002E2B95" w:rsidP="00DE5941">
      <w:pPr>
        <w:rPr>
          <w:rFonts w:ascii="Arial" w:hAnsi="Arial" w:cs="Arial"/>
          <w:iCs/>
          <w:sz w:val="24"/>
          <w:szCs w:val="24"/>
        </w:rPr>
      </w:pPr>
    </w:p>
    <w:p w14:paraId="100BB392" w14:textId="6FD6BFCC" w:rsidR="002D7E71" w:rsidRPr="00992C7C" w:rsidRDefault="002D7E71" w:rsidP="00DE5941">
      <w:pPr>
        <w:rPr>
          <w:rFonts w:ascii="Arial" w:hAnsi="Arial" w:cs="Arial"/>
          <w:b/>
          <w:sz w:val="24"/>
          <w:szCs w:val="24"/>
        </w:rPr>
      </w:pPr>
    </w:p>
    <w:p w14:paraId="076AC893" w14:textId="269D56D1" w:rsidR="00F626EC" w:rsidRPr="00992C7C" w:rsidRDefault="00F626EC" w:rsidP="00DE5941">
      <w:pPr>
        <w:rPr>
          <w:rFonts w:ascii="Arial" w:hAnsi="Arial" w:cs="Arial"/>
          <w:b/>
          <w:sz w:val="24"/>
          <w:szCs w:val="24"/>
        </w:rPr>
      </w:pPr>
    </w:p>
    <w:p w14:paraId="7D18583A" w14:textId="0353BBF8" w:rsidR="00F626EC" w:rsidRPr="00992C7C" w:rsidRDefault="00F626EC" w:rsidP="00DE5941">
      <w:pPr>
        <w:rPr>
          <w:rFonts w:ascii="Arial" w:hAnsi="Arial" w:cs="Arial"/>
          <w:b/>
          <w:sz w:val="24"/>
          <w:szCs w:val="24"/>
        </w:rPr>
      </w:pPr>
    </w:p>
    <w:p w14:paraId="04F4815A" w14:textId="33131CFB" w:rsidR="00F626EC" w:rsidRPr="00992C7C" w:rsidRDefault="00F626EC" w:rsidP="00DE5941">
      <w:pPr>
        <w:rPr>
          <w:rFonts w:ascii="Arial" w:hAnsi="Arial" w:cs="Arial"/>
          <w:b/>
          <w:sz w:val="24"/>
          <w:szCs w:val="24"/>
        </w:rPr>
      </w:pPr>
    </w:p>
    <w:p w14:paraId="7F4BA75D" w14:textId="1460A75B" w:rsidR="00F626EC" w:rsidRPr="00992C7C" w:rsidRDefault="00F626EC" w:rsidP="00DE5941">
      <w:pPr>
        <w:rPr>
          <w:rFonts w:ascii="Arial" w:hAnsi="Arial" w:cs="Arial"/>
          <w:b/>
          <w:sz w:val="24"/>
          <w:szCs w:val="24"/>
        </w:rPr>
      </w:pPr>
    </w:p>
    <w:p w14:paraId="060BEAF8" w14:textId="6F6DEE29" w:rsidR="00F626EC" w:rsidRPr="00992C7C" w:rsidRDefault="00F626EC" w:rsidP="00F626EC">
      <w:pPr>
        <w:rPr>
          <w:rFonts w:ascii="Arial" w:hAnsi="Arial" w:cs="Arial"/>
          <w:sz w:val="24"/>
          <w:szCs w:val="24"/>
        </w:rPr>
      </w:pPr>
    </w:p>
    <w:p w14:paraId="5FB13882" w14:textId="77777777" w:rsidR="00F626EC" w:rsidRPr="00992C7C" w:rsidRDefault="00F626EC" w:rsidP="00F626EC">
      <w:pPr>
        <w:rPr>
          <w:rFonts w:ascii="Arial" w:hAnsi="Arial" w:cs="Arial"/>
          <w:sz w:val="24"/>
          <w:szCs w:val="24"/>
        </w:rPr>
      </w:pPr>
    </w:p>
    <w:p w14:paraId="5B00F83E" w14:textId="19C93CC3" w:rsidR="00F626EC" w:rsidRPr="00992C7C" w:rsidRDefault="00F626EC" w:rsidP="00DE5941">
      <w:pPr>
        <w:rPr>
          <w:rFonts w:ascii="Arial" w:hAnsi="Arial" w:cs="Arial"/>
          <w:b/>
          <w:sz w:val="24"/>
          <w:szCs w:val="24"/>
        </w:rPr>
      </w:pPr>
    </w:p>
    <w:p w14:paraId="6FDC9BFF" w14:textId="2A78EA6E" w:rsidR="00F626EC" w:rsidRPr="0086600C" w:rsidRDefault="00F626EC" w:rsidP="00DE5941">
      <w:pPr>
        <w:rPr>
          <w:rFonts w:ascii="Arial" w:hAnsi="Arial" w:cs="Arial"/>
          <w:b/>
          <w:sz w:val="24"/>
          <w:szCs w:val="24"/>
        </w:rPr>
      </w:pPr>
    </w:p>
    <w:sectPr w:rsidR="00F626EC" w:rsidRPr="0086600C" w:rsidSect="008B56B2">
      <w:footerReference w:type="default" r:id="rId13"/>
      <w:pgSz w:w="11907" w:h="16840"/>
      <w:pgMar w:top="709" w:right="425" w:bottom="1040" w:left="1276" w:header="1004" w:footer="8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E510A" w14:textId="77777777" w:rsidR="00812950" w:rsidRPr="00992C7C" w:rsidRDefault="00812950" w:rsidP="00E94395">
      <w:pPr>
        <w:spacing w:after="0" w:line="240" w:lineRule="auto"/>
      </w:pPr>
      <w:r w:rsidRPr="00992C7C">
        <w:separator/>
      </w:r>
    </w:p>
  </w:endnote>
  <w:endnote w:type="continuationSeparator" w:id="0">
    <w:p w14:paraId="0A5470BF" w14:textId="77777777" w:rsidR="00812950" w:rsidRPr="00992C7C" w:rsidRDefault="00812950" w:rsidP="00E94395">
      <w:pPr>
        <w:spacing w:after="0" w:line="240" w:lineRule="auto"/>
      </w:pPr>
      <w:r w:rsidRPr="00992C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2DD7" w14:textId="77777777" w:rsidR="00285CED" w:rsidRPr="00992C7C" w:rsidRDefault="00285CED" w:rsidP="00213DFA">
    <w:pPr>
      <w:pStyle w:val="Rodap"/>
      <w:rPr>
        <w:lang w:val="pt-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A1F6F" w14:textId="77777777" w:rsidR="00812950" w:rsidRPr="00992C7C" w:rsidRDefault="00812950" w:rsidP="00E94395">
      <w:pPr>
        <w:spacing w:after="0" w:line="240" w:lineRule="auto"/>
      </w:pPr>
      <w:r w:rsidRPr="00992C7C">
        <w:separator/>
      </w:r>
    </w:p>
  </w:footnote>
  <w:footnote w:type="continuationSeparator" w:id="0">
    <w:p w14:paraId="412DF706" w14:textId="77777777" w:rsidR="00812950" w:rsidRPr="00992C7C" w:rsidRDefault="00812950" w:rsidP="00E94395">
      <w:pPr>
        <w:spacing w:after="0" w:line="240" w:lineRule="auto"/>
      </w:pPr>
      <w:r w:rsidRPr="00992C7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BE4"/>
    <w:multiLevelType w:val="hybridMultilevel"/>
    <w:tmpl w:val="E6C82FB4"/>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2DE2CA6"/>
    <w:multiLevelType w:val="hybridMultilevel"/>
    <w:tmpl w:val="F88C95C6"/>
    <w:lvl w:ilvl="0" w:tplc="08160017">
      <w:start w:val="1"/>
      <w:numFmt w:val="lowerLetter"/>
      <w:lvlText w:val="%1)"/>
      <w:lvlJc w:val="left"/>
      <w:pPr>
        <w:ind w:left="720" w:hanging="360"/>
      </w:pPr>
      <w:rPr>
        <w:rFonts w:hint="default"/>
      </w:rPr>
    </w:lvl>
    <w:lvl w:ilvl="1" w:tplc="679AF06C">
      <w:start w:val="1"/>
      <w:numFmt w:val="lowerLetter"/>
      <w:lvlText w:val="%2)"/>
      <w:lvlJc w:val="left"/>
      <w:pPr>
        <w:ind w:left="1440" w:hanging="360"/>
      </w:pPr>
      <w:rPr>
        <w:rFonts w:hint="default"/>
      </w:rPr>
    </w:lvl>
    <w:lvl w:ilvl="2" w:tplc="229C1C2C">
      <w:start w:val="1"/>
      <w:numFmt w:val="decimal"/>
      <w:lvlText w:val="%3."/>
      <w:lvlJc w:val="left"/>
      <w:pPr>
        <w:ind w:left="2340" w:hanging="360"/>
      </w:pPr>
      <w:rPr>
        <w:rFonts w:hint="default"/>
      </w:rPr>
    </w:lvl>
    <w:lvl w:ilvl="3" w:tplc="10000017">
      <w:start w:val="1"/>
      <w:numFmt w:val="lowerLetter"/>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3592082"/>
    <w:multiLevelType w:val="hybridMultilevel"/>
    <w:tmpl w:val="C89808B0"/>
    <w:lvl w:ilvl="0" w:tplc="08160017">
      <w:start w:val="1"/>
      <w:numFmt w:val="lowerLetter"/>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3" w15:restartNumberingAfterBreak="0">
    <w:nsid w:val="13D15C14"/>
    <w:multiLevelType w:val="hybridMultilevel"/>
    <w:tmpl w:val="70C6D6C0"/>
    <w:lvl w:ilvl="0" w:tplc="ADFE722C">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183F6CE3"/>
    <w:multiLevelType w:val="hybridMultilevel"/>
    <w:tmpl w:val="682A8982"/>
    <w:lvl w:ilvl="0" w:tplc="0816001B">
      <w:start w:val="1"/>
      <w:numFmt w:val="lowerRoman"/>
      <w:lvlText w:val="%1."/>
      <w:lvlJc w:val="right"/>
      <w:pPr>
        <w:ind w:left="2136" w:hanging="360"/>
      </w:pPr>
    </w:lvl>
    <w:lvl w:ilvl="1" w:tplc="08160019" w:tentative="1">
      <w:start w:val="1"/>
      <w:numFmt w:val="lowerLetter"/>
      <w:lvlText w:val="%2."/>
      <w:lvlJc w:val="left"/>
      <w:pPr>
        <w:ind w:left="2856" w:hanging="360"/>
      </w:pPr>
    </w:lvl>
    <w:lvl w:ilvl="2" w:tplc="0816001B" w:tentative="1">
      <w:start w:val="1"/>
      <w:numFmt w:val="lowerRoman"/>
      <w:lvlText w:val="%3."/>
      <w:lvlJc w:val="right"/>
      <w:pPr>
        <w:ind w:left="3576" w:hanging="180"/>
      </w:pPr>
    </w:lvl>
    <w:lvl w:ilvl="3" w:tplc="0816000F" w:tentative="1">
      <w:start w:val="1"/>
      <w:numFmt w:val="decimal"/>
      <w:lvlText w:val="%4."/>
      <w:lvlJc w:val="left"/>
      <w:pPr>
        <w:ind w:left="4296" w:hanging="360"/>
      </w:pPr>
    </w:lvl>
    <w:lvl w:ilvl="4" w:tplc="08160019" w:tentative="1">
      <w:start w:val="1"/>
      <w:numFmt w:val="lowerLetter"/>
      <w:lvlText w:val="%5."/>
      <w:lvlJc w:val="left"/>
      <w:pPr>
        <w:ind w:left="5016" w:hanging="360"/>
      </w:pPr>
    </w:lvl>
    <w:lvl w:ilvl="5" w:tplc="0816001B" w:tentative="1">
      <w:start w:val="1"/>
      <w:numFmt w:val="lowerRoman"/>
      <w:lvlText w:val="%6."/>
      <w:lvlJc w:val="right"/>
      <w:pPr>
        <w:ind w:left="5736" w:hanging="180"/>
      </w:pPr>
    </w:lvl>
    <w:lvl w:ilvl="6" w:tplc="0816000F" w:tentative="1">
      <w:start w:val="1"/>
      <w:numFmt w:val="decimal"/>
      <w:lvlText w:val="%7."/>
      <w:lvlJc w:val="left"/>
      <w:pPr>
        <w:ind w:left="6456" w:hanging="360"/>
      </w:pPr>
    </w:lvl>
    <w:lvl w:ilvl="7" w:tplc="08160019" w:tentative="1">
      <w:start w:val="1"/>
      <w:numFmt w:val="lowerLetter"/>
      <w:lvlText w:val="%8."/>
      <w:lvlJc w:val="left"/>
      <w:pPr>
        <w:ind w:left="7176" w:hanging="360"/>
      </w:pPr>
    </w:lvl>
    <w:lvl w:ilvl="8" w:tplc="0816001B" w:tentative="1">
      <w:start w:val="1"/>
      <w:numFmt w:val="lowerRoman"/>
      <w:lvlText w:val="%9."/>
      <w:lvlJc w:val="right"/>
      <w:pPr>
        <w:ind w:left="7896" w:hanging="180"/>
      </w:pPr>
    </w:lvl>
  </w:abstractNum>
  <w:abstractNum w:abstractNumId="5" w15:restartNumberingAfterBreak="0">
    <w:nsid w:val="1B1D5899"/>
    <w:multiLevelType w:val="hybridMultilevel"/>
    <w:tmpl w:val="5656B61E"/>
    <w:lvl w:ilvl="0" w:tplc="ADFE722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7029E4"/>
    <w:multiLevelType w:val="hybridMultilevel"/>
    <w:tmpl w:val="B1C460DA"/>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A193A70"/>
    <w:multiLevelType w:val="hybridMultilevel"/>
    <w:tmpl w:val="50345EB0"/>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FE47E3C"/>
    <w:multiLevelType w:val="multilevel"/>
    <w:tmpl w:val="EB0A7766"/>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2FEF1631"/>
    <w:multiLevelType w:val="hybridMultilevel"/>
    <w:tmpl w:val="028AA0C6"/>
    <w:lvl w:ilvl="0" w:tplc="0816001B">
      <w:start w:val="1"/>
      <w:numFmt w:val="lowerRoman"/>
      <w:lvlText w:val="%1."/>
      <w:lvlJc w:val="right"/>
      <w:pPr>
        <w:ind w:left="1068" w:hanging="360"/>
      </w:pPr>
    </w:lvl>
    <w:lvl w:ilvl="1" w:tplc="08160019">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0" w15:restartNumberingAfterBreak="0">
    <w:nsid w:val="359B3804"/>
    <w:multiLevelType w:val="hybridMultilevel"/>
    <w:tmpl w:val="78F6F0CA"/>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364E1FE5"/>
    <w:multiLevelType w:val="hybridMultilevel"/>
    <w:tmpl w:val="9F922CB6"/>
    <w:lvl w:ilvl="0" w:tplc="08160001">
      <w:start w:val="1"/>
      <w:numFmt w:val="bullet"/>
      <w:lvlText w:val=""/>
      <w:lvlJc w:val="left"/>
      <w:pPr>
        <w:ind w:left="1068" w:hanging="360"/>
      </w:pPr>
      <w:rPr>
        <w:rFonts w:ascii="Symbol" w:hAnsi="Symbol" w:hint="default"/>
      </w:rPr>
    </w:lvl>
    <w:lvl w:ilvl="1" w:tplc="A5A89136">
      <w:start w:val="1"/>
      <w:numFmt w:val="lowerLetter"/>
      <w:lvlText w:val="%2)"/>
      <w:lvlJc w:val="left"/>
      <w:pPr>
        <w:ind w:left="1788" w:hanging="360"/>
      </w:pPr>
      <w:rPr>
        <w:rFonts w:hint="default"/>
      </w:r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2" w15:restartNumberingAfterBreak="0">
    <w:nsid w:val="37D821D7"/>
    <w:multiLevelType w:val="hybridMultilevel"/>
    <w:tmpl w:val="E290311E"/>
    <w:lvl w:ilvl="0" w:tplc="08160017">
      <w:start w:val="1"/>
      <w:numFmt w:val="lowerLetter"/>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3" w15:restartNumberingAfterBreak="0">
    <w:nsid w:val="39B63A55"/>
    <w:multiLevelType w:val="hybridMultilevel"/>
    <w:tmpl w:val="0BF29C6A"/>
    <w:lvl w:ilvl="0" w:tplc="0816001B">
      <w:start w:val="1"/>
      <w:numFmt w:val="lowerRoman"/>
      <w:lvlText w:val="%1."/>
      <w:lvlJc w:val="right"/>
      <w:pPr>
        <w:ind w:left="1776" w:hanging="360"/>
      </w:pPr>
      <w:rPr>
        <w:rFonts w:hint="default"/>
      </w:rPr>
    </w:lvl>
    <w:lvl w:ilvl="1" w:tplc="08160003" w:tentative="1">
      <w:start w:val="1"/>
      <w:numFmt w:val="bullet"/>
      <w:lvlText w:val="o"/>
      <w:lvlJc w:val="left"/>
      <w:pPr>
        <w:ind w:left="2496" w:hanging="360"/>
      </w:pPr>
      <w:rPr>
        <w:rFonts w:ascii="Courier New" w:hAnsi="Courier New" w:cs="Courier New" w:hint="default"/>
      </w:rPr>
    </w:lvl>
    <w:lvl w:ilvl="2" w:tplc="08160005" w:tentative="1">
      <w:start w:val="1"/>
      <w:numFmt w:val="bullet"/>
      <w:lvlText w:val=""/>
      <w:lvlJc w:val="left"/>
      <w:pPr>
        <w:ind w:left="3216" w:hanging="360"/>
      </w:pPr>
      <w:rPr>
        <w:rFonts w:ascii="Wingdings" w:hAnsi="Wingdings" w:hint="default"/>
      </w:rPr>
    </w:lvl>
    <w:lvl w:ilvl="3" w:tplc="08160001" w:tentative="1">
      <w:start w:val="1"/>
      <w:numFmt w:val="bullet"/>
      <w:lvlText w:val=""/>
      <w:lvlJc w:val="left"/>
      <w:pPr>
        <w:ind w:left="3936" w:hanging="360"/>
      </w:pPr>
      <w:rPr>
        <w:rFonts w:ascii="Symbol" w:hAnsi="Symbol" w:hint="default"/>
      </w:rPr>
    </w:lvl>
    <w:lvl w:ilvl="4" w:tplc="08160003" w:tentative="1">
      <w:start w:val="1"/>
      <w:numFmt w:val="bullet"/>
      <w:lvlText w:val="o"/>
      <w:lvlJc w:val="left"/>
      <w:pPr>
        <w:ind w:left="4656" w:hanging="360"/>
      </w:pPr>
      <w:rPr>
        <w:rFonts w:ascii="Courier New" w:hAnsi="Courier New" w:cs="Courier New" w:hint="default"/>
      </w:rPr>
    </w:lvl>
    <w:lvl w:ilvl="5" w:tplc="08160005" w:tentative="1">
      <w:start w:val="1"/>
      <w:numFmt w:val="bullet"/>
      <w:lvlText w:val=""/>
      <w:lvlJc w:val="left"/>
      <w:pPr>
        <w:ind w:left="5376" w:hanging="360"/>
      </w:pPr>
      <w:rPr>
        <w:rFonts w:ascii="Wingdings" w:hAnsi="Wingdings" w:hint="default"/>
      </w:rPr>
    </w:lvl>
    <w:lvl w:ilvl="6" w:tplc="08160001" w:tentative="1">
      <w:start w:val="1"/>
      <w:numFmt w:val="bullet"/>
      <w:lvlText w:val=""/>
      <w:lvlJc w:val="left"/>
      <w:pPr>
        <w:ind w:left="6096" w:hanging="360"/>
      </w:pPr>
      <w:rPr>
        <w:rFonts w:ascii="Symbol" w:hAnsi="Symbol" w:hint="default"/>
      </w:rPr>
    </w:lvl>
    <w:lvl w:ilvl="7" w:tplc="08160003" w:tentative="1">
      <w:start w:val="1"/>
      <w:numFmt w:val="bullet"/>
      <w:lvlText w:val="o"/>
      <w:lvlJc w:val="left"/>
      <w:pPr>
        <w:ind w:left="6816" w:hanging="360"/>
      </w:pPr>
      <w:rPr>
        <w:rFonts w:ascii="Courier New" w:hAnsi="Courier New" w:cs="Courier New" w:hint="default"/>
      </w:rPr>
    </w:lvl>
    <w:lvl w:ilvl="8" w:tplc="08160005" w:tentative="1">
      <w:start w:val="1"/>
      <w:numFmt w:val="bullet"/>
      <w:lvlText w:val=""/>
      <w:lvlJc w:val="left"/>
      <w:pPr>
        <w:ind w:left="7536" w:hanging="360"/>
      </w:pPr>
      <w:rPr>
        <w:rFonts w:ascii="Wingdings" w:hAnsi="Wingdings" w:hint="default"/>
      </w:rPr>
    </w:lvl>
  </w:abstractNum>
  <w:abstractNum w:abstractNumId="14" w15:restartNumberingAfterBreak="0">
    <w:nsid w:val="3DC86374"/>
    <w:multiLevelType w:val="hybridMultilevel"/>
    <w:tmpl w:val="556A26D6"/>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40A41131"/>
    <w:multiLevelType w:val="multilevel"/>
    <w:tmpl w:val="D20EFA10"/>
    <w:lvl w:ilvl="0">
      <w:start w:val="1"/>
      <w:numFmt w:val="lowerLetter"/>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421568D7"/>
    <w:multiLevelType w:val="hybridMultilevel"/>
    <w:tmpl w:val="855CB042"/>
    <w:lvl w:ilvl="0" w:tplc="AB66DA00">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44995DE4"/>
    <w:multiLevelType w:val="hybridMultilevel"/>
    <w:tmpl w:val="84F2C792"/>
    <w:lvl w:ilvl="0" w:tplc="AB66DA00">
      <w:start w:val="1"/>
      <w:numFmt w:val="lowerLetter"/>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47B072D4"/>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9162233"/>
    <w:multiLevelType w:val="hybridMultilevel"/>
    <w:tmpl w:val="4D02BBAA"/>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49A449ED"/>
    <w:multiLevelType w:val="hybridMultilevel"/>
    <w:tmpl w:val="8A2C5B76"/>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4C3D1522"/>
    <w:multiLevelType w:val="hybridMultilevel"/>
    <w:tmpl w:val="F7A2AD66"/>
    <w:lvl w:ilvl="0" w:tplc="08160001">
      <w:start w:val="1"/>
      <w:numFmt w:val="bullet"/>
      <w:lvlText w:val=""/>
      <w:lvlJc w:val="left"/>
      <w:pPr>
        <w:ind w:left="1428" w:hanging="360"/>
      </w:pPr>
      <w:rPr>
        <w:rFonts w:ascii="Symbol" w:hAnsi="Symbol" w:hint="default"/>
      </w:rPr>
    </w:lvl>
    <w:lvl w:ilvl="1" w:tplc="08160003">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22" w15:restartNumberingAfterBreak="0">
    <w:nsid w:val="4C872DC0"/>
    <w:multiLevelType w:val="hybridMultilevel"/>
    <w:tmpl w:val="DA3E3B0E"/>
    <w:lvl w:ilvl="0" w:tplc="0816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DDE0D1E"/>
    <w:multiLevelType w:val="multilevel"/>
    <w:tmpl w:val="64BCEFEC"/>
    <w:lvl w:ilvl="0">
      <w:start w:val="1"/>
      <w:numFmt w:val="decimal"/>
      <w:lvlText w:val="%1."/>
      <w:lvlJc w:val="left"/>
      <w:pPr>
        <w:ind w:left="360" w:hanging="360"/>
      </w:pPr>
      <w:rPr>
        <w:rFonts w:hint="default"/>
        <w:color w:val="auto"/>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4F76350D"/>
    <w:multiLevelType w:val="hybridMultilevel"/>
    <w:tmpl w:val="009243D4"/>
    <w:lvl w:ilvl="0" w:tplc="08160011">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555C6347"/>
    <w:multiLevelType w:val="hybridMultilevel"/>
    <w:tmpl w:val="C76AC9A4"/>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5A10546F"/>
    <w:multiLevelType w:val="hybridMultilevel"/>
    <w:tmpl w:val="AC9677B4"/>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5B786662"/>
    <w:multiLevelType w:val="hybridMultilevel"/>
    <w:tmpl w:val="0A70AF28"/>
    <w:lvl w:ilvl="0" w:tplc="10000017">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5D8A4FF9"/>
    <w:multiLevelType w:val="multilevel"/>
    <w:tmpl w:val="AD923FB0"/>
    <w:lvl w:ilvl="0">
      <w:start w:val="1"/>
      <w:numFmt w:val="upperRoman"/>
      <w:lvlText w:val="%1."/>
      <w:lvlJc w:val="left"/>
      <w:pPr>
        <w:ind w:left="1080" w:hanging="720"/>
      </w:pPr>
      <w:rPr>
        <w:b/>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F4F1C95"/>
    <w:multiLevelType w:val="multilevel"/>
    <w:tmpl w:val="1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FEF25B5"/>
    <w:multiLevelType w:val="hybridMultilevel"/>
    <w:tmpl w:val="419A08CA"/>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628A0167"/>
    <w:multiLevelType w:val="hybridMultilevel"/>
    <w:tmpl w:val="133C39B6"/>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659A0EE4"/>
    <w:multiLevelType w:val="hybridMultilevel"/>
    <w:tmpl w:val="6022916E"/>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 w15:restartNumberingAfterBreak="0">
    <w:nsid w:val="6863667A"/>
    <w:multiLevelType w:val="hybridMultilevel"/>
    <w:tmpl w:val="5AB8C066"/>
    <w:lvl w:ilvl="0" w:tplc="0C000017">
      <w:start w:val="1"/>
      <w:numFmt w:val="lowerLetter"/>
      <w:lvlText w:val="%1)"/>
      <w:lvlJc w:val="left"/>
      <w:pPr>
        <w:ind w:left="784" w:hanging="360"/>
      </w:pPr>
    </w:lvl>
    <w:lvl w:ilvl="1" w:tplc="0C000019" w:tentative="1">
      <w:start w:val="1"/>
      <w:numFmt w:val="lowerLetter"/>
      <w:lvlText w:val="%2."/>
      <w:lvlJc w:val="left"/>
      <w:pPr>
        <w:ind w:left="1504" w:hanging="360"/>
      </w:pPr>
    </w:lvl>
    <w:lvl w:ilvl="2" w:tplc="0C00001B" w:tentative="1">
      <w:start w:val="1"/>
      <w:numFmt w:val="lowerRoman"/>
      <w:lvlText w:val="%3."/>
      <w:lvlJc w:val="right"/>
      <w:pPr>
        <w:ind w:left="2224" w:hanging="180"/>
      </w:pPr>
    </w:lvl>
    <w:lvl w:ilvl="3" w:tplc="0C00000F" w:tentative="1">
      <w:start w:val="1"/>
      <w:numFmt w:val="decimal"/>
      <w:lvlText w:val="%4."/>
      <w:lvlJc w:val="left"/>
      <w:pPr>
        <w:ind w:left="2944" w:hanging="360"/>
      </w:pPr>
    </w:lvl>
    <w:lvl w:ilvl="4" w:tplc="0C000019" w:tentative="1">
      <w:start w:val="1"/>
      <w:numFmt w:val="lowerLetter"/>
      <w:lvlText w:val="%5."/>
      <w:lvlJc w:val="left"/>
      <w:pPr>
        <w:ind w:left="3664" w:hanging="360"/>
      </w:pPr>
    </w:lvl>
    <w:lvl w:ilvl="5" w:tplc="0C00001B" w:tentative="1">
      <w:start w:val="1"/>
      <w:numFmt w:val="lowerRoman"/>
      <w:lvlText w:val="%6."/>
      <w:lvlJc w:val="right"/>
      <w:pPr>
        <w:ind w:left="4384" w:hanging="180"/>
      </w:pPr>
    </w:lvl>
    <w:lvl w:ilvl="6" w:tplc="0C00000F" w:tentative="1">
      <w:start w:val="1"/>
      <w:numFmt w:val="decimal"/>
      <w:lvlText w:val="%7."/>
      <w:lvlJc w:val="left"/>
      <w:pPr>
        <w:ind w:left="5104" w:hanging="360"/>
      </w:pPr>
    </w:lvl>
    <w:lvl w:ilvl="7" w:tplc="0C000019" w:tentative="1">
      <w:start w:val="1"/>
      <w:numFmt w:val="lowerLetter"/>
      <w:lvlText w:val="%8."/>
      <w:lvlJc w:val="left"/>
      <w:pPr>
        <w:ind w:left="5824" w:hanging="360"/>
      </w:pPr>
    </w:lvl>
    <w:lvl w:ilvl="8" w:tplc="0C00001B" w:tentative="1">
      <w:start w:val="1"/>
      <w:numFmt w:val="lowerRoman"/>
      <w:lvlText w:val="%9."/>
      <w:lvlJc w:val="right"/>
      <w:pPr>
        <w:ind w:left="6544" w:hanging="180"/>
      </w:pPr>
    </w:lvl>
  </w:abstractNum>
  <w:abstractNum w:abstractNumId="34" w15:restartNumberingAfterBreak="0">
    <w:nsid w:val="6B5B4128"/>
    <w:multiLevelType w:val="multilevel"/>
    <w:tmpl w:val="6D4452D2"/>
    <w:lvl w:ilvl="0">
      <w:start w:val="1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5" w15:restartNumberingAfterBreak="0">
    <w:nsid w:val="6CA4266D"/>
    <w:multiLevelType w:val="multilevel"/>
    <w:tmpl w:val="7E62F02E"/>
    <w:lvl w:ilvl="0">
      <w:start w:val="12"/>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6" w15:restartNumberingAfterBreak="0">
    <w:nsid w:val="6EAD33C0"/>
    <w:multiLevelType w:val="hybridMultilevel"/>
    <w:tmpl w:val="F258A3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6FAB3578"/>
    <w:multiLevelType w:val="hybridMultilevel"/>
    <w:tmpl w:val="F4EC9A5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705F4461"/>
    <w:multiLevelType w:val="hybridMultilevel"/>
    <w:tmpl w:val="EE8049C4"/>
    <w:lvl w:ilvl="0" w:tplc="0816000D">
      <w:start w:val="1"/>
      <w:numFmt w:val="bullet"/>
      <w:lvlText w:val=""/>
      <w:lvlJc w:val="left"/>
      <w:pPr>
        <w:ind w:left="720" w:hanging="360"/>
      </w:pPr>
      <w:rPr>
        <w:rFonts w:ascii="Wingdings" w:hAnsi="Wingding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 w15:restartNumberingAfterBreak="0">
    <w:nsid w:val="73A023C3"/>
    <w:multiLevelType w:val="hybridMultilevel"/>
    <w:tmpl w:val="4E627536"/>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7C6161CE"/>
    <w:multiLevelType w:val="hybridMultilevel"/>
    <w:tmpl w:val="B066D420"/>
    <w:lvl w:ilvl="0" w:tplc="08160017">
      <w:start w:val="1"/>
      <w:numFmt w:val="lowerLetter"/>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 w15:restartNumberingAfterBreak="0">
    <w:nsid w:val="7D102C3A"/>
    <w:multiLevelType w:val="multilevel"/>
    <w:tmpl w:val="369ECF16"/>
    <w:lvl w:ilvl="0">
      <w:start w:val="10"/>
      <w:numFmt w:val="decimal"/>
      <w:lvlText w:val="%1."/>
      <w:lvlJc w:val="left"/>
      <w:pPr>
        <w:ind w:left="360" w:hanging="360"/>
      </w:pPr>
      <w:rPr>
        <w:rFonts w:hint="default"/>
        <w:color w:val="auto"/>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505903534">
    <w:abstractNumId w:val="19"/>
  </w:num>
  <w:num w:numId="2" w16cid:durableId="1858037538">
    <w:abstractNumId w:val="23"/>
  </w:num>
  <w:num w:numId="3" w16cid:durableId="1276866455">
    <w:abstractNumId w:val="8"/>
  </w:num>
  <w:num w:numId="4" w16cid:durableId="1574504639">
    <w:abstractNumId w:val="10"/>
  </w:num>
  <w:num w:numId="5" w16cid:durableId="1102460029">
    <w:abstractNumId w:val="11"/>
  </w:num>
  <w:num w:numId="6" w16cid:durableId="1578131614">
    <w:abstractNumId w:val="40"/>
  </w:num>
  <w:num w:numId="7" w16cid:durableId="715349014">
    <w:abstractNumId w:val="14"/>
  </w:num>
  <w:num w:numId="8" w16cid:durableId="1799563361">
    <w:abstractNumId w:val="1"/>
  </w:num>
  <w:num w:numId="9" w16cid:durableId="704057446">
    <w:abstractNumId w:val="21"/>
  </w:num>
  <w:num w:numId="10" w16cid:durableId="1250774619">
    <w:abstractNumId w:val="16"/>
  </w:num>
  <w:num w:numId="11" w16cid:durableId="290407123">
    <w:abstractNumId w:val="17"/>
  </w:num>
  <w:num w:numId="12" w16cid:durableId="2107339764">
    <w:abstractNumId w:val="32"/>
  </w:num>
  <w:num w:numId="13" w16cid:durableId="570966620">
    <w:abstractNumId w:val="37"/>
  </w:num>
  <w:num w:numId="14" w16cid:durableId="156193884">
    <w:abstractNumId w:val="0"/>
  </w:num>
  <w:num w:numId="15" w16cid:durableId="1331057122">
    <w:abstractNumId w:val="41"/>
  </w:num>
  <w:num w:numId="16" w16cid:durableId="1592085018">
    <w:abstractNumId w:val="34"/>
  </w:num>
  <w:num w:numId="17" w16cid:durableId="1376274637">
    <w:abstractNumId w:val="35"/>
  </w:num>
  <w:num w:numId="18" w16cid:durableId="2028822625">
    <w:abstractNumId w:val="9"/>
  </w:num>
  <w:num w:numId="19" w16cid:durableId="251819533">
    <w:abstractNumId w:val="4"/>
  </w:num>
  <w:num w:numId="20" w16cid:durableId="687101108">
    <w:abstractNumId w:val="22"/>
  </w:num>
  <w:num w:numId="21" w16cid:durableId="880089501">
    <w:abstractNumId w:val="13"/>
  </w:num>
  <w:num w:numId="22" w16cid:durableId="1126893415">
    <w:abstractNumId w:val="36"/>
  </w:num>
  <w:num w:numId="23" w16cid:durableId="1039359930">
    <w:abstractNumId w:val="12"/>
  </w:num>
  <w:num w:numId="24" w16cid:durableId="463040813">
    <w:abstractNumId w:val="5"/>
  </w:num>
  <w:num w:numId="25" w16cid:durableId="67772728">
    <w:abstractNumId w:val="3"/>
  </w:num>
  <w:num w:numId="26" w16cid:durableId="1216313251">
    <w:abstractNumId w:val="2"/>
  </w:num>
  <w:num w:numId="27" w16cid:durableId="1827745810">
    <w:abstractNumId w:val="28"/>
  </w:num>
  <w:num w:numId="28" w16cid:durableId="2043624634">
    <w:abstractNumId w:val="33"/>
  </w:num>
  <w:num w:numId="29" w16cid:durableId="309134156">
    <w:abstractNumId w:val="24"/>
  </w:num>
  <w:num w:numId="30" w16cid:durableId="172963677">
    <w:abstractNumId w:val="25"/>
  </w:num>
  <w:num w:numId="31" w16cid:durableId="974338301">
    <w:abstractNumId w:val="30"/>
  </w:num>
  <w:num w:numId="32" w16cid:durableId="620697309">
    <w:abstractNumId w:val="38"/>
  </w:num>
  <w:num w:numId="33" w16cid:durableId="82724033">
    <w:abstractNumId w:val="31"/>
  </w:num>
  <w:num w:numId="34" w16cid:durableId="1000885538">
    <w:abstractNumId w:val="39"/>
  </w:num>
  <w:num w:numId="35" w16cid:durableId="2090349548">
    <w:abstractNumId w:val="7"/>
  </w:num>
  <w:num w:numId="36" w16cid:durableId="1124232632">
    <w:abstractNumId w:val="20"/>
  </w:num>
  <w:num w:numId="37" w16cid:durableId="925113574">
    <w:abstractNumId w:val="26"/>
  </w:num>
  <w:num w:numId="38" w16cid:durableId="390420637">
    <w:abstractNumId w:val="6"/>
  </w:num>
  <w:num w:numId="39" w16cid:durableId="2024629066">
    <w:abstractNumId w:val="18"/>
  </w:num>
  <w:num w:numId="40" w16cid:durableId="20518982">
    <w:abstractNumId w:val="29"/>
  </w:num>
  <w:num w:numId="41" w16cid:durableId="496113570">
    <w:abstractNumId w:val="27"/>
  </w:num>
  <w:num w:numId="42" w16cid:durableId="1257321771">
    <w:abstractNumId w:val="15"/>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uno Alves Antonio Chaves">
    <w15:presenceInfo w15:providerId="AD" w15:userId="S::nuno.chaves@minfin.gov.ao::4a35eabd-81e4-47fc-915c-2e6c47c0d403"/>
  </w15:person>
  <w15:person w15:author="Adelino Naquarta Sepalanga Domingos">
    <w15:presenceInfo w15:providerId="AD" w15:userId="S::adelino.domingos@minfin.gov.ao::4cbd9c31-05cd-43cb-9ba6-6de72746ab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t-BR" w:vendorID="64" w:dllVersion="6" w:nlCheck="1" w:checkStyle="0"/>
  <w:activeWritingStyle w:appName="MSWord" w:lang="en-US" w:vendorID="64" w:dllVersion="6" w:nlCheck="1" w:checkStyle="1"/>
  <w:activeWritingStyle w:appName="MSWord" w:lang="pt-PT" w:vendorID="64" w:dllVersion="0" w:nlCheck="1" w:checkStyle="0"/>
  <w:activeWritingStyle w:appName="MSWord" w:lang="en-US" w:vendorID="64" w:dllVersion="0" w:nlCheck="1" w:checkStyle="0"/>
  <w:activeWritingStyle w:appName="MSWord" w:lang="pt-PT" w:vendorID="64" w:dllVersion="4096" w:nlCheck="1" w:checkStyle="0"/>
  <w:activeWritingStyle w:appName="MSWord" w:lang="en-US" w:vendorID="64" w:dllVersion="4096" w:nlCheck="1" w:checkStyle="0"/>
  <w:activeWritingStyle w:appName="MSWord" w:lang="es-BO" w:vendorID="64" w:dllVersion="4096" w:nlCheck="1" w:checkStyle="0"/>
  <w:activeWritingStyle w:appName="MSWord" w:lang="es-BO" w:vendorID="64" w:dllVersion="0" w:nlCheck="1" w:checkStyle="0"/>
  <w:proofState w:spelling="clean" w:grammar="clean"/>
  <w:revisionView w:markup="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sNewDoc" w:val="No"/>
  </w:docVars>
  <w:rsids>
    <w:rsidRoot w:val="0005504E"/>
    <w:rsid w:val="0000147E"/>
    <w:rsid w:val="00003164"/>
    <w:rsid w:val="0000694B"/>
    <w:rsid w:val="00006AB6"/>
    <w:rsid w:val="00013F9E"/>
    <w:rsid w:val="000145FD"/>
    <w:rsid w:val="000228B1"/>
    <w:rsid w:val="000228E4"/>
    <w:rsid w:val="0003147D"/>
    <w:rsid w:val="00032672"/>
    <w:rsid w:val="000328CB"/>
    <w:rsid w:val="000341F4"/>
    <w:rsid w:val="00035538"/>
    <w:rsid w:val="000361C0"/>
    <w:rsid w:val="00037DFD"/>
    <w:rsid w:val="0004090F"/>
    <w:rsid w:val="00042458"/>
    <w:rsid w:val="000448D0"/>
    <w:rsid w:val="000458AE"/>
    <w:rsid w:val="00052384"/>
    <w:rsid w:val="000530F2"/>
    <w:rsid w:val="0005504E"/>
    <w:rsid w:val="000567A1"/>
    <w:rsid w:val="00060D92"/>
    <w:rsid w:val="00065374"/>
    <w:rsid w:val="00070114"/>
    <w:rsid w:val="00076986"/>
    <w:rsid w:val="00080FA9"/>
    <w:rsid w:val="00082848"/>
    <w:rsid w:val="00085873"/>
    <w:rsid w:val="00087E6D"/>
    <w:rsid w:val="0009010A"/>
    <w:rsid w:val="00090455"/>
    <w:rsid w:val="00093845"/>
    <w:rsid w:val="00097A93"/>
    <w:rsid w:val="000A132E"/>
    <w:rsid w:val="000A1983"/>
    <w:rsid w:val="000A545C"/>
    <w:rsid w:val="000B0804"/>
    <w:rsid w:val="000B2620"/>
    <w:rsid w:val="000B382F"/>
    <w:rsid w:val="000B6DB3"/>
    <w:rsid w:val="000B7111"/>
    <w:rsid w:val="000C1DF6"/>
    <w:rsid w:val="000C37BC"/>
    <w:rsid w:val="000C438C"/>
    <w:rsid w:val="000C4982"/>
    <w:rsid w:val="000C6104"/>
    <w:rsid w:val="000C7C51"/>
    <w:rsid w:val="000D2D11"/>
    <w:rsid w:val="000D3520"/>
    <w:rsid w:val="000E19B9"/>
    <w:rsid w:val="000E3DF7"/>
    <w:rsid w:val="000E440B"/>
    <w:rsid w:val="000E45EC"/>
    <w:rsid w:val="000E5B5D"/>
    <w:rsid w:val="000F08BB"/>
    <w:rsid w:val="000F0B76"/>
    <w:rsid w:val="000F35A4"/>
    <w:rsid w:val="000F36EF"/>
    <w:rsid w:val="000F70E2"/>
    <w:rsid w:val="000F7E44"/>
    <w:rsid w:val="00101C7D"/>
    <w:rsid w:val="00103CB8"/>
    <w:rsid w:val="00104085"/>
    <w:rsid w:val="00106D8A"/>
    <w:rsid w:val="00106DEA"/>
    <w:rsid w:val="001105CB"/>
    <w:rsid w:val="00113B17"/>
    <w:rsid w:val="00113B3D"/>
    <w:rsid w:val="00121A87"/>
    <w:rsid w:val="0012492D"/>
    <w:rsid w:val="00127DB0"/>
    <w:rsid w:val="001306AC"/>
    <w:rsid w:val="00134C97"/>
    <w:rsid w:val="00137A4E"/>
    <w:rsid w:val="001443D5"/>
    <w:rsid w:val="00145468"/>
    <w:rsid w:val="0014620E"/>
    <w:rsid w:val="00147151"/>
    <w:rsid w:val="001511E2"/>
    <w:rsid w:val="00154F36"/>
    <w:rsid w:val="00155122"/>
    <w:rsid w:val="001552B2"/>
    <w:rsid w:val="00155F36"/>
    <w:rsid w:val="001567B5"/>
    <w:rsid w:val="00160564"/>
    <w:rsid w:val="00163AB1"/>
    <w:rsid w:val="00177081"/>
    <w:rsid w:val="00177AEA"/>
    <w:rsid w:val="001804E0"/>
    <w:rsid w:val="001904C5"/>
    <w:rsid w:val="00190A46"/>
    <w:rsid w:val="001918A0"/>
    <w:rsid w:val="001938C9"/>
    <w:rsid w:val="001945CD"/>
    <w:rsid w:val="00196FAC"/>
    <w:rsid w:val="001A1102"/>
    <w:rsid w:val="001A2728"/>
    <w:rsid w:val="001A4CCA"/>
    <w:rsid w:val="001A53B8"/>
    <w:rsid w:val="001A5C85"/>
    <w:rsid w:val="001A66D7"/>
    <w:rsid w:val="001A787E"/>
    <w:rsid w:val="001A7BF8"/>
    <w:rsid w:val="001B2060"/>
    <w:rsid w:val="001B2F2E"/>
    <w:rsid w:val="001B5248"/>
    <w:rsid w:val="001B557C"/>
    <w:rsid w:val="001C16D7"/>
    <w:rsid w:val="001C22B9"/>
    <w:rsid w:val="001C4200"/>
    <w:rsid w:val="001C52C9"/>
    <w:rsid w:val="001D24B2"/>
    <w:rsid w:val="001D6190"/>
    <w:rsid w:val="001E0AB0"/>
    <w:rsid w:val="001E0D19"/>
    <w:rsid w:val="001E16CA"/>
    <w:rsid w:val="001E3A66"/>
    <w:rsid w:val="001E4A2E"/>
    <w:rsid w:val="001F45EB"/>
    <w:rsid w:val="001F4D75"/>
    <w:rsid w:val="001F6030"/>
    <w:rsid w:val="0020103F"/>
    <w:rsid w:val="002121CA"/>
    <w:rsid w:val="00213DFA"/>
    <w:rsid w:val="00220872"/>
    <w:rsid w:val="00222C83"/>
    <w:rsid w:val="00230A8B"/>
    <w:rsid w:val="00230CA9"/>
    <w:rsid w:val="00230CAD"/>
    <w:rsid w:val="002324D4"/>
    <w:rsid w:val="00232E07"/>
    <w:rsid w:val="002332C6"/>
    <w:rsid w:val="00235F84"/>
    <w:rsid w:val="00236319"/>
    <w:rsid w:val="00244F72"/>
    <w:rsid w:val="002529D0"/>
    <w:rsid w:val="0025329F"/>
    <w:rsid w:val="002545F2"/>
    <w:rsid w:val="00254CAD"/>
    <w:rsid w:val="00264B5D"/>
    <w:rsid w:val="00272479"/>
    <w:rsid w:val="00281158"/>
    <w:rsid w:val="00285CED"/>
    <w:rsid w:val="002864C2"/>
    <w:rsid w:val="002923E7"/>
    <w:rsid w:val="0029475A"/>
    <w:rsid w:val="00295E5C"/>
    <w:rsid w:val="0029637D"/>
    <w:rsid w:val="002A5648"/>
    <w:rsid w:val="002A60E5"/>
    <w:rsid w:val="002A6BB4"/>
    <w:rsid w:val="002A7090"/>
    <w:rsid w:val="002B14D5"/>
    <w:rsid w:val="002B55DF"/>
    <w:rsid w:val="002B6F12"/>
    <w:rsid w:val="002C52CD"/>
    <w:rsid w:val="002C7400"/>
    <w:rsid w:val="002D27A8"/>
    <w:rsid w:val="002D5EEC"/>
    <w:rsid w:val="002D6E0C"/>
    <w:rsid w:val="002D7E71"/>
    <w:rsid w:val="002E1E31"/>
    <w:rsid w:val="002E1E6D"/>
    <w:rsid w:val="002E2B95"/>
    <w:rsid w:val="002E5F54"/>
    <w:rsid w:val="002F19ED"/>
    <w:rsid w:val="002F5C01"/>
    <w:rsid w:val="002F7BAC"/>
    <w:rsid w:val="003037C1"/>
    <w:rsid w:val="00303958"/>
    <w:rsid w:val="00304B3F"/>
    <w:rsid w:val="003055CF"/>
    <w:rsid w:val="00310DFC"/>
    <w:rsid w:val="00310E65"/>
    <w:rsid w:val="003137B4"/>
    <w:rsid w:val="0031753A"/>
    <w:rsid w:val="00321643"/>
    <w:rsid w:val="00323EE8"/>
    <w:rsid w:val="0032474E"/>
    <w:rsid w:val="00324C03"/>
    <w:rsid w:val="003253C4"/>
    <w:rsid w:val="00325F28"/>
    <w:rsid w:val="003304B3"/>
    <w:rsid w:val="00337127"/>
    <w:rsid w:val="00340D56"/>
    <w:rsid w:val="0034388B"/>
    <w:rsid w:val="0034702B"/>
    <w:rsid w:val="00350FA1"/>
    <w:rsid w:val="00352EFA"/>
    <w:rsid w:val="00354E73"/>
    <w:rsid w:val="003552FF"/>
    <w:rsid w:val="0035758A"/>
    <w:rsid w:val="0036045A"/>
    <w:rsid w:val="00360662"/>
    <w:rsid w:val="003629EC"/>
    <w:rsid w:val="00363FC9"/>
    <w:rsid w:val="0036452C"/>
    <w:rsid w:val="003779E9"/>
    <w:rsid w:val="0038046C"/>
    <w:rsid w:val="00381316"/>
    <w:rsid w:val="00382739"/>
    <w:rsid w:val="00385185"/>
    <w:rsid w:val="0038545D"/>
    <w:rsid w:val="003868A0"/>
    <w:rsid w:val="003868F7"/>
    <w:rsid w:val="00387EAC"/>
    <w:rsid w:val="00391600"/>
    <w:rsid w:val="00392219"/>
    <w:rsid w:val="00392409"/>
    <w:rsid w:val="00392BDC"/>
    <w:rsid w:val="0039307C"/>
    <w:rsid w:val="003942BD"/>
    <w:rsid w:val="00394985"/>
    <w:rsid w:val="003951DB"/>
    <w:rsid w:val="003967C7"/>
    <w:rsid w:val="003A044B"/>
    <w:rsid w:val="003A094C"/>
    <w:rsid w:val="003A1D55"/>
    <w:rsid w:val="003A271E"/>
    <w:rsid w:val="003A3B1A"/>
    <w:rsid w:val="003A3E8B"/>
    <w:rsid w:val="003B3C95"/>
    <w:rsid w:val="003B6765"/>
    <w:rsid w:val="003C4E43"/>
    <w:rsid w:val="003D146B"/>
    <w:rsid w:val="003D3272"/>
    <w:rsid w:val="003D354A"/>
    <w:rsid w:val="003D3D1A"/>
    <w:rsid w:val="003D4DAF"/>
    <w:rsid w:val="003D5E2D"/>
    <w:rsid w:val="003D78C4"/>
    <w:rsid w:val="003E00AC"/>
    <w:rsid w:val="003E3775"/>
    <w:rsid w:val="003E4400"/>
    <w:rsid w:val="003E6082"/>
    <w:rsid w:val="003F1A27"/>
    <w:rsid w:val="003F330D"/>
    <w:rsid w:val="003F3EDE"/>
    <w:rsid w:val="003F5B9D"/>
    <w:rsid w:val="00402E4A"/>
    <w:rsid w:val="004034EA"/>
    <w:rsid w:val="00403DA8"/>
    <w:rsid w:val="00407730"/>
    <w:rsid w:val="00410114"/>
    <w:rsid w:val="004110B1"/>
    <w:rsid w:val="00411E26"/>
    <w:rsid w:val="004122EA"/>
    <w:rsid w:val="00412FBE"/>
    <w:rsid w:val="00415373"/>
    <w:rsid w:val="00417063"/>
    <w:rsid w:val="00417859"/>
    <w:rsid w:val="00420C8E"/>
    <w:rsid w:val="004244C8"/>
    <w:rsid w:val="00425036"/>
    <w:rsid w:val="00425311"/>
    <w:rsid w:val="004305B1"/>
    <w:rsid w:val="00431579"/>
    <w:rsid w:val="00434E2E"/>
    <w:rsid w:val="004414C5"/>
    <w:rsid w:val="0044172D"/>
    <w:rsid w:val="004433D5"/>
    <w:rsid w:val="00447B28"/>
    <w:rsid w:val="00451AE5"/>
    <w:rsid w:val="0045253D"/>
    <w:rsid w:val="004531B9"/>
    <w:rsid w:val="00457C8C"/>
    <w:rsid w:val="00460157"/>
    <w:rsid w:val="0046383C"/>
    <w:rsid w:val="00463A7D"/>
    <w:rsid w:val="004657B5"/>
    <w:rsid w:val="004675D0"/>
    <w:rsid w:val="00467AC1"/>
    <w:rsid w:val="00467C64"/>
    <w:rsid w:val="004727DB"/>
    <w:rsid w:val="004746A4"/>
    <w:rsid w:val="00474DBA"/>
    <w:rsid w:val="00483934"/>
    <w:rsid w:val="0048454E"/>
    <w:rsid w:val="004866BB"/>
    <w:rsid w:val="004906F9"/>
    <w:rsid w:val="00490C40"/>
    <w:rsid w:val="00491337"/>
    <w:rsid w:val="00491A52"/>
    <w:rsid w:val="004925A1"/>
    <w:rsid w:val="00492936"/>
    <w:rsid w:val="00496400"/>
    <w:rsid w:val="004A63F3"/>
    <w:rsid w:val="004B2FD5"/>
    <w:rsid w:val="004B6AB0"/>
    <w:rsid w:val="004C0EE5"/>
    <w:rsid w:val="004C39E7"/>
    <w:rsid w:val="004D3978"/>
    <w:rsid w:val="004D3AD0"/>
    <w:rsid w:val="004D4945"/>
    <w:rsid w:val="004D76BA"/>
    <w:rsid w:val="004E2AB7"/>
    <w:rsid w:val="004E3445"/>
    <w:rsid w:val="004E3BC4"/>
    <w:rsid w:val="004E5A16"/>
    <w:rsid w:val="004E71B0"/>
    <w:rsid w:val="004F32E1"/>
    <w:rsid w:val="004F5391"/>
    <w:rsid w:val="004F77E8"/>
    <w:rsid w:val="00501A0C"/>
    <w:rsid w:val="00501E2F"/>
    <w:rsid w:val="00505C0B"/>
    <w:rsid w:val="00506ED3"/>
    <w:rsid w:val="00510777"/>
    <w:rsid w:val="005113B9"/>
    <w:rsid w:val="005117CB"/>
    <w:rsid w:val="00513E6D"/>
    <w:rsid w:val="00515764"/>
    <w:rsid w:val="00515B51"/>
    <w:rsid w:val="005210AB"/>
    <w:rsid w:val="005214C3"/>
    <w:rsid w:val="00525663"/>
    <w:rsid w:val="00525FA6"/>
    <w:rsid w:val="00532213"/>
    <w:rsid w:val="00532A19"/>
    <w:rsid w:val="00534FF7"/>
    <w:rsid w:val="00535144"/>
    <w:rsid w:val="005429CD"/>
    <w:rsid w:val="0054359E"/>
    <w:rsid w:val="00550330"/>
    <w:rsid w:val="00552D4B"/>
    <w:rsid w:val="005543D9"/>
    <w:rsid w:val="00554C06"/>
    <w:rsid w:val="0056085D"/>
    <w:rsid w:val="0056285D"/>
    <w:rsid w:val="00562B2A"/>
    <w:rsid w:val="00565CC1"/>
    <w:rsid w:val="00566481"/>
    <w:rsid w:val="0057198C"/>
    <w:rsid w:val="00582356"/>
    <w:rsid w:val="0058325A"/>
    <w:rsid w:val="00583460"/>
    <w:rsid w:val="00583AFB"/>
    <w:rsid w:val="00586D09"/>
    <w:rsid w:val="00587AAE"/>
    <w:rsid w:val="005901A5"/>
    <w:rsid w:val="00593BCA"/>
    <w:rsid w:val="0059452D"/>
    <w:rsid w:val="005946D5"/>
    <w:rsid w:val="0059690D"/>
    <w:rsid w:val="005976E3"/>
    <w:rsid w:val="005A28D8"/>
    <w:rsid w:val="005A48C7"/>
    <w:rsid w:val="005A679C"/>
    <w:rsid w:val="005A7514"/>
    <w:rsid w:val="005A7779"/>
    <w:rsid w:val="005B0D1A"/>
    <w:rsid w:val="005B39F2"/>
    <w:rsid w:val="005B4132"/>
    <w:rsid w:val="005B4BEA"/>
    <w:rsid w:val="005B66A7"/>
    <w:rsid w:val="005B66D5"/>
    <w:rsid w:val="005C0655"/>
    <w:rsid w:val="005C5AE3"/>
    <w:rsid w:val="005D009F"/>
    <w:rsid w:val="005D14F8"/>
    <w:rsid w:val="005D222C"/>
    <w:rsid w:val="005D2FC6"/>
    <w:rsid w:val="005D3186"/>
    <w:rsid w:val="005D36F8"/>
    <w:rsid w:val="005D385B"/>
    <w:rsid w:val="005D6676"/>
    <w:rsid w:val="005E3899"/>
    <w:rsid w:val="005E6434"/>
    <w:rsid w:val="005E77F7"/>
    <w:rsid w:val="005E7A80"/>
    <w:rsid w:val="005F262C"/>
    <w:rsid w:val="005F3592"/>
    <w:rsid w:val="005F44D8"/>
    <w:rsid w:val="005F5578"/>
    <w:rsid w:val="006004F9"/>
    <w:rsid w:val="0060199C"/>
    <w:rsid w:val="00610630"/>
    <w:rsid w:val="0061731F"/>
    <w:rsid w:val="006268FE"/>
    <w:rsid w:val="00632C76"/>
    <w:rsid w:val="00634B03"/>
    <w:rsid w:val="00637F38"/>
    <w:rsid w:val="006419F6"/>
    <w:rsid w:val="00641B3E"/>
    <w:rsid w:val="006457E9"/>
    <w:rsid w:val="00645EC8"/>
    <w:rsid w:val="00651341"/>
    <w:rsid w:val="0065169D"/>
    <w:rsid w:val="006525A4"/>
    <w:rsid w:val="00652EA8"/>
    <w:rsid w:val="00654D53"/>
    <w:rsid w:val="00657CF4"/>
    <w:rsid w:val="00657D04"/>
    <w:rsid w:val="00663A58"/>
    <w:rsid w:val="00667D71"/>
    <w:rsid w:val="00676608"/>
    <w:rsid w:val="00683614"/>
    <w:rsid w:val="006836C1"/>
    <w:rsid w:val="00690F49"/>
    <w:rsid w:val="00691778"/>
    <w:rsid w:val="006928A5"/>
    <w:rsid w:val="00693780"/>
    <w:rsid w:val="00697C8D"/>
    <w:rsid w:val="006A0965"/>
    <w:rsid w:val="006A2599"/>
    <w:rsid w:val="006A45FD"/>
    <w:rsid w:val="006A4BB2"/>
    <w:rsid w:val="006A4EA9"/>
    <w:rsid w:val="006A535A"/>
    <w:rsid w:val="006A5ECE"/>
    <w:rsid w:val="006A7FA2"/>
    <w:rsid w:val="006B50AE"/>
    <w:rsid w:val="006C0F25"/>
    <w:rsid w:val="006C24F4"/>
    <w:rsid w:val="006C4AAB"/>
    <w:rsid w:val="006C565B"/>
    <w:rsid w:val="006C5C1B"/>
    <w:rsid w:val="006C6B9C"/>
    <w:rsid w:val="006C7012"/>
    <w:rsid w:val="006D2A5A"/>
    <w:rsid w:val="006D3987"/>
    <w:rsid w:val="006D3AA9"/>
    <w:rsid w:val="006D3E99"/>
    <w:rsid w:val="006D4F7A"/>
    <w:rsid w:val="006D7E07"/>
    <w:rsid w:val="006E5DAC"/>
    <w:rsid w:val="006E64E1"/>
    <w:rsid w:val="006E78B2"/>
    <w:rsid w:val="006F1B37"/>
    <w:rsid w:val="006F20CE"/>
    <w:rsid w:val="006F2499"/>
    <w:rsid w:val="006F3DE9"/>
    <w:rsid w:val="00707046"/>
    <w:rsid w:val="0071349B"/>
    <w:rsid w:val="007143DC"/>
    <w:rsid w:val="00716E01"/>
    <w:rsid w:val="007179C2"/>
    <w:rsid w:val="00717F59"/>
    <w:rsid w:val="00725F91"/>
    <w:rsid w:val="00732ECC"/>
    <w:rsid w:val="007333EF"/>
    <w:rsid w:val="00734B08"/>
    <w:rsid w:val="00741D65"/>
    <w:rsid w:val="0074254B"/>
    <w:rsid w:val="007457A7"/>
    <w:rsid w:val="00747501"/>
    <w:rsid w:val="00747AE8"/>
    <w:rsid w:val="00750436"/>
    <w:rsid w:val="0075136D"/>
    <w:rsid w:val="00751A13"/>
    <w:rsid w:val="00755F71"/>
    <w:rsid w:val="00757627"/>
    <w:rsid w:val="00760681"/>
    <w:rsid w:val="007606E0"/>
    <w:rsid w:val="007637BB"/>
    <w:rsid w:val="00780092"/>
    <w:rsid w:val="00780399"/>
    <w:rsid w:val="0078581B"/>
    <w:rsid w:val="00787250"/>
    <w:rsid w:val="007915A8"/>
    <w:rsid w:val="00792A5C"/>
    <w:rsid w:val="00793BE5"/>
    <w:rsid w:val="00793C6B"/>
    <w:rsid w:val="00795B7E"/>
    <w:rsid w:val="007A0D07"/>
    <w:rsid w:val="007A3618"/>
    <w:rsid w:val="007A659C"/>
    <w:rsid w:val="007B0605"/>
    <w:rsid w:val="007B074B"/>
    <w:rsid w:val="007B203B"/>
    <w:rsid w:val="007B27CE"/>
    <w:rsid w:val="007B310B"/>
    <w:rsid w:val="007B5483"/>
    <w:rsid w:val="007C40D8"/>
    <w:rsid w:val="007C4205"/>
    <w:rsid w:val="007C7E4B"/>
    <w:rsid w:val="007C7F40"/>
    <w:rsid w:val="007D4CCC"/>
    <w:rsid w:val="007D562F"/>
    <w:rsid w:val="007E08A2"/>
    <w:rsid w:val="007E3CAE"/>
    <w:rsid w:val="007E42E5"/>
    <w:rsid w:val="007E57D0"/>
    <w:rsid w:val="007E6F1F"/>
    <w:rsid w:val="007E7361"/>
    <w:rsid w:val="007F5FAE"/>
    <w:rsid w:val="00804A84"/>
    <w:rsid w:val="0080529E"/>
    <w:rsid w:val="00805D1C"/>
    <w:rsid w:val="00812950"/>
    <w:rsid w:val="00816121"/>
    <w:rsid w:val="00816676"/>
    <w:rsid w:val="00816F3C"/>
    <w:rsid w:val="008210F6"/>
    <w:rsid w:val="008218FA"/>
    <w:rsid w:val="00825A85"/>
    <w:rsid w:val="00826734"/>
    <w:rsid w:val="00826894"/>
    <w:rsid w:val="00827A8A"/>
    <w:rsid w:val="0083176E"/>
    <w:rsid w:val="00831D81"/>
    <w:rsid w:val="00832B94"/>
    <w:rsid w:val="00834735"/>
    <w:rsid w:val="008376B8"/>
    <w:rsid w:val="00841905"/>
    <w:rsid w:val="00842402"/>
    <w:rsid w:val="00844BBE"/>
    <w:rsid w:val="008459D0"/>
    <w:rsid w:val="008460CE"/>
    <w:rsid w:val="0085121E"/>
    <w:rsid w:val="0085705E"/>
    <w:rsid w:val="0086399F"/>
    <w:rsid w:val="00865A30"/>
    <w:rsid w:val="0086600C"/>
    <w:rsid w:val="00866FD8"/>
    <w:rsid w:val="00871444"/>
    <w:rsid w:val="0087185C"/>
    <w:rsid w:val="00874CE1"/>
    <w:rsid w:val="0087628F"/>
    <w:rsid w:val="00876BDA"/>
    <w:rsid w:val="00880EC1"/>
    <w:rsid w:val="00884183"/>
    <w:rsid w:val="008853EC"/>
    <w:rsid w:val="008879C9"/>
    <w:rsid w:val="00890440"/>
    <w:rsid w:val="00891F7A"/>
    <w:rsid w:val="0089486F"/>
    <w:rsid w:val="00897821"/>
    <w:rsid w:val="008A2C04"/>
    <w:rsid w:val="008A3C02"/>
    <w:rsid w:val="008A5335"/>
    <w:rsid w:val="008B0C6C"/>
    <w:rsid w:val="008B1B05"/>
    <w:rsid w:val="008B3B78"/>
    <w:rsid w:val="008B56B2"/>
    <w:rsid w:val="008B5A76"/>
    <w:rsid w:val="008C0CA4"/>
    <w:rsid w:val="008C4D85"/>
    <w:rsid w:val="008C7E58"/>
    <w:rsid w:val="008D1059"/>
    <w:rsid w:val="008D41BF"/>
    <w:rsid w:val="008D4EFD"/>
    <w:rsid w:val="008D7E58"/>
    <w:rsid w:val="008E2496"/>
    <w:rsid w:val="008E37A8"/>
    <w:rsid w:val="008E7CDD"/>
    <w:rsid w:val="008E7F83"/>
    <w:rsid w:val="008F201B"/>
    <w:rsid w:val="008F43A0"/>
    <w:rsid w:val="0090256D"/>
    <w:rsid w:val="0090459E"/>
    <w:rsid w:val="00905909"/>
    <w:rsid w:val="009065A3"/>
    <w:rsid w:val="009100C2"/>
    <w:rsid w:val="00912967"/>
    <w:rsid w:val="00912BD7"/>
    <w:rsid w:val="00914BE5"/>
    <w:rsid w:val="00914FF9"/>
    <w:rsid w:val="00923163"/>
    <w:rsid w:val="009246AA"/>
    <w:rsid w:val="00927325"/>
    <w:rsid w:val="00930B65"/>
    <w:rsid w:val="00935A9E"/>
    <w:rsid w:val="00937442"/>
    <w:rsid w:val="00941B56"/>
    <w:rsid w:val="00941E89"/>
    <w:rsid w:val="00943B17"/>
    <w:rsid w:val="0094468C"/>
    <w:rsid w:val="00952F09"/>
    <w:rsid w:val="00956DFE"/>
    <w:rsid w:val="009603CB"/>
    <w:rsid w:val="0096114D"/>
    <w:rsid w:val="00965844"/>
    <w:rsid w:val="009679DD"/>
    <w:rsid w:val="009719E8"/>
    <w:rsid w:val="0097279C"/>
    <w:rsid w:val="00972D7C"/>
    <w:rsid w:val="0097648C"/>
    <w:rsid w:val="00976534"/>
    <w:rsid w:val="00980945"/>
    <w:rsid w:val="009823E0"/>
    <w:rsid w:val="009824E3"/>
    <w:rsid w:val="00985C28"/>
    <w:rsid w:val="009922D8"/>
    <w:rsid w:val="00992C7C"/>
    <w:rsid w:val="00994018"/>
    <w:rsid w:val="0099552D"/>
    <w:rsid w:val="009967C7"/>
    <w:rsid w:val="009A290F"/>
    <w:rsid w:val="009A3C75"/>
    <w:rsid w:val="009B558E"/>
    <w:rsid w:val="009B69B8"/>
    <w:rsid w:val="009C15F0"/>
    <w:rsid w:val="009C2BAF"/>
    <w:rsid w:val="009C64BB"/>
    <w:rsid w:val="009D0E46"/>
    <w:rsid w:val="009D64EF"/>
    <w:rsid w:val="009D6F70"/>
    <w:rsid w:val="009D7B2D"/>
    <w:rsid w:val="009E03A9"/>
    <w:rsid w:val="009E3C1D"/>
    <w:rsid w:val="009E67D2"/>
    <w:rsid w:val="009E75A2"/>
    <w:rsid w:val="009F065E"/>
    <w:rsid w:val="009F1A07"/>
    <w:rsid w:val="009F3559"/>
    <w:rsid w:val="00A02564"/>
    <w:rsid w:val="00A03058"/>
    <w:rsid w:val="00A03359"/>
    <w:rsid w:val="00A06165"/>
    <w:rsid w:val="00A0721B"/>
    <w:rsid w:val="00A10251"/>
    <w:rsid w:val="00A102C8"/>
    <w:rsid w:val="00A1142A"/>
    <w:rsid w:val="00A11637"/>
    <w:rsid w:val="00A122E8"/>
    <w:rsid w:val="00A15D32"/>
    <w:rsid w:val="00A223A4"/>
    <w:rsid w:val="00A23068"/>
    <w:rsid w:val="00A23EDA"/>
    <w:rsid w:val="00A2765B"/>
    <w:rsid w:val="00A30E41"/>
    <w:rsid w:val="00A3770C"/>
    <w:rsid w:val="00A428B6"/>
    <w:rsid w:val="00A43B24"/>
    <w:rsid w:val="00A44F68"/>
    <w:rsid w:val="00A45C0A"/>
    <w:rsid w:val="00A45EF3"/>
    <w:rsid w:val="00A50162"/>
    <w:rsid w:val="00A51007"/>
    <w:rsid w:val="00A52B04"/>
    <w:rsid w:val="00A54BE8"/>
    <w:rsid w:val="00A54EC1"/>
    <w:rsid w:val="00A56659"/>
    <w:rsid w:val="00A570FC"/>
    <w:rsid w:val="00A5726B"/>
    <w:rsid w:val="00A57E48"/>
    <w:rsid w:val="00A633DA"/>
    <w:rsid w:val="00A66E03"/>
    <w:rsid w:val="00A66F18"/>
    <w:rsid w:val="00A67B3F"/>
    <w:rsid w:val="00A703E6"/>
    <w:rsid w:val="00A708E4"/>
    <w:rsid w:val="00A70FF2"/>
    <w:rsid w:val="00A72E9C"/>
    <w:rsid w:val="00A837E1"/>
    <w:rsid w:val="00A84C72"/>
    <w:rsid w:val="00A853D8"/>
    <w:rsid w:val="00A8545C"/>
    <w:rsid w:val="00A85B19"/>
    <w:rsid w:val="00A86190"/>
    <w:rsid w:val="00A8672F"/>
    <w:rsid w:val="00A90196"/>
    <w:rsid w:val="00A92986"/>
    <w:rsid w:val="00A9385B"/>
    <w:rsid w:val="00A947E0"/>
    <w:rsid w:val="00A94F61"/>
    <w:rsid w:val="00A966D3"/>
    <w:rsid w:val="00A96890"/>
    <w:rsid w:val="00A97204"/>
    <w:rsid w:val="00A978F2"/>
    <w:rsid w:val="00AA2545"/>
    <w:rsid w:val="00AA2FB7"/>
    <w:rsid w:val="00AA64DF"/>
    <w:rsid w:val="00AA6D85"/>
    <w:rsid w:val="00AA78C6"/>
    <w:rsid w:val="00AA7FB0"/>
    <w:rsid w:val="00AB3EFE"/>
    <w:rsid w:val="00AB4E1A"/>
    <w:rsid w:val="00AB7C9A"/>
    <w:rsid w:val="00AC0426"/>
    <w:rsid w:val="00AC194B"/>
    <w:rsid w:val="00AC27BE"/>
    <w:rsid w:val="00AD11F4"/>
    <w:rsid w:val="00AD2600"/>
    <w:rsid w:val="00AD3319"/>
    <w:rsid w:val="00AD3E6A"/>
    <w:rsid w:val="00AE23B5"/>
    <w:rsid w:val="00AE24CB"/>
    <w:rsid w:val="00AE2821"/>
    <w:rsid w:val="00AE4D84"/>
    <w:rsid w:val="00AE5FDE"/>
    <w:rsid w:val="00AE6748"/>
    <w:rsid w:val="00AF0E2E"/>
    <w:rsid w:val="00AF2272"/>
    <w:rsid w:val="00AF5BD9"/>
    <w:rsid w:val="00B01252"/>
    <w:rsid w:val="00B01A98"/>
    <w:rsid w:val="00B07863"/>
    <w:rsid w:val="00B22124"/>
    <w:rsid w:val="00B23F44"/>
    <w:rsid w:val="00B36838"/>
    <w:rsid w:val="00B37B2E"/>
    <w:rsid w:val="00B400D3"/>
    <w:rsid w:val="00B4058B"/>
    <w:rsid w:val="00B45277"/>
    <w:rsid w:val="00B469D0"/>
    <w:rsid w:val="00B46D44"/>
    <w:rsid w:val="00B47AD8"/>
    <w:rsid w:val="00B501D8"/>
    <w:rsid w:val="00B512F0"/>
    <w:rsid w:val="00B53324"/>
    <w:rsid w:val="00B61C3D"/>
    <w:rsid w:val="00B7208C"/>
    <w:rsid w:val="00B76B1A"/>
    <w:rsid w:val="00B77CD4"/>
    <w:rsid w:val="00B80F83"/>
    <w:rsid w:val="00B83209"/>
    <w:rsid w:val="00B85966"/>
    <w:rsid w:val="00B918BA"/>
    <w:rsid w:val="00B9226F"/>
    <w:rsid w:val="00B924ED"/>
    <w:rsid w:val="00B97062"/>
    <w:rsid w:val="00B97935"/>
    <w:rsid w:val="00BA1BD5"/>
    <w:rsid w:val="00BA54A5"/>
    <w:rsid w:val="00BA644F"/>
    <w:rsid w:val="00BB0934"/>
    <w:rsid w:val="00BB67E5"/>
    <w:rsid w:val="00BB762B"/>
    <w:rsid w:val="00BC0799"/>
    <w:rsid w:val="00BC4620"/>
    <w:rsid w:val="00BC7A6C"/>
    <w:rsid w:val="00BC7B6A"/>
    <w:rsid w:val="00BD2057"/>
    <w:rsid w:val="00BD5875"/>
    <w:rsid w:val="00BD6A92"/>
    <w:rsid w:val="00BE1B7A"/>
    <w:rsid w:val="00BE5B6D"/>
    <w:rsid w:val="00BE68BB"/>
    <w:rsid w:val="00BE69DF"/>
    <w:rsid w:val="00BE7589"/>
    <w:rsid w:val="00BF0C1C"/>
    <w:rsid w:val="00BF2300"/>
    <w:rsid w:val="00BF333B"/>
    <w:rsid w:val="00C028AE"/>
    <w:rsid w:val="00C03ADD"/>
    <w:rsid w:val="00C05F4F"/>
    <w:rsid w:val="00C07942"/>
    <w:rsid w:val="00C101C8"/>
    <w:rsid w:val="00C115BB"/>
    <w:rsid w:val="00C14CEF"/>
    <w:rsid w:val="00C14FEB"/>
    <w:rsid w:val="00C21367"/>
    <w:rsid w:val="00C213C5"/>
    <w:rsid w:val="00C21498"/>
    <w:rsid w:val="00C23DB2"/>
    <w:rsid w:val="00C24CE4"/>
    <w:rsid w:val="00C264E1"/>
    <w:rsid w:val="00C27726"/>
    <w:rsid w:val="00C30B30"/>
    <w:rsid w:val="00C31D55"/>
    <w:rsid w:val="00C37CB4"/>
    <w:rsid w:val="00C40C97"/>
    <w:rsid w:val="00C42DCB"/>
    <w:rsid w:val="00C463DB"/>
    <w:rsid w:val="00C4645B"/>
    <w:rsid w:val="00C464B7"/>
    <w:rsid w:val="00C46DBB"/>
    <w:rsid w:val="00C5027B"/>
    <w:rsid w:val="00C51120"/>
    <w:rsid w:val="00C5591A"/>
    <w:rsid w:val="00C56833"/>
    <w:rsid w:val="00C60571"/>
    <w:rsid w:val="00C65948"/>
    <w:rsid w:val="00C664D6"/>
    <w:rsid w:val="00C75444"/>
    <w:rsid w:val="00C756CF"/>
    <w:rsid w:val="00C80B20"/>
    <w:rsid w:val="00C82C14"/>
    <w:rsid w:val="00C83545"/>
    <w:rsid w:val="00C838E6"/>
    <w:rsid w:val="00C8694D"/>
    <w:rsid w:val="00C9174D"/>
    <w:rsid w:val="00CA4C84"/>
    <w:rsid w:val="00CB08FC"/>
    <w:rsid w:val="00CB1082"/>
    <w:rsid w:val="00CB16D6"/>
    <w:rsid w:val="00CB1E8F"/>
    <w:rsid w:val="00CB3BA0"/>
    <w:rsid w:val="00CB5A04"/>
    <w:rsid w:val="00CC6094"/>
    <w:rsid w:val="00CC6D04"/>
    <w:rsid w:val="00CC7649"/>
    <w:rsid w:val="00CD179F"/>
    <w:rsid w:val="00CD1B2E"/>
    <w:rsid w:val="00CD4F0A"/>
    <w:rsid w:val="00CE0C77"/>
    <w:rsid w:val="00CE1E09"/>
    <w:rsid w:val="00CE7C8D"/>
    <w:rsid w:val="00CF0857"/>
    <w:rsid w:val="00CF3829"/>
    <w:rsid w:val="00CF3F37"/>
    <w:rsid w:val="00CF5C53"/>
    <w:rsid w:val="00D019C1"/>
    <w:rsid w:val="00D059FC"/>
    <w:rsid w:val="00D064DA"/>
    <w:rsid w:val="00D07259"/>
    <w:rsid w:val="00D0763C"/>
    <w:rsid w:val="00D115F9"/>
    <w:rsid w:val="00D116AA"/>
    <w:rsid w:val="00D160FA"/>
    <w:rsid w:val="00D24495"/>
    <w:rsid w:val="00D24EF4"/>
    <w:rsid w:val="00D25DD6"/>
    <w:rsid w:val="00D276F0"/>
    <w:rsid w:val="00D3008B"/>
    <w:rsid w:val="00D30DF9"/>
    <w:rsid w:val="00D3622B"/>
    <w:rsid w:val="00D37B7C"/>
    <w:rsid w:val="00D4068F"/>
    <w:rsid w:val="00D408E6"/>
    <w:rsid w:val="00D41F99"/>
    <w:rsid w:val="00D45753"/>
    <w:rsid w:val="00D45F87"/>
    <w:rsid w:val="00D47659"/>
    <w:rsid w:val="00D47AAB"/>
    <w:rsid w:val="00D537C6"/>
    <w:rsid w:val="00D538BA"/>
    <w:rsid w:val="00D5659B"/>
    <w:rsid w:val="00D56E04"/>
    <w:rsid w:val="00D61A6C"/>
    <w:rsid w:val="00D6365B"/>
    <w:rsid w:val="00D64295"/>
    <w:rsid w:val="00D66222"/>
    <w:rsid w:val="00D73AEF"/>
    <w:rsid w:val="00D75635"/>
    <w:rsid w:val="00D818A7"/>
    <w:rsid w:val="00D83C0C"/>
    <w:rsid w:val="00D85DE7"/>
    <w:rsid w:val="00D8640D"/>
    <w:rsid w:val="00D86F2D"/>
    <w:rsid w:val="00D90568"/>
    <w:rsid w:val="00D92BA4"/>
    <w:rsid w:val="00D93D1C"/>
    <w:rsid w:val="00D96735"/>
    <w:rsid w:val="00DA10CF"/>
    <w:rsid w:val="00DA214F"/>
    <w:rsid w:val="00DA3FC9"/>
    <w:rsid w:val="00DB135A"/>
    <w:rsid w:val="00DB6767"/>
    <w:rsid w:val="00DB79F8"/>
    <w:rsid w:val="00DC001E"/>
    <w:rsid w:val="00DC2D2D"/>
    <w:rsid w:val="00DC7628"/>
    <w:rsid w:val="00DD129B"/>
    <w:rsid w:val="00DD6172"/>
    <w:rsid w:val="00DD7E02"/>
    <w:rsid w:val="00DE141D"/>
    <w:rsid w:val="00DE3030"/>
    <w:rsid w:val="00DE5941"/>
    <w:rsid w:val="00DE6A62"/>
    <w:rsid w:val="00DF08E8"/>
    <w:rsid w:val="00DF13F7"/>
    <w:rsid w:val="00DF1955"/>
    <w:rsid w:val="00DF3110"/>
    <w:rsid w:val="00DF33A2"/>
    <w:rsid w:val="00DF7045"/>
    <w:rsid w:val="00E029E0"/>
    <w:rsid w:val="00E10E00"/>
    <w:rsid w:val="00E14D3E"/>
    <w:rsid w:val="00E15661"/>
    <w:rsid w:val="00E1654A"/>
    <w:rsid w:val="00E21EDB"/>
    <w:rsid w:val="00E227D6"/>
    <w:rsid w:val="00E253B8"/>
    <w:rsid w:val="00E33A5E"/>
    <w:rsid w:val="00E375D4"/>
    <w:rsid w:val="00E406DB"/>
    <w:rsid w:val="00E44A58"/>
    <w:rsid w:val="00E46A5A"/>
    <w:rsid w:val="00E4713E"/>
    <w:rsid w:val="00E52CD9"/>
    <w:rsid w:val="00E5387F"/>
    <w:rsid w:val="00E549B5"/>
    <w:rsid w:val="00E54AF3"/>
    <w:rsid w:val="00E6391E"/>
    <w:rsid w:val="00E6570A"/>
    <w:rsid w:val="00E70E2E"/>
    <w:rsid w:val="00E71437"/>
    <w:rsid w:val="00E8617B"/>
    <w:rsid w:val="00E86948"/>
    <w:rsid w:val="00E90B10"/>
    <w:rsid w:val="00E93482"/>
    <w:rsid w:val="00E93729"/>
    <w:rsid w:val="00E94395"/>
    <w:rsid w:val="00E9690D"/>
    <w:rsid w:val="00E97289"/>
    <w:rsid w:val="00EA1816"/>
    <w:rsid w:val="00EA19C6"/>
    <w:rsid w:val="00EA4554"/>
    <w:rsid w:val="00EA5467"/>
    <w:rsid w:val="00EA6A90"/>
    <w:rsid w:val="00EA712E"/>
    <w:rsid w:val="00EB09B1"/>
    <w:rsid w:val="00EB109D"/>
    <w:rsid w:val="00EB1293"/>
    <w:rsid w:val="00EB3ABF"/>
    <w:rsid w:val="00EB3CEF"/>
    <w:rsid w:val="00EB40A9"/>
    <w:rsid w:val="00EB43D1"/>
    <w:rsid w:val="00EC02CF"/>
    <w:rsid w:val="00EC06A2"/>
    <w:rsid w:val="00EC09E5"/>
    <w:rsid w:val="00EC0ED9"/>
    <w:rsid w:val="00EC74B8"/>
    <w:rsid w:val="00EC7EBD"/>
    <w:rsid w:val="00ED2AF2"/>
    <w:rsid w:val="00ED62BE"/>
    <w:rsid w:val="00ED635B"/>
    <w:rsid w:val="00ED6C04"/>
    <w:rsid w:val="00ED7C18"/>
    <w:rsid w:val="00EE0B34"/>
    <w:rsid w:val="00EE2685"/>
    <w:rsid w:val="00EF1735"/>
    <w:rsid w:val="00EF3888"/>
    <w:rsid w:val="00EF7843"/>
    <w:rsid w:val="00F00205"/>
    <w:rsid w:val="00F00208"/>
    <w:rsid w:val="00F0071B"/>
    <w:rsid w:val="00F056D0"/>
    <w:rsid w:val="00F07EBD"/>
    <w:rsid w:val="00F102E4"/>
    <w:rsid w:val="00F1077D"/>
    <w:rsid w:val="00F15C48"/>
    <w:rsid w:val="00F23802"/>
    <w:rsid w:val="00F24816"/>
    <w:rsid w:val="00F256F4"/>
    <w:rsid w:val="00F26315"/>
    <w:rsid w:val="00F30E46"/>
    <w:rsid w:val="00F3157F"/>
    <w:rsid w:val="00F32F9B"/>
    <w:rsid w:val="00F349D9"/>
    <w:rsid w:val="00F362A7"/>
    <w:rsid w:val="00F363A3"/>
    <w:rsid w:val="00F40DB0"/>
    <w:rsid w:val="00F4157F"/>
    <w:rsid w:val="00F41F8E"/>
    <w:rsid w:val="00F4214F"/>
    <w:rsid w:val="00F50F6A"/>
    <w:rsid w:val="00F54583"/>
    <w:rsid w:val="00F55934"/>
    <w:rsid w:val="00F55941"/>
    <w:rsid w:val="00F5662C"/>
    <w:rsid w:val="00F61FB1"/>
    <w:rsid w:val="00F626EC"/>
    <w:rsid w:val="00F66BE5"/>
    <w:rsid w:val="00F72AAF"/>
    <w:rsid w:val="00F773C0"/>
    <w:rsid w:val="00F77658"/>
    <w:rsid w:val="00F80170"/>
    <w:rsid w:val="00F81547"/>
    <w:rsid w:val="00F840E1"/>
    <w:rsid w:val="00F9579A"/>
    <w:rsid w:val="00F95CBF"/>
    <w:rsid w:val="00F9732E"/>
    <w:rsid w:val="00F97FB9"/>
    <w:rsid w:val="00FA203B"/>
    <w:rsid w:val="00FA5A19"/>
    <w:rsid w:val="00FA6B31"/>
    <w:rsid w:val="00FB07E5"/>
    <w:rsid w:val="00FB0B06"/>
    <w:rsid w:val="00FB1E2C"/>
    <w:rsid w:val="00FB5014"/>
    <w:rsid w:val="00FB7159"/>
    <w:rsid w:val="00FC2188"/>
    <w:rsid w:val="00FC3202"/>
    <w:rsid w:val="00FC33BA"/>
    <w:rsid w:val="00FD145D"/>
    <w:rsid w:val="00FD2A15"/>
    <w:rsid w:val="00FD332E"/>
    <w:rsid w:val="00FD5EE4"/>
    <w:rsid w:val="00FE13BB"/>
    <w:rsid w:val="00FE424C"/>
    <w:rsid w:val="00FF097D"/>
    <w:rsid w:val="00FF14E4"/>
    <w:rsid w:val="00FF2D4B"/>
    <w:rsid w:val="00FF2EE4"/>
    <w:rsid w:val="00FF34FF"/>
    <w:rsid w:val="00FF4DC0"/>
    <w:rsid w:val="00FF5B6E"/>
  </w:rsids>
  <m:mathPr>
    <m:mathFont m:val="Cambria Math"/>
    <m:brkBin m:val="before"/>
    <m:brkBinSub m:val="--"/>
    <m:smallFrac m:val="0"/>
    <m:dispDef/>
    <m:lMargin m:val="0"/>
    <m:rMargin m:val="0"/>
    <m:defJc m:val="centerGroup"/>
    <m:wrapIndent m:val="1440"/>
    <m:intLim m:val="subSup"/>
    <m:naryLim m:val="undOvr"/>
  </m:mathPr>
  <w:themeFontLang w:val="pt-PT"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A54566"/>
  <w15:docId w15:val="{CB222F13-E6F5-469F-92D0-D80BA0ED4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082"/>
  </w:style>
  <w:style w:type="paragraph" w:styleId="Ttulo1">
    <w:name w:val="heading 1"/>
    <w:basedOn w:val="Normal"/>
    <w:link w:val="Ttulo1Carter"/>
    <w:uiPriority w:val="9"/>
    <w:qFormat/>
    <w:rsid w:val="00E94395"/>
    <w:pPr>
      <w:widowControl w:val="0"/>
      <w:spacing w:after="0" w:line="240" w:lineRule="auto"/>
      <w:outlineLvl w:val="0"/>
    </w:pPr>
    <w:rPr>
      <w:rFonts w:ascii="Arial" w:eastAsia="Arial" w:hAnsi="Arial"/>
      <w:b/>
      <w:bCs/>
      <w:sz w:val="20"/>
      <w:szCs w:val="20"/>
      <w:lang w:val="en-US"/>
    </w:rPr>
  </w:style>
  <w:style w:type="paragraph" w:styleId="Ttulo2">
    <w:name w:val="heading 2"/>
    <w:basedOn w:val="Normal"/>
    <w:next w:val="Normal"/>
    <w:link w:val="Ttulo2Carter"/>
    <w:uiPriority w:val="9"/>
    <w:unhideWhenUsed/>
    <w:qFormat/>
    <w:rsid w:val="00755F71"/>
    <w:pPr>
      <w:keepNext/>
      <w:spacing w:before="240" w:after="60" w:line="276" w:lineRule="auto"/>
      <w:outlineLvl w:val="1"/>
    </w:pPr>
    <w:rPr>
      <w:rFonts w:ascii="Calibri Light" w:eastAsia="Times New Roman" w:hAnsi="Calibri Light" w:cs="Times New Roman"/>
      <w:b/>
      <w:bCs/>
      <w:i/>
      <w:iCs/>
      <w:sz w:val="28"/>
      <w:szCs w:val="28"/>
      <w:lang w:val="x-none" w:eastAsia="x-none"/>
    </w:rPr>
  </w:style>
  <w:style w:type="paragraph" w:styleId="Ttulo4">
    <w:name w:val="heading 4"/>
    <w:basedOn w:val="Normal"/>
    <w:next w:val="Normal"/>
    <w:link w:val="Ttulo4Carter"/>
    <w:uiPriority w:val="9"/>
    <w:semiHidden/>
    <w:unhideWhenUsed/>
    <w:qFormat/>
    <w:rsid w:val="00641B3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ter"/>
    <w:uiPriority w:val="9"/>
    <w:semiHidden/>
    <w:unhideWhenUsed/>
    <w:qFormat/>
    <w:rsid w:val="00641B3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85121E"/>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85121E"/>
    <w:rPr>
      <w:rFonts w:ascii="Segoe UI" w:hAnsi="Segoe UI" w:cs="Segoe UI"/>
      <w:sz w:val="18"/>
      <w:szCs w:val="18"/>
    </w:rPr>
  </w:style>
  <w:style w:type="paragraph" w:styleId="PargrafodaLista">
    <w:name w:val="List Paragraph"/>
    <w:aliases w:val="Figura,Lista 1,Project Description,Bullet list,List Bullet nivel 1 Propostas Opensoft,Tahoma,Table/Figure Heading,List Bulet,AB List 1,Bullet Points,ProcessA,Liste couleur - Accent 1,Liste couleur - Accent 14,COMESA Text 2,RM1,l,R"/>
    <w:basedOn w:val="Normal"/>
    <w:link w:val="PargrafodaListaCarter"/>
    <w:uiPriority w:val="1"/>
    <w:qFormat/>
    <w:rsid w:val="006A2599"/>
    <w:pPr>
      <w:ind w:left="720"/>
      <w:contextualSpacing/>
    </w:pPr>
  </w:style>
  <w:style w:type="character" w:styleId="Refdecomentrio">
    <w:name w:val="annotation reference"/>
    <w:basedOn w:val="Tipodeletrapredefinidodopargrafo"/>
    <w:uiPriority w:val="99"/>
    <w:semiHidden/>
    <w:unhideWhenUsed/>
    <w:rsid w:val="00B97935"/>
    <w:rPr>
      <w:sz w:val="16"/>
      <w:szCs w:val="16"/>
    </w:rPr>
  </w:style>
  <w:style w:type="paragraph" w:styleId="Textodecomentrio">
    <w:name w:val="annotation text"/>
    <w:basedOn w:val="Normal"/>
    <w:link w:val="TextodecomentrioCarter"/>
    <w:uiPriority w:val="99"/>
    <w:unhideWhenUsed/>
    <w:rsid w:val="00B97935"/>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B97935"/>
    <w:rPr>
      <w:sz w:val="20"/>
      <w:szCs w:val="20"/>
    </w:rPr>
  </w:style>
  <w:style w:type="paragraph" w:styleId="Assuntodecomentrio">
    <w:name w:val="annotation subject"/>
    <w:basedOn w:val="Textodecomentrio"/>
    <w:next w:val="Textodecomentrio"/>
    <w:link w:val="AssuntodecomentrioCarter"/>
    <w:uiPriority w:val="99"/>
    <w:semiHidden/>
    <w:unhideWhenUsed/>
    <w:rsid w:val="00B97935"/>
    <w:rPr>
      <w:b/>
      <w:bCs/>
    </w:rPr>
  </w:style>
  <w:style w:type="character" w:customStyle="1" w:styleId="AssuntodecomentrioCarter">
    <w:name w:val="Assunto de comentário Caráter"/>
    <w:basedOn w:val="TextodecomentrioCarter"/>
    <w:link w:val="Assuntodecomentrio"/>
    <w:uiPriority w:val="99"/>
    <w:semiHidden/>
    <w:rsid w:val="00B97935"/>
    <w:rPr>
      <w:b/>
      <w:bCs/>
      <w:sz w:val="20"/>
      <w:szCs w:val="20"/>
    </w:rPr>
  </w:style>
  <w:style w:type="paragraph" w:styleId="Reviso">
    <w:name w:val="Revision"/>
    <w:hidden/>
    <w:uiPriority w:val="99"/>
    <w:semiHidden/>
    <w:rsid w:val="004E3445"/>
    <w:pPr>
      <w:spacing w:after="0" w:line="240" w:lineRule="auto"/>
    </w:pPr>
  </w:style>
  <w:style w:type="character" w:customStyle="1" w:styleId="Ttulo1Carter">
    <w:name w:val="Título 1 Caráter"/>
    <w:basedOn w:val="Tipodeletrapredefinidodopargrafo"/>
    <w:link w:val="Ttulo1"/>
    <w:uiPriority w:val="9"/>
    <w:rsid w:val="00E94395"/>
    <w:rPr>
      <w:rFonts w:ascii="Arial" w:eastAsia="Arial" w:hAnsi="Arial"/>
      <w:b/>
      <w:bCs/>
      <w:sz w:val="20"/>
      <w:szCs w:val="20"/>
      <w:lang w:val="en-US"/>
    </w:rPr>
  </w:style>
  <w:style w:type="table" w:customStyle="1" w:styleId="TableNormal1">
    <w:name w:val="Table Normal1"/>
    <w:uiPriority w:val="2"/>
    <w:semiHidden/>
    <w:unhideWhenUsed/>
    <w:qFormat/>
    <w:rsid w:val="00E94395"/>
    <w:pPr>
      <w:widowControl w:val="0"/>
      <w:spacing w:after="0" w:line="240" w:lineRule="auto"/>
    </w:pPr>
    <w:rPr>
      <w:lang w:val="en-US"/>
    </w:rPr>
    <w:tblPr>
      <w:tblInd w:w="0" w:type="dxa"/>
      <w:tblCellMar>
        <w:top w:w="0" w:type="dxa"/>
        <w:left w:w="0" w:type="dxa"/>
        <w:bottom w:w="0" w:type="dxa"/>
        <w:right w:w="0" w:type="dxa"/>
      </w:tblCellMar>
    </w:tblPr>
  </w:style>
  <w:style w:type="paragraph" w:styleId="Corpodetexto">
    <w:name w:val="Body Text"/>
    <w:basedOn w:val="Normal"/>
    <w:link w:val="CorpodetextoCarter"/>
    <w:uiPriority w:val="1"/>
    <w:qFormat/>
    <w:rsid w:val="00E94395"/>
    <w:pPr>
      <w:widowControl w:val="0"/>
      <w:spacing w:after="0" w:line="240" w:lineRule="auto"/>
      <w:ind w:left="142"/>
    </w:pPr>
    <w:rPr>
      <w:rFonts w:ascii="Arial" w:eastAsia="Arial" w:hAnsi="Arial"/>
      <w:sz w:val="20"/>
      <w:szCs w:val="20"/>
      <w:lang w:val="en-US"/>
    </w:rPr>
  </w:style>
  <w:style w:type="character" w:customStyle="1" w:styleId="CorpodetextoCarter">
    <w:name w:val="Corpo de texto Caráter"/>
    <w:basedOn w:val="Tipodeletrapredefinidodopargrafo"/>
    <w:link w:val="Corpodetexto"/>
    <w:uiPriority w:val="1"/>
    <w:rsid w:val="00E94395"/>
    <w:rPr>
      <w:rFonts w:ascii="Arial" w:eastAsia="Arial" w:hAnsi="Arial"/>
      <w:sz w:val="20"/>
      <w:szCs w:val="20"/>
      <w:lang w:val="en-US"/>
    </w:rPr>
  </w:style>
  <w:style w:type="paragraph" w:customStyle="1" w:styleId="TableParagraph">
    <w:name w:val="Table Paragraph"/>
    <w:basedOn w:val="Normal"/>
    <w:uiPriority w:val="1"/>
    <w:qFormat/>
    <w:rsid w:val="00E94395"/>
    <w:pPr>
      <w:widowControl w:val="0"/>
      <w:spacing w:after="0" w:line="240" w:lineRule="auto"/>
    </w:pPr>
    <w:rPr>
      <w:lang w:val="en-US"/>
    </w:rPr>
  </w:style>
  <w:style w:type="paragraph" w:styleId="Cabealho">
    <w:name w:val="header"/>
    <w:basedOn w:val="Normal"/>
    <w:link w:val="CabealhoCarter"/>
    <w:uiPriority w:val="99"/>
    <w:unhideWhenUsed/>
    <w:rsid w:val="00E94395"/>
    <w:pPr>
      <w:widowControl w:val="0"/>
      <w:tabs>
        <w:tab w:val="center" w:pos="4252"/>
        <w:tab w:val="right" w:pos="8504"/>
      </w:tabs>
      <w:spacing w:after="0" w:line="240" w:lineRule="auto"/>
    </w:pPr>
    <w:rPr>
      <w:lang w:val="en-US"/>
    </w:rPr>
  </w:style>
  <w:style w:type="character" w:customStyle="1" w:styleId="CabealhoCarter">
    <w:name w:val="Cabeçalho Caráter"/>
    <w:basedOn w:val="Tipodeletrapredefinidodopargrafo"/>
    <w:link w:val="Cabealho"/>
    <w:uiPriority w:val="99"/>
    <w:rsid w:val="00E94395"/>
    <w:rPr>
      <w:lang w:val="en-US"/>
    </w:rPr>
  </w:style>
  <w:style w:type="paragraph" w:styleId="Rodap">
    <w:name w:val="footer"/>
    <w:basedOn w:val="Normal"/>
    <w:link w:val="RodapCarter"/>
    <w:uiPriority w:val="99"/>
    <w:unhideWhenUsed/>
    <w:rsid w:val="00E94395"/>
    <w:pPr>
      <w:widowControl w:val="0"/>
      <w:tabs>
        <w:tab w:val="center" w:pos="4252"/>
        <w:tab w:val="right" w:pos="8504"/>
      </w:tabs>
      <w:spacing w:after="0" w:line="240" w:lineRule="auto"/>
    </w:pPr>
    <w:rPr>
      <w:lang w:val="en-US"/>
    </w:rPr>
  </w:style>
  <w:style w:type="character" w:customStyle="1" w:styleId="RodapCarter">
    <w:name w:val="Rodapé Caráter"/>
    <w:basedOn w:val="Tipodeletrapredefinidodopargrafo"/>
    <w:link w:val="Rodap"/>
    <w:uiPriority w:val="99"/>
    <w:rsid w:val="00E94395"/>
    <w:rPr>
      <w:lang w:val="en-US"/>
    </w:rPr>
  </w:style>
  <w:style w:type="character" w:styleId="Hiperligao">
    <w:name w:val="Hyperlink"/>
    <w:basedOn w:val="Tipodeletrapredefinidodopargrafo"/>
    <w:uiPriority w:val="99"/>
    <w:unhideWhenUsed/>
    <w:rsid w:val="00E94395"/>
    <w:rPr>
      <w:color w:val="0563C1" w:themeColor="hyperlink"/>
      <w:u w:val="single"/>
    </w:rPr>
  </w:style>
  <w:style w:type="table" w:customStyle="1" w:styleId="TableNormal11">
    <w:name w:val="Table Normal11"/>
    <w:uiPriority w:val="2"/>
    <w:semiHidden/>
    <w:unhideWhenUsed/>
    <w:qFormat/>
    <w:rsid w:val="00E94395"/>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E94395"/>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E94395"/>
    <w:pPr>
      <w:widowControl w:val="0"/>
      <w:spacing w:after="0" w:line="240" w:lineRule="auto"/>
    </w:pPr>
    <w:rPr>
      <w:lang w:val="en-US"/>
    </w:rPr>
    <w:tblPr>
      <w:tblInd w:w="0" w:type="dxa"/>
      <w:tblCellMar>
        <w:top w:w="0" w:type="dxa"/>
        <w:left w:w="0" w:type="dxa"/>
        <w:bottom w:w="0" w:type="dxa"/>
        <w:right w:w="0" w:type="dxa"/>
      </w:tblCellMar>
    </w:tblPr>
  </w:style>
  <w:style w:type="numbering" w:customStyle="1" w:styleId="Semlista1">
    <w:name w:val="Sem lista1"/>
    <w:next w:val="Semlista"/>
    <w:uiPriority w:val="99"/>
    <w:semiHidden/>
    <w:unhideWhenUsed/>
    <w:rsid w:val="00E94395"/>
  </w:style>
  <w:style w:type="table" w:customStyle="1" w:styleId="TableNormal4">
    <w:name w:val="Table Normal4"/>
    <w:uiPriority w:val="2"/>
    <w:semiHidden/>
    <w:unhideWhenUsed/>
    <w:qFormat/>
    <w:rsid w:val="00E94395"/>
    <w:pPr>
      <w:widowControl w:val="0"/>
      <w:spacing w:after="0" w:line="240" w:lineRule="auto"/>
    </w:pPr>
    <w:rPr>
      <w:lang w:val="en-US"/>
    </w:rPr>
    <w:tblPr>
      <w:tblInd w:w="0" w:type="dxa"/>
      <w:tblCellMar>
        <w:top w:w="0" w:type="dxa"/>
        <w:left w:w="0" w:type="dxa"/>
        <w:bottom w:w="0" w:type="dxa"/>
        <w:right w:w="0" w:type="dxa"/>
      </w:tblCellMar>
    </w:tblPr>
  </w:style>
  <w:style w:type="paragraph" w:styleId="Textosimples">
    <w:name w:val="Plain Text"/>
    <w:basedOn w:val="Normal"/>
    <w:link w:val="TextosimplesCarter"/>
    <w:uiPriority w:val="99"/>
    <w:semiHidden/>
    <w:unhideWhenUsed/>
    <w:rsid w:val="005F262C"/>
    <w:pPr>
      <w:spacing w:after="0" w:line="240" w:lineRule="auto"/>
    </w:pPr>
    <w:rPr>
      <w:rFonts w:ascii="Calibri" w:hAnsi="Calibri"/>
      <w:szCs w:val="21"/>
    </w:rPr>
  </w:style>
  <w:style w:type="character" w:customStyle="1" w:styleId="TextosimplesCarter">
    <w:name w:val="Texto simples Caráter"/>
    <w:basedOn w:val="Tipodeletrapredefinidodopargrafo"/>
    <w:link w:val="Textosimples"/>
    <w:uiPriority w:val="99"/>
    <w:semiHidden/>
    <w:rsid w:val="005F262C"/>
    <w:rPr>
      <w:rFonts w:ascii="Calibri" w:hAnsi="Calibri"/>
      <w:szCs w:val="21"/>
    </w:rPr>
  </w:style>
  <w:style w:type="character" w:customStyle="1" w:styleId="PargrafodaListaCarter">
    <w:name w:val="Parágrafo da Lista Caráter"/>
    <w:aliases w:val="Figura Caráter,Lista 1 Caráter,Project Description Caráter,Bullet list Caráter,List Bullet nivel 1 Propostas Opensoft Caráter,Tahoma Caráter,Table/Figure Heading Caráter,List Bulet Caráter,AB List 1 Caráter,ProcessA Caráter"/>
    <w:link w:val="PargrafodaLista"/>
    <w:uiPriority w:val="1"/>
    <w:qFormat/>
    <w:rsid w:val="003D354A"/>
  </w:style>
  <w:style w:type="table" w:customStyle="1" w:styleId="TableNormal">
    <w:name w:val="Table Normal"/>
    <w:uiPriority w:val="2"/>
    <w:semiHidden/>
    <w:unhideWhenUsed/>
    <w:qFormat/>
    <w:rsid w:val="00E6570A"/>
    <w:pPr>
      <w:widowControl w:val="0"/>
      <w:spacing w:after="0" w:line="240" w:lineRule="auto"/>
    </w:pPr>
    <w:rPr>
      <w:lang w:val="en-US"/>
    </w:rPr>
    <w:tblPr>
      <w:tblInd w:w="0" w:type="dxa"/>
      <w:tblCellMar>
        <w:top w:w="0" w:type="dxa"/>
        <w:left w:w="0" w:type="dxa"/>
        <w:bottom w:w="0" w:type="dxa"/>
        <w:right w:w="0" w:type="dxa"/>
      </w:tblCellMar>
    </w:tblPr>
  </w:style>
  <w:style w:type="character" w:customStyle="1" w:styleId="Cabealho2Carter">
    <w:name w:val="Cabeçalho 2 Caráter"/>
    <w:basedOn w:val="Tipodeletrapredefinidodopargrafo"/>
    <w:uiPriority w:val="9"/>
    <w:semiHidden/>
    <w:rsid w:val="00755F71"/>
    <w:rPr>
      <w:rFonts w:asciiTheme="majorHAnsi" w:eastAsiaTheme="majorEastAsia" w:hAnsiTheme="majorHAnsi" w:cstheme="majorBidi"/>
      <w:color w:val="2E74B5" w:themeColor="accent1" w:themeShade="BF"/>
      <w:sz w:val="26"/>
      <w:szCs w:val="26"/>
    </w:rPr>
  </w:style>
  <w:style w:type="paragraph" w:styleId="SemEspaamento">
    <w:name w:val="No Spacing"/>
    <w:link w:val="SemEspaamentoCarter"/>
    <w:uiPriority w:val="1"/>
    <w:qFormat/>
    <w:rsid w:val="00755F71"/>
    <w:pPr>
      <w:spacing w:after="0" w:line="240" w:lineRule="auto"/>
    </w:pPr>
    <w:rPr>
      <w:rFonts w:ascii="Calibri" w:eastAsia="Calibri" w:hAnsi="Calibri" w:cs="Times New Roman"/>
    </w:rPr>
  </w:style>
  <w:style w:type="paragraph" w:styleId="NormalWeb">
    <w:name w:val="Normal (Web)"/>
    <w:basedOn w:val="Normal"/>
    <w:uiPriority w:val="99"/>
    <w:unhideWhenUsed/>
    <w:rsid w:val="00755F71"/>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text">
    <w:name w:val="text"/>
    <w:basedOn w:val="Tipodeletrapredefinidodopargrafo"/>
    <w:rsid w:val="00755F71"/>
  </w:style>
  <w:style w:type="character" w:customStyle="1" w:styleId="Ttulo2Carter">
    <w:name w:val="Título 2 Caráter"/>
    <w:link w:val="Ttulo2"/>
    <w:uiPriority w:val="9"/>
    <w:rsid w:val="00755F71"/>
    <w:rPr>
      <w:rFonts w:ascii="Calibri Light" w:eastAsia="Times New Roman" w:hAnsi="Calibri Light" w:cs="Times New Roman"/>
      <w:b/>
      <w:bCs/>
      <w:i/>
      <w:iCs/>
      <w:sz w:val="28"/>
      <w:szCs w:val="28"/>
      <w:lang w:val="x-none" w:eastAsia="x-none"/>
    </w:rPr>
  </w:style>
  <w:style w:type="paragraph" w:styleId="Ttulo">
    <w:name w:val="Title"/>
    <w:basedOn w:val="Normal"/>
    <w:link w:val="TtuloCarter1"/>
    <w:qFormat/>
    <w:rsid w:val="00755F71"/>
    <w:pPr>
      <w:spacing w:after="0" w:line="240" w:lineRule="auto"/>
      <w:jc w:val="center"/>
    </w:pPr>
    <w:rPr>
      <w:rFonts w:ascii="Arial" w:eastAsia="Times New Roman" w:hAnsi="Arial" w:cs="Times New Roman"/>
      <w:b/>
      <w:bCs/>
      <w:sz w:val="26"/>
      <w:szCs w:val="24"/>
      <w:lang w:val="x-none" w:eastAsia="x-none"/>
    </w:rPr>
  </w:style>
  <w:style w:type="character" w:customStyle="1" w:styleId="TtuloCarter">
    <w:name w:val="Título Caráter"/>
    <w:basedOn w:val="Tipodeletrapredefinidodopargrafo"/>
    <w:uiPriority w:val="10"/>
    <w:rsid w:val="00755F71"/>
    <w:rPr>
      <w:rFonts w:asciiTheme="majorHAnsi" w:eastAsiaTheme="majorEastAsia" w:hAnsiTheme="majorHAnsi" w:cstheme="majorBidi"/>
      <w:spacing w:val="-10"/>
      <w:kern w:val="28"/>
      <w:sz w:val="56"/>
      <w:szCs w:val="56"/>
    </w:rPr>
  </w:style>
  <w:style w:type="character" w:customStyle="1" w:styleId="TtuloCarter1">
    <w:name w:val="Título Caráter1"/>
    <w:link w:val="Ttulo"/>
    <w:rsid w:val="00755F71"/>
    <w:rPr>
      <w:rFonts w:ascii="Arial" w:eastAsia="Times New Roman" w:hAnsi="Arial" w:cs="Times New Roman"/>
      <w:b/>
      <w:bCs/>
      <w:sz w:val="26"/>
      <w:szCs w:val="24"/>
      <w:lang w:val="x-none" w:eastAsia="x-none"/>
    </w:rPr>
  </w:style>
  <w:style w:type="paragraph" w:customStyle="1" w:styleId="Default">
    <w:name w:val="Default"/>
    <w:rsid w:val="000E45EC"/>
    <w:pPr>
      <w:autoSpaceDE w:val="0"/>
      <w:autoSpaceDN w:val="0"/>
      <w:adjustRightInd w:val="0"/>
      <w:spacing w:after="0" w:line="240" w:lineRule="auto"/>
    </w:pPr>
    <w:rPr>
      <w:rFonts w:ascii="Arial" w:hAnsi="Arial" w:cs="Arial"/>
      <w:color w:val="000000"/>
      <w:sz w:val="24"/>
      <w:szCs w:val="24"/>
    </w:rPr>
  </w:style>
  <w:style w:type="table" w:styleId="TabelacomGrelha">
    <w:name w:val="Table Grid"/>
    <w:basedOn w:val="Tabelanormal"/>
    <w:uiPriority w:val="59"/>
    <w:rsid w:val="000E4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ter">
    <w:name w:val="Título 4 Caráter"/>
    <w:basedOn w:val="Tipodeletrapredefinidodopargrafo"/>
    <w:link w:val="Ttulo4"/>
    <w:uiPriority w:val="9"/>
    <w:semiHidden/>
    <w:rsid w:val="00641B3E"/>
    <w:rPr>
      <w:rFonts w:asciiTheme="majorHAnsi" w:eastAsiaTheme="majorEastAsia" w:hAnsiTheme="majorHAnsi" w:cstheme="majorBidi"/>
      <w:i/>
      <w:iCs/>
      <w:color w:val="2E74B5" w:themeColor="accent1" w:themeShade="BF"/>
    </w:rPr>
  </w:style>
  <w:style w:type="character" w:customStyle="1" w:styleId="Ttulo5Carter">
    <w:name w:val="Título 5 Caráter"/>
    <w:basedOn w:val="Tipodeletrapredefinidodopargrafo"/>
    <w:link w:val="Ttulo5"/>
    <w:uiPriority w:val="9"/>
    <w:semiHidden/>
    <w:rsid w:val="00641B3E"/>
    <w:rPr>
      <w:rFonts w:asciiTheme="majorHAnsi" w:eastAsiaTheme="majorEastAsia" w:hAnsiTheme="majorHAnsi" w:cstheme="majorBidi"/>
      <w:color w:val="2E74B5" w:themeColor="accent1" w:themeShade="BF"/>
    </w:rPr>
  </w:style>
  <w:style w:type="paragraph" w:styleId="Corpodetexto3">
    <w:name w:val="Body Text 3"/>
    <w:basedOn w:val="Normal"/>
    <w:link w:val="Corpodetexto3Carter"/>
    <w:uiPriority w:val="99"/>
    <w:semiHidden/>
    <w:unhideWhenUsed/>
    <w:rsid w:val="00641B3E"/>
    <w:pPr>
      <w:spacing w:after="120"/>
    </w:pPr>
    <w:rPr>
      <w:sz w:val="16"/>
      <w:szCs w:val="16"/>
    </w:rPr>
  </w:style>
  <w:style w:type="character" w:customStyle="1" w:styleId="Corpodetexto3Carter">
    <w:name w:val="Corpo de texto 3 Caráter"/>
    <w:basedOn w:val="Tipodeletrapredefinidodopargrafo"/>
    <w:link w:val="Corpodetexto3"/>
    <w:uiPriority w:val="99"/>
    <w:semiHidden/>
    <w:rsid w:val="00641B3E"/>
    <w:rPr>
      <w:sz w:val="16"/>
      <w:szCs w:val="16"/>
    </w:rPr>
  </w:style>
  <w:style w:type="table" w:styleId="TabeladeGrelha4-Destaque5">
    <w:name w:val="Grid Table 4 Accent 5"/>
    <w:basedOn w:val="Tabelanormal"/>
    <w:uiPriority w:val="49"/>
    <w:rsid w:val="00E549B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SemEspaamentoCarter">
    <w:name w:val="Sem Espaçamento Caráter"/>
    <w:basedOn w:val="Tipodeletrapredefinidodopargrafo"/>
    <w:link w:val="SemEspaamento"/>
    <w:uiPriority w:val="1"/>
    <w:rsid w:val="00190A46"/>
    <w:rPr>
      <w:rFonts w:ascii="Calibri" w:eastAsia="Calibri" w:hAnsi="Calibri" w:cs="Times New Roman"/>
    </w:rPr>
  </w:style>
  <w:style w:type="paragraph" w:styleId="Corpodetexto2">
    <w:name w:val="Body Text 2"/>
    <w:basedOn w:val="Normal"/>
    <w:link w:val="Corpodetexto2Carter1"/>
    <w:rsid w:val="003F3EDE"/>
    <w:pPr>
      <w:spacing w:after="120" w:line="480" w:lineRule="auto"/>
    </w:pPr>
    <w:rPr>
      <w:rFonts w:ascii="Times New Roman" w:eastAsia="Times New Roman" w:hAnsi="Times New Roman" w:cs="Times New Roman"/>
      <w:sz w:val="24"/>
      <w:szCs w:val="24"/>
      <w:lang w:val="x-none" w:eastAsia="x-none"/>
    </w:rPr>
  </w:style>
  <w:style w:type="character" w:customStyle="1" w:styleId="Corpodetexto2Carter">
    <w:name w:val="Corpo de texto 2 Caráter"/>
    <w:basedOn w:val="Tipodeletrapredefinidodopargrafo"/>
    <w:uiPriority w:val="99"/>
    <w:semiHidden/>
    <w:rsid w:val="003F3EDE"/>
  </w:style>
  <w:style w:type="character" w:customStyle="1" w:styleId="Corpodetexto2Carter1">
    <w:name w:val="Corpo de texto 2 Caráter1"/>
    <w:link w:val="Corpodetexto2"/>
    <w:rsid w:val="003F3EDE"/>
    <w:rPr>
      <w:rFonts w:ascii="Times New Roman" w:eastAsia="Times New Roman" w:hAnsi="Times New Roman" w:cs="Times New Roman"/>
      <w:sz w:val="24"/>
      <w:szCs w:val="24"/>
      <w:lang w:val="x-none" w:eastAsia="x-none"/>
    </w:rPr>
  </w:style>
  <w:style w:type="character" w:styleId="Forte">
    <w:name w:val="Strong"/>
    <w:basedOn w:val="Tipodeletrapredefinidodopargrafo"/>
    <w:uiPriority w:val="22"/>
    <w:qFormat/>
    <w:rsid w:val="003F3EDE"/>
    <w:rPr>
      <w:b/>
      <w:bCs/>
    </w:rPr>
  </w:style>
  <w:style w:type="character" w:styleId="Hiperligaovisitada">
    <w:name w:val="FollowedHyperlink"/>
    <w:basedOn w:val="Tipodeletrapredefinidodopargrafo"/>
    <w:uiPriority w:val="99"/>
    <w:semiHidden/>
    <w:unhideWhenUsed/>
    <w:rsid w:val="003F3EDE"/>
    <w:rPr>
      <w:color w:val="954F72" w:themeColor="followedHyperlink"/>
      <w:u w:val="single"/>
    </w:rPr>
  </w:style>
  <w:style w:type="table" w:styleId="TabeladeGrelha4-Destaque3">
    <w:name w:val="Grid Table 4 Accent 3"/>
    <w:basedOn w:val="Tabelanormal"/>
    <w:uiPriority w:val="49"/>
    <w:rsid w:val="003F3ED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elha5Escura-Destaque3">
    <w:name w:val="Grid Table 5 Dark Accent 3"/>
    <w:basedOn w:val="Tabelanormal"/>
    <w:uiPriority w:val="50"/>
    <w:rsid w:val="003F3E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663216">
      <w:bodyDiv w:val="1"/>
      <w:marLeft w:val="0"/>
      <w:marRight w:val="0"/>
      <w:marTop w:val="0"/>
      <w:marBottom w:val="0"/>
      <w:divBdr>
        <w:top w:val="none" w:sz="0" w:space="0" w:color="auto"/>
        <w:left w:val="none" w:sz="0" w:space="0" w:color="auto"/>
        <w:bottom w:val="none" w:sz="0" w:space="0" w:color="auto"/>
        <w:right w:val="none" w:sz="0" w:space="0" w:color="auto"/>
      </w:divBdr>
    </w:div>
    <w:div w:id="516239920">
      <w:bodyDiv w:val="1"/>
      <w:marLeft w:val="0"/>
      <w:marRight w:val="0"/>
      <w:marTop w:val="0"/>
      <w:marBottom w:val="0"/>
      <w:divBdr>
        <w:top w:val="none" w:sz="0" w:space="0" w:color="auto"/>
        <w:left w:val="none" w:sz="0" w:space="0" w:color="auto"/>
        <w:bottom w:val="none" w:sz="0" w:space="0" w:color="auto"/>
        <w:right w:val="none" w:sz="0" w:space="0" w:color="auto"/>
      </w:divBdr>
    </w:div>
    <w:div w:id="839547235">
      <w:bodyDiv w:val="1"/>
      <w:marLeft w:val="0"/>
      <w:marRight w:val="0"/>
      <w:marTop w:val="0"/>
      <w:marBottom w:val="0"/>
      <w:divBdr>
        <w:top w:val="none" w:sz="0" w:space="0" w:color="auto"/>
        <w:left w:val="none" w:sz="0" w:space="0" w:color="auto"/>
        <w:bottom w:val="none" w:sz="0" w:space="0" w:color="auto"/>
        <w:right w:val="none" w:sz="0" w:space="0" w:color="auto"/>
      </w:divBdr>
    </w:div>
    <w:div w:id="1124344081">
      <w:bodyDiv w:val="1"/>
      <w:marLeft w:val="0"/>
      <w:marRight w:val="0"/>
      <w:marTop w:val="0"/>
      <w:marBottom w:val="0"/>
      <w:divBdr>
        <w:top w:val="none" w:sz="0" w:space="0" w:color="auto"/>
        <w:left w:val="none" w:sz="0" w:space="0" w:color="auto"/>
        <w:bottom w:val="none" w:sz="0" w:space="0" w:color="auto"/>
        <w:right w:val="none" w:sz="0" w:space="0" w:color="auto"/>
      </w:divBdr>
    </w:div>
    <w:div w:id="1774666332">
      <w:bodyDiv w:val="1"/>
      <w:marLeft w:val="0"/>
      <w:marRight w:val="0"/>
      <w:marTop w:val="0"/>
      <w:marBottom w:val="0"/>
      <w:divBdr>
        <w:top w:val="none" w:sz="0" w:space="0" w:color="auto"/>
        <w:left w:val="none" w:sz="0" w:space="0" w:color="auto"/>
        <w:bottom w:val="none" w:sz="0" w:space="0" w:color="auto"/>
        <w:right w:val="none" w:sz="0" w:space="0" w:color="auto"/>
      </w:divBdr>
    </w:div>
    <w:div w:id="187218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3091B1F23BC1D4FA78A50B2EFFAA487" ma:contentTypeVersion="9" ma:contentTypeDescription="Criar um novo documento." ma:contentTypeScope="" ma:versionID="309ec3d367bdb9df632c1660f864041c">
  <xsd:schema xmlns:xsd="http://www.w3.org/2001/XMLSchema" xmlns:xs="http://www.w3.org/2001/XMLSchema" xmlns:p="http://schemas.microsoft.com/office/2006/metadata/properties" xmlns:ns3="74867326-4037-4bd3-8246-d80ad0926999" xmlns:ns4="7c951c42-21c7-4f6b-8d31-2c6063b4413b" targetNamespace="http://schemas.microsoft.com/office/2006/metadata/properties" ma:root="true" ma:fieldsID="974408cde317951a685994293133302a" ns3:_="" ns4:_="">
    <xsd:import namespace="74867326-4037-4bd3-8246-d80ad0926999"/>
    <xsd:import namespace="7c951c42-21c7-4f6b-8d31-2c6063b4413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67326-4037-4bd3-8246-d80ad0926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951c42-21c7-4f6b-8d31-2c6063b4413b" elementFormDefault="qualified">
    <xsd:import namespace="http://schemas.microsoft.com/office/2006/documentManagement/types"/>
    <xsd:import namespace="http://schemas.microsoft.com/office/infopath/2007/PartnerControls"/>
    <xsd:element name="SharedWithUsers" ma:index="12"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Partilhado Com" ma:internalName="SharedWithDetails" ma:readOnly="true">
      <xsd:simpleType>
        <xsd:restriction base="dms:Note">
          <xsd:maxLength value="255"/>
        </xsd:restriction>
      </xsd:simpleType>
    </xsd:element>
    <xsd:element name="SharingHintHash" ma:index="14" nillable="true" ma:displayName="Hash de Sugestão de Partilh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4867326-4037-4bd3-8246-d80ad0926999" xsi:nil="true"/>
  </documentManagement>
</p:properties>
</file>

<file path=customXml/itemProps1.xml><?xml version="1.0" encoding="utf-8"?>
<ds:datastoreItem xmlns:ds="http://schemas.openxmlformats.org/officeDocument/2006/customXml" ds:itemID="{82492905-2E18-4270-BB05-18820653B16F}">
  <ds:schemaRefs>
    <ds:schemaRef ds:uri="http://schemas.openxmlformats.org/officeDocument/2006/bibliography"/>
  </ds:schemaRefs>
</ds:datastoreItem>
</file>

<file path=customXml/itemProps2.xml><?xml version="1.0" encoding="utf-8"?>
<ds:datastoreItem xmlns:ds="http://schemas.openxmlformats.org/officeDocument/2006/customXml" ds:itemID="{364037C1-48F9-469E-B8EB-C70B7608B0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67326-4037-4bd3-8246-d80ad0926999"/>
    <ds:schemaRef ds:uri="7c951c42-21c7-4f6b-8d31-2c6063b441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542F46-039D-442D-9599-97E6793F2E1E}">
  <ds:schemaRefs>
    <ds:schemaRef ds:uri="http://schemas.microsoft.com/sharepoint/v3/contenttype/forms"/>
  </ds:schemaRefs>
</ds:datastoreItem>
</file>

<file path=customXml/itemProps4.xml><?xml version="1.0" encoding="utf-8"?>
<ds:datastoreItem xmlns:ds="http://schemas.openxmlformats.org/officeDocument/2006/customXml" ds:itemID="{25E2C7D1-39DA-4E88-A781-46299B6DC9FE}">
  <ds:schemaRefs>
    <ds:schemaRef ds:uri="http://purl.org/dc/dcmitype/"/>
    <ds:schemaRef ds:uri="http://schemas.microsoft.com/office/2006/metadata/properties"/>
    <ds:schemaRef ds:uri="http://purl.org/dc/terms/"/>
    <ds:schemaRef ds:uri="http://schemas.microsoft.com/office/infopath/2007/PartnerControls"/>
    <ds:schemaRef ds:uri="http://purl.org/dc/elements/1.1/"/>
    <ds:schemaRef ds:uri="http://www.w3.org/XML/1998/namespace"/>
    <ds:schemaRef ds:uri="http://schemas.microsoft.com/office/2006/documentManagement/types"/>
    <ds:schemaRef ds:uri="http://schemas.openxmlformats.org/package/2006/metadata/core-properties"/>
    <ds:schemaRef ds:uri="7c951c42-21c7-4f6b-8d31-2c6063b4413b"/>
    <ds:schemaRef ds:uri="74867326-4037-4bd3-8246-d80ad0926999"/>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98</Pages>
  <Words>24771</Words>
  <Characters>133765</Characters>
  <Application>Microsoft Office Word</Application>
  <DocSecurity>4</DocSecurity>
  <Lines>1114</Lines>
  <Paragraphs>316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158220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Milcon Lourenço Ngunza</dc:creator>
  <cp:keywords/>
  <dc:description/>
  <cp:lastModifiedBy>Nuno Alves Antonio Chaves</cp:lastModifiedBy>
  <cp:revision>2</cp:revision>
  <cp:lastPrinted>2019-03-06T13:26:00Z</cp:lastPrinted>
  <dcterms:created xsi:type="dcterms:W3CDTF">2025-03-05T14:28:00Z</dcterms:created>
  <dcterms:modified xsi:type="dcterms:W3CDTF">2025-03-05T14:28:00Z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0x01010043091B1F23BC1D4FA78A50B2EFFAA487</vt:lpwstr>
  </property>
</Properties>
</file>